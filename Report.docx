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C9FA" w14:textId="1612DEE2" w:rsidR="006F066B" w:rsidRPr="004F3B18" w:rsidRDefault="00832295" w:rsidP="00545A36">
      <w:pPr>
        <w:rPr>
          <w:rFonts w:ascii="Calibri" w:hAnsi="Calibri" w:cs="Calibri"/>
        </w:rPr>
      </w:pPr>
      <w:r w:rsidRPr="004F3B18">
        <w:rPr>
          <w:rFonts w:ascii="Calibri" w:hAnsi="Calibri" w:cs="Calibri"/>
        </w:rPr>
        <w:t xml:space="preserve"> </w:t>
      </w:r>
      <w:r w:rsidR="00D4085F" w:rsidRPr="004F3B18">
        <w:rPr>
          <w:rFonts w:ascii="Calibri" w:hAnsi="Calibri" w:cs="Calibri"/>
        </w:rPr>
        <w:t xml:space="preserve"> </w:t>
      </w:r>
      <w:r w:rsidR="00545A36" w:rsidRPr="004F3B18">
        <w:rPr>
          <w:rFonts w:ascii="Calibri" w:hAnsi="Calibri" w:cs="Calibri"/>
          <w:noProof/>
        </w:rPr>
        <w:drawing>
          <wp:inline distT="0" distB="0" distL="0" distR="0" wp14:anchorId="290A0DCF" wp14:editId="68717953">
            <wp:extent cx="1943100" cy="1052513"/>
            <wp:effectExtent l="0" t="0" r="0" b="1905"/>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8"/>
                    <a:stretch>
                      <a:fillRect/>
                    </a:stretch>
                  </pic:blipFill>
                  <pic:spPr>
                    <a:xfrm>
                      <a:off x="0" y="0"/>
                      <a:ext cx="1952849" cy="1057794"/>
                    </a:xfrm>
                    <a:prstGeom prst="rect">
                      <a:avLst/>
                    </a:prstGeom>
                  </pic:spPr>
                </pic:pic>
              </a:graphicData>
            </a:graphic>
          </wp:inline>
        </w:drawing>
      </w:r>
    </w:p>
    <w:p w14:paraId="3E621D50" w14:textId="77777777" w:rsidR="006F066B" w:rsidRPr="004F3B18" w:rsidRDefault="006F066B">
      <w:pPr>
        <w:jc w:val="center"/>
        <w:rPr>
          <w:rFonts w:ascii="Calibri" w:hAnsi="Calibri" w:cs="Calibri"/>
        </w:rPr>
      </w:pPr>
    </w:p>
    <w:p w14:paraId="550B6752" w14:textId="77777777" w:rsidR="006F066B" w:rsidRPr="004F3B18" w:rsidRDefault="006F066B">
      <w:pPr>
        <w:jc w:val="center"/>
        <w:rPr>
          <w:rFonts w:ascii="Calibri" w:hAnsi="Calibri" w:cs="Calibri"/>
        </w:rPr>
      </w:pPr>
    </w:p>
    <w:p w14:paraId="640269CE" w14:textId="4F5A41EA" w:rsidR="00337BD3" w:rsidRPr="004F3B18" w:rsidRDefault="00337BD3" w:rsidP="005A4454">
      <w:pPr>
        <w:ind w:right="558"/>
        <w:jc w:val="center"/>
        <w:rPr>
          <w:rFonts w:ascii="Calibri" w:hAnsi="Calibri" w:cs="Calibri"/>
          <w:bCs/>
          <w:sz w:val="52"/>
          <w:szCs w:val="52"/>
        </w:rPr>
      </w:pPr>
      <w:r w:rsidRPr="004F3B18">
        <w:rPr>
          <w:rFonts w:ascii="Calibri" w:hAnsi="Calibri" w:cs="Calibri"/>
          <w:bCs/>
          <w:sz w:val="52"/>
          <w:szCs w:val="52"/>
        </w:rPr>
        <w:t>MSc Data Science</w:t>
      </w:r>
      <w:r w:rsidR="005A4454" w:rsidRPr="004F3B18">
        <w:rPr>
          <w:rFonts w:ascii="Calibri" w:hAnsi="Calibri" w:cs="Calibri"/>
          <w:bCs/>
          <w:sz w:val="52"/>
          <w:szCs w:val="52"/>
        </w:rPr>
        <w:t xml:space="preserve"> </w:t>
      </w:r>
      <w:r w:rsidRPr="004F3B18">
        <w:rPr>
          <w:rFonts w:ascii="Calibri" w:hAnsi="Calibri" w:cs="Calibri"/>
          <w:bCs/>
          <w:sz w:val="52"/>
          <w:szCs w:val="52"/>
        </w:rPr>
        <w:t>Project</w:t>
      </w:r>
    </w:p>
    <w:p w14:paraId="209E9F7E" w14:textId="77777777" w:rsidR="003415C1" w:rsidRPr="004F3B18" w:rsidRDefault="003415C1" w:rsidP="003415C1">
      <w:pPr>
        <w:ind w:left="567" w:right="558"/>
        <w:jc w:val="center"/>
        <w:rPr>
          <w:rFonts w:ascii="Calibri" w:hAnsi="Calibri" w:cs="Calibri"/>
          <w:bCs/>
          <w:sz w:val="48"/>
          <w:szCs w:val="48"/>
        </w:rPr>
      </w:pPr>
      <w:r w:rsidRPr="004F3B18">
        <w:rPr>
          <w:rFonts w:ascii="Calibri" w:hAnsi="Calibri" w:cs="Calibri"/>
          <w:bCs/>
          <w:sz w:val="48"/>
          <w:szCs w:val="48"/>
        </w:rPr>
        <w:t xml:space="preserve">7PAM2002-0206-2023 </w:t>
      </w:r>
    </w:p>
    <w:p w14:paraId="20C9CD95" w14:textId="77777777" w:rsidR="00337BD3" w:rsidRPr="004F3B18" w:rsidRDefault="00337BD3" w:rsidP="00337BD3">
      <w:pPr>
        <w:ind w:right="558"/>
        <w:jc w:val="center"/>
        <w:rPr>
          <w:rFonts w:ascii="Calibri" w:hAnsi="Calibri" w:cs="Calibri"/>
          <w:bCs/>
          <w:sz w:val="36"/>
          <w:szCs w:val="36"/>
        </w:rPr>
      </w:pPr>
      <w:r w:rsidRPr="004F3B18">
        <w:rPr>
          <w:rFonts w:ascii="Calibri" w:hAnsi="Calibri" w:cs="Calibri"/>
          <w:bCs/>
          <w:sz w:val="36"/>
          <w:szCs w:val="36"/>
        </w:rPr>
        <w:t>Department of Physics, Astronomy and Mathematics</w:t>
      </w:r>
    </w:p>
    <w:p w14:paraId="146E67B2" w14:textId="77777777" w:rsidR="00447470" w:rsidRPr="004F3B18" w:rsidRDefault="00545A36" w:rsidP="00447470">
      <w:pPr>
        <w:ind w:left="567" w:right="558"/>
        <w:jc w:val="center"/>
        <w:rPr>
          <w:rFonts w:ascii="Calibri" w:hAnsi="Calibri" w:cs="Calibri"/>
          <w:b/>
          <w:sz w:val="40"/>
          <w:szCs w:val="40"/>
        </w:rPr>
      </w:pPr>
      <w:r w:rsidRPr="004F3B18">
        <w:rPr>
          <w:rFonts w:ascii="Calibri" w:hAnsi="Calibri" w:cs="Calibri"/>
          <w:b/>
          <w:sz w:val="40"/>
          <w:szCs w:val="40"/>
        </w:rPr>
        <w:t xml:space="preserve"> </w:t>
      </w:r>
    </w:p>
    <w:p w14:paraId="06A5734E" w14:textId="12DCF8B5" w:rsidR="00545A36" w:rsidRPr="004F3B18" w:rsidRDefault="00447470" w:rsidP="00447470">
      <w:pPr>
        <w:ind w:left="567" w:right="558"/>
        <w:jc w:val="center"/>
        <w:rPr>
          <w:rFonts w:ascii="Calibri" w:hAnsi="Calibri" w:cs="Calibri"/>
          <w:b/>
          <w:sz w:val="48"/>
          <w:szCs w:val="48"/>
        </w:rPr>
      </w:pPr>
      <w:r w:rsidRPr="004F3B18">
        <w:rPr>
          <w:rFonts w:ascii="Calibri" w:hAnsi="Calibri" w:cs="Calibri"/>
          <w:b/>
          <w:sz w:val="48"/>
          <w:szCs w:val="48"/>
        </w:rPr>
        <w:t xml:space="preserve">Data Science </w:t>
      </w:r>
      <w:r w:rsidR="00FD28A1" w:rsidRPr="004F3B18">
        <w:rPr>
          <w:rFonts w:ascii="Calibri" w:hAnsi="Calibri" w:cs="Calibri"/>
          <w:b/>
          <w:sz w:val="48"/>
          <w:szCs w:val="48"/>
        </w:rPr>
        <w:t xml:space="preserve">FINAL </w:t>
      </w:r>
      <w:r w:rsidRPr="004F3B18">
        <w:rPr>
          <w:rFonts w:ascii="Calibri" w:hAnsi="Calibri" w:cs="Calibri"/>
          <w:b/>
          <w:sz w:val="48"/>
          <w:szCs w:val="48"/>
        </w:rPr>
        <w:t>PROJECT</w:t>
      </w:r>
      <w:r w:rsidR="00FD28A1" w:rsidRPr="004F3B18">
        <w:rPr>
          <w:rFonts w:ascii="Calibri" w:hAnsi="Calibri" w:cs="Calibri"/>
          <w:b/>
          <w:sz w:val="48"/>
          <w:szCs w:val="48"/>
        </w:rPr>
        <w:t xml:space="preserve"> REPORT</w:t>
      </w:r>
    </w:p>
    <w:p w14:paraId="4AC6D4D1" w14:textId="1E579536" w:rsidR="006F066B" w:rsidRPr="004F3B18" w:rsidRDefault="006F066B">
      <w:pPr>
        <w:pStyle w:val="BodyText"/>
        <w:jc w:val="center"/>
        <w:rPr>
          <w:rFonts w:ascii="Calibri" w:hAnsi="Calibri" w:cs="Calibri"/>
        </w:rPr>
      </w:pPr>
    </w:p>
    <w:p w14:paraId="0E8C9726" w14:textId="549F9FF9" w:rsidR="006F066B" w:rsidRPr="004F3B18" w:rsidRDefault="006F066B" w:rsidP="00447470">
      <w:pPr>
        <w:pStyle w:val="BodyText"/>
        <w:rPr>
          <w:rFonts w:ascii="Calibri" w:hAnsi="Calibri" w:cs="Calibri"/>
          <w:b/>
          <w:bCs/>
          <w:sz w:val="40"/>
          <w:szCs w:val="40"/>
        </w:rPr>
      </w:pPr>
    </w:p>
    <w:p w14:paraId="0AC8F7DD" w14:textId="77777777" w:rsidR="005A4454" w:rsidRPr="004F3B18" w:rsidRDefault="005A4454" w:rsidP="00447470">
      <w:pPr>
        <w:pStyle w:val="BodyText"/>
        <w:rPr>
          <w:rFonts w:ascii="Calibri" w:hAnsi="Calibri" w:cs="Calibri"/>
          <w:b/>
          <w:bCs/>
          <w:sz w:val="40"/>
          <w:szCs w:val="40"/>
        </w:rPr>
      </w:pPr>
    </w:p>
    <w:p w14:paraId="4A1CD18E" w14:textId="77777777" w:rsidR="00447470" w:rsidRPr="004F3B18" w:rsidRDefault="00447470">
      <w:pPr>
        <w:pStyle w:val="BodyText"/>
        <w:jc w:val="center"/>
        <w:rPr>
          <w:rFonts w:ascii="Calibri" w:hAnsi="Calibri" w:cs="Calibri"/>
          <w:b/>
          <w:bCs/>
          <w:color w:val="000000" w:themeColor="text1"/>
          <w:sz w:val="40"/>
          <w:szCs w:val="40"/>
        </w:rPr>
      </w:pPr>
      <w:r w:rsidRPr="004F3B18">
        <w:rPr>
          <w:rFonts w:ascii="Calibri" w:hAnsi="Calibri" w:cs="Calibri"/>
          <w:b/>
          <w:bCs/>
          <w:color w:val="000000" w:themeColor="text1"/>
          <w:sz w:val="40"/>
          <w:szCs w:val="40"/>
        </w:rPr>
        <w:t xml:space="preserve">Project Title: </w:t>
      </w:r>
    </w:p>
    <w:p w14:paraId="63636BB9" w14:textId="77777777" w:rsidR="008E385F" w:rsidRPr="000F5236" w:rsidRDefault="008E385F" w:rsidP="008E385F">
      <w:pPr>
        <w:pStyle w:val="BodyText"/>
        <w:jc w:val="center"/>
        <w:rPr>
          <w:rFonts w:ascii="Calibri" w:hAnsi="Calibri" w:cs="Calibri"/>
          <w:color w:val="5983B0"/>
          <w:sz w:val="40"/>
          <w:szCs w:val="40"/>
        </w:rPr>
      </w:pPr>
      <w:r w:rsidRPr="004F3B18">
        <w:rPr>
          <w:rFonts w:ascii="Calibri" w:hAnsi="Calibri" w:cs="Calibri"/>
          <w:color w:val="5983B0"/>
          <w:sz w:val="40"/>
          <w:szCs w:val="40"/>
        </w:rPr>
        <w:t xml:space="preserve">Predicting </w:t>
      </w:r>
      <w:r>
        <w:rPr>
          <w:rFonts w:ascii="Calibri" w:hAnsi="Calibri" w:cs="Calibri"/>
          <w:color w:val="5983B0"/>
          <w:sz w:val="40"/>
          <w:szCs w:val="40"/>
        </w:rPr>
        <w:t>Daily Stock Close Price using Deep Learning Models</w:t>
      </w:r>
    </w:p>
    <w:p w14:paraId="70C3CF33" w14:textId="77777777" w:rsidR="00FD28A1" w:rsidRPr="004F3B18" w:rsidRDefault="00FD28A1" w:rsidP="00FD28A1">
      <w:pPr>
        <w:pStyle w:val="BodyText"/>
        <w:rPr>
          <w:rFonts w:ascii="Calibri" w:hAnsi="Calibri" w:cs="Calibri"/>
          <w:b/>
          <w:bCs/>
          <w:color w:val="5983B0"/>
          <w:sz w:val="40"/>
          <w:szCs w:val="40"/>
        </w:rPr>
      </w:pPr>
    </w:p>
    <w:p w14:paraId="390F25C8" w14:textId="6BD3103D" w:rsidR="006F066B" w:rsidRPr="004F3B18" w:rsidRDefault="00447470">
      <w:pPr>
        <w:pStyle w:val="BodyText"/>
        <w:jc w:val="center"/>
        <w:rPr>
          <w:rFonts w:ascii="Calibri" w:hAnsi="Calibri" w:cs="Calibri"/>
          <w:b/>
          <w:bCs/>
          <w:color w:val="000000" w:themeColor="text1"/>
          <w:sz w:val="32"/>
          <w:szCs w:val="32"/>
        </w:rPr>
      </w:pPr>
      <w:r w:rsidRPr="004F3B18">
        <w:rPr>
          <w:rFonts w:ascii="Calibri" w:hAnsi="Calibri" w:cs="Calibri"/>
          <w:b/>
          <w:bCs/>
          <w:color w:val="000000" w:themeColor="text1"/>
          <w:sz w:val="32"/>
          <w:szCs w:val="32"/>
        </w:rPr>
        <w:t>Student Name</w:t>
      </w:r>
      <w:r w:rsidR="00FD28A1" w:rsidRPr="004F3B18">
        <w:rPr>
          <w:rFonts w:ascii="Calibri" w:hAnsi="Calibri" w:cs="Calibri"/>
          <w:b/>
          <w:bCs/>
          <w:color w:val="000000" w:themeColor="text1"/>
          <w:sz w:val="32"/>
          <w:szCs w:val="32"/>
        </w:rPr>
        <w:t xml:space="preserve"> and </w:t>
      </w:r>
      <w:r w:rsidR="00D82ADE" w:rsidRPr="004F3B18">
        <w:rPr>
          <w:rFonts w:ascii="Calibri" w:hAnsi="Calibri" w:cs="Calibri"/>
          <w:b/>
          <w:bCs/>
          <w:color w:val="000000" w:themeColor="text1"/>
          <w:sz w:val="32"/>
          <w:szCs w:val="32"/>
        </w:rPr>
        <w:t>SRN</w:t>
      </w:r>
      <w:r w:rsidRPr="004F3B18">
        <w:rPr>
          <w:rFonts w:ascii="Calibri" w:hAnsi="Calibri" w:cs="Calibri"/>
          <w:b/>
          <w:bCs/>
          <w:color w:val="000000" w:themeColor="text1"/>
          <w:sz w:val="32"/>
          <w:szCs w:val="32"/>
        </w:rPr>
        <w:t>:</w:t>
      </w:r>
    </w:p>
    <w:p w14:paraId="15294B37" w14:textId="3A92E88D" w:rsidR="006F066B" w:rsidRPr="004F3B18" w:rsidRDefault="00F72EEF">
      <w:pPr>
        <w:pStyle w:val="BodyText"/>
        <w:jc w:val="center"/>
        <w:rPr>
          <w:rFonts w:ascii="Calibri" w:hAnsi="Calibri" w:cs="Calibri"/>
          <w:color w:val="5983B0"/>
          <w:sz w:val="32"/>
          <w:szCs w:val="32"/>
        </w:rPr>
      </w:pPr>
      <w:r w:rsidRPr="004F3B18">
        <w:rPr>
          <w:rFonts w:ascii="Calibri" w:hAnsi="Calibri" w:cs="Calibri"/>
          <w:color w:val="5983B0"/>
          <w:sz w:val="32"/>
          <w:szCs w:val="32"/>
        </w:rPr>
        <w:t>Veera Raghunatha Reddy Naguru, 22028322</w:t>
      </w:r>
    </w:p>
    <w:p w14:paraId="6C37437C" w14:textId="0D41BAC5" w:rsidR="006F066B" w:rsidRPr="004F3B18" w:rsidRDefault="006F066B">
      <w:pPr>
        <w:pStyle w:val="BodyText"/>
        <w:jc w:val="center"/>
        <w:rPr>
          <w:rFonts w:ascii="Calibri" w:hAnsi="Calibri" w:cs="Calibri"/>
          <w:b/>
          <w:bCs/>
          <w:color w:val="5983B0"/>
          <w:sz w:val="32"/>
          <w:szCs w:val="32"/>
        </w:rPr>
      </w:pPr>
    </w:p>
    <w:p w14:paraId="2DA6BDC8" w14:textId="77777777" w:rsidR="00FD28A1" w:rsidRPr="004F3B18" w:rsidRDefault="00FD28A1">
      <w:pPr>
        <w:pStyle w:val="BodyText"/>
        <w:jc w:val="center"/>
        <w:rPr>
          <w:rFonts w:ascii="Calibri" w:hAnsi="Calibri" w:cs="Calibri"/>
          <w:b/>
          <w:bCs/>
          <w:color w:val="5983B0"/>
          <w:sz w:val="32"/>
          <w:szCs w:val="32"/>
        </w:rPr>
      </w:pPr>
    </w:p>
    <w:p w14:paraId="2F73C816" w14:textId="1382BEB1" w:rsidR="00FD28A1" w:rsidRPr="004F3B18" w:rsidRDefault="00E5656A" w:rsidP="000E6478">
      <w:pPr>
        <w:pStyle w:val="BodyText"/>
        <w:rPr>
          <w:rFonts w:ascii="Calibri" w:hAnsi="Calibri" w:cs="Calibri"/>
          <w:sz w:val="28"/>
          <w:szCs w:val="28"/>
        </w:rPr>
      </w:pPr>
      <w:r w:rsidRPr="004F3B18">
        <w:rPr>
          <w:rFonts w:ascii="Calibri" w:hAnsi="Calibri" w:cs="Calibri"/>
          <w:sz w:val="28"/>
          <w:szCs w:val="28"/>
        </w:rPr>
        <w:t xml:space="preserve">Supervisor: </w:t>
      </w:r>
      <w:r w:rsidR="00681933" w:rsidRPr="004F3B18">
        <w:rPr>
          <w:rFonts w:ascii="Calibri" w:hAnsi="Calibri" w:cs="Calibri"/>
          <w:color w:val="5983B0"/>
          <w:sz w:val="28"/>
          <w:szCs w:val="28"/>
        </w:rPr>
        <w:t>Dr</w:t>
      </w:r>
      <w:r w:rsidR="009514EF" w:rsidRPr="004F3B18">
        <w:rPr>
          <w:rFonts w:ascii="Calibri" w:hAnsi="Calibri" w:cs="Calibri"/>
          <w:color w:val="5983B0"/>
          <w:sz w:val="28"/>
          <w:szCs w:val="28"/>
        </w:rPr>
        <w:t xml:space="preserve"> </w:t>
      </w:r>
      <w:r w:rsidR="00681933" w:rsidRPr="004F3B18">
        <w:rPr>
          <w:rFonts w:ascii="Calibri" w:hAnsi="Calibri" w:cs="Calibri"/>
          <w:color w:val="5983B0"/>
          <w:sz w:val="28"/>
          <w:szCs w:val="28"/>
        </w:rPr>
        <w:t>Stephen Kane</w:t>
      </w:r>
    </w:p>
    <w:p w14:paraId="7984F76C" w14:textId="1D7B384A" w:rsidR="00E56E16" w:rsidRPr="004F3B18" w:rsidRDefault="00FD28A1" w:rsidP="000E6478">
      <w:pPr>
        <w:pStyle w:val="BodyText"/>
        <w:rPr>
          <w:rFonts w:ascii="Calibri" w:hAnsi="Calibri" w:cs="Calibri"/>
        </w:rPr>
      </w:pPr>
      <w:r w:rsidRPr="004F3B18">
        <w:rPr>
          <w:rFonts w:ascii="Calibri" w:hAnsi="Calibri" w:cs="Calibri"/>
          <w:sz w:val="28"/>
          <w:szCs w:val="28"/>
        </w:rPr>
        <w:t xml:space="preserve">Date Submitted:  </w:t>
      </w:r>
      <w:r w:rsidR="00C2511C" w:rsidRPr="004F3B18">
        <w:rPr>
          <w:rFonts w:ascii="Calibri" w:hAnsi="Calibri" w:cs="Calibri"/>
          <w:sz w:val="28"/>
          <w:szCs w:val="28"/>
        </w:rPr>
        <w:t>2</w:t>
      </w:r>
      <w:r w:rsidR="00C2511C" w:rsidRPr="004F3B18">
        <w:rPr>
          <w:rFonts w:ascii="Calibri" w:hAnsi="Calibri" w:cs="Calibri"/>
          <w:sz w:val="28"/>
          <w:szCs w:val="28"/>
          <w:vertAlign w:val="superscript"/>
        </w:rPr>
        <w:t>nd</w:t>
      </w:r>
      <w:r w:rsidR="00C2511C" w:rsidRPr="004F3B18">
        <w:rPr>
          <w:rFonts w:ascii="Calibri" w:hAnsi="Calibri" w:cs="Calibri"/>
          <w:sz w:val="28"/>
          <w:szCs w:val="28"/>
        </w:rPr>
        <w:t xml:space="preserve"> May 2024</w:t>
      </w:r>
      <w:r w:rsidRPr="004F3B18">
        <w:rPr>
          <w:rFonts w:ascii="Calibri" w:hAnsi="Calibri" w:cs="Calibri"/>
        </w:rPr>
        <w:t xml:space="preserve"> </w:t>
      </w:r>
    </w:p>
    <w:p w14:paraId="3BC74FCD" w14:textId="7666C735" w:rsidR="00D82ADE" w:rsidRPr="004F3B18" w:rsidRDefault="00E56E16" w:rsidP="000E6478">
      <w:pPr>
        <w:pStyle w:val="BodyText"/>
        <w:rPr>
          <w:rFonts w:ascii="Calibri" w:hAnsi="Calibri" w:cs="Calibri"/>
        </w:rPr>
      </w:pPr>
      <w:r w:rsidRPr="004F3B18">
        <w:rPr>
          <w:rFonts w:ascii="Calibri" w:hAnsi="Calibri" w:cs="Calibri"/>
          <w:sz w:val="28"/>
          <w:szCs w:val="28"/>
        </w:rPr>
        <w:t xml:space="preserve">Word Count:  </w:t>
      </w:r>
      <w:r w:rsidR="00BB193F">
        <w:rPr>
          <w:rFonts w:ascii="Calibri" w:hAnsi="Calibri" w:cs="Calibri"/>
          <w:sz w:val="28"/>
          <w:szCs w:val="28"/>
        </w:rPr>
        <w:t>10,012</w:t>
      </w:r>
      <w:r w:rsidR="00FD28A1" w:rsidRPr="004F3B18">
        <w:rPr>
          <w:rFonts w:ascii="Calibri" w:hAnsi="Calibri" w:cs="Calibri"/>
        </w:rPr>
        <w:br w:type="page"/>
      </w:r>
    </w:p>
    <w:p w14:paraId="6A43AFA4" w14:textId="77777777" w:rsidR="003415C1" w:rsidRPr="004F3B18" w:rsidRDefault="003415C1" w:rsidP="003415C1">
      <w:pPr>
        <w:pStyle w:val="BodyText"/>
        <w:rPr>
          <w:rFonts w:ascii="Calibri" w:hAnsi="Calibri" w:cs="Calibri"/>
          <w:b/>
          <w:bCs/>
          <w:color w:val="000000" w:themeColor="text1"/>
          <w:sz w:val="32"/>
          <w:szCs w:val="32"/>
        </w:rPr>
      </w:pPr>
      <w:bookmarkStart w:id="0" w:name="_Toc190246270"/>
      <w:r w:rsidRPr="004F3B18">
        <w:rPr>
          <w:rFonts w:ascii="Calibri" w:hAnsi="Calibri" w:cs="Calibri"/>
          <w:bCs/>
          <w:color w:val="000000" w:themeColor="text1"/>
          <w:sz w:val="32"/>
          <w:szCs w:val="32"/>
        </w:rPr>
        <w:lastRenderedPageBreak/>
        <w:t>DECLARATION STATEMENT</w:t>
      </w:r>
      <w:bookmarkEnd w:id="0"/>
    </w:p>
    <w:p w14:paraId="41B623A2" w14:textId="77777777" w:rsidR="003415C1" w:rsidRPr="004F3B18" w:rsidRDefault="003415C1" w:rsidP="003415C1">
      <w:pPr>
        <w:pStyle w:val="BodyText"/>
        <w:spacing w:line="360" w:lineRule="auto"/>
        <w:ind w:right="-2"/>
        <w:rPr>
          <w:rFonts w:ascii="Calibri" w:hAnsi="Calibri" w:cs="Calibri"/>
          <w:b/>
          <w:bCs/>
        </w:rPr>
      </w:pPr>
    </w:p>
    <w:p w14:paraId="0381DDC4" w14:textId="77777777" w:rsidR="003415C1" w:rsidRPr="004F3B18" w:rsidRDefault="003415C1" w:rsidP="003415C1">
      <w:pPr>
        <w:pStyle w:val="BodyText"/>
        <w:spacing w:line="360" w:lineRule="auto"/>
        <w:ind w:right="-2"/>
        <w:rPr>
          <w:rFonts w:ascii="Calibri" w:hAnsi="Calibri" w:cs="Calibri"/>
          <w:b/>
          <w:bCs/>
        </w:rPr>
      </w:pPr>
      <w:r w:rsidRPr="004F3B18">
        <w:rPr>
          <w:rFonts w:ascii="Calibri" w:hAnsi="Calibri" w:cs="Calibri"/>
          <w:bCs/>
        </w:rPr>
        <w:t>This report is submitted in partial fulfilment of the requirement for the degree of Master of Science in Data Science at the University of Hertfordshire.</w:t>
      </w:r>
    </w:p>
    <w:p w14:paraId="28254880" w14:textId="77777777" w:rsidR="003415C1" w:rsidRPr="004F3B18" w:rsidRDefault="003415C1" w:rsidP="003415C1">
      <w:pPr>
        <w:pStyle w:val="BodyText"/>
        <w:spacing w:line="360" w:lineRule="auto"/>
        <w:ind w:right="-2"/>
        <w:rPr>
          <w:rFonts w:ascii="Calibri" w:hAnsi="Calibri" w:cs="Calibri"/>
          <w:b/>
          <w:bCs/>
        </w:rPr>
      </w:pPr>
      <w:r w:rsidRPr="004F3B18">
        <w:rPr>
          <w:rFonts w:ascii="Calibri" w:hAnsi="Calibri" w:cs="Calibri"/>
          <w:bCs/>
        </w:rPr>
        <w:t xml:space="preserve">I have read the guidance to students on academic integrity, misconduct and plagiarism information at </w:t>
      </w:r>
      <w:hyperlink r:id="rId9" w:history="1">
        <w:r w:rsidRPr="004F3B18">
          <w:rPr>
            <w:rStyle w:val="Hyperlink"/>
            <w:rFonts w:ascii="Calibri" w:hAnsi="Calibri" w:cs="Calibri"/>
            <w:bCs/>
          </w:rPr>
          <w:t>Assessment Offences and Academic Misconduct</w:t>
        </w:r>
      </w:hyperlink>
      <w:r w:rsidRPr="004F3B18">
        <w:rPr>
          <w:rFonts w:ascii="Calibri" w:hAnsi="Calibri" w:cs="Calibri"/>
          <w:bCs/>
        </w:rPr>
        <w:t xml:space="preserve"> and understand the University process of dealing with suspected cases of academic misconduct and the possible penalties, which could include failing the project </w:t>
      </w:r>
      <w:r w:rsidRPr="004F3B18">
        <w:rPr>
          <w:rFonts w:ascii="Calibri" w:hAnsi="Calibri" w:cs="Calibri"/>
          <w:b/>
          <w:bCs/>
        </w:rPr>
        <w:t xml:space="preserve">module </w:t>
      </w:r>
      <w:r w:rsidRPr="004F3B18">
        <w:rPr>
          <w:rFonts w:ascii="Calibri" w:hAnsi="Calibri" w:cs="Calibri"/>
          <w:bCs/>
        </w:rPr>
        <w:t>or course.</w:t>
      </w:r>
    </w:p>
    <w:p w14:paraId="395B14FE" w14:textId="77777777" w:rsidR="003415C1" w:rsidRPr="004F3B18" w:rsidRDefault="003415C1" w:rsidP="003415C1">
      <w:pPr>
        <w:pStyle w:val="BodyText"/>
        <w:spacing w:line="360" w:lineRule="auto"/>
        <w:ind w:right="-2"/>
        <w:rPr>
          <w:rFonts w:ascii="Calibri" w:hAnsi="Calibri" w:cs="Calibri"/>
          <w:b/>
          <w:bCs/>
        </w:rPr>
      </w:pPr>
      <w:r w:rsidRPr="004F3B18">
        <w:rPr>
          <w:rFonts w:ascii="Calibri" w:hAnsi="Calibri" w:cs="Calibri"/>
          <w:bCs/>
        </w:rPr>
        <w:t>I</w:t>
      </w:r>
      <w:r w:rsidRPr="004F3B18">
        <w:rPr>
          <w:rFonts w:ascii="Calibri" w:hAnsi="Calibri" w:cs="Calibri"/>
          <w:bCs/>
          <w:spacing w:val="-2"/>
        </w:rPr>
        <w:t xml:space="preserve"> </w:t>
      </w:r>
      <w:r w:rsidRPr="004F3B18">
        <w:rPr>
          <w:rFonts w:ascii="Calibri" w:hAnsi="Calibri" w:cs="Calibri"/>
          <w:bCs/>
        </w:rPr>
        <w:t>certify</w:t>
      </w:r>
      <w:r w:rsidRPr="004F3B18">
        <w:rPr>
          <w:rFonts w:ascii="Calibri" w:hAnsi="Calibri" w:cs="Calibri"/>
          <w:bCs/>
          <w:spacing w:val="-3"/>
        </w:rPr>
        <w:t xml:space="preserve"> </w:t>
      </w:r>
      <w:r w:rsidRPr="004F3B18">
        <w:rPr>
          <w:rFonts w:ascii="Calibri" w:hAnsi="Calibri" w:cs="Calibri"/>
          <w:bCs/>
        </w:rPr>
        <w:t>that</w:t>
      </w:r>
      <w:r w:rsidRPr="004F3B18">
        <w:rPr>
          <w:rFonts w:ascii="Calibri" w:hAnsi="Calibri" w:cs="Calibri"/>
          <w:bCs/>
          <w:spacing w:val="-2"/>
        </w:rPr>
        <w:t xml:space="preserve"> </w:t>
      </w:r>
      <w:r w:rsidRPr="004F3B18">
        <w:rPr>
          <w:rFonts w:ascii="Calibri" w:hAnsi="Calibri" w:cs="Calibri"/>
          <w:bCs/>
        </w:rPr>
        <w:t>the</w:t>
      </w:r>
      <w:r w:rsidRPr="004F3B18">
        <w:rPr>
          <w:rFonts w:ascii="Calibri" w:hAnsi="Calibri" w:cs="Calibri"/>
          <w:bCs/>
          <w:spacing w:val="-1"/>
        </w:rPr>
        <w:t xml:space="preserve"> </w:t>
      </w:r>
      <w:r w:rsidRPr="004F3B18">
        <w:rPr>
          <w:rFonts w:ascii="Calibri" w:hAnsi="Calibri" w:cs="Calibri"/>
          <w:bCs/>
        </w:rPr>
        <w:t>work</w:t>
      </w:r>
      <w:r w:rsidRPr="004F3B18">
        <w:rPr>
          <w:rFonts w:ascii="Calibri" w:hAnsi="Calibri" w:cs="Calibri"/>
          <w:bCs/>
          <w:spacing w:val="-3"/>
        </w:rPr>
        <w:t xml:space="preserve"> </w:t>
      </w:r>
      <w:r w:rsidRPr="004F3B18">
        <w:rPr>
          <w:rFonts w:ascii="Calibri" w:hAnsi="Calibri" w:cs="Calibri"/>
          <w:bCs/>
        </w:rPr>
        <w:t>submitted</w:t>
      </w:r>
      <w:r w:rsidRPr="004F3B18">
        <w:rPr>
          <w:rFonts w:ascii="Calibri" w:hAnsi="Calibri" w:cs="Calibri"/>
          <w:bCs/>
          <w:spacing w:val="-7"/>
        </w:rPr>
        <w:t xml:space="preserve"> </w:t>
      </w:r>
      <w:r w:rsidRPr="004F3B18">
        <w:rPr>
          <w:rFonts w:ascii="Calibri" w:hAnsi="Calibri" w:cs="Calibri"/>
          <w:bCs/>
        </w:rPr>
        <w:t>is</w:t>
      </w:r>
      <w:r w:rsidRPr="004F3B18">
        <w:rPr>
          <w:rFonts w:ascii="Calibri" w:hAnsi="Calibri" w:cs="Calibri"/>
          <w:bCs/>
          <w:spacing w:val="-2"/>
        </w:rPr>
        <w:t xml:space="preserve"> </w:t>
      </w:r>
      <w:r w:rsidRPr="004F3B18">
        <w:rPr>
          <w:rFonts w:ascii="Calibri" w:hAnsi="Calibri" w:cs="Calibri"/>
          <w:bCs/>
        </w:rPr>
        <w:t>my</w:t>
      </w:r>
      <w:r w:rsidRPr="004F3B18">
        <w:rPr>
          <w:rFonts w:ascii="Calibri" w:hAnsi="Calibri" w:cs="Calibri"/>
          <w:bCs/>
          <w:spacing w:val="-3"/>
        </w:rPr>
        <w:t xml:space="preserve"> </w:t>
      </w:r>
      <w:r w:rsidRPr="004F3B18">
        <w:rPr>
          <w:rFonts w:ascii="Calibri" w:hAnsi="Calibri" w:cs="Calibri"/>
          <w:bCs/>
        </w:rPr>
        <w:t>own</w:t>
      </w:r>
      <w:r w:rsidRPr="004F3B18">
        <w:rPr>
          <w:rFonts w:ascii="Calibri" w:hAnsi="Calibri" w:cs="Calibri"/>
          <w:bCs/>
          <w:spacing w:val="-2"/>
        </w:rPr>
        <w:t xml:space="preserve"> </w:t>
      </w:r>
      <w:r w:rsidRPr="004F3B18">
        <w:rPr>
          <w:rFonts w:ascii="Calibri" w:hAnsi="Calibri" w:cs="Calibri"/>
          <w:bCs/>
        </w:rPr>
        <w:t>and</w:t>
      </w:r>
      <w:r w:rsidRPr="004F3B18">
        <w:rPr>
          <w:rFonts w:ascii="Calibri" w:hAnsi="Calibri" w:cs="Calibri"/>
          <w:bCs/>
          <w:spacing w:val="-2"/>
        </w:rPr>
        <w:t xml:space="preserve"> </w:t>
      </w:r>
      <w:r w:rsidRPr="004F3B18">
        <w:rPr>
          <w:rFonts w:ascii="Calibri" w:hAnsi="Calibri" w:cs="Calibri"/>
          <w:bCs/>
        </w:rPr>
        <w:t>that</w:t>
      </w:r>
      <w:r w:rsidRPr="004F3B18">
        <w:rPr>
          <w:rFonts w:ascii="Calibri" w:hAnsi="Calibri" w:cs="Calibri"/>
          <w:bCs/>
          <w:spacing w:val="-1"/>
        </w:rPr>
        <w:t xml:space="preserve"> </w:t>
      </w:r>
      <w:r w:rsidRPr="004F3B18">
        <w:rPr>
          <w:rFonts w:ascii="Calibri" w:hAnsi="Calibri" w:cs="Calibri"/>
          <w:bCs/>
        </w:rPr>
        <w:t>any</w:t>
      </w:r>
      <w:r w:rsidRPr="004F3B18">
        <w:rPr>
          <w:rFonts w:ascii="Calibri" w:hAnsi="Calibri" w:cs="Calibri"/>
          <w:bCs/>
          <w:spacing w:val="-8"/>
        </w:rPr>
        <w:t xml:space="preserve"> </w:t>
      </w:r>
      <w:r w:rsidRPr="004F3B18">
        <w:rPr>
          <w:rFonts w:ascii="Calibri" w:hAnsi="Calibri" w:cs="Calibri"/>
          <w:bCs/>
        </w:rPr>
        <w:t>material</w:t>
      </w:r>
      <w:r w:rsidRPr="004F3B18">
        <w:rPr>
          <w:rFonts w:ascii="Calibri" w:hAnsi="Calibri" w:cs="Calibri"/>
          <w:bCs/>
          <w:spacing w:val="1"/>
        </w:rPr>
        <w:t xml:space="preserve"> </w:t>
      </w:r>
      <w:r w:rsidRPr="004F3B18">
        <w:rPr>
          <w:rFonts w:ascii="Calibri" w:hAnsi="Calibri" w:cs="Calibri"/>
          <w:bCs/>
        </w:rPr>
        <w:t>derived</w:t>
      </w:r>
      <w:r w:rsidRPr="004F3B18">
        <w:rPr>
          <w:rFonts w:ascii="Calibri" w:hAnsi="Calibri" w:cs="Calibri"/>
          <w:bCs/>
          <w:spacing w:val="-2"/>
        </w:rPr>
        <w:t xml:space="preserve"> </w:t>
      </w:r>
      <w:r w:rsidRPr="004F3B18">
        <w:rPr>
          <w:rFonts w:ascii="Calibri" w:hAnsi="Calibri" w:cs="Calibri"/>
          <w:bCs/>
        </w:rPr>
        <w:t>or quoted</w:t>
      </w:r>
      <w:r w:rsidRPr="004F3B18">
        <w:rPr>
          <w:rFonts w:ascii="Calibri" w:hAnsi="Calibri" w:cs="Calibri"/>
          <w:bCs/>
          <w:spacing w:val="-2"/>
        </w:rPr>
        <w:t xml:space="preserve"> </w:t>
      </w:r>
      <w:r w:rsidRPr="004F3B18">
        <w:rPr>
          <w:rFonts w:ascii="Calibri" w:hAnsi="Calibri" w:cs="Calibri"/>
          <w:bCs/>
        </w:rPr>
        <w:t>from</w:t>
      </w:r>
      <w:r w:rsidRPr="004F3B18">
        <w:rPr>
          <w:rFonts w:ascii="Calibri" w:hAnsi="Calibri" w:cs="Calibri"/>
          <w:bCs/>
          <w:spacing w:val="-63"/>
        </w:rPr>
        <w:t xml:space="preserve">          </w:t>
      </w:r>
      <w:r w:rsidRPr="004F3B18">
        <w:rPr>
          <w:rFonts w:ascii="Calibri" w:hAnsi="Calibri" w:cs="Calibri"/>
          <w:bCs/>
        </w:rPr>
        <w:t xml:space="preserve"> published</w:t>
      </w:r>
      <w:r w:rsidRPr="004F3B18">
        <w:rPr>
          <w:rFonts w:ascii="Calibri" w:hAnsi="Calibri" w:cs="Calibri"/>
          <w:bCs/>
          <w:spacing w:val="-1"/>
        </w:rPr>
        <w:t xml:space="preserve"> </w:t>
      </w:r>
      <w:r w:rsidRPr="004F3B18">
        <w:rPr>
          <w:rFonts w:ascii="Calibri" w:hAnsi="Calibri" w:cs="Calibri"/>
          <w:bCs/>
        </w:rPr>
        <w:t>or</w:t>
      </w:r>
      <w:r w:rsidRPr="004F3B18">
        <w:rPr>
          <w:rFonts w:ascii="Calibri" w:hAnsi="Calibri" w:cs="Calibri"/>
          <w:bCs/>
          <w:spacing w:val="1"/>
        </w:rPr>
        <w:t xml:space="preserve"> </w:t>
      </w:r>
      <w:r w:rsidRPr="004F3B18">
        <w:rPr>
          <w:rFonts w:ascii="Calibri" w:hAnsi="Calibri" w:cs="Calibri"/>
          <w:bCs/>
        </w:rPr>
        <w:t>unpublished work</w:t>
      </w:r>
      <w:r w:rsidRPr="004F3B18">
        <w:rPr>
          <w:rFonts w:ascii="Calibri" w:hAnsi="Calibri" w:cs="Calibri"/>
          <w:bCs/>
          <w:spacing w:val="-2"/>
        </w:rPr>
        <w:t xml:space="preserve"> </w:t>
      </w:r>
      <w:r w:rsidRPr="004F3B18">
        <w:rPr>
          <w:rFonts w:ascii="Calibri" w:hAnsi="Calibri" w:cs="Calibri"/>
          <w:bCs/>
        </w:rPr>
        <w:t>of other</w:t>
      </w:r>
      <w:r w:rsidRPr="004F3B18">
        <w:rPr>
          <w:rFonts w:ascii="Calibri" w:hAnsi="Calibri" w:cs="Calibri"/>
          <w:bCs/>
          <w:spacing w:val="-4"/>
        </w:rPr>
        <w:t xml:space="preserve"> </w:t>
      </w:r>
      <w:r w:rsidRPr="004F3B18">
        <w:rPr>
          <w:rFonts w:ascii="Calibri" w:hAnsi="Calibri" w:cs="Calibri"/>
          <w:bCs/>
        </w:rPr>
        <w:t>persons</w:t>
      </w:r>
      <w:r w:rsidRPr="004F3B18">
        <w:rPr>
          <w:rFonts w:ascii="Calibri" w:hAnsi="Calibri" w:cs="Calibri"/>
          <w:bCs/>
          <w:spacing w:val="-1"/>
        </w:rPr>
        <w:t xml:space="preserve"> </w:t>
      </w:r>
      <w:r w:rsidRPr="004F3B18">
        <w:rPr>
          <w:rFonts w:ascii="Calibri" w:hAnsi="Calibri" w:cs="Calibri"/>
          <w:bCs/>
        </w:rPr>
        <w:t>has</w:t>
      </w:r>
      <w:r w:rsidRPr="004F3B18">
        <w:rPr>
          <w:rFonts w:ascii="Calibri" w:hAnsi="Calibri" w:cs="Calibri"/>
          <w:bCs/>
          <w:spacing w:val="-2"/>
        </w:rPr>
        <w:t xml:space="preserve"> </w:t>
      </w:r>
      <w:r w:rsidRPr="004F3B18">
        <w:rPr>
          <w:rFonts w:ascii="Calibri" w:hAnsi="Calibri" w:cs="Calibri"/>
          <w:bCs/>
        </w:rPr>
        <w:t>been duly</w:t>
      </w:r>
      <w:r w:rsidRPr="004F3B18">
        <w:rPr>
          <w:rFonts w:ascii="Calibri" w:hAnsi="Calibri" w:cs="Calibri"/>
          <w:bCs/>
          <w:spacing w:val="-1"/>
        </w:rPr>
        <w:t xml:space="preserve"> </w:t>
      </w:r>
      <w:r w:rsidRPr="004F3B18">
        <w:rPr>
          <w:rFonts w:ascii="Calibri" w:hAnsi="Calibri" w:cs="Calibri"/>
          <w:bCs/>
        </w:rPr>
        <w:t>acknowledged. (Ref.</w:t>
      </w:r>
      <w:r w:rsidRPr="004F3B18">
        <w:rPr>
          <w:rFonts w:ascii="Calibri" w:hAnsi="Calibri" w:cs="Calibri"/>
          <w:bCs/>
          <w:spacing w:val="-1"/>
        </w:rPr>
        <w:t xml:space="preserve"> </w:t>
      </w:r>
      <w:r w:rsidRPr="004F3B18">
        <w:rPr>
          <w:rFonts w:ascii="Calibri" w:hAnsi="Calibri" w:cs="Calibri"/>
          <w:bCs/>
        </w:rPr>
        <w:t>UPR</w:t>
      </w:r>
      <w:r w:rsidRPr="004F3B18">
        <w:rPr>
          <w:rFonts w:ascii="Calibri" w:hAnsi="Calibri" w:cs="Calibri"/>
          <w:bCs/>
          <w:spacing w:val="-2"/>
        </w:rPr>
        <w:t xml:space="preserve"> </w:t>
      </w:r>
      <w:r w:rsidRPr="004F3B18">
        <w:rPr>
          <w:rFonts w:ascii="Calibri" w:hAnsi="Calibri" w:cs="Calibri"/>
          <w:bCs/>
        </w:rPr>
        <w:t>AS/C/6.1,</w:t>
      </w:r>
      <w:r w:rsidRPr="004F3B18">
        <w:rPr>
          <w:rFonts w:ascii="Calibri" w:hAnsi="Calibri" w:cs="Calibri"/>
          <w:bCs/>
          <w:spacing w:val="-1"/>
        </w:rPr>
        <w:t xml:space="preserve"> </w:t>
      </w:r>
      <w:r w:rsidRPr="004F3B18">
        <w:rPr>
          <w:rFonts w:ascii="Calibri" w:hAnsi="Calibri" w:cs="Calibri"/>
          <w:bCs/>
        </w:rPr>
        <w:t>section</w:t>
      </w:r>
      <w:r w:rsidRPr="004F3B18">
        <w:rPr>
          <w:rFonts w:ascii="Calibri" w:hAnsi="Calibri" w:cs="Calibri"/>
          <w:bCs/>
          <w:spacing w:val="-5"/>
        </w:rPr>
        <w:t xml:space="preserve"> </w:t>
      </w:r>
      <w:r w:rsidRPr="004F3B18">
        <w:rPr>
          <w:rFonts w:ascii="Calibri" w:hAnsi="Calibri" w:cs="Calibri"/>
          <w:bCs/>
        </w:rPr>
        <w:t>7 and UPR</w:t>
      </w:r>
      <w:r w:rsidRPr="004F3B18">
        <w:rPr>
          <w:rFonts w:ascii="Calibri" w:hAnsi="Calibri" w:cs="Calibri"/>
          <w:bCs/>
          <w:spacing w:val="-2"/>
        </w:rPr>
        <w:t xml:space="preserve"> </w:t>
      </w:r>
      <w:r w:rsidRPr="004F3B18">
        <w:rPr>
          <w:rFonts w:ascii="Calibri" w:hAnsi="Calibri" w:cs="Calibri"/>
          <w:bCs/>
        </w:rPr>
        <w:t>AS/C/5,</w:t>
      </w:r>
      <w:r w:rsidRPr="004F3B18">
        <w:rPr>
          <w:rFonts w:ascii="Calibri" w:hAnsi="Calibri" w:cs="Calibri"/>
          <w:bCs/>
          <w:spacing w:val="-1"/>
        </w:rPr>
        <w:t xml:space="preserve"> </w:t>
      </w:r>
      <w:r w:rsidRPr="004F3B18">
        <w:rPr>
          <w:rFonts w:ascii="Calibri" w:hAnsi="Calibri" w:cs="Calibri"/>
          <w:bCs/>
        </w:rPr>
        <w:t>section</w:t>
      </w:r>
      <w:r w:rsidRPr="004F3B18">
        <w:rPr>
          <w:rFonts w:ascii="Calibri" w:hAnsi="Calibri" w:cs="Calibri"/>
          <w:bCs/>
          <w:spacing w:val="-4"/>
        </w:rPr>
        <w:t xml:space="preserve"> </w:t>
      </w:r>
      <w:r w:rsidRPr="004F3B18">
        <w:rPr>
          <w:rFonts w:ascii="Calibri" w:hAnsi="Calibri" w:cs="Calibri"/>
          <w:bCs/>
        </w:rPr>
        <w:t>3.6). I have not used chatGPT, or any other generative AI tool, to write the report</w:t>
      </w:r>
      <w:r w:rsidRPr="004F3B18">
        <w:rPr>
          <w:rFonts w:ascii="Calibri" w:hAnsi="Calibri" w:cs="Calibri"/>
          <w:b/>
          <w:bCs/>
        </w:rPr>
        <w:t xml:space="preserve"> or code (other than where I have </w:t>
      </w:r>
      <w:r w:rsidRPr="004F3B18">
        <w:rPr>
          <w:rFonts w:ascii="Calibri" w:hAnsi="Calibri" w:cs="Calibri"/>
          <w:bCs/>
        </w:rPr>
        <w:t>declared</w:t>
      </w:r>
      <w:r w:rsidRPr="004F3B18">
        <w:rPr>
          <w:rFonts w:ascii="Calibri" w:hAnsi="Calibri" w:cs="Calibri"/>
          <w:b/>
          <w:bCs/>
        </w:rPr>
        <w:t xml:space="preserve"> or referenced   it).</w:t>
      </w:r>
    </w:p>
    <w:p w14:paraId="76411A7A" w14:textId="77777777" w:rsidR="003415C1" w:rsidRPr="004F3B18" w:rsidRDefault="003415C1" w:rsidP="003415C1">
      <w:pPr>
        <w:autoSpaceDE w:val="0"/>
        <w:autoSpaceDN w:val="0"/>
        <w:adjustRightInd w:val="0"/>
        <w:rPr>
          <w:rFonts w:ascii="Calibri" w:hAnsi="Calibri" w:cs="Calibri"/>
        </w:rPr>
      </w:pPr>
      <w:r w:rsidRPr="004F3B18">
        <w:rPr>
          <w:rFonts w:ascii="Calibri" w:hAnsi="Calibri" w:cs="Calibri"/>
        </w:rPr>
        <w:t>I did not use human participants or undertake a survey in my MSc Project.</w:t>
      </w:r>
    </w:p>
    <w:p w14:paraId="3AA1C217" w14:textId="77777777" w:rsidR="003415C1" w:rsidRPr="004F3B18" w:rsidRDefault="003415C1" w:rsidP="003415C1">
      <w:pPr>
        <w:autoSpaceDE w:val="0"/>
        <w:autoSpaceDN w:val="0"/>
        <w:adjustRightInd w:val="0"/>
        <w:rPr>
          <w:rFonts w:ascii="Calibri" w:hAnsi="Calibri" w:cs="Calibri"/>
        </w:rPr>
      </w:pPr>
    </w:p>
    <w:p w14:paraId="6A9FCB4A" w14:textId="77777777" w:rsidR="003415C1" w:rsidRPr="004F3B18" w:rsidRDefault="003415C1" w:rsidP="003415C1">
      <w:pPr>
        <w:pStyle w:val="BodyText"/>
        <w:spacing w:line="360" w:lineRule="auto"/>
        <w:ind w:right="-2"/>
        <w:rPr>
          <w:rFonts w:ascii="Calibri" w:hAnsi="Calibri" w:cs="Calibri"/>
          <w:b/>
          <w:bCs/>
        </w:rPr>
      </w:pPr>
      <w:r w:rsidRPr="004F3B18">
        <w:rPr>
          <w:rFonts w:ascii="Calibri" w:hAnsi="Calibri" w:cs="Calibri"/>
          <w:bCs/>
        </w:rPr>
        <w:t xml:space="preserve">I hereby give permission for the report to be made available on module websites provided the source is acknowledged. </w:t>
      </w:r>
    </w:p>
    <w:p w14:paraId="1F447DEC" w14:textId="1D0DAC82" w:rsidR="00FD28A1" w:rsidRPr="004F3B18" w:rsidRDefault="00FD28A1">
      <w:pPr>
        <w:pStyle w:val="BodyText"/>
        <w:rPr>
          <w:rFonts w:ascii="Calibri" w:hAnsi="Calibri" w:cs="Calibri"/>
        </w:rPr>
      </w:pPr>
    </w:p>
    <w:p w14:paraId="309FB545" w14:textId="77777777" w:rsidR="00FD28A1" w:rsidRPr="004F3B18" w:rsidRDefault="00FD28A1">
      <w:pPr>
        <w:pStyle w:val="BodyText"/>
        <w:rPr>
          <w:rFonts w:ascii="Calibri" w:hAnsi="Calibri" w:cs="Calibri"/>
        </w:rPr>
      </w:pPr>
    </w:p>
    <w:p w14:paraId="34B14E5A" w14:textId="3ADE1119" w:rsidR="00FD28A1" w:rsidRPr="004F3B18" w:rsidRDefault="00FD28A1">
      <w:pPr>
        <w:pStyle w:val="BodyText"/>
        <w:rPr>
          <w:rFonts w:ascii="Calibri" w:hAnsi="Calibri" w:cs="Calibri"/>
        </w:rPr>
      </w:pPr>
      <w:r w:rsidRPr="004F3B18">
        <w:rPr>
          <w:rFonts w:ascii="Calibri" w:hAnsi="Calibri" w:cs="Calibri"/>
        </w:rPr>
        <w:t>Student Name printed:</w:t>
      </w:r>
      <w:r w:rsidR="009514EF" w:rsidRPr="004F3B18">
        <w:rPr>
          <w:rFonts w:ascii="Calibri" w:hAnsi="Calibri" w:cs="Calibri"/>
        </w:rPr>
        <w:t xml:space="preserve"> Veera Raghunatha Reddy Naguru</w:t>
      </w:r>
    </w:p>
    <w:p w14:paraId="3D05A813" w14:textId="655EC336" w:rsidR="00FD28A1" w:rsidRPr="004F3B18" w:rsidRDefault="00594678">
      <w:pPr>
        <w:pStyle w:val="BodyText"/>
        <w:rPr>
          <w:rFonts w:ascii="Calibri" w:hAnsi="Calibri" w:cs="Calibri"/>
        </w:rPr>
      </w:pPr>
      <w:r>
        <w:rPr>
          <w:rFonts w:ascii="Calibri" w:hAnsi="Calibri" w:cs="Calibri"/>
          <w:noProof/>
        </w:rPr>
        <w:drawing>
          <wp:anchor distT="0" distB="0" distL="114300" distR="114300" simplePos="0" relativeHeight="251658240" behindDoc="1" locked="0" layoutInCell="1" allowOverlap="1" wp14:anchorId="2622DB22" wp14:editId="7903D885">
            <wp:simplePos x="0" y="0"/>
            <wp:positionH relativeFrom="column">
              <wp:posOffset>1473200</wp:posOffset>
            </wp:positionH>
            <wp:positionV relativeFrom="paragraph">
              <wp:posOffset>7620</wp:posOffset>
            </wp:positionV>
            <wp:extent cx="1365250" cy="435580"/>
            <wp:effectExtent l="0" t="0" r="6350" b="3175"/>
            <wp:wrapNone/>
            <wp:docPr id="1337657040" name="Picture 1" descr="A close-up of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57040" name="Picture 1" descr="A close-up of a black text&#10;&#10;Description automatically generated"/>
                    <pic:cNvPicPr/>
                  </pic:nvPicPr>
                  <pic:blipFill rotWithShape="1">
                    <a:blip r:embed="rId10" cstate="print">
                      <a:extLst>
                        <a:ext uri="{28A0092B-C50C-407E-A947-70E740481C1C}">
                          <a14:useLocalDpi xmlns:a14="http://schemas.microsoft.com/office/drawing/2010/main" val="0"/>
                        </a:ext>
                      </a:extLst>
                    </a:blip>
                    <a:srcRect l="15622" t="23386" r="14580" b="23200"/>
                    <a:stretch/>
                  </pic:blipFill>
                  <pic:spPr bwMode="auto">
                    <a:xfrm>
                      <a:off x="0" y="0"/>
                      <a:ext cx="1365250" cy="435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44C010" w14:textId="4AAC5282" w:rsidR="00FD28A1" w:rsidRPr="004F3B18" w:rsidRDefault="00FD28A1">
      <w:pPr>
        <w:pStyle w:val="BodyText"/>
        <w:rPr>
          <w:rFonts w:ascii="Calibri" w:hAnsi="Calibri" w:cs="Calibri"/>
        </w:rPr>
      </w:pPr>
      <w:r w:rsidRPr="004F3B18">
        <w:rPr>
          <w:rFonts w:ascii="Calibri" w:hAnsi="Calibri" w:cs="Calibri"/>
        </w:rPr>
        <w:t>Student Name sign</w:t>
      </w:r>
      <w:r w:rsidR="00D82ADE" w:rsidRPr="004F3B18">
        <w:rPr>
          <w:rFonts w:ascii="Calibri" w:hAnsi="Calibri" w:cs="Calibri"/>
        </w:rPr>
        <w:t>ature</w:t>
      </w:r>
      <w:r w:rsidR="00460C46">
        <w:rPr>
          <w:rFonts w:ascii="Calibri" w:hAnsi="Calibri" w:cs="Calibri"/>
        </w:rPr>
        <w:t>: Veera Naguru</w:t>
      </w:r>
    </w:p>
    <w:p w14:paraId="42223506" w14:textId="37424E68" w:rsidR="00D82ADE" w:rsidRPr="004F3B18" w:rsidRDefault="00D82ADE">
      <w:pPr>
        <w:pStyle w:val="BodyText"/>
        <w:rPr>
          <w:rFonts w:ascii="Calibri" w:hAnsi="Calibri" w:cs="Calibri"/>
        </w:rPr>
      </w:pPr>
    </w:p>
    <w:p w14:paraId="05C6BFA1" w14:textId="79E28856" w:rsidR="00D82ADE" w:rsidRPr="004F3B18" w:rsidRDefault="00D82ADE">
      <w:pPr>
        <w:pStyle w:val="BodyText"/>
        <w:rPr>
          <w:rFonts w:ascii="Calibri" w:hAnsi="Calibri" w:cs="Calibri"/>
        </w:rPr>
      </w:pPr>
      <w:r w:rsidRPr="004F3B18">
        <w:rPr>
          <w:rFonts w:ascii="Calibri" w:hAnsi="Calibri" w:cs="Calibri"/>
        </w:rPr>
        <w:t>Student SRN number:</w:t>
      </w:r>
      <w:r w:rsidR="00320E89" w:rsidRPr="004F3B18">
        <w:rPr>
          <w:rFonts w:ascii="Calibri" w:hAnsi="Calibri" w:cs="Calibri"/>
        </w:rPr>
        <w:t xml:space="preserve"> 22028322</w:t>
      </w:r>
    </w:p>
    <w:p w14:paraId="196EC35F" w14:textId="77777777" w:rsidR="00D82ADE" w:rsidRPr="004F3B18" w:rsidRDefault="00D82ADE" w:rsidP="00D82ADE">
      <w:pPr>
        <w:rPr>
          <w:rFonts w:ascii="Calibri" w:hAnsi="Calibri" w:cs="Calibri"/>
        </w:rPr>
      </w:pPr>
    </w:p>
    <w:p w14:paraId="383FC16A" w14:textId="51D22260" w:rsidR="00D82ADE" w:rsidRPr="004F3B18" w:rsidRDefault="00D82ADE" w:rsidP="00D82ADE">
      <w:pPr>
        <w:pStyle w:val="BodyText"/>
        <w:spacing w:line="360" w:lineRule="auto"/>
        <w:ind w:right="115"/>
        <w:rPr>
          <w:rFonts w:ascii="Calibri" w:hAnsi="Calibri" w:cs="Calibri"/>
          <w:bCs/>
        </w:rPr>
      </w:pPr>
    </w:p>
    <w:p w14:paraId="72D27563" w14:textId="77777777" w:rsidR="001E24ED" w:rsidRPr="004F3B18" w:rsidRDefault="001E24ED" w:rsidP="00D82ADE">
      <w:pPr>
        <w:pStyle w:val="BodyText"/>
        <w:spacing w:line="360" w:lineRule="auto"/>
        <w:ind w:right="115"/>
        <w:rPr>
          <w:rFonts w:ascii="Calibri" w:hAnsi="Calibri" w:cs="Calibri"/>
          <w:bCs/>
        </w:rPr>
      </w:pPr>
    </w:p>
    <w:p w14:paraId="00EBC86B" w14:textId="77777777" w:rsidR="00D82ADE" w:rsidRPr="004F3B18" w:rsidRDefault="00D82ADE" w:rsidP="00D82ADE">
      <w:pPr>
        <w:pStyle w:val="BodyText"/>
        <w:rPr>
          <w:rFonts w:ascii="Calibri" w:hAnsi="Calibri" w:cs="Calibri"/>
        </w:rPr>
      </w:pPr>
      <w:r w:rsidRPr="004F3B18">
        <w:rPr>
          <w:rFonts w:ascii="Calibri" w:hAnsi="Calibri" w:cs="Calibri"/>
        </w:rPr>
        <w:t>UNIVERSITY OF HERTFORDSHIRE</w:t>
      </w:r>
    </w:p>
    <w:p w14:paraId="6EA69E9A" w14:textId="446CFC24" w:rsidR="00E076A9" w:rsidRPr="004F3B18" w:rsidRDefault="00D82ADE" w:rsidP="00E076A9">
      <w:pPr>
        <w:pStyle w:val="BodyText"/>
        <w:rPr>
          <w:rFonts w:ascii="Calibri" w:hAnsi="Calibri" w:cs="Calibri"/>
        </w:rPr>
      </w:pPr>
      <w:r w:rsidRPr="004F3B18">
        <w:rPr>
          <w:rFonts w:ascii="Calibri" w:hAnsi="Calibri" w:cs="Calibri"/>
        </w:rPr>
        <w:t>SCHOOL OF PHYSICS, ENGINEERING AND COMPUTER SCIENCE</w:t>
      </w:r>
    </w:p>
    <w:p w14:paraId="5774C422" w14:textId="42335323" w:rsidR="00E076A9" w:rsidRPr="004F3B18" w:rsidRDefault="00E50830" w:rsidP="00E076A9">
      <w:pPr>
        <w:pStyle w:val="Heading1"/>
        <w:rPr>
          <w:rFonts w:ascii="Calibri" w:hAnsi="Calibri" w:cs="Calibri"/>
        </w:rPr>
      </w:pPr>
      <w:bookmarkStart w:id="1" w:name="_Toc165500003"/>
      <w:r w:rsidRPr="004F3B18">
        <w:rPr>
          <w:rFonts w:ascii="Calibri" w:hAnsi="Calibri" w:cs="Calibri"/>
        </w:rPr>
        <w:lastRenderedPageBreak/>
        <w:t>Abstract</w:t>
      </w:r>
      <w:bookmarkEnd w:id="1"/>
    </w:p>
    <w:p w14:paraId="605EFABD" w14:textId="4990B649" w:rsidR="00F13023" w:rsidRPr="004F3B18" w:rsidRDefault="00495281" w:rsidP="002C2274">
      <w:pPr>
        <w:spacing w:after="240"/>
        <w:rPr>
          <w:rFonts w:ascii="Calibri" w:hAnsi="Calibri" w:cs="Calibri"/>
        </w:rPr>
      </w:pPr>
      <w:r w:rsidRPr="004F3B18">
        <w:rPr>
          <w:rFonts w:ascii="Calibri" w:hAnsi="Calibri" w:cs="Calibri"/>
        </w:rPr>
        <w:t>The s</w:t>
      </w:r>
      <w:r w:rsidR="001B6187" w:rsidRPr="004F3B18">
        <w:rPr>
          <w:rFonts w:ascii="Calibri" w:hAnsi="Calibri" w:cs="Calibri"/>
        </w:rPr>
        <w:t>tock price</w:t>
      </w:r>
      <w:r w:rsidR="00650700" w:rsidRPr="004F3B18">
        <w:rPr>
          <w:rFonts w:ascii="Calibri" w:hAnsi="Calibri" w:cs="Calibri"/>
        </w:rPr>
        <w:t xml:space="preserve"> of a company</w:t>
      </w:r>
      <w:r w:rsidR="001B6187" w:rsidRPr="004F3B18">
        <w:rPr>
          <w:rFonts w:ascii="Calibri" w:hAnsi="Calibri" w:cs="Calibri"/>
        </w:rPr>
        <w:t xml:space="preserve"> is a </w:t>
      </w:r>
      <w:r w:rsidR="00650700" w:rsidRPr="004F3B18">
        <w:rPr>
          <w:rFonts w:ascii="Calibri" w:hAnsi="Calibri" w:cs="Calibri"/>
        </w:rPr>
        <w:t xml:space="preserve">volatile number and changes moment to moment depending on number </w:t>
      </w:r>
      <w:r w:rsidR="00BF02D9" w:rsidRPr="004F3B18">
        <w:rPr>
          <w:rFonts w:ascii="Calibri" w:hAnsi="Calibri" w:cs="Calibri"/>
        </w:rPr>
        <w:t xml:space="preserve">of factors. </w:t>
      </w:r>
      <w:r w:rsidR="00546309" w:rsidRPr="004F3B18">
        <w:rPr>
          <w:rFonts w:ascii="Calibri" w:hAnsi="Calibri" w:cs="Calibri"/>
        </w:rPr>
        <w:t xml:space="preserve">People </w:t>
      </w:r>
      <w:r w:rsidR="009A5CC0" w:rsidRPr="004F3B18">
        <w:rPr>
          <w:rFonts w:ascii="Calibri" w:hAnsi="Calibri" w:cs="Calibri"/>
        </w:rPr>
        <w:t xml:space="preserve">buy stocks and sell them at higher prices </w:t>
      </w:r>
      <w:r w:rsidR="00941F30" w:rsidRPr="004F3B18">
        <w:rPr>
          <w:rFonts w:ascii="Calibri" w:hAnsi="Calibri" w:cs="Calibri"/>
        </w:rPr>
        <w:t xml:space="preserve">or when there is a </w:t>
      </w:r>
      <w:r w:rsidR="00CD02E7" w:rsidRPr="004F3B18">
        <w:rPr>
          <w:rFonts w:ascii="Calibri" w:hAnsi="Calibri" w:cs="Calibri"/>
        </w:rPr>
        <w:t>loss predicted with holding the stock</w:t>
      </w:r>
      <w:r w:rsidR="00720DD2" w:rsidRPr="004F3B18">
        <w:rPr>
          <w:rFonts w:ascii="Calibri" w:hAnsi="Calibri" w:cs="Calibri"/>
        </w:rPr>
        <w:t>,</w:t>
      </w:r>
      <w:r w:rsidR="00185A5D" w:rsidRPr="004F3B18">
        <w:rPr>
          <w:rFonts w:ascii="Calibri" w:hAnsi="Calibri" w:cs="Calibri"/>
        </w:rPr>
        <w:t xml:space="preserve"> to make profits</w:t>
      </w:r>
      <w:r w:rsidR="00CD02E7" w:rsidRPr="004F3B18">
        <w:rPr>
          <w:rFonts w:ascii="Calibri" w:hAnsi="Calibri" w:cs="Calibri"/>
        </w:rPr>
        <w:t xml:space="preserve">. People trade stocks </w:t>
      </w:r>
      <w:r w:rsidR="00D52B62" w:rsidRPr="004F3B18">
        <w:rPr>
          <w:rFonts w:ascii="Calibri" w:hAnsi="Calibri" w:cs="Calibri"/>
        </w:rPr>
        <w:t xml:space="preserve">in different </w:t>
      </w:r>
      <w:r w:rsidR="00B17901" w:rsidRPr="004F3B18">
        <w:rPr>
          <w:rFonts w:ascii="Calibri" w:hAnsi="Calibri" w:cs="Calibri"/>
        </w:rPr>
        <w:t>ways</w:t>
      </w:r>
      <w:r w:rsidR="00D52B62" w:rsidRPr="004F3B18">
        <w:rPr>
          <w:rFonts w:ascii="Calibri" w:hAnsi="Calibri" w:cs="Calibri"/>
        </w:rPr>
        <w:t xml:space="preserve"> and for </w:t>
      </w:r>
      <w:r w:rsidR="00BE2454" w:rsidRPr="004F3B18">
        <w:rPr>
          <w:rFonts w:ascii="Calibri" w:hAnsi="Calibri" w:cs="Calibri"/>
        </w:rPr>
        <w:t xml:space="preserve">swing trading and position trading, the daily close price </w:t>
      </w:r>
      <w:r w:rsidR="00733DA3" w:rsidRPr="004F3B18">
        <w:rPr>
          <w:rFonts w:ascii="Calibri" w:hAnsi="Calibri" w:cs="Calibri"/>
        </w:rPr>
        <w:t xml:space="preserve">of a stock </w:t>
      </w:r>
      <w:r w:rsidR="00BE2454" w:rsidRPr="004F3B18">
        <w:rPr>
          <w:rFonts w:ascii="Calibri" w:hAnsi="Calibri" w:cs="Calibri"/>
        </w:rPr>
        <w:t xml:space="preserve">is a crucial feature determining the </w:t>
      </w:r>
      <w:r w:rsidR="00896325" w:rsidRPr="004F3B18">
        <w:rPr>
          <w:rFonts w:ascii="Calibri" w:hAnsi="Calibri" w:cs="Calibri"/>
        </w:rPr>
        <w:t>decision to hold the stock for next day</w:t>
      </w:r>
      <w:r w:rsidR="0013291D" w:rsidRPr="004F3B18">
        <w:rPr>
          <w:rFonts w:ascii="Calibri" w:hAnsi="Calibri" w:cs="Calibri"/>
        </w:rPr>
        <w:t xml:space="preserve">. </w:t>
      </w:r>
      <w:r w:rsidR="00BA1C69" w:rsidRPr="004F3B18">
        <w:rPr>
          <w:rFonts w:ascii="Calibri" w:hAnsi="Calibri" w:cs="Calibri"/>
        </w:rPr>
        <w:t>People use different</w:t>
      </w:r>
      <w:r w:rsidR="008A4B85" w:rsidRPr="004F3B18">
        <w:rPr>
          <w:rFonts w:ascii="Calibri" w:hAnsi="Calibri" w:cs="Calibri"/>
        </w:rPr>
        <w:t xml:space="preserve"> </w:t>
      </w:r>
      <w:r w:rsidR="00BA1C69" w:rsidRPr="004F3B18">
        <w:rPr>
          <w:rFonts w:ascii="Calibri" w:hAnsi="Calibri" w:cs="Calibri"/>
        </w:rPr>
        <w:t>method</w:t>
      </w:r>
      <w:r w:rsidR="00DC7950" w:rsidRPr="004F3B18">
        <w:rPr>
          <w:rFonts w:ascii="Calibri" w:hAnsi="Calibri" w:cs="Calibri"/>
        </w:rPr>
        <w:t>s to predict stock price</w:t>
      </w:r>
      <w:r w:rsidR="005920D4" w:rsidRPr="004F3B18">
        <w:rPr>
          <w:rFonts w:ascii="Calibri" w:hAnsi="Calibri" w:cs="Calibri"/>
        </w:rPr>
        <w:t xml:space="preserve">s. </w:t>
      </w:r>
      <w:r w:rsidR="008D5060" w:rsidRPr="004F3B18">
        <w:rPr>
          <w:rFonts w:ascii="Calibri" w:hAnsi="Calibri" w:cs="Calibri"/>
        </w:rPr>
        <w:t>The aim is</w:t>
      </w:r>
      <w:r w:rsidR="008023BB" w:rsidRPr="004F3B18">
        <w:rPr>
          <w:rFonts w:ascii="Calibri" w:hAnsi="Calibri" w:cs="Calibri"/>
        </w:rPr>
        <w:t xml:space="preserve"> to create prediction models that can predict stock close prices accu</w:t>
      </w:r>
      <w:r w:rsidR="00672A55" w:rsidRPr="004F3B18">
        <w:rPr>
          <w:rFonts w:ascii="Calibri" w:hAnsi="Calibri" w:cs="Calibri"/>
        </w:rPr>
        <w:t>rately</w:t>
      </w:r>
      <w:r w:rsidR="00F02EBD" w:rsidRPr="004F3B18">
        <w:rPr>
          <w:rFonts w:ascii="Calibri" w:hAnsi="Calibri" w:cs="Calibri"/>
        </w:rPr>
        <w:t xml:space="preserve">. </w:t>
      </w:r>
      <w:r w:rsidR="00D87F99" w:rsidRPr="004F3B18">
        <w:rPr>
          <w:rFonts w:ascii="Calibri" w:hAnsi="Calibri" w:cs="Calibri"/>
        </w:rPr>
        <w:t xml:space="preserve">It is seen </w:t>
      </w:r>
      <w:r w:rsidR="008D5060" w:rsidRPr="004F3B18">
        <w:rPr>
          <w:rFonts w:ascii="Calibri" w:hAnsi="Calibri" w:cs="Calibri"/>
        </w:rPr>
        <w:t xml:space="preserve">in the literature </w:t>
      </w:r>
      <w:r w:rsidR="00D87F99" w:rsidRPr="004F3B18">
        <w:rPr>
          <w:rFonts w:ascii="Calibri" w:hAnsi="Calibri" w:cs="Calibri"/>
        </w:rPr>
        <w:t>tha</w:t>
      </w:r>
      <w:r w:rsidR="00936DF2" w:rsidRPr="004F3B18">
        <w:rPr>
          <w:rFonts w:ascii="Calibri" w:hAnsi="Calibri" w:cs="Calibri"/>
        </w:rPr>
        <w:t>t</w:t>
      </w:r>
      <w:r w:rsidR="00D87F99" w:rsidRPr="004F3B18">
        <w:rPr>
          <w:rFonts w:ascii="Calibri" w:hAnsi="Calibri" w:cs="Calibri"/>
        </w:rPr>
        <w:t xml:space="preserve"> </w:t>
      </w:r>
      <w:r w:rsidR="00936DF2" w:rsidRPr="004F3B18">
        <w:rPr>
          <w:rFonts w:ascii="Calibri" w:hAnsi="Calibri" w:cs="Calibri"/>
        </w:rPr>
        <w:t xml:space="preserve">machine learning is widely used to predict stock price. </w:t>
      </w:r>
      <w:r w:rsidR="00E72830" w:rsidRPr="004F3B18">
        <w:rPr>
          <w:rFonts w:ascii="Calibri" w:hAnsi="Calibri" w:cs="Calibri"/>
        </w:rPr>
        <w:t xml:space="preserve">It is observed that </w:t>
      </w:r>
      <w:r w:rsidR="0082091B" w:rsidRPr="004F3B18">
        <w:rPr>
          <w:rFonts w:ascii="Calibri" w:hAnsi="Calibri" w:cs="Calibri"/>
        </w:rPr>
        <w:t xml:space="preserve">neural networks perform better than the traditional </w:t>
      </w:r>
      <w:r w:rsidR="00604BFA" w:rsidRPr="004F3B18">
        <w:rPr>
          <w:rFonts w:ascii="Calibri" w:hAnsi="Calibri" w:cs="Calibri"/>
        </w:rPr>
        <w:t xml:space="preserve">machine learning </w:t>
      </w:r>
      <w:r w:rsidR="005171DC" w:rsidRPr="004F3B18">
        <w:rPr>
          <w:rFonts w:ascii="Calibri" w:hAnsi="Calibri" w:cs="Calibri"/>
        </w:rPr>
        <w:t>methods for stock price prediction</w:t>
      </w:r>
      <w:r w:rsidR="00E72830" w:rsidRPr="004F3B18">
        <w:rPr>
          <w:rFonts w:ascii="Calibri" w:hAnsi="Calibri" w:cs="Calibri"/>
        </w:rPr>
        <w:t xml:space="preserve">. </w:t>
      </w:r>
      <w:r w:rsidR="009B4CC7" w:rsidRPr="004F3B18">
        <w:rPr>
          <w:rFonts w:ascii="Calibri" w:hAnsi="Calibri" w:cs="Calibri"/>
        </w:rPr>
        <w:t xml:space="preserve">After a detailed </w:t>
      </w:r>
      <w:r w:rsidR="005171DC" w:rsidRPr="004F3B18">
        <w:rPr>
          <w:rFonts w:ascii="Calibri" w:hAnsi="Calibri" w:cs="Calibri"/>
        </w:rPr>
        <w:t>li</w:t>
      </w:r>
      <w:r w:rsidR="00F02EBD" w:rsidRPr="004F3B18">
        <w:rPr>
          <w:rFonts w:ascii="Calibri" w:hAnsi="Calibri" w:cs="Calibri"/>
        </w:rPr>
        <w:t xml:space="preserve">terature review and </w:t>
      </w:r>
      <w:r w:rsidR="009B4CC7" w:rsidRPr="004F3B18">
        <w:rPr>
          <w:rFonts w:ascii="Calibri" w:hAnsi="Calibri" w:cs="Calibri"/>
        </w:rPr>
        <w:t>analysis</w:t>
      </w:r>
      <w:r w:rsidR="00672A55" w:rsidRPr="004F3B18">
        <w:rPr>
          <w:rFonts w:ascii="Calibri" w:hAnsi="Calibri" w:cs="Calibri"/>
        </w:rPr>
        <w:t>,</w:t>
      </w:r>
      <w:r w:rsidR="009B4CC7" w:rsidRPr="004F3B18">
        <w:rPr>
          <w:rFonts w:ascii="Calibri" w:hAnsi="Calibri" w:cs="Calibri"/>
        </w:rPr>
        <w:t xml:space="preserve"> it is concluded that </w:t>
      </w:r>
      <w:r w:rsidR="00EE18B1" w:rsidRPr="004F3B18">
        <w:rPr>
          <w:rFonts w:ascii="Calibri" w:hAnsi="Calibri" w:cs="Calibri"/>
        </w:rPr>
        <w:t>neural networks like LSTM, GRU and Bidirectional models are</w:t>
      </w:r>
      <w:r w:rsidR="00672A55" w:rsidRPr="004F3B18">
        <w:rPr>
          <w:rFonts w:ascii="Calibri" w:hAnsi="Calibri" w:cs="Calibri"/>
        </w:rPr>
        <w:t xml:space="preserve"> </w:t>
      </w:r>
      <w:r w:rsidR="00B63B3E" w:rsidRPr="004F3B18">
        <w:rPr>
          <w:rFonts w:ascii="Calibri" w:hAnsi="Calibri" w:cs="Calibri"/>
        </w:rPr>
        <w:t xml:space="preserve">performing better with optimal training and computing. </w:t>
      </w:r>
      <w:r w:rsidR="000F5E93" w:rsidRPr="004F3B18">
        <w:rPr>
          <w:rFonts w:ascii="Calibri" w:hAnsi="Calibri" w:cs="Calibri"/>
        </w:rPr>
        <w:t xml:space="preserve">Six </w:t>
      </w:r>
      <w:r w:rsidR="00373FB1" w:rsidRPr="004F3B18">
        <w:rPr>
          <w:rFonts w:ascii="Calibri" w:hAnsi="Calibri" w:cs="Calibri"/>
        </w:rPr>
        <w:t xml:space="preserve">different deep learning models </w:t>
      </w:r>
      <w:r w:rsidR="00244C40" w:rsidRPr="004F3B18">
        <w:rPr>
          <w:rFonts w:ascii="Calibri" w:hAnsi="Calibri" w:cs="Calibri"/>
        </w:rPr>
        <w:t>namely LSTM</w:t>
      </w:r>
      <w:r w:rsidR="00882953" w:rsidRPr="004F3B18">
        <w:rPr>
          <w:rFonts w:ascii="Calibri" w:hAnsi="Calibri" w:cs="Calibri"/>
        </w:rPr>
        <w:t xml:space="preserve">, LSTM with dropout layer, GRU, GRU with dropout layer, </w:t>
      </w:r>
      <w:r w:rsidR="0070218C" w:rsidRPr="004F3B18">
        <w:rPr>
          <w:rFonts w:ascii="Calibri" w:hAnsi="Calibri" w:cs="Calibri"/>
        </w:rPr>
        <w:t>Bidirectional</w:t>
      </w:r>
      <w:r w:rsidR="00462F09" w:rsidRPr="004F3B18">
        <w:rPr>
          <w:rFonts w:ascii="Calibri" w:hAnsi="Calibri" w:cs="Calibri"/>
        </w:rPr>
        <w:t xml:space="preserve"> </w:t>
      </w:r>
      <w:r w:rsidR="0070218C" w:rsidRPr="004F3B18">
        <w:rPr>
          <w:rFonts w:ascii="Calibri" w:hAnsi="Calibri" w:cs="Calibri"/>
        </w:rPr>
        <w:t>LSTM and Bidirectional</w:t>
      </w:r>
      <w:r w:rsidR="00462F09" w:rsidRPr="004F3B18">
        <w:rPr>
          <w:rFonts w:ascii="Calibri" w:hAnsi="Calibri" w:cs="Calibri"/>
        </w:rPr>
        <w:t xml:space="preserve"> </w:t>
      </w:r>
      <w:r w:rsidR="0070218C" w:rsidRPr="004F3B18">
        <w:rPr>
          <w:rFonts w:ascii="Calibri" w:hAnsi="Calibri" w:cs="Calibri"/>
        </w:rPr>
        <w:t xml:space="preserve">GRU </w:t>
      </w:r>
      <w:r w:rsidR="00941A53" w:rsidRPr="004F3B18">
        <w:rPr>
          <w:rFonts w:ascii="Calibri" w:hAnsi="Calibri" w:cs="Calibri"/>
        </w:rPr>
        <w:t xml:space="preserve">are created for predicting the next day stock close price. All these models are </w:t>
      </w:r>
      <w:r w:rsidR="00C549DB" w:rsidRPr="004F3B18">
        <w:rPr>
          <w:rFonts w:ascii="Calibri" w:hAnsi="Calibri" w:cs="Calibri"/>
        </w:rPr>
        <w:t xml:space="preserve">trained </w:t>
      </w:r>
      <w:r w:rsidR="00FE28C9" w:rsidRPr="004F3B18">
        <w:rPr>
          <w:rFonts w:ascii="Calibri" w:hAnsi="Calibri" w:cs="Calibri"/>
        </w:rPr>
        <w:t xml:space="preserve">for different epochs </w:t>
      </w:r>
      <w:r w:rsidR="00D47BC5" w:rsidRPr="004F3B18">
        <w:rPr>
          <w:rFonts w:ascii="Calibri" w:hAnsi="Calibri" w:cs="Calibri"/>
        </w:rPr>
        <w:t xml:space="preserve">between 20 to 150, different lookback periods of 10, 25 and 50, </w:t>
      </w:r>
      <w:r w:rsidR="00B33AC0" w:rsidRPr="004F3B18">
        <w:rPr>
          <w:rFonts w:ascii="Calibri" w:hAnsi="Calibri" w:cs="Calibri"/>
        </w:rPr>
        <w:t xml:space="preserve">and the training data scaled using </w:t>
      </w:r>
      <w:r w:rsidR="00014F34" w:rsidRPr="004F3B18">
        <w:rPr>
          <w:rFonts w:ascii="Calibri" w:hAnsi="Calibri" w:cs="Calibri"/>
        </w:rPr>
        <w:t>StandardScaler</w:t>
      </w:r>
      <w:r w:rsidR="00B33AC0" w:rsidRPr="004F3B18">
        <w:rPr>
          <w:rFonts w:ascii="Calibri" w:hAnsi="Calibri" w:cs="Calibri"/>
        </w:rPr>
        <w:t xml:space="preserve"> and </w:t>
      </w:r>
      <w:r w:rsidR="00014F34" w:rsidRPr="004F3B18">
        <w:rPr>
          <w:rFonts w:ascii="Calibri" w:hAnsi="Calibri" w:cs="Calibri"/>
        </w:rPr>
        <w:t>MinMaxScaler</w:t>
      </w:r>
      <w:r w:rsidR="008125F4" w:rsidRPr="004F3B18">
        <w:rPr>
          <w:rFonts w:ascii="Calibri" w:hAnsi="Calibri" w:cs="Calibri"/>
        </w:rPr>
        <w:t xml:space="preserve">. </w:t>
      </w:r>
    </w:p>
    <w:p w14:paraId="78B2E7EA" w14:textId="05FB69E3" w:rsidR="0094135D" w:rsidRPr="004F3B18" w:rsidRDefault="00455C0A" w:rsidP="002C2274">
      <w:pPr>
        <w:spacing w:after="240"/>
        <w:rPr>
          <w:rFonts w:ascii="Calibri" w:hAnsi="Calibri" w:cs="Calibri"/>
        </w:rPr>
      </w:pPr>
      <w:r w:rsidRPr="004F3B18">
        <w:rPr>
          <w:rFonts w:ascii="Calibri" w:hAnsi="Calibri" w:cs="Calibri"/>
        </w:rPr>
        <w:t xml:space="preserve">British Petroleum (BP) stock data is used </w:t>
      </w:r>
      <w:r w:rsidR="00E13B9B" w:rsidRPr="004F3B18">
        <w:rPr>
          <w:rFonts w:ascii="Calibri" w:hAnsi="Calibri" w:cs="Calibri"/>
        </w:rPr>
        <w:t xml:space="preserve">for training in different combinations </w:t>
      </w:r>
      <w:r w:rsidR="00952238" w:rsidRPr="004F3B18">
        <w:rPr>
          <w:rFonts w:ascii="Calibri" w:hAnsi="Calibri" w:cs="Calibri"/>
        </w:rPr>
        <w:t xml:space="preserve">for all models. BP, Shell plc (SHEL), Exxon Mobil </w:t>
      </w:r>
      <w:r w:rsidR="006B7942" w:rsidRPr="004F3B18">
        <w:rPr>
          <w:rFonts w:ascii="Calibri" w:hAnsi="Calibri" w:cs="Calibri"/>
        </w:rPr>
        <w:t xml:space="preserve">Corporation (XOM) and Chevron </w:t>
      </w:r>
      <w:r w:rsidR="00CE134F" w:rsidRPr="004F3B18">
        <w:rPr>
          <w:rFonts w:ascii="Calibri" w:hAnsi="Calibri" w:cs="Calibri"/>
        </w:rPr>
        <w:t xml:space="preserve">Corporation (CVX) </w:t>
      </w:r>
      <w:r w:rsidR="005C0271" w:rsidRPr="004F3B18">
        <w:rPr>
          <w:rFonts w:ascii="Calibri" w:hAnsi="Calibri" w:cs="Calibri"/>
        </w:rPr>
        <w:t xml:space="preserve">are used for testing all </w:t>
      </w:r>
      <w:r w:rsidR="00F53FDE" w:rsidRPr="004F3B18">
        <w:rPr>
          <w:rFonts w:ascii="Calibri" w:hAnsi="Calibri" w:cs="Calibri"/>
        </w:rPr>
        <w:t>models’</w:t>
      </w:r>
      <w:r w:rsidR="005C0271" w:rsidRPr="004F3B18">
        <w:rPr>
          <w:rFonts w:ascii="Calibri" w:hAnsi="Calibri" w:cs="Calibri"/>
        </w:rPr>
        <w:t xml:space="preserve"> predictions. </w:t>
      </w:r>
      <w:r w:rsidR="00A150EB" w:rsidRPr="004F3B18">
        <w:rPr>
          <w:rFonts w:ascii="Calibri" w:hAnsi="Calibri" w:cs="Calibri"/>
        </w:rPr>
        <w:t>10 years data of all four stocks from 2</w:t>
      </w:r>
      <w:r w:rsidR="00A150EB" w:rsidRPr="004F3B18">
        <w:rPr>
          <w:rFonts w:ascii="Calibri" w:hAnsi="Calibri" w:cs="Calibri"/>
          <w:vertAlign w:val="superscript"/>
        </w:rPr>
        <w:t>nd</w:t>
      </w:r>
      <w:r w:rsidR="00A150EB" w:rsidRPr="004F3B18">
        <w:rPr>
          <w:rFonts w:ascii="Calibri" w:hAnsi="Calibri" w:cs="Calibri"/>
        </w:rPr>
        <w:t xml:space="preserve"> February 2014 to 2</w:t>
      </w:r>
      <w:r w:rsidR="00A150EB" w:rsidRPr="004F3B18">
        <w:rPr>
          <w:rFonts w:ascii="Calibri" w:hAnsi="Calibri" w:cs="Calibri"/>
          <w:vertAlign w:val="superscript"/>
        </w:rPr>
        <w:t>nd</w:t>
      </w:r>
      <w:r w:rsidR="00A150EB" w:rsidRPr="004F3B18">
        <w:rPr>
          <w:rFonts w:ascii="Calibri" w:hAnsi="Calibri" w:cs="Calibri"/>
        </w:rPr>
        <w:t xml:space="preserve"> February 2024 is used</w:t>
      </w:r>
      <w:r w:rsidR="008C06DA" w:rsidRPr="004F3B18">
        <w:rPr>
          <w:rFonts w:ascii="Calibri" w:hAnsi="Calibri" w:cs="Calibri"/>
        </w:rPr>
        <w:t>. The training and testing data is split with a ratio of 80:20 respectivel</w:t>
      </w:r>
      <w:r w:rsidR="002123D5" w:rsidRPr="004F3B18">
        <w:rPr>
          <w:rFonts w:ascii="Calibri" w:hAnsi="Calibri" w:cs="Calibri"/>
        </w:rPr>
        <w:t xml:space="preserve">y. </w:t>
      </w:r>
      <w:r w:rsidR="00EA572D" w:rsidRPr="004F3B18">
        <w:rPr>
          <w:rFonts w:ascii="Calibri" w:hAnsi="Calibri" w:cs="Calibri"/>
        </w:rPr>
        <w:t xml:space="preserve">The models are used to predict </w:t>
      </w:r>
      <w:r w:rsidR="008917DA" w:rsidRPr="004F3B18">
        <w:rPr>
          <w:rFonts w:ascii="Calibri" w:hAnsi="Calibri" w:cs="Calibri"/>
        </w:rPr>
        <w:t xml:space="preserve">next day close price of all four different </w:t>
      </w:r>
      <w:r w:rsidR="009E5D6F" w:rsidRPr="004F3B18">
        <w:rPr>
          <w:rFonts w:ascii="Calibri" w:hAnsi="Calibri" w:cs="Calibri"/>
        </w:rPr>
        <w:t xml:space="preserve">stocks </w:t>
      </w:r>
      <w:r w:rsidR="00910533" w:rsidRPr="004F3B18">
        <w:rPr>
          <w:rFonts w:ascii="Calibri" w:hAnsi="Calibri" w:cs="Calibri"/>
        </w:rPr>
        <w:t xml:space="preserve">using </w:t>
      </w:r>
      <w:r w:rsidR="00845CF0" w:rsidRPr="004F3B18">
        <w:rPr>
          <w:rFonts w:ascii="Calibri" w:hAnsi="Calibri" w:cs="Calibri"/>
        </w:rPr>
        <w:t xml:space="preserve">test data </w:t>
      </w:r>
      <w:r w:rsidR="009E5D6F" w:rsidRPr="004F3B18">
        <w:rPr>
          <w:rFonts w:ascii="Calibri" w:hAnsi="Calibri" w:cs="Calibri"/>
        </w:rPr>
        <w:t xml:space="preserve">and </w:t>
      </w:r>
      <w:r w:rsidR="00FA797A" w:rsidRPr="004F3B18">
        <w:rPr>
          <w:rFonts w:ascii="Calibri" w:hAnsi="Calibri" w:cs="Calibri"/>
        </w:rPr>
        <w:t xml:space="preserve">a </w:t>
      </w:r>
      <w:r w:rsidR="009E5D6F" w:rsidRPr="004F3B18">
        <w:rPr>
          <w:rFonts w:ascii="Calibri" w:hAnsi="Calibri" w:cs="Calibri"/>
        </w:rPr>
        <w:t>further</w:t>
      </w:r>
      <w:r w:rsidR="00910533" w:rsidRPr="004F3B18">
        <w:rPr>
          <w:rFonts w:ascii="Calibri" w:hAnsi="Calibri" w:cs="Calibri"/>
        </w:rPr>
        <w:t xml:space="preserve"> 30 days stock prices are</w:t>
      </w:r>
      <w:r w:rsidR="009E5D6F" w:rsidRPr="004F3B18">
        <w:rPr>
          <w:rFonts w:ascii="Calibri" w:hAnsi="Calibri" w:cs="Calibri"/>
        </w:rPr>
        <w:t xml:space="preserve"> forecasted</w:t>
      </w:r>
      <w:r w:rsidR="00E639CC" w:rsidRPr="004F3B18">
        <w:rPr>
          <w:rFonts w:ascii="Calibri" w:hAnsi="Calibri" w:cs="Calibri"/>
        </w:rPr>
        <w:t xml:space="preserve">. The predicted and forecasted stock prices are compared and evaluated with actual </w:t>
      </w:r>
      <w:r w:rsidR="00A348EA" w:rsidRPr="004F3B18">
        <w:rPr>
          <w:rFonts w:ascii="Calibri" w:hAnsi="Calibri" w:cs="Calibri"/>
        </w:rPr>
        <w:t xml:space="preserve">stock prices </w:t>
      </w:r>
      <w:r w:rsidR="00A33673" w:rsidRPr="004F3B18">
        <w:rPr>
          <w:rFonts w:ascii="Calibri" w:hAnsi="Calibri" w:cs="Calibri"/>
        </w:rPr>
        <w:t xml:space="preserve">using MAPE and R2 score </w:t>
      </w:r>
      <w:r w:rsidR="00802C16" w:rsidRPr="004F3B18">
        <w:rPr>
          <w:rFonts w:ascii="Calibri" w:hAnsi="Calibri" w:cs="Calibri"/>
        </w:rPr>
        <w:t xml:space="preserve">metrics. It is seen that the average MAPE for </w:t>
      </w:r>
      <w:r w:rsidR="00EB1C81" w:rsidRPr="004F3B18">
        <w:rPr>
          <w:rFonts w:ascii="Calibri" w:hAnsi="Calibri" w:cs="Calibri"/>
        </w:rPr>
        <w:t xml:space="preserve">predictions from test data of all stocks is </w:t>
      </w:r>
      <w:r w:rsidR="001566DE" w:rsidRPr="004F3B18">
        <w:rPr>
          <w:rFonts w:ascii="Calibri" w:hAnsi="Calibri" w:cs="Calibri"/>
        </w:rPr>
        <w:t>2.06%</w:t>
      </w:r>
      <w:r w:rsidR="00AB6D24" w:rsidRPr="004F3B18">
        <w:rPr>
          <w:rFonts w:ascii="Calibri" w:hAnsi="Calibri" w:cs="Calibri"/>
        </w:rPr>
        <w:t xml:space="preserve"> and </w:t>
      </w:r>
      <w:r w:rsidR="001566DE" w:rsidRPr="004F3B18">
        <w:rPr>
          <w:rFonts w:ascii="Calibri" w:hAnsi="Calibri" w:cs="Calibri"/>
        </w:rPr>
        <w:t xml:space="preserve">the MAPE ranged from </w:t>
      </w:r>
      <w:r w:rsidR="00781035" w:rsidRPr="004F3B18">
        <w:rPr>
          <w:rFonts w:ascii="Calibri" w:hAnsi="Calibri" w:cs="Calibri"/>
        </w:rPr>
        <w:t>1.13% to 5.97%</w:t>
      </w:r>
      <w:r w:rsidR="006C709E" w:rsidRPr="004F3B18">
        <w:rPr>
          <w:rFonts w:ascii="Calibri" w:hAnsi="Calibri" w:cs="Calibri"/>
        </w:rPr>
        <w:t xml:space="preserve">. The R2 score of test predictions </w:t>
      </w:r>
      <w:r w:rsidR="0092254A" w:rsidRPr="004F3B18">
        <w:rPr>
          <w:rFonts w:ascii="Calibri" w:hAnsi="Calibri" w:cs="Calibri"/>
        </w:rPr>
        <w:t xml:space="preserve">ranged from </w:t>
      </w:r>
      <w:r w:rsidR="00C41D01" w:rsidRPr="004F3B18">
        <w:rPr>
          <w:rFonts w:ascii="Calibri" w:hAnsi="Calibri" w:cs="Calibri"/>
        </w:rPr>
        <w:t>-0.02</w:t>
      </w:r>
      <w:r w:rsidR="0092254A" w:rsidRPr="004F3B18">
        <w:rPr>
          <w:rFonts w:ascii="Calibri" w:hAnsi="Calibri" w:cs="Calibri"/>
        </w:rPr>
        <w:t xml:space="preserve"> to 0.97. </w:t>
      </w:r>
      <w:r w:rsidR="00AD6E71" w:rsidRPr="004F3B18">
        <w:rPr>
          <w:rFonts w:ascii="Calibri" w:hAnsi="Calibri" w:cs="Calibri"/>
        </w:rPr>
        <w:t>Bidir</w:t>
      </w:r>
      <w:r w:rsidR="00462F09" w:rsidRPr="004F3B18">
        <w:rPr>
          <w:rFonts w:ascii="Calibri" w:hAnsi="Calibri" w:cs="Calibri"/>
        </w:rPr>
        <w:t>e</w:t>
      </w:r>
      <w:r w:rsidR="00AD6E71" w:rsidRPr="004F3B18">
        <w:rPr>
          <w:rFonts w:ascii="Calibri" w:hAnsi="Calibri" w:cs="Calibri"/>
        </w:rPr>
        <w:t>ctional LSTM</w:t>
      </w:r>
      <w:r w:rsidR="00462F09" w:rsidRPr="004F3B18">
        <w:rPr>
          <w:rFonts w:ascii="Calibri" w:hAnsi="Calibri" w:cs="Calibri"/>
        </w:rPr>
        <w:t xml:space="preserve"> and Bidirectional </w:t>
      </w:r>
      <w:r w:rsidR="00F30804" w:rsidRPr="004F3B18">
        <w:rPr>
          <w:rFonts w:ascii="Calibri" w:hAnsi="Calibri" w:cs="Calibri"/>
        </w:rPr>
        <w:t>GRU models</w:t>
      </w:r>
      <w:r w:rsidR="00B13928" w:rsidRPr="004F3B18">
        <w:rPr>
          <w:rFonts w:ascii="Calibri" w:hAnsi="Calibri" w:cs="Calibri"/>
        </w:rPr>
        <w:t xml:space="preserve"> performed better than </w:t>
      </w:r>
      <w:r w:rsidR="00EF2AF2" w:rsidRPr="004F3B18">
        <w:rPr>
          <w:rFonts w:ascii="Calibri" w:hAnsi="Calibri" w:cs="Calibri"/>
        </w:rPr>
        <w:t xml:space="preserve">the </w:t>
      </w:r>
      <w:r w:rsidR="00B13928" w:rsidRPr="004F3B18">
        <w:rPr>
          <w:rFonts w:ascii="Calibri" w:hAnsi="Calibri" w:cs="Calibri"/>
        </w:rPr>
        <w:t>other</w:t>
      </w:r>
      <w:r w:rsidR="005C5F19" w:rsidRPr="004F3B18">
        <w:rPr>
          <w:rFonts w:ascii="Calibri" w:hAnsi="Calibri" w:cs="Calibri"/>
        </w:rPr>
        <w:t xml:space="preserve"> models</w:t>
      </w:r>
      <w:r w:rsidR="00F30804" w:rsidRPr="004F3B18">
        <w:rPr>
          <w:rFonts w:ascii="Calibri" w:hAnsi="Calibri" w:cs="Calibri"/>
        </w:rPr>
        <w:t xml:space="preserve"> over all combinations </w:t>
      </w:r>
      <w:r w:rsidR="00397127" w:rsidRPr="004F3B18">
        <w:rPr>
          <w:rFonts w:ascii="Calibri" w:hAnsi="Calibri" w:cs="Calibri"/>
        </w:rPr>
        <w:t>and the</w:t>
      </w:r>
      <w:r w:rsidR="003C6B6A" w:rsidRPr="004F3B18">
        <w:rPr>
          <w:rFonts w:ascii="Calibri" w:hAnsi="Calibri" w:cs="Calibri"/>
        </w:rPr>
        <w:t xml:space="preserve"> MAPE values of these models </w:t>
      </w:r>
      <w:r w:rsidR="006C47DC" w:rsidRPr="004F3B18">
        <w:rPr>
          <w:rFonts w:ascii="Calibri" w:hAnsi="Calibri" w:cs="Calibri"/>
        </w:rPr>
        <w:t xml:space="preserve">ranged from 1.13% to 2.27%. </w:t>
      </w:r>
      <w:r w:rsidR="00AC5072" w:rsidRPr="004F3B18">
        <w:rPr>
          <w:rFonts w:ascii="Calibri" w:hAnsi="Calibri" w:cs="Calibri"/>
        </w:rPr>
        <w:t xml:space="preserve">The forecast </w:t>
      </w:r>
      <w:r w:rsidR="00DF5B64" w:rsidRPr="004F3B18">
        <w:rPr>
          <w:rFonts w:ascii="Calibri" w:hAnsi="Calibri" w:cs="Calibri"/>
        </w:rPr>
        <w:t xml:space="preserve">made to predict the next </w:t>
      </w:r>
      <w:r w:rsidR="00A85E78" w:rsidRPr="004F3B18">
        <w:rPr>
          <w:rFonts w:ascii="Calibri" w:hAnsi="Calibri" w:cs="Calibri"/>
        </w:rPr>
        <w:t>day stock close price</w:t>
      </w:r>
      <w:r w:rsidR="007060FD" w:rsidRPr="004F3B18">
        <w:rPr>
          <w:rFonts w:ascii="Calibri" w:hAnsi="Calibri" w:cs="Calibri"/>
        </w:rPr>
        <w:t>s</w:t>
      </w:r>
      <w:r w:rsidR="00A85E78" w:rsidRPr="004F3B18">
        <w:rPr>
          <w:rFonts w:ascii="Calibri" w:hAnsi="Calibri" w:cs="Calibri"/>
        </w:rPr>
        <w:t xml:space="preserve"> </w:t>
      </w:r>
      <w:r w:rsidR="00045A63" w:rsidRPr="004F3B18">
        <w:rPr>
          <w:rFonts w:ascii="Calibri" w:hAnsi="Calibri" w:cs="Calibri"/>
        </w:rPr>
        <w:t>is satisfactory</w:t>
      </w:r>
      <w:r w:rsidR="007060FD" w:rsidRPr="004F3B18">
        <w:rPr>
          <w:rFonts w:ascii="Calibri" w:hAnsi="Calibri" w:cs="Calibri"/>
        </w:rPr>
        <w:t xml:space="preserve">, beyond </w:t>
      </w:r>
      <w:r w:rsidR="00EF2AF2" w:rsidRPr="004F3B18">
        <w:rPr>
          <w:rFonts w:ascii="Calibri" w:hAnsi="Calibri" w:cs="Calibri"/>
        </w:rPr>
        <w:t xml:space="preserve">a </w:t>
      </w:r>
      <w:r w:rsidR="007060FD" w:rsidRPr="004F3B18">
        <w:rPr>
          <w:rFonts w:ascii="Calibri" w:hAnsi="Calibri" w:cs="Calibri"/>
        </w:rPr>
        <w:t>couple of days the predictions are</w:t>
      </w:r>
      <w:r w:rsidR="00775AF5" w:rsidRPr="004F3B18">
        <w:rPr>
          <w:rFonts w:ascii="Calibri" w:hAnsi="Calibri" w:cs="Calibri"/>
        </w:rPr>
        <w:t xml:space="preserve"> capturing a huge error. The MAPE </w:t>
      </w:r>
      <w:r w:rsidR="00606206" w:rsidRPr="004F3B18">
        <w:rPr>
          <w:rFonts w:ascii="Calibri" w:hAnsi="Calibri" w:cs="Calibri"/>
        </w:rPr>
        <w:t>variation in</w:t>
      </w:r>
      <w:r w:rsidR="00775AF5" w:rsidRPr="004F3B18">
        <w:rPr>
          <w:rFonts w:ascii="Calibri" w:hAnsi="Calibri" w:cs="Calibri"/>
        </w:rPr>
        <w:t xml:space="preserve"> all </w:t>
      </w:r>
      <w:r w:rsidR="000D3768" w:rsidRPr="004F3B18">
        <w:rPr>
          <w:rFonts w:ascii="Calibri" w:hAnsi="Calibri" w:cs="Calibri"/>
        </w:rPr>
        <w:t xml:space="preserve">combinations of models for 15 days and 30 days </w:t>
      </w:r>
      <w:r w:rsidR="00C24CE6" w:rsidRPr="004F3B18">
        <w:rPr>
          <w:rFonts w:ascii="Calibri" w:hAnsi="Calibri" w:cs="Calibri"/>
        </w:rPr>
        <w:t xml:space="preserve">forecasted stock price </w:t>
      </w:r>
      <w:r w:rsidR="000D31F8" w:rsidRPr="004F3B18">
        <w:rPr>
          <w:rFonts w:ascii="Calibri" w:hAnsi="Calibri" w:cs="Calibri"/>
        </w:rPr>
        <w:t xml:space="preserve">is </w:t>
      </w:r>
      <w:r w:rsidR="00196333" w:rsidRPr="004F3B18">
        <w:rPr>
          <w:rFonts w:ascii="Calibri" w:hAnsi="Calibri" w:cs="Calibri"/>
        </w:rPr>
        <w:t xml:space="preserve">0.41% to 21.07% and 0.77% to </w:t>
      </w:r>
      <w:r w:rsidR="001C6E2E" w:rsidRPr="004F3B18">
        <w:rPr>
          <w:rFonts w:ascii="Calibri" w:hAnsi="Calibri" w:cs="Calibri"/>
        </w:rPr>
        <w:t>42.26% respectively.</w:t>
      </w:r>
      <w:r w:rsidR="000D3768" w:rsidRPr="004F3B18">
        <w:rPr>
          <w:rFonts w:ascii="Calibri" w:hAnsi="Calibri" w:cs="Calibri"/>
        </w:rPr>
        <w:t xml:space="preserve"> </w:t>
      </w:r>
      <w:r w:rsidR="0091743B" w:rsidRPr="004F3B18">
        <w:rPr>
          <w:rFonts w:ascii="Calibri" w:hAnsi="Calibri" w:cs="Calibri"/>
        </w:rPr>
        <w:t xml:space="preserve">It is also </w:t>
      </w:r>
      <w:r w:rsidR="0028749D" w:rsidRPr="004F3B18">
        <w:rPr>
          <w:rFonts w:ascii="Calibri" w:hAnsi="Calibri" w:cs="Calibri"/>
        </w:rPr>
        <w:t xml:space="preserve">observed that the MAPE values from models trained with </w:t>
      </w:r>
      <w:r w:rsidR="00014F34" w:rsidRPr="004F3B18">
        <w:rPr>
          <w:rFonts w:ascii="Calibri" w:hAnsi="Calibri" w:cs="Calibri"/>
        </w:rPr>
        <w:t>MinMaxScaler</w:t>
      </w:r>
      <w:r w:rsidR="0028749D" w:rsidRPr="004F3B18">
        <w:rPr>
          <w:rFonts w:ascii="Calibri" w:hAnsi="Calibri" w:cs="Calibri"/>
        </w:rPr>
        <w:t xml:space="preserve"> scaled data ranged lower than the models trained with </w:t>
      </w:r>
      <w:r w:rsidR="00014F34" w:rsidRPr="004F3B18">
        <w:rPr>
          <w:rFonts w:ascii="Calibri" w:hAnsi="Calibri" w:cs="Calibri"/>
        </w:rPr>
        <w:t>StandardScaler</w:t>
      </w:r>
      <w:r w:rsidR="0028749D" w:rsidRPr="004F3B18">
        <w:rPr>
          <w:rFonts w:ascii="Calibri" w:hAnsi="Calibri" w:cs="Calibri"/>
        </w:rPr>
        <w:t xml:space="preserve"> s</w:t>
      </w:r>
      <w:r w:rsidR="00B76D15" w:rsidRPr="004F3B18">
        <w:rPr>
          <w:rFonts w:ascii="Calibri" w:hAnsi="Calibri" w:cs="Calibri"/>
        </w:rPr>
        <w:t>caled data.</w:t>
      </w:r>
    </w:p>
    <w:p w14:paraId="244F6F4F" w14:textId="166DDF80" w:rsidR="00E50830" w:rsidRPr="004F3B18" w:rsidRDefault="00E50830">
      <w:pPr>
        <w:rPr>
          <w:rFonts w:ascii="Calibri" w:hAnsi="Calibri" w:cs="Calibri"/>
        </w:rPr>
      </w:pPr>
      <w:r w:rsidRPr="004F3B18">
        <w:rPr>
          <w:rFonts w:ascii="Calibri" w:hAnsi="Calibri" w:cs="Calibri"/>
        </w:rPr>
        <w:br w:type="page"/>
      </w:r>
    </w:p>
    <w:sdt>
      <w:sdtPr>
        <w:rPr>
          <w:rFonts w:ascii="Calibri" w:eastAsia="Roboto" w:hAnsi="Calibri" w:cs="Calibri"/>
          <w:color w:val="auto"/>
          <w:kern w:val="2"/>
          <w:sz w:val="24"/>
          <w:szCs w:val="24"/>
          <w:lang w:val="en-GB" w:eastAsia="zh-CN" w:bidi="hi-IN"/>
        </w:rPr>
        <w:id w:val="-63561967"/>
        <w:docPartObj>
          <w:docPartGallery w:val="Table of Contents"/>
          <w:docPartUnique/>
        </w:docPartObj>
      </w:sdtPr>
      <w:sdtEndPr>
        <w:rPr>
          <w:b/>
          <w:bCs/>
          <w:noProof/>
        </w:rPr>
      </w:sdtEndPr>
      <w:sdtContent>
        <w:p w14:paraId="57E505AB" w14:textId="53CD17EE" w:rsidR="006B3EFD" w:rsidRPr="004F3B18" w:rsidRDefault="006B3EFD">
          <w:pPr>
            <w:pStyle w:val="TOCHeading"/>
            <w:rPr>
              <w:rFonts w:ascii="Calibri" w:hAnsi="Calibri" w:cs="Calibri"/>
            </w:rPr>
          </w:pPr>
          <w:r w:rsidRPr="004F3B18">
            <w:rPr>
              <w:rFonts w:ascii="Calibri" w:hAnsi="Calibri" w:cs="Calibri"/>
            </w:rPr>
            <w:t>Contents</w:t>
          </w:r>
        </w:p>
        <w:p w14:paraId="0F762658" w14:textId="0581855A" w:rsidR="003B0BA3" w:rsidRDefault="006B3EFD">
          <w:pPr>
            <w:pStyle w:val="TOC1"/>
            <w:tabs>
              <w:tab w:val="right" w:leader="dot" w:pos="9016"/>
            </w:tabs>
            <w:rPr>
              <w:rFonts w:asciiTheme="minorHAnsi" w:eastAsiaTheme="minorEastAsia" w:hAnsiTheme="minorHAnsi" w:cstheme="minorBidi"/>
              <w:noProof/>
              <w:sz w:val="22"/>
              <w:szCs w:val="22"/>
              <w:lang w:val="en-IN" w:eastAsia="en-IN" w:bidi="ar-SA"/>
              <w14:ligatures w14:val="standardContextual"/>
            </w:rPr>
          </w:pPr>
          <w:r w:rsidRPr="004F3B18">
            <w:rPr>
              <w:rFonts w:ascii="Calibri" w:hAnsi="Calibri" w:cs="Calibri"/>
            </w:rPr>
            <w:fldChar w:fldCharType="begin"/>
          </w:r>
          <w:r w:rsidRPr="004F3B18">
            <w:rPr>
              <w:rFonts w:ascii="Calibri" w:hAnsi="Calibri" w:cs="Calibri"/>
            </w:rPr>
            <w:instrText xml:space="preserve"> TOC \o "1-3" \h \z \u </w:instrText>
          </w:r>
          <w:r w:rsidRPr="004F3B18">
            <w:rPr>
              <w:rFonts w:ascii="Calibri" w:hAnsi="Calibri" w:cs="Calibri"/>
            </w:rPr>
            <w:fldChar w:fldCharType="separate"/>
          </w:r>
          <w:hyperlink w:anchor="_Toc165500003" w:history="1">
            <w:r w:rsidR="003B0BA3" w:rsidRPr="00957951">
              <w:rPr>
                <w:rStyle w:val="Hyperlink"/>
                <w:rFonts w:ascii="Calibri" w:hAnsi="Calibri" w:cs="Calibri"/>
                <w:noProof/>
              </w:rPr>
              <w:t>Abstract</w:t>
            </w:r>
            <w:r w:rsidR="003B0BA3">
              <w:rPr>
                <w:noProof/>
                <w:webHidden/>
              </w:rPr>
              <w:tab/>
            </w:r>
            <w:r w:rsidR="003B0BA3">
              <w:rPr>
                <w:noProof/>
                <w:webHidden/>
              </w:rPr>
              <w:fldChar w:fldCharType="begin"/>
            </w:r>
            <w:r w:rsidR="003B0BA3">
              <w:rPr>
                <w:noProof/>
                <w:webHidden/>
              </w:rPr>
              <w:instrText xml:space="preserve"> PAGEREF _Toc165500003 \h </w:instrText>
            </w:r>
            <w:r w:rsidR="003B0BA3">
              <w:rPr>
                <w:noProof/>
                <w:webHidden/>
              </w:rPr>
            </w:r>
            <w:r w:rsidR="003B0BA3">
              <w:rPr>
                <w:noProof/>
                <w:webHidden/>
              </w:rPr>
              <w:fldChar w:fldCharType="separate"/>
            </w:r>
            <w:r w:rsidR="003B0BA3">
              <w:rPr>
                <w:noProof/>
                <w:webHidden/>
              </w:rPr>
              <w:t>3</w:t>
            </w:r>
            <w:r w:rsidR="003B0BA3">
              <w:rPr>
                <w:noProof/>
                <w:webHidden/>
              </w:rPr>
              <w:fldChar w:fldCharType="end"/>
            </w:r>
          </w:hyperlink>
        </w:p>
        <w:p w14:paraId="42A9A741" w14:textId="5D9D6FCA" w:rsidR="003B0BA3" w:rsidRDefault="003B0BA3">
          <w:pPr>
            <w:pStyle w:val="TOC1"/>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04" w:history="1">
            <w:r w:rsidRPr="00957951">
              <w:rPr>
                <w:rStyle w:val="Hyperlink"/>
                <w:rFonts w:ascii="Calibri" w:hAnsi="Calibri" w:cs="Calibri"/>
                <w:noProof/>
              </w:rPr>
              <w:t>List of Figures</w:t>
            </w:r>
            <w:r>
              <w:rPr>
                <w:noProof/>
                <w:webHidden/>
              </w:rPr>
              <w:tab/>
            </w:r>
            <w:r>
              <w:rPr>
                <w:noProof/>
                <w:webHidden/>
              </w:rPr>
              <w:fldChar w:fldCharType="begin"/>
            </w:r>
            <w:r>
              <w:rPr>
                <w:noProof/>
                <w:webHidden/>
              </w:rPr>
              <w:instrText xml:space="preserve"> PAGEREF _Toc165500004 \h </w:instrText>
            </w:r>
            <w:r>
              <w:rPr>
                <w:noProof/>
                <w:webHidden/>
              </w:rPr>
            </w:r>
            <w:r>
              <w:rPr>
                <w:noProof/>
                <w:webHidden/>
              </w:rPr>
              <w:fldChar w:fldCharType="separate"/>
            </w:r>
            <w:r>
              <w:rPr>
                <w:noProof/>
                <w:webHidden/>
              </w:rPr>
              <w:t>5</w:t>
            </w:r>
            <w:r>
              <w:rPr>
                <w:noProof/>
                <w:webHidden/>
              </w:rPr>
              <w:fldChar w:fldCharType="end"/>
            </w:r>
          </w:hyperlink>
        </w:p>
        <w:p w14:paraId="018245AE" w14:textId="128024EB" w:rsidR="003B0BA3" w:rsidRDefault="003B0BA3">
          <w:pPr>
            <w:pStyle w:val="TOC1"/>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05" w:history="1">
            <w:r w:rsidRPr="00957951">
              <w:rPr>
                <w:rStyle w:val="Hyperlink"/>
                <w:rFonts w:ascii="Calibri" w:hAnsi="Calibri" w:cs="Calibri"/>
                <w:noProof/>
              </w:rPr>
              <w:t>List of Tables</w:t>
            </w:r>
            <w:r>
              <w:rPr>
                <w:noProof/>
                <w:webHidden/>
              </w:rPr>
              <w:tab/>
            </w:r>
            <w:r>
              <w:rPr>
                <w:noProof/>
                <w:webHidden/>
              </w:rPr>
              <w:fldChar w:fldCharType="begin"/>
            </w:r>
            <w:r>
              <w:rPr>
                <w:noProof/>
                <w:webHidden/>
              </w:rPr>
              <w:instrText xml:space="preserve"> PAGEREF _Toc165500005 \h </w:instrText>
            </w:r>
            <w:r>
              <w:rPr>
                <w:noProof/>
                <w:webHidden/>
              </w:rPr>
            </w:r>
            <w:r>
              <w:rPr>
                <w:noProof/>
                <w:webHidden/>
              </w:rPr>
              <w:fldChar w:fldCharType="separate"/>
            </w:r>
            <w:r>
              <w:rPr>
                <w:noProof/>
                <w:webHidden/>
              </w:rPr>
              <w:t>7</w:t>
            </w:r>
            <w:r>
              <w:rPr>
                <w:noProof/>
                <w:webHidden/>
              </w:rPr>
              <w:fldChar w:fldCharType="end"/>
            </w:r>
          </w:hyperlink>
        </w:p>
        <w:p w14:paraId="7DB7C83F" w14:textId="35AE16B3" w:rsidR="003B0BA3" w:rsidRDefault="003B0BA3">
          <w:pPr>
            <w:pStyle w:val="TOC1"/>
            <w:tabs>
              <w:tab w:val="left" w:pos="440"/>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06" w:history="1">
            <w:r w:rsidRPr="00957951">
              <w:rPr>
                <w:rStyle w:val="Hyperlink"/>
                <w:rFonts w:ascii="Calibri" w:hAnsi="Calibri" w:cs="Calibri"/>
                <w:noProof/>
              </w:rPr>
              <w:t>1.</w:t>
            </w:r>
            <w:r>
              <w:rPr>
                <w:rFonts w:asciiTheme="minorHAnsi" w:eastAsiaTheme="minorEastAsia" w:hAnsiTheme="minorHAnsi" w:cstheme="minorBidi"/>
                <w:noProof/>
                <w:sz w:val="22"/>
                <w:szCs w:val="22"/>
                <w:lang w:val="en-IN" w:eastAsia="en-IN" w:bidi="ar-SA"/>
                <w14:ligatures w14:val="standardContextual"/>
              </w:rPr>
              <w:tab/>
            </w:r>
            <w:r w:rsidRPr="00957951">
              <w:rPr>
                <w:rStyle w:val="Hyperlink"/>
                <w:rFonts w:ascii="Calibri" w:hAnsi="Calibri" w:cs="Calibri"/>
                <w:noProof/>
              </w:rPr>
              <w:t>Introduction</w:t>
            </w:r>
            <w:r>
              <w:rPr>
                <w:noProof/>
                <w:webHidden/>
              </w:rPr>
              <w:tab/>
            </w:r>
            <w:r>
              <w:rPr>
                <w:noProof/>
                <w:webHidden/>
              </w:rPr>
              <w:fldChar w:fldCharType="begin"/>
            </w:r>
            <w:r>
              <w:rPr>
                <w:noProof/>
                <w:webHidden/>
              </w:rPr>
              <w:instrText xml:space="preserve"> PAGEREF _Toc165500006 \h </w:instrText>
            </w:r>
            <w:r>
              <w:rPr>
                <w:noProof/>
                <w:webHidden/>
              </w:rPr>
            </w:r>
            <w:r>
              <w:rPr>
                <w:noProof/>
                <w:webHidden/>
              </w:rPr>
              <w:fldChar w:fldCharType="separate"/>
            </w:r>
            <w:r>
              <w:rPr>
                <w:noProof/>
                <w:webHidden/>
              </w:rPr>
              <w:t>9</w:t>
            </w:r>
            <w:r>
              <w:rPr>
                <w:noProof/>
                <w:webHidden/>
              </w:rPr>
              <w:fldChar w:fldCharType="end"/>
            </w:r>
          </w:hyperlink>
        </w:p>
        <w:p w14:paraId="0E8A2741" w14:textId="561B1C65" w:rsidR="003B0BA3" w:rsidRDefault="003B0BA3">
          <w:pPr>
            <w:pStyle w:val="TOC1"/>
            <w:tabs>
              <w:tab w:val="left" w:pos="440"/>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07" w:history="1">
            <w:r w:rsidRPr="00957951">
              <w:rPr>
                <w:rStyle w:val="Hyperlink"/>
                <w:rFonts w:ascii="Calibri" w:hAnsi="Calibri" w:cs="Calibri"/>
                <w:noProof/>
              </w:rPr>
              <w:t>2.</w:t>
            </w:r>
            <w:r>
              <w:rPr>
                <w:rFonts w:asciiTheme="minorHAnsi" w:eastAsiaTheme="minorEastAsia" w:hAnsiTheme="minorHAnsi" w:cstheme="minorBidi"/>
                <w:noProof/>
                <w:sz w:val="22"/>
                <w:szCs w:val="22"/>
                <w:lang w:val="en-IN" w:eastAsia="en-IN" w:bidi="ar-SA"/>
                <w14:ligatures w14:val="standardContextual"/>
              </w:rPr>
              <w:tab/>
            </w:r>
            <w:r w:rsidRPr="00957951">
              <w:rPr>
                <w:rStyle w:val="Hyperlink"/>
                <w:rFonts w:ascii="Calibri" w:hAnsi="Calibri" w:cs="Calibri"/>
                <w:noProof/>
              </w:rPr>
              <w:t>Literature Review</w:t>
            </w:r>
            <w:r>
              <w:rPr>
                <w:noProof/>
                <w:webHidden/>
              </w:rPr>
              <w:tab/>
            </w:r>
            <w:r>
              <w:rPr>
                <w:noProof/>
                <w:webHidden/>
              </w:rPr>
              <w:fldChar w:fldCharType="begin"/>
            </w:r>
            <w:r>
              <w:rPr>
                <w:noProof/>
                <w:webHidden/>
              </w:rPr>
              <w:instrText xml:space="preserve"> PAGEREF _Toc165500007 \h </w:instrText>
            </w:r>
            <w:r>
              <w:rPr>
                <w:noProof/>
                <w:webHidden/>
              </w:rPr>
            </w:r>
            <w:r>
              <w:rPr>
                <w:noProof/>
                <w:webHidden/>
              </w:rPr>
              <w:fldChar w:fldCharType="separate"/>
            </w:r>
            <w:r>
              <w:rPr>
                <w:noProof/>
                <w:webHidden/>
              </w:rPr>
              <w:t>10</w:t>
            </w:r>
            <w:r>
              <w:rPr>
                <w:noProof/>
                <w:webHidden/>
              </w:rPr>
              <w:fldChar w:fldCharType="end"/>
            </w:r>
          </w:hyperlink>
        </w:p>
        <w:p w14:paraId="6510AC1F" w14:textId="78BC120A" w:rsidR="003B0BA3" w:rsidRDefault="003B0BA3">
          <w:pPr>
            <w:pStyle w:val="TOC1"/>
            <w:tabs>
              <w:tab w:val="left" w:pos="440"/>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08" w:history="1">
            <w:r w:rsidRPr="00957951">
              <w:rPr>
                <w:rStyle w:val="Hyperlink"/>
                <w:rFonts w:ascii="Calibri" w:hAnsi="Calibri" w:cs="Calibri"/>
                <w:noProof/>
              </w:rPr>
              <w:t>3.</w:t>
            </w:r>
            <w:r>
              <w:rPr>
                <w:rFonts w:asciiTheme="minorHAnsi" w:eastAsiaTheme="minorEastAsia" w:hAnsiTheme="minorHAnsi" w:cstheme="minorBidi"/>
                <w:noProof/>
                <w:sz w:val="22"/>
                <w:szCs w:val="22"/>
                <w:lang w:val="en-IN" w:eastAsia="en-IN" w:bidi="ar-SA"/>
                <w14:ligatures w14:val="standardContextual"/>
              </w:rPr>
              <w:tab/>
            </w:r>
            <w:r w:rsidRPr="00957951">
              <w:rPr>
                <w:rStyle w:val="Hyperlink"/>
                <w:rFonts w:ascii="Calibri" w:hAnsi="Calibri" w:cs="Calibri"/>
                <w:noProof/>
              </w:rPr>
              <w:t>Methodology</w:t>
            </w:r>
            <w:r>
              <w:rPr>
                <w:noProof/>
                <w:webHidden/>
              </w:rPr>
              <w:tab/>
            </w:r>
            <w:r>
              <w:rPr>
                <w:noProof/>
                <w:webHidden/>
              </w:rPr>
              <w:fldChar w:fldCharType="begin"/>
            </w:r>
            <w:r>
              <w:rPr>
                <w:noProof/>
                <w:webHidden/>
              </w:rPr>
              <w:instrText xml:space="preserve"> PAGEREF _Toc165500008 \h </w:instrText>
            </w:r>
            <w:r>
              <w:rPr>
                <w:noProof/>
                <w:webHidden/>
              </w:rPr>
            </w:r>
            <w:r>
              <w:rPr>
                <w:noProof/>
                <w:webHidden/>
              </w:rPr>
              <w:fldChar w:fldCharType="separate"/>
            </w:r>
            <w:r>
              <w:rPr>
                <w:noProof/>
                <w:webHidden/>
              </w:rPr>
              <w:t>16</w:t>
            </w:r>
            <w:r>
              <w:rPr>
                <w:noProof/>
                <w:webHidden/>
              </w:rPr>
              <w:fldChar w:fldCharType="end"/>
            </w:r>
          </w:hyperlink>
        </w:p>
        <w:p w14:paraId="4BA8145A" w14:textId="74F842B9" w:rsidR="003B0BA3" w:rsidRDefault="003B0BA3">
          <w:pPr>
            <w:pStyle w:val="TOC2"/>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09" w:history="1">
            <w:r w:rsidRPr="00957951">
              <w:rPr>
                <w:rStyle w:val="Hyperlink"/>
                <w:rFonts w:ascii="Calibri" w:hAnsi="Calibri" w:cs="Calibri"/>
                <w:noProof/>
              </w:rPr>
              <w:t>Long-Short Term Memory (LSTM)</w:t>
            </w:r>
            <w:r>
              <w:rPr>
                <w:noProof/>
                <w:webHidden/>
              </w:rPr>
              <w:tab/>
            </w:r>
            <w:r>
              <w:rPr>
                <w:noProof/>
                <w:webHidden/>
              </w:rPr>
              <w:fldChar w:fldCharType="begin"/>
            </w:r>
            <w:r>
              <w:rPr>
                <w:noProof/>
                <w:webHidden/>
              </w:rPr>
              <w:instrText xml:space="preserve"> PAGEREF _Toc165500009 \h </w:instrText>
            </w:r>
            <w:r>
              <w:rPr>
                <w:noProof/>
                <w:webHidden/>
              </w:rPr>
            </w:r>
            <w:r>
              <w:rPr>
                <w:noProof/>
                <w:webHidden/>
              </w:rPr>
              <w:fldChar w:fldCharType="separate"/>
            </w:r>
            <w:r>
              <w:rPr>
                <w:noProof/>
                <w:webHidden/>
              </w:rPr>
              <w:t>17</w:t>
            </w:r>
            <w:r>
              <w:rPr>
                <w:noProof/>
                <w:webHidden/>
              </w:rPr>
              <w:fldChar w:fldCharType="end"/>
            </w:r>
          </w:hyperlink>
        </w:p>
        <w:p w14:paraId="0A219A8A" w14:textId="6FB3AC5A" w:rsidR="003B0BA3" w:rsidRDefault="003B0BA3">
          <w:pPr>
            <w:pStyle w:val="TOC2"/>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10" w:history="1">
            <w:r w:rsidRPr="00957951">
              <w:rPr>
                <w:rStyle w:val="Hyperlink"/>
                <w:rFonts w:ascii="Calibri" w:hAnsi="Calibri" w:cs="Calibri"/>
                <w:noProof/>
              </w:rPr>
              <w:t>Gated Recurrent Unit (GRU)</w:t>
            </w:r>
            <w:r>
              <w:rPr>
                <w:noProof/>
                <w:webHidden/>
              </w:rPr>
              <w:tab/>
            </w:r>
            <w:r>
              <w:rPr>
                <w:noProof/>
                <w:webHidden/>
              </w:rPr>
              <w:fldChar w:fldCharType="begin"/>
            </w:r>
            <w:r>
              <w:rPr>
                <w:noProof/>
                <w:webHidden/>
              </w:rPr>
              <w:instrText xml:space="preserve"> PAGEREF _Toc165500010 \h </w:instrText>
            </w:r>
            <w:r>
              <w:rPr>
                <w:noProof/>
                <w:webHidden/>
              </w:rPr>
            </w:r>
            <w:r>
              <w:rPr>
                <w:noProof/>
                <w:webHidden/>
              </w:rPr>
              <w:fldChar w:fldCharType="separate"/>
            </w:r>
            <w:r>
              <w:rPr>
                <w:noProof/>
                <w:webHidden/>
              </w:rPr>
              <w:t>18</w:t>
            </w:r>
            <w:r>
              <w:rPr>
                <w:noProof/>
                <w:webHidden/>
              </w:rPr>
              <w:fldChar w:fldCharType="end"/>
            </w:r>
          </w:hyperlink>
        </w:p>
        <w:p w14:paraId="46324B71" w14:textId="3A63B3B8" w:rsidR="003B0BA3" w:rsidRDefault="003B0BA3">
          <w:pPr>
            <w:pStyle w:val="TOC2"/>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11" w:history="1">
            <w:r w:rsidRPr="00957951">
              <w:rPr>
                <w:rStyle w:val="Hyperlink"/>
                <w:rFonts w:ascii="Calibri" w:hAnsi="Calibri" w:cs="Calibri"/>
                <w:noProof/>
              </w:rPr>
              <w:t>Bi-Directional</w:t>
            </w:r>
            <w:r>
              <w:rPr>
                <w:noProof/>
                <w:webHidden/>
              </w:rPr>
              <w:tab/>
            </w:r>
            <w:r>
              <w:rPr>
                <w:noProof/>
                <w:webHidden/>
              </w:rPr>
              <w:fldChar w:fldCharType="begin"/>
            </w:r>
            <w:r>
              <w:rPr>
                <w:noProof/>
                <w:webHidden/>
              </w:rPr>
              <w:instrText xml:space="preserve"> PAGEREF _Toc165500011 \h </w:instrText>
            </w:r>
            <w:r>
              <w:rPr>
                <w:noProof/>
                <w:webHidden/>
              </w:rPr>
            </w:r>
            <w:r>
              <w:rPr>
                <w:noProof/>
                <w:webHidden/>
              </w:rPr>
              <w:fldChar w:fldCharType="separate"/>
            </w:r>
            <w:r>
              <w:rPr>
                <w:noProof/>
                <w:webHidden/>
              </w:rPr>
              <w:t>18</w:t>
            </w:r>
            <w:r>
              <w:rPr>
                <w:noProof/>
                <w:webHidden/>
              </w:rPr>
              <w:fldChar w:fldCharType="end"/>
            </w:r>
          </w:hyperlink>
        </w:p>
        <w:p w14:paraId="12850771" w14:textId="3884A48F" w:rsidR="003B0BA3" w:rsidRDefault="003B0BA3">
          <w:pPr>
            <w:pStyle w:val="TOC2"/>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12" w:history="1">
            <w:r w:rsidRPr="00957951">
              <w:rPr>
                <w:rStyle w:val="Hyperlink"/>
                <w:rFonts w:ascii="Calibri" w:hAnsi="Calibri" w:cs="Calibri"/>
                <w:noProof/>
              </w:rPr>
              <w:t>Dropout</w:t>
            </w:r>
            <w:r>
              <w:rPr>
                <w:noProof/>
                <w:webHidden/>
              </w:rPr>
              <w:tab/>
            </w:r>
            <w:r>
              <w:rPr>
                <w:noProof/>
                <w:webHidden/>
              </w:rPr>
              <w:fldChar w:fldCharType="begin"/>
            </w:r>
            <w:r>
              <w:rPr>
                <w:noProof/>
                <w:webHidden/>
              </w:rPr>
              <w:instrText xml:space="preserve"> PAGEREF _Toc165500012 \h </w:instrText>
            </w:r>
            <w:r>
              <w:rPr>
                <w:noProof/>
                <w:webHidden/>
              </w:rPr>
            </w:r>
            <w:r>
              <w:rPr>
                <w:noProof/>
                <w:webHidden/>
              </w:rPr>
              <w:fldChar w:fldCharType="separate"/>
            </w:r>
            <w:r>
              <w:rPr>
                <w:noProof/>
                <w:webHidden/>
              </w:rPr>
              <w:t>19</w:t>
            </w:r>
            <w:r>
              <w:rPr>
                <w:noProof/>
                <w:webHidden/>
              </w:rPr>
              <w:fldChar w:fldCharType="end"/>
            </w:r>
          </w:hyperlink>
        </w:p>
        <w:p w14:paraId="147B4847" w14:textId="3F92DEBA" w:rsidR="003B0BA3" w:rsidRDefault="003B0BA3">
          <w:pPr>
            <w:pStyle w:val="TOC2"/>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13" w:history="1">
            <w:r w:rsidRPr="00957951">
              <w:rPr>
                <w:rStyle w:val="Hyperlink"/>
                <w:rFonts w:ascii="Calibri" w:hAnsi="Calibri" w:cs="Calibri"/>
                <w:noProof/>
              </w:rPr>
              <w:t>Adam Optimizer</w:t>
            </w:r>
            <w:r>
              <w:rPr>
                <w:noProof/>
                <w:webHidden/>
              </w:rPr>
              <w:tab/>
            </w:r>
            <w:r>
              <w:rPr>
                <w:noProof/>
                <w:webHidden/>
              </w:rPr>
              <w:fldChar w:fldCharType="begin"/>
            </w:r>
            <w:r>
              <w:rPr>
                <w:noProof/>
                <w:webHidden/>
              </w:rPr>
              <w:instrText xml:space="preserve"> PAGEREF _Toc165500013 \h </w:instrText>
            </w:r>
            <w:r>
              <w:rPr>
                <w:noProof/>
                <w:webHidden/>
              </w:rPr>
            </w:r>
            <w:r>
              <w:rPr>
                <w:noProof/>
                <w:webHidden/>
              </w:rPr>
              <w:fldChar w:fldCharType="separate"/>
            </w:r>
            <w:r>
              <w:rPr>
                <w:noProof/>
                <w:webHidden/>
              </w:rPr>
              <w:t>20</w:t>
            </w:r>
            <w:r>
              <w:rPr>
                <w:noProof/>
                <w:webHidden/>
              </w:rPr>
              <w:fldChar w:fldCharType="end"/>
            </w:r>
          </w:hyperlink>
        </w:p>
        <w:p w14:paraId="5890978B" w14:textId="42B4F584" w:rsidR="003B0BA3" w:rsidRDefault="003B0BA3">
          <w:pPr>
            <w:pStyle w:val="TOC2"/>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14" w:history="1">
            <w:r w:rsidRPr="00957951">
              <w:rPr>
                <w:rStyle w:val="Hyperlink"/>
                <w:rFonts w:ascii="Calibri" w:hAnsi="Calibri" w:cs="Calibri"/>
                <w:noProof/>
              </w:rPr>
              <w:t>Mean Square Error – Loss Function</w:t>
            </w:r>
            <w:r>
              <w:rPr>
                <w:noProof/>
                <w:webHidden/>
              </w:rPr>
              <w:tab/>
            </w:r>
            <w:r>
              <w:rPr>
                <w:noProof/>
                <w:webHidden/>
              </w:rPr>
              <w:fldChar w:fldCharType="begin"/>
            </w:r>
            <w:r>
              <w:rPr>
                <w:noProof/>
                <w:webHidden/>
              </w:rPr>
              <w:instrText xml:space="preserve"> PAGEREF _Toc165500014 \h </w:instrText>
            </w:r>
            <w:r>
              <w:rPr>
                <w:noProof/>
                <w:webHidden/>
              </w:rPr>
            </w:r>
            <w:r>
              <w:rPr>
                <w:noProof/>
                <w:webHidden/>
              </w:rPr>
              <w:fldChar w:fldCharType="separate"/>
            </w:r>
            <w:r>
              <w:rPr>
                <w:noProof/>
                <w:webHidden/>
              </w:rPr>
              <w:t>20</w:t>
            </w:r>
            <w:r>
              <w:rPr>
                <w:noProof/>
                <w:webHidden/>
              </w:rPr>
              <w:fldChar w:fldCharType="end"/>
            </w:r>
          </w:hyperlink>
        </w:p>
        <w:p w14:paraId="3E12A1D6" w14:textId="18B47E65" w:rsidR="003B0BA3" w:rsidRDefault="003B0BA3">
          <w:pPr>
            <w:pStyle w:val="TOC2"/>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15" w:history="1">
            <w:r w:rsidRPr="00957951">
              <w:rPr>
                <w:rStyle w:val="Hyperlink"/>
                <w:rFonts w:ascii="Calibri" w:hAnsi="Calibri" w:cs="Calibri"/>
                <w:noProof/>
              </w:rPr>
              <w:t>Mean Absolute Percentage Error (MAPE)</w:t>
            </w:r>
            <w:r>
              <w:rPr>
                <w:noProof/>
                <w:webHidden/>
              </w:rPr>
              <w:tab/>
            </w:r>
            <w:r>
              <w:rPr>
                <w:noProof/>
                <w:webHidden/>
              </w:rPr>
              <w:fldChar w:fldCharType="begin"/>
            </w:r>
            <w:r>
              <w:rPr>
                <w:noProof/>
                <w:webHidden/>
              </w:rPr>
              <w:instrText xml:space="preserve"> PAGEREF _Toc165500015 \h </w:instrText>
            </w:r>
            <w:r>
              <w:rPr>
                <w:noProof/>
                <w:webHidden/>
              </w:rPr>
            </w:r>
            <w:r>
              <w:rPr>
                <w:noProof/>
                <w:webHidden/>
              </w:rPr>
              <w:fldChar w:fldCharType="separate"/>
            </w:r>
            <w:r>
              <w:rPr>
                <w:noProof/>
                <w:webHidden/>
              </w:rPr>
              <w:t>21</w:t>
            </w:r>
            <w:r>
              <w:rPr>
                <w:noProof/>
                <w:webHidden/>
              </w:rPr>
              <w:fldChar w:fldCharType="end"/>
            </w:r>
          </w:hyperlink>
        </w:p>
        <w:p w14:paraId="6BD76F9F" w14:textId="3E6C4A37" w:rsidR="003B0BA3" w:rsidRDefault="003B0BA3">
          <w:pPr>
            <w:pStyle w:val="TOC2"/>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16" w:history="1">
            <w:r w:rsidRPr="00957951">
              <w:rPr>
                <w:rStyle w:val="Hyperlink"/>
                <w:rFonts w:ascii="Calibri" w:hAnsi="Calibri" w:cs="Calibri"/>
                <w:noProof/>
              </w:rPr>
              <w:t>R2 Score – Coefficient of Determination</w:t>
            </w:r>
            <w:r>
              <w:rPr>
                <w:noProof/>
                <w:webHidden/>
              </w:rPr>
              <w:tab/>
            </w:r>
            <w:r>
              <w:rPr>
                <w:noProof/>
                <w:webHidden/>
              </w:rPr>
              <w:fldChar w:fldCharType="begin"/>
            </w:r>
            <w:r>
              <w:rPr>
                <w:noProof/>
                <w:webHidden/>
              </w:rPr>
              <w:instrText xml:space="preserve"> PAGEREF _Toc165500016 \h </w:instrText>
            </w:r>
            <w:r>
              <w:rPr>
                <w:noProof/>
                <w:webHidden/>
              </w:rPr>
            </w:r>
            <w:r>
              <w:rPr>
                <w:noProof/>
                <w:webHidden/>
              </w:rPr>
              <w:fldChar w:fldCharType="separate"/>
            </w:r>
            <w:r>
              <w:rPr>
                <w:noProof/>
                <w:webHidden/>
              </w:rPr>
              <w:t>21</w:t>
            </w:r>
            <w:r>
              <w:rPr>
                <w:noProof/>
                <w:webHidden/>
              </w:rPr>
              <w:fldChar w:fldCharType="end"/>
            </w:r>
          </w:hyperlink>
        </w:p>
        <w:p w14:paraId="42E221A5" w14:textId="16D4829A" w:rsidR="003B0BA3" w:rsidRDefault="003B0BA3">
          <w:pPr>
            <w:pStyle w:val="TOC1"/>
            <w:tabs>
              <w:tab w:val="left" w:pos="440"/>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17" w:history="1">
            <w:r w:rsidRPr="00957951">
              <w:rPr>
                <w:rStyle w:val="Hyperlink"/>
                <w:rFonts w:ascii="Calibri" w:hAnsi="Calibri" w:cs="Calibri"/>
                <w:noProof/>
              </w:rPr>
              <w:t>4.</w:t>
            </w:r>
            <w:r>
              <w:rPr>
                <w:rFonts w:asciiTheme="minorHAnsi" w:eastAsiaTheme="minorEastAsia" w:hAnsiTheme="minorHAnsi" w:cstheme="minorBidi"/>
                <w:noProof/>
                <w:sz w:val="22"/>
                <w:szCs w:val="22"/>
                <w:lang w:val="en-IN" w:eastAsia="en-IN" w:bidi="ar-SA"/>
                <w14:ligatures w14:val="standardContextual"/>
              </w:rPr>
              <w:tab/>
            </w:r>
            <w:r w:rsidRPr="00957951">
              <w:rPr>
                <w:rStyle w:val="Hyperlink"/>
                <w:rFonts w:ascii="Calibri" w:hAnsi="Calibri" w:cs="Calibri"/>
                <w:noProof/>
              </w:rPr>
              <w:t>Results and Discussion</w:t>
            </w:r>
            <w:r>
              <w:rPr>
                <w:noProof/>
                <w:webHidden/>
              </w:rPr>
              <w:tab/>
            </w:r>
            <w:r>
              <w:rPr>
                <w:noProof/>
                <w:webHidden/>
              </w:rPr>
              <w:fldChar w:fldCharType="begin"/>
            </w:r>
            <w:r>
              <w:rPr>
                <w:noProof/>
                <w:webHidden/>
              </w:rPr>
              <w:instrText xml:space="preserve"> PAGEREF _Toc165500017 \h </w:instrText>
            </w:r>
            <w:r>
              <w:rPr>
                <w:noProof/>
                <w:webHidden/>
              </w:rPr>
            </w:r>
            <w:r>
              <w:rPr>
                <w:noProof/>
                <w:webHidden/>
              </w:rPr>
              <w:fldChar w:fldCharType="separate"/>
            </w:r>
            <w:r>
              <w:rPr>
                <w:noProof/>
                <w:webHidden/>
              </w:rPr>
              <w:t>22</w:t>
            </w:r>
            <w:r>
              <w:rPr>
                <w:noProof/>
                <w:webHidden/>
              </w:rPr>
              <w:fldChar w:fldCharType="end"/>
            </w:r>
          </w:hyperlink>
        </w:p>
        <w:p w14:paraId="78318C95" w14:textId="02DCEEEB" w:rsidR="003B0BA3" w:rsidRDefault="003B0BA3">
          <w:pPr>
            <w:pStyle w:val="TOC2"/>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18" w:history="1">
            <w:r w:rsidRPr="00957951">
              <w:rPr>
                <w:rStyle w:val="Hyperlink"/>
                <w:rFonts w:ascii="Calibri" w:hAnsi="Calibri" w:cs="Calibri"/>
                <w:noProof/>
              </w:rPr>
              <w:t>Model – 1: LSTM Model without Dropout Layer</w:t>
            </w:r>
            <w:r>
              <w:rPr>
                <w:noProof/>
                <w:webHidden/>
              </w:rPr>
              <w:tab/>
            </w:r>
            <w:r>
              <w:rPr>
                <w:noProof/>
                <w:webHidden/>
              </w:rPr>
              <w:fldChar w:fldCharType="begin"/>
            </w:r>
            <w:r>
              <w:rPr>
                <w:noProof/>
                <w:webHidden/>
              </w:rPr>
              <w:instrText xml:space="preserve"> PAGEREF _Toc165500018 \h </w:instrText>
            </w:r>
            <w:r>
              <w:rPr>
                <w:noProof/>
                <w:webHidden/>
              </w:rPr>
            </w:r>
            <w:r>
              <w:rPr>
                <w:noProof/>
                <w:webHidden/>
              </w:rPr>
              <w:fldChar w:fldCharType="separate"/>
            </w:r>
            <w:r>
              <w:rPr>
                <w:noProof/>
                <w:webHidden/>
              </w:rPr>
              <w:t>22</w:t>
            </w:r>
            <w:r>
              <w:rPr>
                <w:noProof/>
                <w:webHidden/>
              </w:rPr>
              <w:fldChar w:fldCharType="end"/>
            </w:r>
          </w:hyperlink>
        </w:p>
        <w:p w14:paraId="1FEB2193" w14:textId="5FDDAEE5" w:rsidR="003B0BA3" w:rsidRDefault="003B0BA3">
          <w:pPr>
            <w:pStyle w:val="TOC2"/>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19" w:history="1">
            <w:r w:rsidRPr="00957951">
              <w:rPr>
                <w:rStyle w:val="Hyperlink"/>
                <w:rFonts w:ascii="Calibri" w:hAnsi="Calibri" w:cs="Calibri"/>
                <w:noProof/>
              </w:rPr>
              <w:t>Model – 2: LSTM Model with Dropout Layer</w:t>
            </w:r>
            <w:r>
              <w:rPr>
                <w:noProof/>
                <w:webHidden/>
              </w:rPr>
              <w:tab/>
            </w:r>
            <w:r>
              <w:rPr>
                <w:noProof/>
                <w:webHidden/>
              </w:rPr>
              <w:fldChar w:fldCharType="begin"/>
            </w:r>
            <w:r>
              <w:rPr>
                <w:noProof/>
                <w:webHidden/>
              </w:rPr>
              <w:instrText xml:space="preserve"> PAGEREF _Toc165500019 \h </w:instrText>
            </w:r>
            <w:r>
              <w:rPr>
                <w:noProof/>
                <w:webHidden/>
              </w:rPr>
            </w:r>
            <w:r>
              <w:rPr>
                <w:noProof/>
                <w:webHidden/>
              </w:rPr>
              <w:fldChar w:fldCharType="separate"/>
            </w:r>
            <w:r>
              <w:rPr>
                <w:noProof/>
                <w:webHidden/>
              </w:rPr>
              <w:t>23</w:t>
            </w:r>
            <w:r>
              <w:rPr>
                <w:noProof/>
                <w:webHidden/>
              </w:rPr>
              <w:fldChar w:fldCharType="end"/>
            </w:r>
          </w:hyperlink>
        </w:p>
        <w:p w14:paraId="1A73B82E" w14:textId="17273C8E" w:rsidR="003B0BA3" w:rsidRDefault="003B0BA3">
          <w:pPr>
            <w:pStyle w:val="TOC2"/>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20" w:history="1">
            <w:r w:rsidRPr="00957951">
              <w:rPr>
                <w:rStyle w:val="Hyperlink"/>
                <w:rFonts w:ascii="Calibri" w:hAnsi="Calibri" w:cs="Calibri"/>
                <w:noProof/>
              </w:rPr>
              <w:t>Model – 3: GRU Model without Dropout Layer</w:t>
            </w:r>
            <w:r>
              <w:rPr>
                <w:noProof/>
                <w:webHidden/>
              </w:rPr>
              <w:tab/>
            </w:r>
            <w:r>
              <w:rPr>
                <w:noProof/>
                <w:webHidden/>
              </w:rPr>
              <w:fldChar w:fldCharType="begin"/>
            </w:r>
            <w:r>
              <w:rPr>
                <w:noProof/>
                <w:webHidden/>
              </w:rPr>
              <w:instrText xml:space="preserve"> PAGEREF _Toc165500020 \h </w:instrText>
            </w:r>
            <w:r>
              <w:rPr>
                <w:noProof/>
                <w:webHidden/>
              </w:rPr>
            </w:r>
            <w:r>
              <w:rPr>
                <w:noProof/>
                <w:webHidden/>
              </w:rPr>
              <w:fldChar w:fldCharType="separate"/>
            </w:r>
            <w:r>
              <w:rPr>
                <w:noProof/>
                <w:webHidden/>
              </w:rPr>
              <w:t>24</w:t>
            </w:r>
            <w:r>
              <w:rPr>
                <w:noProof/>
                <w:webHidden/>
              </w:rPr>
              <w:fldChar w:fldCharType="end"/>
            </w:r>
          </w:hyperlink>
        </w:p>
        <w:p w14:paraId="646D83E4" w14:textId="5B66BD59" w:rsidR="003B0BA3" w:rsidRDefault="003B0BA3">
          <w:pPr>
            <w:pStyle w:val="TOC2"/>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21" w:history="1">
            <w:r w:rsidRPr="00957951">
              <w:rPr>
                <w:rStyle w:val="Hyperlink"/>
                <w:rFonts w:ascii="Calibri" w:hAnsi="Calibri" w:cs="Calibri"/>
                <w:noProof/>
              </w:rPr>
              <w:t>Model – 4: GRU Model with Dropout Layer</w:t>
            </w:r>
            <w:r>
              <w:rPr>
                <w:noProof/>
                <w:webHidden/>
              </w:rPr>
              <w:tab/>
            </w:r>
            <w:r>
              <w:rPr>
                <w:noProof/>
                <w:webHidden/>
              </w:rPr>
              <w:fldChar w:fldCharType="begin"/>
            </w:r>
            <w:r>
              <w:rPr>
                <w:noProof/>
                <w:webHidden/>
              </w:rPr>
              <w:instrText xml:space="preserve"> PAGEREF _Toc165500021 \h </w:instrText>
            </w:r>
            <w:r>
              <w:rPr>
                <w:noProof/>
                <w:webHidden/>
              </w:rPr>
            </w:r>
            <w:r>
              <w:rPr>
                <w:noProof/>
                <w:webHidden/>
              </w:rPr>
              <w:fldChar w:fldCharType="separate"/>
            </w:r>
            <w:r>
              <w:rPr>
                <w:noProof/>
                <w:webHidden/>
              </w:rPr>
              <w:t>25</w:t>
            </w:r>
            <w:r>
              <w:rPr>
                <w:noProof/>
                <w:webHidden/>
              </w:rPr>
              <w:fldChar w:fldCharType="end"/>
            </w:r>
          </w:hyperlink>
        </w:p>
        <w:p w14:paraId="5869B118" w14:textId="6A0C79CB" w:rsidR="003B0BA3" w:rsidRDefault="003B0BA3">
          <w:pPr>
            <w:pStyle w:val="TOC2"/>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22" w:history="1">
            <w:r w:rsidRPr="00957951">
              <w:rPr>
                <w:rStyle w:val="Hyperlink"/>
                <w:rFonts w:ascii="Calibri" w:hAnsi="Calibri" w:cs="Calibri"/>
                <w:noProof/>
              </w:rPr>
              <w:t>Model – 5: Bidirectional LSTM Model</w:t>
            </w:r>
            <w:r>
              <w:rPr>
                <w:noProof/>
                <w:webHidden/>
              </w:rPr>
              <w:tab/>
            </w:r>
            <w:r>
              <w:rPr>
                <w:noProof/>
                <w:webHidden/>
              </w:rPr>
              <w:fldChar w:fldCharType="begin"/>
            </w:r>
            <w:r>
              <w:rPr>
                <w:noProof/>
                <w:webHidden/>
              </w:rPr>
              <w:instrText xml:space="preserve"> PAGEREF _Toc165500022 \h </w:instrText>
            </w:r>
            <w:r>
              <w:rPr>
                <w:noProof/>
                <w:webHidden/>
              </w:rPr>
            </w:r>
            <w:r>
              <w:rPr>
                <w:noProof/>
                <w:webHidden/>
              </w:rPr>
              <w:fldChar w:fldCharType="separate"/>
            </w:r>
            <w:r>
              <w:rPr>
                <w:noProof/>
                <w:webHidden/>
              </w:rPr>
              <w:t>27</w:t>
            </w:r>
            <w:r>
              <w:rPr>
                <w:noProof/>
                <w:webHidden/>
              </w:rPr>
              <w:fldChar w:fldCharType="end"/>
            </w:r>
          </w:hyperlink>
        </w:p>
        <w:p w14:paraId="69BBDBCE" w14:textId="69580262" w:rsidR="003B0BA3" w:rsidRDefault="003B0BA3">
          <w:pPr>
            <w:pStyle w:val="TOC2"/>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23" w:history="1">
            <w:r w:rsidRPr="00957951">
              <w:rPr>
                <w:rStyle w:val="Hyperlink"/>
                <w:rFonts w:ascii="Calibri" w:hAnsi="Calibri" w:cs="Calibri"/>
                <w:noProof/>
              </w:rPr>
              <w:t>Model – 6: Bidirectional GRU Model</w:t>
            </w:r>
            <w:r>
              <w:rPr>
                <w:noProof/>
                <w:webHidden/>
              </w:rPr>
              <w:tab/>
            </w:r>
            <w:r>
              <w:rPr>
                <w:noProof/>
                <w:webHidden/>
              </w:rPr>
              <w:fldChar w:fldCharType="begin"/>
            </w:r>
            <w:r>
              <w:rPr>
                <w:noProof/>
                <w:webHidden/>
              </w:rPr>
              <w:instrText xml:space="preserve"> PAGEREF _Toc165500023 \h </w:instrText>
            </w:r>
            <w:r>
              <w:rPr>
                <w:noProof/>
                <w:webHidden/>
              </w:rPr>
            </w:r>
            <w:r>
              <w:rPr>
                <w:noProof/>
                <w:webHidden/>
              </w:rPr>
              <w:fldChar w:fldCharType="separate"/>
            </w:r>
            <w:r>
              <w:rPr>
                <w:noProof/>
                <w:webHidden/>
              </w:rPr>
              <w:t>27</w:t>
            </w:r>
            <w:r>
              <w:rPr>
                <w:noProof/>
                <w:webHidden/>
              </w:rPr>
              <w:fldChar w:fldCharType="end"/>
            </w:r>
          </w:hyperlink>
        </w:p>
        <w:p w14:paraId="66EC51DD" w14:textId="36F2473A" w:rsidR="003B0BA3" w:rsidRDefault="003B0BA3">
          <w:pPr>
            <w:pStyle w:val="TOC1"/>
            <w:tabs>
              <w:tab w:val="left" w:pos="440"/>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24" w:history="1">
            <w:r w:rsidRPr="00957951">
              <w:rPr>
                <w:rStyle w:val="Hyperlink"/>
                <w:rFonts w:ascii="Calibri" w:hAnsi="Calibri" w:cs="Calibri"/>
                <w:noProof/>
              </w:rPr>
              <w:t>5.</w:t>
            </w:r>
            <w:r>
              <w:rPr>
                <w:rFonts w:asciiTheme="minorHAnsi" w:eastAsiaTheme="minorEastAsia" w:hAnsiTheme="minorHAnsi" w:cstheme="minorBidi"/>
                <w:noProof/>
                <w:sz w:val="22"/>
                <w:szCs w:val="22"/>
                <w:lang w:val="en-IN" w:eastAsia="en-IN" w:bidi="ar-SA"/>
                <w14:ligatures w14:val="standardContextual"/>
              </w:rPr>
              <w:tab/>
            </w:r>
            <w:r w:rsidRPr="00957951">
              <w:rPr>
                <w:rStyle w:val="Hyperlink"/>
                <w:rFonts w:ascii="Calibri" w:hAnsi="Calibri" w:cs="Calibri"/>
                <w:noProof/>
              </w:rPr>
              <w:t>Conclusion</w:t>
            </w:r>
            <w:r>
              <w:rPr>
                <w:noProof/>
                <w:webHidden/>
              </w:rPr>
              <w:tab/>
            </w:r>
            <w:r>
              <w:rPr>
                <w:noProof/>
                <w:webHidden/>
              </w:rPr>
              <w:fldChar w:fldCharType="begin"/>
            </w:r>
            <w:r>
              <w:rPr>
                <w:noProof/>
                <w:webHidden/>
              </w:rPr>
              <w:instrText xml:space="preserve"> PAGEREF _Toc165500024 \h </w:instrText>
            </w:r>
            <w:r>
              <w:rPr>
                <w:noProof/>
                <w:webHidden/>
              </w:rPr>
            </w:r>
            <w:r>
              <w:rPr>
                <w:noProof/>
                <w:webHidden/>
              </w:rPr>
              <w:fldChar w:fldCharType="separate"/>
            </w:r>
            <w:r>
              <w:rPr>
                <w:noProof/>
                <w:webHidden/>
              </w:rPr>
              <w:t>43</w:t>
            </w:r>
            <w:r>
              <w:rPr>
                <w:noProof/>
                <w:webHidden/>
              </w:rPr>
              <w:fldChar w:fldCharType="end"/>
            </w:r>
          </w:hyperlink>
        </w:p>
        <w:p w14:paraId="130D77EF" w14:textId="05CE9054" w:rsidR="003B0BA3" w:rsidRDefault="003B0BA3">
          <w:pPr>
            <w:pStyle w:val="TOC1"/>
            <w:tabs>
              <w:tab w:val="left" w:pos="440"/>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25" w:history="1">
            <w:r w:rsidRPr="00957951">
              <w:rPr>
                <w:rStyle w:val="Hyperlink"/>
                <w:rFonts w:ascii="Calibri" w:hAnsi="Calibri" w:cs="Calibri"/>
                <w:noProof/>
              </w:rPr>
              <w:t>6.</w:t>
            </w:r>
            <w:r>
              <w:rPr>
                <w:rFonts w:asciiTheme="minorHAnsi" w:eastAsiaTheme="minorEastAsia" w:hAnsiTheme="minorHAnsi" w:cstheme="minorBidi"/>
                <w:noProof/>
                <w:sz w:val="22"/>
                <w:szCs w:val="22"/>
                <w:lang w:val="en-IN" w:eastAsia="en-IN" w:bidi="ar-SA"/>
                <w14:ligatures w14:val="standardContextual"/>
              </w:rPr>
              <w:tab/>
            </w:r>
            <w:r w:rsidRPr="00957951">
              <w:rPr>
                <w:rStyle w:val="Hyperlink"/>
                <w:rFonts w:ascii="Calibri" w:hAnsi="Calibri" w:cs="Calibri"/>
                <w:noProof/>
              </w:rPr>
              <w:t>Future Scope</w:t>
            </w:r>
            <w:r>
              <w:rPr>
                <w:noProof/>
                <w:webHidden/>
              </w:rPr>
              <w:tab/>
            </w:r>
            <w:r>
              <w:rPr>
                <w:noProof/>
                <w:webHidden/>
              </w:rPr>
              <w:fldChar w:fldCharType="begin"/>
            </w:r>
            <w:r>
              <w:rPr>
                <w:noProof/>
                <w:webHidden/>
              </w:rPr>
              <w:instrText xml:space="preserve"> PAGEREF _Toc165500025 \h </w:instrText>
            </w:r>
            <w:r>
              <w:rPr>
                <w:noProof/>
                <w:webHidden/>
              </w:rPr>
            </w:r>
            <w:r>
              <w:rPr>
                <w:noProof/>
                <w:webHidden/>
              </w:rPr>
              <w:fldChar w:fldCharType="separate"/>
            </w:r>
            <w:r>
              <w:rPr>
                <w:noProof/>
                <w:webHidden/>
              </w:rPr>
              <w:t>44</w:t>
            </w:r>
            <w:r>
              <w:rPr>
                <w:noProof/>
                <w:webHidden/>
              </w:rPr>
              <w:fldChar w:fldCharType="end"/>
            </w:r>
          </w:hyperlink>
        </w:p>
        <w:p w14:paraId="06BECDD7" w14:textId="3BB622D7" w:rsidR="003B0BA3" w:rsidRDefault="003B0BA3">
          <w:pPr>
            <w:pStyle w:val="TOC1"/>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26" w:history="1">
            <w:r w:rsidRPr="00957951">
              <w:rPr>
                <w:rStyle w:val="Hyperlink"/>
                <w:rFonts w:ascii="Calibri" w:hAnsi="Calibri" w:cs="Calibri"/>
                <w:noProof/>
              </w:rPr>
              <w:t>References</w:t>
            </w:r>
            <w:r>
              <w:rPr>
                <w:noProof/>
                <w:webHidden/>
              </w:rPr>
              <w:tab/>
            </w:r>
            <w:r>
              <w:rPr>
                <w:noProof/>
                <w:webHidden/>
              </w:rPr>
              <w:fldChar w:fldCharType="begin"/>
            </w:r>
            <w:r>
              <w:rPr>
                <w:noProof/>
                <w:webHidden/>
              </w:rPr>
              <w:instrText xml:space="preserve"> PAGEREF _Toc165500026 \h </w:instrText>
            </w:r>
            <w:r>
              <w:rPr>
                <w:noProof/>
                <w:webHidden/>
              </w:rPr>
            </w:r>
            <w:r>
              <w:rPr>
                <w:noProof/>
                <w:webHidden/>
              </w:rPr>
              <w:fldChar w:fldCharType="separate"/>
            </w:r>
            <w:r>
              <w:rPr>
                <w:noProof/>
                <w:webHidden/>
              </w:rPr>
              <w:t>45</w:t>
            </w:r>
            <w:r>
              <w:rPr>
                <w:noProof/>
                <w:webHidden/>
              </w:rPr>
              <w:fldChar w:fldCharType="end"/>
            </w:r>
          </w:hyperlink>
        </w:p>
        <w:p w14:paraId="60EB658E" w14:textId="4275D87D" w:rsidR="003B0BA3" w:rsidRDefault="003B0BA3">
          <w:pPr>
            <w:pStyle w:val="TOC1"/>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27" w:history="1">
            <w:r w:rsidRPr="00957951">
              <w:rPr>
                <w:rStyle w:val="Hyperlink"/>
                <w:rFonts w:ascii="Calibri" w:hAnsi="Calibri" w:cs="Calibri"/>
                <w:noProof/>
              </w:rPr>
              <w:t>Appendix</w:t>
            </w:r>
            <w:r>
              <w:rPr>
                <w:noProof/>
                <w:webHidden/>
              </w:rPr>
              <w:tab/>
            </w:r>
            <w:r>
              <w:rPr>
                <w:noProof/>
                <w:webHidden/>
              </w:rPr>
              <w:fldChar w:fldCharType="begin"/>
            </w:r>
            <w:r>
              <w:rPr>
                <w:noProof/>
                <w:webHidden/>
              </w:rPr>
              <w:instrText xml:space="preserve"> PAGEREF _Toc165500027 \h </w:instrText>
            </w:r>
            <w:r>
              <w:rPr>
                <w:noProof/>
                <w:webHidden/>
              </w:rPr>
            </w:r>
            <w:r>
              <w:rPr>
                <w:noProof/>
                <w:webHidden/>
              </w:rPr>
              <w:fldChar w:fldCharType="separate"/>
            </w:r>
            <w:r>
              <w:rPr>
                <w:noProof/>
                <w:webHidden/>
              </w:rPr>
              <w:t>47</w:t>
            </w:r>
            <w:r>
              <w:rPr>
                <w:noProof/>
                <w:webHidden/>
              </w:rPr>
              <w:fldChar w:fldCharType="end"/>
            </w:r>
          </w:hyperlink>
        </w:p>
        <w:p w14:paraId="41A3D81F" w14:textId="4F69421E" w:rsidR="003B0BA3" w:rsidRDefault="003B0BA3">
          <w:pPr>
            <w:pStyle w:val="TOC2"/>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28" w:history="1">
            <w:r w:rsidRPr="00957951">
              <w:rPr>
                <w:rStyle w:val="Hyperlink"/>
                <w:rFonts w:ascii="Calibri" w:hAnsi="Calibri" w:cs="Calibri"/>
                <w:noProof/>
              </w:rPr>
              <w:t>Results</w:t>
            </w:r>
            <w:r>
              <w:rPr>
                <w:noProof/>
                <w:webHidden/>
              </w:rPr>
              <w:tab/>
            </w:r>
            <w:r>
              <w:rPr>
                <w:noProof/>
                <w:webHidden/>
              </w:rPr>
              <w:fldChar w:fldCharType="begin"/>
            </w:r>
            <w:r>
              <w:rPr>
                <w:noProof/>
                <w:webHidden/>
              </w:rPr>
              <w:instrText xml:space="preserve"> PAGEREF _Toc165500028 \h </w:instrText>
            </w:r>
            <w:r>
              <w:rPr>
                <w:noProof/>
                <w:webHidden/>
              </w:rPr>
            </w:r>
            <w:r>
              <w:rPr>
                <w:noProof/>
                <w:webHidden/>
              </w:rPr>
              <w:fldChar w:fldCharType="separate"/>
            </w:r>
            <w:r>
              <w:rPr>
                <w:noProof/>
                <w:webHidden/>
              </w:rPr>
              <w:t>47</w:t>
            </w:r>
            <w:r>
              <w:rPr>
                <w:noProof/>
                <w:webHidden/>
              </w:rPr>
              <w:fldChar w:fldCharType="end"/>
            </w:r>
          </w:hyperlink>
        </w:p>
        <w:p w14:paraId="45A6E771" w14:textId="0CDB2F20" w:rsidR="003B0BA3" w:rsidRDefault="003B0BA3">
          <w:pPr>
            <w:pStyle w:val="TOC2"/>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29" w:history="1">
            <w:r w:rsidRPr="00957951">
              <w:rPr>
                <w:rStyle w:val="Hyperlink"/>
                <w:rFonts w:ascii="Calibri" w:hAnsi="Calibri" w:cs="Calibri"/>
                <w:noProof/>
              </w:rPr>
              <w:t>Programme</w:t>
            </w:r>
            <w:r>
              <w:rPr>
                <w:noProof/>
                <w:webHidden/>
              </w:rPr>
              <w:tab/>
            </w:r>
            <w:r>
              <w:rPr>
                <w:noProof/>
                <w:webHidden/>
              </w:rPr>
              <w:fldChar w:fldCharType="begin"/>
            </w:r>
            <w:r>
              <w:rPr>
                <w:noProof/>
                <w:webHidden/>
              </w:rPr>
              <w:instrText xml:space="preserve"> PAGEREF _Toc165500029 \h </w:instrText>
            </w:r>
            <w:r>
              <w:rPr>
                <w:noProof/>
                <w:webHidden/>
              </w:rPr>
            </w:r>
            <w:r>
              <w:rPr>
                <w:noProof/>
                <w:webHidden/>
              </w:rPr>
              <w:fldChar w:fldCharType="separate"/>
            </w:r>
            <w:r>
              <w:rPr>
                <w:noProof/>
                <w:webHidden/>
              </w:rPr>
              <w:t>64</w:t>
            </w:r>
            <w:r>
              <w:rPr>
                <w:noProof/>
                <w:webHidden/>
              </w:rPr>
              <w:fldChar w:fldCharType="end"/>
            </w:r>
          </w:hyperlink>
        </w:p>
        <w:p w14:paraId="08175707" w14:textId="2F09AD26" w:rsidR="006B3EFD" w:rsidRPr="004F3B18" w:rsidRDefault="006B3EFD">
          <w:pPr>
            <w:rPr>
              <w:rFonts w:ascii="Calibri" w:hAnsi="Calibri" w:cs="Calibri"/>
            </w:rPr>
          </w:pPr>
          <w:r w:rsidRPr="004F3B18">
            <w:rPr>
              <w:rFonts w:ascii="Calibri" w:hAnsi="Calibri" w:cs="Calibri"/>
              <w:b/>
              <w:bCs/>
              <w:noProof/>
            </w:rPr>
            <w:fldChar w:fldCharType="end"/>
          </w:r>
        </w:p>
      </w:sdtContent>
    </w:sdt>
    <w:p w14:paraId="7A391596" w14:textId="77777777" w:rsidR="006B3EFD" w:rsidRPr="004F3B18" w:rsidRDefault="006B3EFD">
      <w:pPr>
        <w:rPr>
          <w:rFonts w:ascii="Calibri" w:hAnsi="Calibri" w:cs="Calibri"/>
        </w:rPr>
      </w:pPr>
      <w:r w:rsidRPr="004F3B18">
        <w:rPr>
          <w:rFonts w:ascii="Calibri" w:hAnsi="Calibri" w:cs="Calibri"/>
        </w:rPr>
        <w:br w:type="page"/>
      </w:r>
    </w:p>
    <w:p w14:paraId="47426761" w14:textId="08720CB9" w:rsidR="006B3EFD" w:rsidRPr="004F3B18" w:rsidRDefault="006B3EFD" w:rsidP="006B3EFD">
      <w:pPr>
        <w:pStyle w:val="Heading1"/>
        <w:rPr>
          <w:rFonts w:ascii="Calibri" w:hAnsi="Calibri" w:cs="Calibri"/>
          <w:szCs w:val="32"/>
        </w:rPr>
      </w:pPr>
      <w:bookmarkStart w:id="2" w:name="_Toc165500004"/>
      <w:r w:rsidRPr="004F3B18">
        <w:rPr>
          <w:rFonts w:ascii="Calibri" w:hAnsi="Calibri" w:cs="Calibri"/>
          <w:szCs w:val="32"/>
        </w:rPr>
        <w:lastRenderedPageBreak/>
        <w:t>List of Figures</w:t>
      </w:r>
      <w:bookmarkEnd w:id="2"/>
    </w:p>
    <w:p w14:paraId="2D453E03" w14:textId="1CF12438" w:rsidR="00437D1F" w:rsidRDefault="006B3EFD">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r w:rsidRPr="004F3B18">
        <w:rPr>
          <w:rFonts w:ascii="Calibri" w:hAnsi="Calibri" w:cs="Calibri"/>
        </w:rPr>
        <w:fldChar w:fldCharType="begin"/>
      </w:r>
      <w:r w:rsidRPr="004F3B18">
        <w:rPr>
          <w:rFonts w:ascii="Calibri" w:hAnsi="Calibri" w:cs="Calibri"/>
        </w:rPr>
        <w:instrText xml:space="preserve"> TOC \h \z \c "Figure" </w:instrText>
      </w:r>
      <w:r w:rsidRPr="004F3B18">
        <w:rPr>
          <w:rFonts w:ascii="Calibri" w:hAnsi="Calibri" w:cs="Calibri"/>
        </w:rPr>
        <w:fldChar w:fldCharType="separate"/>
      </w:r>
      <w:hyperlink w:anchor="_Toc165500054" w:history="1">
        <w:r w:rsidR="00437D1F" w:rsidRPr="001C6865">
          <w:rPr>
            <w:rStyle w:val="Hyperlink"/>
            <w:rFonts w:ascii="Calibri" w:hAnsi="Calibri" w:cs="Calibri"/>
            <w:noProof/>
          </w:rPr>
          <w:t xml:space="preserve">Figure 1: Shell plc. Stock summary </w:t>
        </w:r>
        <w:r w:rsidR="00437D1F" w:rsidRPr="001C6865">
          <w:rPr>
            <w:rStyle w:val="Hyperlink"/>
            <w:rFonts w:ascii="Calibri" w:hAnsi="Calibri" w:cs="Calibri"/>
            <w:noProof/>
            <w:lang w:val="en-US"/>
          </w:rPr>
          <w:t>(Yahoo Inc., 1997)</w:t>
        </w:r>
        <w:r w:rsidR="00437D1F">
          <w:rPr>
            <w:noProof/>
            <w:webHidden/>
          </w:rPr>
          <w:tab/>
        </w:r>
        <w:r w:rsidR="00437D1F">
          <w:rPr>
            <w:noProof/>
            <w:webHidden/>
          </w:rPr>
          <w:fldChar w:fldCharType="begin"/>
        </w:r>
        <w:r w:rsidR="00437D1F">
          <w:rPr>
            <w:noProof/>
            <w:webHidden/>
          </w:rPr>
          <w:instrText xml:space="preserve"> PAGEREF _Toc165500054 \h </w:instrText>
        </w:r>
        <w:r w:rsidR="00437D1F">
          <w:rPr>
            <w:noProof/>
            <w:webHidden/>
          </w:rPr>
        </w:r>
        <w:r w:rsidR="00437D1F">
          <w:rPr>
            <w:noProof/>
            <w:webHidden/>
          </w:rPr>
          <w:fldChar w:fldCharType="separate"/>
        </w:r>
        <w:r w:rsidR="00437D1F">
          <w:rPr>
            <w:noProof/>
            <w:webHidden/>
          </w:rPr>
          <w:t>10</w:t>
        </w:r>
        <w:r w:rsidR="00437D1F">
          <w:rPr>
            <w:noProof/>
            <w:webHidden/>
          </w:rPr>
          <w:fldChar w:fldCharType="end"/>
        </w:r>
      </w:hyperlink>
    </w:p>
    <w:p w14:paraId="5468BC73" w14:textId="1E9230C7"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55" w:history="1">
        <w:r w:rsidRPr="001C6865">
          <w:rPr>
            <w:rStyle w:val="Hyperlink"/>
            <w:rFonts w:ascii="Calibri" w:hAnsi="Calibri" w:cs="Calibri"/>
            <w:noProof/>
          </w:rPr>
          <w:t>Figure 2: Box Plot Comparisons of MAPE</w:t>
        </w:r>
        <w:r w:rsidRPr="001C6865">
          <w:rPr>
            <w:rStyle w:val="Hyperlink"/>
            <w:rFonts w:ascii="Calibri" w:hAnsi="Calibri" w:cs="Calibri"/>
            <w:noProof/>
            <w:lang w:val="en-US"/>
          </w:rPr>
          <w:t xml:space="preserve"> (Chawalit, et al., 2018)</w:t>
        </w:r>
        <w:r>
          <w:rPr>
            <w:noProof/>
            <w:webHidden/>
          </w:rPr>
          <w:tab/>
        </w:r>
        <w:r>
          <w:rPr>
            <w:noProof/>
            <w:webHidden/>
          </w:rPr>
          <w:fldChar w:fldCharType="begin"/>
        </w:r>
        <w:r>
          <w:rPr>
            <w:noProof/>
            <w:webHidden/>
          </w:rPr>
          <w:instrText xml:space="preserve"> PAGEREF _Toc165500055 \h </w:instrText>
        </w:r>
        <w:r>
          <w:rPr>
            <w:noProof/>
            <w:webHidden/>
          </w:rPr>
        </w:r>
        <w:r>
          <w:rPr>
            <w:noProof/>
            <w:webHidden/>
          </w:rPr>
          <w:fldChar w:fldCharType="separate"/>
        </w:r>
        <w:r>
          <w:rPr>
            <w:noProof/>
            <w:webHidden/>
          </w:rPr>
          <w:t>11</w:t>
        </w:r>
        <w:r>
          <w:rPr>
            <w:noProof/>
            <w:webHidden/>
          </w:rPr>
          <w:fldChar w:fldCharType="end"/>
        </w:r>
      </w:hyperlink>
    </w:p>
    <w:p w14:paraId="51126CEE" w14:textId="0A12D298"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56" w:history="1">
        <w:r w:rsidRPr="001C6865">
          <w:rPr>
            <w:rStyle w:val="Hyperlink"/>
            <w:rFonts w:ascii="Calibri" w:hAnsi="Calibri" w:cs="Calibri"/>
            <w:noProof/>
          </w:rPr>
          <w:t xml:space="preserve">Figure 3: Tabulated Metrics of different models </w:t>
        </w:r>
        <w:r w:rsidRPr="001C6865">
          <w:rPr>
            <w:rStyle w:val="Hyperlink"/>
            <w:rFonts w:ascii="Calibri" w:hAnsi="Calibri" w:cs="Calibri"/>
            <w:noProof/>
            <w:lang w:val="en-US"/>
          </w:rPr>
          <w:t>(Mohammad, et al., 2018)</w:t>
        </w:r>
        <w:r>
          <w:rPr>
            <w:noProof/>
            <w:webHidden/>
          </w:rPr>
          <w:tab/>
        </w:r>
        <w:r>
          <w:rPr>
            <w:noProof/>
            <w:webHidden/>
          </w:rPr>
          <w:fldChar w:fldCharType="begin"/>
        </w:r>
        <w:r>
          <w:rPr>
            <w:noProof/>
            <w:webHidden/>
          </w:rPr>
          <w:instrText xml:space="preserve"> PAGEREF _Toc165500056 \h </w:instrText>
        </w:r>
        <w:r>
          <w:rPr>
            <w:noProof/>
            <w:webHidden/>
          </w:rPr>
        </w:r>
        <w:r>
          <w:rPr>
            <w:noProof/>
            <w:webHidden/>
          </w:rPr>
          <w:fldChar w:fldCharType="separate"/>
        </w:r>
        <w:r>
          <w:rPr>
            <w:noProof/>
            <w:webHidden/>
          </w:rPr>
          <w:t>11</w:t>
        </w:r>
        <w:r>
          <w:rPr>
            <w:noProof/>
            <w:webHidden/>
          </w:rPr>
          <w:fldChar w:fldCharType="end"/>
        </w:r>
      </w:hyperlink>
    </w:p>
    <w:p w14:paraId="4AE9C88B" w14:textId="46060ABC"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57" w:history="1">
        <w:r w:rsidRPr="001C6865">
          <w:rPr>
            <w:rStyle w:val="Hyperlink"/>
            <w:rFonts w:ascii="Calibri" w:hAnsi="Calibri" w:cs="Calibri"/>
            <w:noProof/>
          </w:rPr>
          <w:t xml:space="preserve">Figure 4: MAPE variation between LSTM and SVR models </w:t>
        </w:r>
        <w:r w:rsidRPr="001C6865">
          <w:rPr>
            <w:rStyle w:val="Hyperlink"/>
            <w:rFonts w:ascii="Calibri" w:hAnsi="Calibri" w:cs="Calibri"/>
            <w:noProof/>
            <w:lang w:val="en-IN"/>
          </w:rPr>
          <w:t>(Bathla, 2020)</w:t>
        </w:r>
        <w:r>
          <w:rPr>
            <w:noProof/>
            <w:webHidden/>
          </w:rPr>
          <w:tab/>
        </w:r>
        <w:r>
          <w:rPr>
            <w:noProof/>
            <w:webHidden/>
          </w:rPr>
          <w:fldChar w:fldCharType="begin"/>
        </w:r>
        <w:r>
          <w:rPr>
            <w:noProof/>
            <w:webHidden/>
          </w:rPr>
          <w:instrText xml:space="preserve"> PAGEREF _Toc165500057 \h </w:instrText>
        </w:r>
        <w:r>
          <w:rPr>
            <w:noProof/>
            <w:webHidden/>
          </w:rPr>
        </w:r>
        <w:r>
          <w:rPr>
            <w:noProof/>
            <w:webHidden/>
          </w:rPr>
          <w:fldChar w:fldCharType="separate"/>
        </w:r>
        <w:r>
          <w:rPr>
            <w:noProof/>
            <w:webHidden/>
          </w:rPr>
          <w:t>12</w:t>
        </w:r>
        <w:r>
          <w:rPr>
            <w:noProof/>
            <w:webHidden/>
          </w:rPr>
          <w:fldChar w:fldCharType="end"/>
        </w:r>
      </w:hyperlink>
    </w:p>
    <w:p w14:paraId="05BF4D6C" w14:textId="073A0F04"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58" w:history="1">
        <w:r w:rsidRPr="001C6865">
          <w:rPr>
            <w:rStyle w:val="Hyperlink"/>
            <w:rFonts w:ascii="Calibri" w:hAnsi="Calibri" w:cs="Calibri"/>
            <w:noProof/>
          </w:rPr>
          <w:t>Figure 5: RMSE of LSTM and Bi-LSTM over epochs</w:t>
        </w:r>
        <w:r w:rsidRPr="001C6865">
          <w:rPr>
            <w:rStyle w:val="Hyperlink"/>
            <w:rFonts w:ascii="Calibri" w:hAnsi="Calibri" w:cs="Calibri"/>
            <w:noProof/>
            <w:lang w:val="en-IN"/>
          </w:rPr>
          <w:t xml:space="preserve"> (Istiake Sunny, et al., 2020)</w:t>
        </w:r>
        <w:r>
          <w:rPr>
            <w:noProof/>
            <w:webHidden/>
          </w:rPr>
          <w:tab/>
        </w:r>
        <w:r>
          <w:rPr>
            <w:noProof/>
            <w:webHidden/>
          </w:rPr>
          <w:fldChar w:fldCharType="begin"/>
        </w:r>
        <w:r>
          <w:rPr>
            <w:noProof/>
            <w:webHidden/>
          </w:rPr>
          <w:instrText xml:space="preserve"> PAGEREF _Toc165500058 \h </w:instrText>
        </w:r>
        <w:r>
          <w:rPr>
            <w:noProof/>
            <w:webHidden/>
          </w:rPr>
        </w:r>
        <w:r>
          <w:rPr>
            <w:noProof/>
            <w:webHidden/>
          </w:rPr>
          <w:fldChar w:fldCharType="separate"/>
        </w:r>
        <w:r>
          <w:rPr>
            <w:noProof/>
            <w:webHidden/>
          </w:rPr>
          <w:t>14</w:t>
        </w:r>
        <w:r>
          <w:rPr>
            <w:noProof/>
            <w:webHidden/>
          </w:rPr>
          <w:fldChar w:fldCharType="end"/>
        </w:r>
      </w:hyperlink>
    </w:p>
    <w:p w14:paraId="1709E24E" w14:textId="70B2E6BE"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59" w:history="1">
        <w:r w:rsidRPr="001C6865">
          <w:rPr>
            <w:rStyle w:val="Hyperlink"/>
            <w:rFonts w:ascii="Calibri" w:hAnsi="Calibri" w:cs="Calibri"/>
            <w:noProof/>
          </w:rPr>
          <w:t xml:space="preserve">Figure 6: Box plot of R2 Score variation of different models </w:t>
        </w:r>
        <w:r w:rsidRPr="001C6865">
          <w:rPr>
            <w:rStyle w:val="Hyperlink"/>
            <w:rFonts w:ascii="Calibri" w:hAnsi="Calibri" w:cs="Calibri"/>
            <w:noProof/>
            <w:lang w:val="en-IN"/>
          </w:rPr>
          <w:t>(Amini &amp; Kalantari, 2024)</w:t>
        </w:r>
        <w:r>
          <w:rPr>
            <w:noProof/>
            <w:webHidden/>
          </w:rPr>
          <w:tab/>
        </w:r>
        <w:r>
          <w:rPr>
            <w:noProof/>
            <w:webHidden/>
          </w:rPr>
          <w:fldChar w:fldCharType="begin"/>
        </w:r>
        <w:r>
          <w:rPr>
            <w:noProof/>
            <w:webHidden/>
          </w:rPr>
          <w:instrText xml:space="preserve"> PAGEREF _Toc165500059 \h </w:instrText>
        </w:r>
        <w:r>
          <w:rPr>
            <w:noProof/>
            <w:webHidden/>
          </w:rPr>
        </w:r>
        <w:r>
          <w:rPr>
            <w:noProof/>
            <w:webHidden/>
          </w:rPr>
          <w:fldChar w:fldCharType="separate"/>
        </w:r>
        <w:r>
          <w:rPr>
            <w:noProof/>
            <w:webHidden/>
          </w:rPr>
          <w:t>14</w:t>
        </w:r>
        <w:r>
          <w:rPr>
            <w:noProof/>
            <w:webHidden/>
          </w:rPr>
          <w:fldChar w:fldCharType="end"/>
        </w:r>
      </w:hyperlink>
    </w:p>
    <w:p w14:paraId="713B9B68" w14:textId="43EBE05D"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60" w:history="1">
        <w:r w:rsidRPr="001C6865">
          <w:rPr>
            <w:rStyle w:val="Hyperlink"/>
            <w:rFonts w:ascii="Calibri" w:hAnsi="Calibri" w:cs="Calibri"/>
            <w:noProof/>
          </w:rPr>
          <w:t>Figure 7: Stocks performance over years.</w:t>
        </w:r>
        <w:r>
          <w:rPr>
            <w:noProof/>
            <w:webHidden/>
          </w:rPr>
          <w:tab/>
        </w:r>
        <w:r>
          <w:rPr>
            <w:noProof/>
            <w:webHidden/>
          </w:rPr>
          <w:fldChar w:fldCharType="begin"/>
        </w:r>
        <w:r>
          <w:rPr>
            <w:noProof/>
            <w:webHidden/>
          </w:rPr>
          <w:instrText xml:space="preserve"> PAGEREF _Toc165500060 \h </w:instrText>
        </w:r>
        <w:r>
          <w:rPr>
            <w:noProof/>
            <w:webHidden/>
          </w:rPr>
        </w:r>
        <w:r>
          <w:rPr>
            <w:noProof/>
            <w:webHidden/>
          </w:rPr>
          <w:fldChar w:fldCharType="separate"/>
        </w:r>
        <w:r>
          <w:rPr>
            <w:noProof/>
            <w:webHidden/>
          </w:rPr>
          <w:t>17</w:t>
        </w:r>
        <w:r>
          <w:rPr>
            <w:noProof/>
            <w:webHidden/>
          </w:rPr>
          <w:fldChar w:fldCharType="end"/>
        </w:r>
      </w:hyperlink>
    </w:p>
    <w:p w14:paraId="16C5D327" w14:textId="4EC32F3A"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61" w:history="1">
        <w:r w:rsidRPr="001C6865">
          <w:rPr>
            <w:rStyle w:val="Hyperlink"/>
            <w:rFonts w:ascii="Calibri" w:hAnsi="Calibri" w:cs="Calibri"/>
            <w:noProof/>
          </w:rPr>
          <w:t xml:space="preserve">Figure 8 : Unfolded LSTM Cell </w:t>
        </w:r>
        <w:r w:rsidRPr="001C6865">
          <w:rPr>
            <w:rStyle w:val="Hyperlink"/>
            <w:rFonts w:ascii="Calibri" w:hAnsi="Calibri" w:cs="Calibri"/>
            <w:noProof/>
            <w:lang w:val="en-IN"/>
          </w:rPr>
          <w:t>(Danker, 2022)</w:t>
        </w:r>
        <w:r>
          <w:rPr>
            <w:noProof/>
            <w:webHidden/>
          </w:rPr>
          <w:tab/>
        </w:r>
        <w:r>
          <w:rPr>
            <w:noProof/>
            <w:webHidden/>
          </w:rPr>
          <w:fldChar w:fldCharType="begin"/>
        </w:r>
        <w:r>
          <w:rPr>
            <w:noProof/>
            <w:webHidden/>
          </w:rPr>
          <w:instrText xml:space="preserve"> PAGEREF _Toc165500061 \h </w:instrText>
        </w:r>
        <w:r>
          <w:rPr>
            <w:noProof/>
            <w:webHidden/>
          </w:rPr>
        </w:r>
        <w:r>
          <w:rPr>
            <w:noProof/>
            <w:webHidden/>
          </w:rPr>
          <w:fldChar w:fldCharType="separate"/>
        </w:r>
        <w:r>
          <w:rPr>
            <w:noProof/>
            <w:webHidden/>
          </w:rPr>
          <w:t>18</w:t>
        </w:r>
        <w:r>
          <w:rPr>
            <w:noProof/>
            <w:webHidden/>
          </w:rPr>
          <w:fldChar w:fldCharType="end"/>
        </w:r>
      </w:hyperlink>
    </w:p>
    <w:p w14:paraId="3E424813" w14:textId="3CB1035C"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62" w:history="1">
        <w:r w:rsidRPr="001C6865">
          <w:rPr>
            <w:rStyle w:val="Hyperlink"/>
            <w:rFonts w:ascii="Calibri" w:hAnsi="Calibri" w:cs="Calibri"/>
            <w:noProof/>
          </w:rPr>
          <w:t xml:space="preserve">Figure 9 : Unfolded GRU Cell </w:t>
        </w:r>
        <w:r w:rsidRPr="001C6865">
          <w:rPr>
            <w:rStyle w:val="Hyperlink"/>
            <w:rFonts w:ascii="Calibri" w:hAnsi="Calibri" w:cs="Calibri"/>
            <w:noProof/>
            <w:lang w:val="en-IN"/>
          </w:rPr>
          <w:t>(Danker, 2022)</w:t>
        </w:r>
        <w:r>
          <w:rPr>
            <w:noProof/>
            <w:webHidden/>
          </w:rPr>
          <w:tab/>
        </w:r>
        <w:r>
          <w:rPr>
            <w:noProof/>
            <w:webHidden/>
          </w:rPr>
          <w:fldChar w:fldCharType="begin"/>
        </w:r>
        <w:r>
          <w:rPr>
            <w:noProof/>
            <w:webHidden/>
          </w:rPr>
          <w:instrText xml:space="preserve"> PAGEREF _Toc165500062 \h </w:instrText>
        </w:r>
        <w:r>
          <w:rPr>
            <w:noProof/>
            <w:webHidden/>
          </w:rPr>
        </w:r>
        <w:r>
          <w:rPr>
            <w:noProof/>
            <w:webHidden/>
          </w:rPr>
          <w:fldChar w:fldCharType="separate"/>
        </w:r>
        <w:r>
          <w:rPr>
            <w:noProof/>
            <w:webHidden/>
          </w:rPr>
          <w:t>18</w:t>
        </w:r>
        <w:r>
          <w:rPr>
            <w:noProof/>
            <w:webHidden/>
          </w:rPr>
          <w:fldChar w:fldCharType="end"/>
        </w:r>
      </w:hyperlink>
    </w:p>
    <w:p w14:paraId="0FD3D0A1" w14:textId="045E3952"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63" w:history="1">
        <w:r w:rsidRPr="001C6865">
          <w:rPr>
            <w:rStyle w:val="Hyperlink"/>
            <w:rFonts w:ascii="Calibri" w:hAnsi="Calibri" w:cs="Calibri"/>
            <w:noProof/>
          </w:rPr>
          <w:t xml:space="preserve">Figure 10 : Unfolded Bi-LSTM with 3 cells </w:t>
        </w:r>
        <w:r w:rsidRPr="001C6865">
          <w:rPr>
            <w:rStyle w:val="Hyperlink"/>
            <w:rFonts w:ascii="Calibri" w:hAnsi="Calibri" w:cs="Calibri"/>
            <w:noProof/>
            <w:lang w:val="en-IN"/>
          </w:rPr>
          <w:t>(Li, et al., 2020)</w:t>
        </w:r>
        <w:r>
          <w:rPr>
            <w:noProof/>
            <w:webHidden/>
          </w:rPr>
          <w:tab/>
        </w:r>
        <w:r>
          <w:rPr>
            <w:noProof/>
            <w:webHidden/>
          </w:rPr>
          <w:fldChar w:fldCharType="begin"/>
        </w:r>
        <w:r>
          <w:rPr>
            <w:noProof/>
            <w:webHidden/>
          </w:rPr>
          <w:instrText xml:space="preserve"> PAGEREF _Toc165500063 \h </w:instrText>
        </w:r>
        <w:r>
          <w:rPr>
            <w:noProof/>
            <w:webHidden/>
          </w:rPr>
        </w:r>
        <w:r>
          <w:rPr>
            <w:noProof/>
            <w:webHidden/>
          </w:rPr>
          <w:fldChar w:fldCharType="separate"/>
        </w:r>
        <w:r>
          <w:rPr>
            <w:noProof/>
            <w:webHidden/>
          </w:rPr>
          <w:t>19</w:t>
        </w:r>
        <w:r>
          <w:rPr>
            <w:noProof/>
            <w:webHidden/>
          </w:rPr>
          <w:fldChar w:fldCharType="end"/>
        </w:r>
      </w:hyperlink>
    </w:p>
    <w:p w14:paraId="4BF76E27" w14:textId="27D7C635"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64" w:history="1">
        <w:r w:rsidRPr="001C6865">
          <w:rPr>
            <w:rStyle w:val="Hyperlink"/>
            <w:rFonts w:ascii="Calibri" w:hAnsi="Calibri" w:cs="Calibri"/>
            <w:noProof/>
          </w:rPr>
          <w:t xml:space="preserve">Figure 11 : Standard Neural Network with and without Dropout </w:t>
        </w:r>
        <w:r w:rsidRPr="001C6865">
          <w:rPr>
            <w:rStyle w:val="Hyperlink"/>
            <w:rFonts w:ascii="Calibri" w:hAnsi="Calibri" w:cs="Calibri"/>
            <w:noProof/>
            <w:lang w:val="en-IN"/>
          </w:rPr>
          <w:t>(Nitish, et al., 2014)</w:t>
        </w:r>
        <w:r>
          <w:rPr>
            <w:noProof/>
            <w:webHidden/>
          </w:rPr>
          <w:tab/>
        </w:r>
        <w:r>
          <w:rPr>
            <w:noProof/>
            <w:webHidden/>
          </w:rPr>
          <w:fldChar w:fldCharType="begin"/>
        </w:r>
        <w:r>
          <w:rPr>
            <w:noProof/>
            <w:webHidden/>
          </w:rPr>
          <w:instrText xml:space="preserve"> PAGEREF _Toc165500064 \h </w:instrText>
        </w:r>
        <w:r>
          <w:rPr>
            <w:noProof/>
            <w:webHidden/>
          </w:rPr>
        </w:r>
        <w:r>
          <w:rPr>
            <w:noProof/>
            <w:webHidden/>
          </w:rPr>
          <w:fldChar w:fldCharType="separate"/>
        </w:r>
        <w:r>
          <w:rPr>
            <w:noProof/>
            <w:webHidden/>
          </w:rPr>
          <w:t>20</w:t>
        </w:r>
        <w:r>
          <w:rPr>
            <w:noProof/>
            <w:webHidden/>
          </w:rPr>
          <w:fldChar w:fldCharType="end"/>
        </w:r>
      </w:hyperlink>
    </w:p>
    <w:p w14:paraId="6E49BAD0" w14:textId="52F7F959"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65" w:history="1">
        <w:r w:rsidRPr="001C6865">
          <w:rPr>
            <w:rStyle w:val="Hyperlink"/>
            <w:rFonts w:ascii="Calibri" w:hAnsi="Calibri" w:cs="Calibri"/>
            <w:noProof/>
          </w:rPr>
          <w:t>Figure 12 : BP Stock Close Price with MinMaxScaler and StandardScaler</w:t>
        </w:r>
        <w:r>
          <w:rPr>
            <w:noProof/>
            <w:webHidden/>
          </w:rPr>
          <w:tab/>
        </w:r>
        <w:r>
          <w:rPr>
            <w:noProof/>
            <w:webHidden/>
          </w:rPr>
          <w:fldChar w:fldCharType="begin"/>
        </w:r>
        <w:r>
          <w:rPr>
            <w:noProof/>
            <w:webHidden/>
          </w:rPr>
          <w:instrText xml:space="preserve"> PAGEREF _Toc165500065 \h </w:instrText>
        </w:r>
        <w:r>
          <w:rPr>
            <w:noProof/>
            <w:webHidden/>
          </w:rPr>
        </w:r>
        <w:r>
          <w:rPr>
            <w:noProof/>
            <w:webHidden/>
          </w:rPr>
          <w:fldChar w:fldCharType="separate"/>
        </w:r>
        <w:r>
          <w:rPr>
            <w:noProof/>
            <w:webHidden/>
          </w:rPr>
          <w:t>21</w:t>
        </w:r>
        <w:r>
          <w:rPr>
            <w:noProof/>
            <w:webHidden/>
          </w:rPr>
          <w:fldChar w:fldCharType="end"/>
        </w:r>
      </w:hyperlink>
    </w:p>
    <w:p w14:paraId="1D90A5F1" w14:textId="5F53D697"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66" w:history="1">
        <w:r w:rsidRPr="001C6865">
          <w:rPr>
            <w:rStyle w:val="Hyperlink"/>
            <w:rFonts w:ascii="Calibri" w:hAnsi="Calibri" w:cs="Calibri"/>
            <w:noProof/>
          </w:rPr>
          <w:t>Figure 13: Model - 1 Summary</w:t>
        </w:r>
        <w:r>
          <w:rPr>
            <w:noProof/>
            <w:webHidden/>
          </w:rPr>
          <w:tab/>
        </w:r>
        <w:r>
          <w:rPr>
            <w:noProof/>
            <w:webHidden/>
          </w:rPr>
          <w:fldChar w:fldCharType="begin"/>
        </w:r>
        <w:r>
          <w:rPr>
            <w:noProof/>
            <w:webHidden/>
          </w:rPr>
          <w:instrText xml:space="preserve"> PAGEREF _Toc165500066 \h </w:instrText>
        </w:r>
        <w:r>
          <w:rPr>
            <w:noProof/>
            <w:webHidden/>
          </w:rPr>
        </w:r>
        <w:r>
          <w:rPr>
            <w:noProof/>
            <w:webHidden/>
          </w:rPr>
          <w:fldChar w:fldCharType="separate"/>
        </w:r>
        <w:r>
          <w:rPr>
            <w:noProof/>
            <w:webHidden/>
          </w:rPr>
          <w:t>22</w:t>
        </w:r>
        <w:r>
          <w:rPr>
            <w:noProof/>
            <w:webHidden/>
          </w:rPr>
          <w:fldChar w:fldCharType="end"/>
        </w:r>
      </w:hyperlink>
    </w:p>
    <w:p w14:paraId="513AC313" w14:textId="65A09C5E"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67" w:history="1">
        <w:r w:rsidRPr="001C6865">
          <w:rPr>
            <w:rStyle w:val="Hyperlink"/>
            <w:rFonts w:ascii="Calibri" w:hAnsi="Calibri" w:cs="Calibri"/>
            <w:noProof/>
          </w:rPr>
          <w:t>Figure 14: Model - 1 Plot</w:t>
        </w:r>
        <w:r>
          <w:rPr>
            <w:noProof/>
            <w:webHidden/>
          </w:rPr>
          <w:tab/>
        </w:r>
        <w:r>
          <w:rPr>
            <w:noProof/>
            <w:webHidden/>
          </w:rPr>
          <w:fldChar w:fldCharType="begin"/>
        </w:r>
        <w:r>
          <w:rPr>
            <w:noProof/>
            <w:webHidden/>
          </w:rPr>
          <w:instrText xml:space="preserve"> PAGEREF _Toc165500067 \h </w:instrText>
        </w:r>
        <w:r>
          <w:rPr>
            <w:noProof/>
            <w:webHidden/>
          </w:rPr>
        </w:r>
        <w:r>
          <w:rPr>
            <w:noProof/>
            <w:webHidden/>
          </w:rPr>
          <w:fldChar w:fldCharType="separate"/>
        </w:r>
        <w:r>
          <w:rPr>
            <w:noProof/>
            <w:webHidden/>
          </w:rPr>
          <w:t>23</w:t>
        </w:r>
        <w:r>
          <w:rPr>
            <w:noProof/>
            <w:webHidden/>
          </w:rPr>
          <w:fldChar w:fldCharType="end"/>
        </w:r>
      </w:hyperlink>
    </w:p>
    <w:p w14:paraId="565A9667" w14:textId="44EF5B25"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68" w:history="1">
        <w:r w:rsidRPr="001C6865">
          <w:rPr>
            <w:rStyle w:val="Hyperlink"/>
            <w:rFonts w:ascii="Calibri" w:hAnsi="Calibri" w:cs="Calibri"/>
            <w:noProof/>
          </w:rPr>
          <w:t>Figure 15: Model - 2 Summary</w:t>
        </w:r>
        <w:r>
          <w:rPr>
            <w:noProof/>
            <w:webHidden/>
          </w:rPr>
          <w:tab/>
        </w:r>
        <w:r>
          <w:rPr>
            <w:noProof/>
            <w:webHidden/>
          </w:rPr>
          <w:fldChar w:fldCharType="begin"/>
        </w:r>
        <w:r>
          <w:rPr>
            <w:noProof/>
            <w:webHidden/>
          </w:rPr>
          <w:instrText xml:space="preserve"> PAGEREF _Toc165500068 \h </w:instrText>
        </w:r>
        <w:r>
          <w:rPr>
            <w:noProof/>
            <w:webHidden/>
          </w:rPr>
        </w:r>
        <w:r>
          <w:rPr>
            <w:noProof/>
            <w:webHidden/>
          </w:rPr>
          <w:fldChar w:fldCharType="separate"/>
        </w:r>
        <w:r>
          <w:rPr>
            <w:noProof/>
            <w:webHidden/>
          </w:rPr>
          <w:t>23</w:t>
        </w:r>
        <w:r>
          <w:rPr>
            <w:noProof/>
            <w:webHidden/>
          </w:rPr>
          <w:fldChar w:fldCharType="end"/>
        </w:r>
      </w:hyperlink>
    </w:p>
    <w:p w14:paraId="6C48D9D6" w14:textId="5FE99E7C"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69" w:history="1">
        <w:r w:rsidRPr="001C6865">
          <w:rPr>
            <w:rStyle w:val="Hyperlink"/>
            <w:rFonts w:ascii="Calibri" w:hAnsi="Calibri" w:cs="Calibri"/>
            <w:noProof/>
          </w:rPr>
          <w:t>Figure 16: Model - 2 Plot</w:t>
        </w:r>
        <w:r>
          <w:rPr>
            <w:noProof/>
            <w:webHidden/>
          </w:rPr>
          <w:tab/>
        </w:r>
        <w:r>
          <w:rPr>
            <w:noProof/>
            <w:webHidden/>
          </w:rPr>
          <w:fldChar w:fldCharType="begin"/>
        </w:r>
        <w:r>
          <w:rPr>
            <w:noProof/>
            <w:webHidden/>
          </w:rPr>
          <w:instrText xml:space="preserve"> PAGEREF _Toc165500069 \h </w:instrText>
        </w:r>
        <w:r>
          <w:rPr>
            <w:noProof/>
            <w:webHidden/>
          </w:rPr>
        </w:r>
        <w:r>
          <w:rPr>
            <w:noProof/>
            <w:webHidden/>
          </w:rPr>
          <w:fldChar w:fldCharType="separate"/>
        </w:r>
        <w:r>
          <w:rPr>
            <w:noProof/>
            <w:webHidden/>
          </w:rPr>
          <w:t>24</w:t>
        </w:r>
        <w:r>
          <w:rPr>
            <w:noProof/>
            <w:webHidden/>
          </w:rPr>
          <w:fldChar w:fldCharType="end"/>
        </w:r>
      </w:hyperlink>
    </w:p>
    <w:p w14:paraId="41D9E093" w14:textId="44FE3E73"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70" w:history="1">
        <w:r w:rsidRPr="001C6865">
          <w:rPr>
            <w:rStyle w:val="Hyperlink"/>
            <w:rFonts w:ascii="Calibri" w:hAnsi="Calibri" w:cs="Calibri"/>
            <w:noProof/>
          </w:rPr>
          <w:t>Figure 17: Model - 3 Summary</w:t>
        </w:r>
        <w:r>
          <w:rPr>
            <w:noProof/>
            <w:webHidden/>
          </w:rPr>
          <w:tab/>
        </w:r>
        <w:r>
          <w:rPr>
            <w:noProof/>
            <w:webHidden/>
          </w:rPr>
          <w:fldChar w:fldCharType="begin"/>
        </w:r>
        <w:r>
          <w:rPr>
            <w:noProof/>
            <w:webHidden/>
          </w:rPr>
          <w:instrText xml:space="preserve"> PAGEREF _Toc165500070 \h </w:instrText>
        </w:r>
        <w:r>
          <w:rPr>
            <w:noProof/>
            <w:webHidden/>
          </w:rPr>
        </w:r>
        <w:r>
          <w:rPr>
            <w:noProof/>
            <w:webHidden/>
          </w:rPr>
          <w:fldChar w:fldCharType="separate"/>
        </w:r>
        <w:r>
          <w:rPr>
            <w:noProof/>
            <w:webHidden/>
          </w:rPr>
          <w:t>25</w:t>
        </w:r>
        <w:r>
          <w:rPr>
            <w:noProof/>
            <w:webHidden/>
          </w:rPr>
          <w:fldChar w:fldCharType="end"/>
        </w:r>
      </w:hyperlink>
    </w:p>
    <w:p w14:paraId="5E894EBA" w14:textId="20550A9C"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71" w:history="1">
        <w:r w:rsidRPr="001C6865">
          <w:rPr>
            <w:rStyle w:val="Hyperlink"/>
            <w:rFonts w:ascii="Calibri" w:hAnsi="Calibri" w:cs="Calibri"/>
            <w:noProof/>
          </w:rPr>
          <w:t>Figure 18: Model - 3 Plot</w:t>
        </w:r>
        <w:r>
          <w:rPr>
            <w:noProof/>
            <w:webHidden/>
          </w:rPr>
          <w:tab/>
        </w:r>
        <w:r>
          <w:rPr>
            <w:noProof/>
            <w:webHidden/>
          </w:rPr>
          <w:fldChar w:fldCharType="begin"/>
        </w:r>
        <w:r>
          <w:rPr>
            <w:noProof/>
            <w:webHidden/>
          </w:rPr>
          <w:instrText xml:space="preserve"> PAGEREF _Toc165500071 \h </w:instrText>
        </w:r>
        <w:r>
          <w:rPr>
            <w:noProof/>
            <w:webHidden/>
          </w:rPr>
        </w:r>
        <w:r>
          <w:rPr>
            <w:noProof/>
            <w:webHidden/>
          </w:rPr>
          <w:fldChar w:fldCharType="separate"/>
        </w:r>
        <w:r>
          <w:rPr>
            <w:noProof/>
            <w:webHidden/>
          </w:rPr>
          <w:t>25</w:t>
        </w:r>
        <w:r>
          <w:rPr>
            <w:noProof/>
            <w:webHidden/>
          </w:rPr>
          <w:fldChar w:fldCharType="end"/>
        </w:r>
      </w:hyperlink>
    </w:p>
    <w:p w14:paraId="549E21EA" w14:textId="0A930530"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72" w:history="1">
        <w:r w:rsidRPr="001C6865">
          <w:rPr>
            <w:rStyle w:val="Hyperlink"/>
            <w:rFonts w:ascii="Calibri" w:hAnsi="Calibri" w:cs="Calibri"/>
            <w:noProof/>
          </w:rPr>
          <w:t>Figure 19: Model - 4 Summary</w:t>
        </w:r>
        <w:r>
          <w:rPr>
            <w:noProof/>
            <w:webHidden/>
          </w:rPr>
          <w:tab/>
        </w:r>
        <w:r>
          <w:rPr>
            <w:noProof/>
            <w:webHidden/>
          </w:rPr>
          <w:fldChar w:fldCharType="begin"/>
        </w:r>
        <w:r>
          <w:rPr>
            <w:noProof/>
            <w:webHidden/>
          </w:rPr>
          <w:instrText xml:space="preserve"> PAGEREF _Toc165500072 \h </w:instrText>
        </w:r>
        <w:r>
          <w:rPr>
            <w:noProof/>
            <w:webHidden/>
          </w:rPr>
        </w:r>
        <w:r>
          <w:rPr>
            <w:noProof/>
            <w:webHidden/>
          </w:rPr>
          <w:fldChar w:fldCharType="separate"/>
        </w:r>
        <w:r>
          <w:rPr>
            <w:noProof/>
            <w:webHidden/>
          </w:rPr>
          <w:t>26</w:t>
        </w:r>
        <w:r>
          <w:rPr>
            <w:noProof/>
            <w:webHidden/>
          </w:rPr>
          <w:fldChar w:fldCharType="end"/>
        </w:r>
      </w:hyperlink>
    </w:p>
    <w:p w14:paraId="518800DF" w14:textId="56B807AA"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73" w:history="1">
        <w:r w:rsidRPr="001C6865">
          <w:rPr>
            <w:rStyle w:val="Hyperlink"/>
            <w:rFonts w:ascii="Calibri" w:hAnsi="Calibri" w:cs="Calibri"/>
            <w:noProof/>
          </w:rPr>
          <w:t>Figure 20: Model - 4 Plot</w:t>
        </w:r>
        <w:r>
          <w:rPr>
            <w:noProof/>
            <w:webHidden/>
          </w:rPr>
          <w:tab/>
        </w:r>
        <w:r>
          <w:rPr>
            <w:noProof/>
            <w:webHidden/>
          </w:rPr>
          <w:fldChar w:fldCharType="begin"/>
        </w:r>
        <w:r>
          <w:rPr>
            <w:noProof/>
            <w:webHidden/>
          </w:rPr>
          <w:instrText xml:space="preserve"> PAGEREF _Toc165500073 \h </w:instrText>
        </w:r>
        <w:r>
          <w:rPr>
            <w:noProof/>
            <w:webHidden/>
          </w:rPr>
        </w:r>
        <w:r>
          <w:rPr>
            <w:noProof/>
            <w:webHidden/>
          </w:rPr>
          <w:fldChar w:fldCharType="separate"/>
        </w:r>
        <w:r>
          <w:rPr>
            <w:noProof/>
            <w:webHidden/>
          </w:rPr>
          <w:t>26</w:t>
        </w:r>
        <w:r>
          <w:rPr>
            <w:noProof/>
            <w:webHidden/>
          </w:rPr>
          <w:fldChar w:fldCharType="end"/>
        </w:r>
      </w:hyperlink>
    </w:p>
    <w:p w14:paraId="6996564F" w14:textId="3E020929"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74" w:history="1">
        <w:r w:rsidRPr="001C6865">
          <w:rPr>
            <w:rStyle w:val="Hyperlink"/>
            <w:rFonts w:ascii="Calibri" w:hAnsi="Calibri" w:cs="Calibri"/>
            <w:noProof/>
          </w:rPr>
          <w:t>Figure 21: Model - 5 Summary</w:t>
        </w:r>
        <w:r>
          <w:rPr>
            <w:noProof/>
            <w:webHidden/>
          </w:rPr>
          <w:tab/>
        </w:r>
        <w:r>
          <w:rPr>
            <w:noProof/>
            <w:webHidden/>
          </w:rPr>
          <w:fldChar w:fldCharType="begin"/>
        </w:r>
        <w:r>
          <w:rPr>
            <w:noProof/>
            <w:webHidden/>
          </w:rPr>
          <w:instrText xml:space="preserve"> PAGEREF _Toc165500074 \h </w:instrText>
        </w:r>
        <w:r>
          <w:rPr>
            <w:noProof/>
            <w:webHidden/>
          </w:rPr>
        </w:r>
        <w:r>
          <w:rPr>
            <w:noProof/>
            <w:webHidden/>
          </w:rPr>
          <w:fldChar w:fldCharType="separate"/>
        </w:r>
        <w:r>
          <w:rPr>
            <w:noProof/>
            <w:webHidden/>
          </w:rPr>
          <w:t>27</w:t>
        </w:r>
        <w:r>
          <w:rPr>
            <w:noProof/>
            <w:webHidden/>
          </w:rPr>
          <w:fldChar w:fldCharType="end"/>
        </w:r>
      </w:hyperlink>
    </w:p>
    <w:p w14:paraId="4779F2BC" w14:textId="4B45304B"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75" w:history="1">
        <w:r w:rsidRPr="001C6865">
          <w:rPr>
            <w:rStyle w:val="Hyperlink"/>
            <w:rFonts w:ascii="Calibri" w:hAnsi="Calibri" w:cs="Calibri"/>
            <w:noProof/>
          </w:rPr>
          <w:t>Figure 22: Model - 5 Plot</w:t>
        </w:r>
        <w:r>
          <w:rPr>
            <w:noProof/>
            <w:webHidden/>
          </w:rPr>
          <w:tab/>
        </w:r>
        <w:r>
          <w:rPr>
            <w:noProof/>
            <w:webHidden/>
          </w:rPr>
          <w:fldChar w:fldCharType="begin"/>
        </w:r>
        <w:r>
          <w:rPr>
            <w:noProof/>
            <w:webHidden/>
          </w:rPr>
          <w:instrText xml:space="preserve"> PAGEREF _Toc165500075 \h </w:instrText>
        </w:r>
        <w:r>
          <w:rPr>
            <w:noProof/>
            <w:webHidden/>
          </w:rPr>
        </w:r>
        <w:r>
          <w:rPr>
            <w:noProof/>
            <w:webHidden/>
          </w:rPr>
          <w:fldChar w:fldCharType="separate"/>
        </w:r>
        <w:r>
          <w:rPr>
            <w:noProof/>
            <w:webHidden/>
          </w:rPr>
          <w:t>27</w:t>
        </w:r>
        <w:r>
          <w:rPr>
            <w:noProof/>
            <w:webHidden/>
          </w:rPr>
          <w:fldChar w:fldCharType="end"/>
        </w:r>
      </w:hyperlink>
    </w:p>
    <w:p w14:paraId="2C61EE90" w14:textId="149E8199"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76" w:history="1">
        <w:r w:rsidRPr="001C6865">
          <w:rPr>
            <w:rStyle w:val="Hyperlink"/>
            <w:rFonts w:ascii="Calibri" w:hAnsi="Calibri" w:cs="Calibri"/>
            <w:noProof/>
          </w:rPr>
          <w:t>Figure 23: Model - 6 Summary</w:t>
        </w:r>
        <w:r>
          <w:rPr>
            <w:noProof/>
            <w:webHidden/>
          </w:rPr>
          <w:tab/>
        </w:r>
        <w:r>
          <w:rPr>
            <w:noProof/>
            <w:webHidden/>
          </w:rPr>
          <w:fldChar w:fldCharType="begin"/>
        </w:r>
        <w:r>
          <w:rPr>
            <w:noProof/>
            <w:webHidden/>
          </w:rPr>
          <w:instrText xml:space="preserve"> PAGEREF _Toc165500076 \h </w:instrText>
        </w:r>
        <w:r>
          <w:rPr>
            <w:noProof/>
            <w:webHidden/>
          </w:rPr>
        </w:r>
        <w:r>
          <w:rPr>
            <w:noProof/>
            <w:webHidden/>
          </w:rPr>
          <w:fldChar w:fldCharType="separate"/>
        </w:r>
        <w:r>
          <w:rPr>
            <w:noProof/>
            <w:webHidden/>
          </w:rPr>
          <w:t>28</w:t>
        </w:r>
        <w:r>
          <w:rPr>
            <w:noProof/>
            <w:webHidden/>
          </w:rPr>
          <w:fldChar w:fldCharType="end"/>
        </w:r>
      </w:hyperlink>
    </w:p>
    <w:p w14:paraId="4409E31A" w14:textId="0C12C52B"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77" w:history="1">
        <w:r w:rsidRPr="001C6865">
          <w:rPr>
            <w:rStyle w:val="Hyperlink"/>
            <w:rFonts w:ascii="Calibri" w:hAnsi="Calibri" w:cs="Calibri"/>
            <w:noProof/>
          </w:rPr>
          <w:t>Figure 24: Model - 6 Plot</w:t>
        </w:r>
        <w:r>
          <w:rPr>
            <w:noProof/>
            <w:webHidden/>
          </w:rPr>
          <w:tab/>
        </w:r>
        <w:r>
          <w:rPr>
            <w:noProof/>
            <w:webHidden/>
          </w:rPr>
          <w:fldChar w:fldCharType="begin"/>
        </w:r>
        <w:r>
          <w:rPr>
            <w:noProof/>
            <w:webHidden/>
          </w:rPr>
          <w:instrText xml:space="preserve"> PAGEREF _Toc165500077 \h </w:instrText>
        </w:r>
        <w:r>
          <w:rPr>
            <w:noProof/>
            <w:webHidden/>
          </w:rPr>
        </w:r>
        <w:r>
          <w:rPr>
            <w:noProof/>
            <w:webHidden/>
          </w:rPr>
          <w:fldChar w:fldCharType="separate"/>
        </w:r>
        <w:r>
          <w:rPr>
            <w:noProof/>
            <w:webHidden/>
          </w:rPr>
          <w:t>28</w:t>
        </w:r>
        <w:r>
          <w:rPr>
            <w:noProof/>
            <w:webHidden/>
          </w:rPr>
          <w:fldChar w:fldCharType="end"/>
        </w:r>
      </w:hyperlink>
    </w:p>
    <w:p w14:paraId="4A5A3FA6" w14:textId="08A0B35A"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78" w:history="1">
        <w:r w:rsidRPr="001C6865">
          <w:rPr>
            <w:rStyle w:val="Hyperlink"/>
            <w:rFonts w:ascii="Calibri" w:hAnsi="Calibri" w:cs="Calibri"/>
            <w:noProof/>
          </w:rPr>
          <w:t>Figure 25: Loss Convergence Vs Batch Size</w:t>
        </w:r>
        <w:r>
          <w:rPr>
            <w:noProof/>
            <w:webHidden/>
          </w:rPr>
          <w:tab/>
        </w:r>
        <w:r>
          <w:rPr>
            <w:noProof/>
            <w:webHidden/>
          </w:rPr>
          <w:fldChar w:fldCharType="begin"/>
        </w:r>
        <w:r>
          <w:rPr>
            <w:noProof/>
            <w:webHidden/>
          </w:rPr>
          <w:instrText xml:space="preserve"> PAGEREF _Toc165500078 \h </w:instrText>
        </w:r>
        <w:r>
          <w:rPr>
            <w:noProof/>
            <w:webHidden/>
          </w:rPr>
        </w:r>
        <w:r>
          <w:rPr>
            <w:noProof/>
            <w:webHidden/>
          </w:rPr>
          <w:fldChar w:fldCharType="separate"/>
        </w:r>
        <w:r>
          <w:rPr>
            <w:noProof/>
            <w:webHidden/>
          </w:rPr>
          <w:t>29</w:t>
        </w:r>
        <w:r>
          <w:rPr>
            <w:noProof/>
            <w:webHidden/>
          </w:rPr>
          <w:fldChar w:fldCharType="end"/>
        </w:r>
      </w:hyperlink>
    </w:p>
    <w:p w14:paraId="0348B008" w14:textId="1364D499"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79" w:history="1">
        <w:r w:rsidRPr="001C6865">
          <w:rPr>
            <w:rStyle w:val="Hyperlink"/>
            <w:rFonts w:ascii="Calibri" w:hAnsi="Calibri" w:cs="Calibri"/>
            <w:noProof/>
          </w:rPr>
          <w:t>Figure 26 : Correlation Coefficient of Stocks Close Price</w:t>
        </w:r>
        <w:r>
          <w:rPr>
            <w:noProof/>
            <w:webHidden/>
          </w:rPr>
          <w:tab/>
        </w:r>
        <w:r>
          <w:rPr>
            <w:noProof/>
            <w:webHidden/>
          </w:rPr>
          <w:fldChar w:fldCharType="begin"/>
        </w:r>
        <w:r>
          <w:rPr>
            <w:noProof/>
            <w:webHidden/>
          </w:rPr>
          <w:instrText xml:space="preserve"> PAGEREF _Toc165500079 \h </w:instrText>
        </w:r>
        <w:r>
          <w:rPr>
            <w:noProof/>
            <w:webHidden/>
          </w:rPr>
        </w:r>
        <w:r>
          <w:rPr>
            <w:noProof/>
            <w:webHidden/>
          </w:rPr>
          <w:fldChar w:fldCharType="separate"/>
        </w:r>
        <w:r>
          <w:rPr>
            <w:noProof/>
            <w:webHidden/>
          </w:rPr>
          <w:t>29</w:t>
        </w:r>
        <w:r>
          <w:rPr>
            <w:noProof/>
            <w:webHidden/>
          </w:rPr>
          <w:fldChar w:fldCharType="end"/>
        </w:r>
      </w:hyperlink>
    </w:p>
    <w:p w14:paraId="1695C587" w14:textId="67FF7E76"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80" w:history="1">
        <w:r w:rsidRPr="001C6865">
          <w:rPr>
            <w:rStyle w:val="Hyperlink"/>
            <w:rFonts w:ascii="Calibri" w:hAnsi="Calibri" w:cs="Calibri"/>
            <w:noProof/>
          </w:rPr>
          <w:t>Figure 27: SHEL Stock Price Prediction by Model – 1</w:t>
        </w:r>
        <w:r>
          <w:rPr>
            <w:noProof/>
            <w:webHidden/>
          </w:rPr>
          <w:tab/>
        </w:r>
        <w:r>
          <w:rPr>
            <w:noProof/>
            <w:webHidden/>
          </w:rPr>
          <w:fldChar w:fldCharType="begin"/>
        </w:r>
        <w:r>
          <w:rPr>
            <w:noProof/>
            <w:webHidden/>
          </w:rPr>
          <w:instrText xml:space="preserve"> PAGEREF _Toc165500080 \h </w:instrText>
        </w:r>
        <w:r>
          <w:rPr>
            <w:noProof/>
            <w:webHidden/>
          </w:rPr>
        </w:r>
        <w:r>
          <w:rPr>
            <w:noProof/>
            <w:webHidden/>
          </w:rPr>
          <w:fldChar w:fldCharType="separate"/>
        </w:r>
        <w:r>
          <w:rPr>
            <w:noProof/>
            <w:webHidden/>
          </w:rPr>
          <w:t>30</w:t>
        </w:r>
        <w:r>
          <w:rPr>
            <w:noProof/>
            <w:webHidden/>
          </w:rPr>
          <w:fldChar w:fldCharType="end"/>
        </w:r>
      </w:hyperlink>
    </w:p>
    <w:p w14:paraId="0AC77C61" w14:textId="0BE70206"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81" w:history="1">
        <w:r w:rsidRPr="001C6865">
          <w:rPr>
            <w:rStyle w:val="Hyperlink"/>
            <w:rFonts w:ascii="Calibri" w:hAnsi="Calibri" w:cs="Calibri"/>
            <w:noProof/>
          </w:rPr>
          <w:t>Figure 28: SHEL Stock Price Forecast by Model - 1</w:t>
        </w:r>
        <w:r>
          <w:rPr>
            <w:noProof/>
            <w:webHidden/>
          </w:rPr>
          <w:tab/>
        </w:r>
        <w:r>
          <w:rPr>
            <w:noProof/>
            <w:webHidden/>
          </w:rPr>
          <w:fldChar w:fldCharType="begin"/>
        </w:r>
        <w:r>
          <w:rPr>
            <w:noProof/>
            <w:webHidden/>
          </w:rPr>
          <w:instrText xml:space="preserve"> PAGEREF _Toc165500081 \h </w:instrText>
        </w:r>
        <w:r>
          <w:rPr>
            <w:noProof/>
            <w:webHidden/>
          </w:rPr>
        </w:r>
        <w:r>
          <w:rPr>
            <w:noProof/>
            <w:webHidden/>
          </w:rPr>
          <w:fldChar w:fldCharType="separate"/>
        </w:r>
        <w:r>
          <w:rPr>
            <w:noProof/>
            <w:webHidden/>
          </w:rPr>
          <w:t>30</w:t>
        </w:r>
        <w:r>
          <w:rPr>
            <w:noProof/>
            <w:webHidden/>
          </w:rPr>
          <w:fldChar w:fldCharType="end"/>
        </w:r>
      </w:hyperlink>
    </w:p>
    <w:p w14:paraId="21FB3F6D" w14:textId="37EC2ED1"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82" w:history="1">
        <w:r w:rsidRPr="001C6865">
          <w:rPr>
            <w:rStyle w:val="Hyperlink"/>
            <w:rFonts w:ascii="Calibri" w:hAnsi="Calibri" w:cs="Calibri"/>
            <w:noProof/>
          </w:rPr>
          <w:t>Figure 29: SHEL Stock Price Forecast by Model - 3</w:t>
        </w:r>
        <w:r>
          <w:rPr>
            <w:noProof/>
            <w:webHidden/>
          </w:rPr>
          <w:tab/>
        </w:r>
        <w:r>
          <w:rPr>
            <w:noProof/>
            <w:webHidden/>
          </w:rPr>
          <w:fldChar w:fldCharType="begin"/>
        </w:r>
        <w:r>
          <w:rPr>
            <w:noProof/>
            <w:webHidden/>
          </w:rPr>
          <w:instrText xml:space="preserve"> PAGEREF _Toc165500082 \h </w:instrText>
        </w:r>
        <w:r>
          <w:rPr>
            <w:noProof/>
            <w:webHidden/>
          </w:rPr>
        </w:r>
        <w:r>
          <w:rPr>
            <w:noProof/>
            <w:webHidden/>
          </w:rPr>
          <w:fldChar w:fldCharType="separate"/>
        </w:r>
        <w:r>
          <w:rPr>
            <w:noProof/>
            <w:webHidden/>
          </w:rPr>
          <w:t>31</w:t>
        </w:r>
        <w:r>
          <w:rPr>
            <w:noProof/>
            <w:webHidden/>
          </w:rPr>
          <w:fldChar w:fldCharType="end"/>
        </w:r>
      </w:hyperlink>
    </w:p>
    <w:p w14:paraId="3EBCF630" w14:textId="13EB35F1"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83" w:history="1">
        <w:r w:rsidRPr="001C6865">
          <w:rPr>
            <w:rStyle w:val="Hyperlink"/>
            <w:rFonts w:ascii="Calibri" w:hAnsi="Calibri" w:cs="Calibri"/>
            <w:noProof/>
          </w:rPr>
          <w:t>Figure 30: CVX Stock Price Forecast by Model – 6</w:t>
        </w:r>
        <w:r>
          <w:rPr>
            <w:noProof/>
            <w:webHidden/>
          </w:rPr>
          <w:tab/>
        </w:r>
        <w:r>
          <w:rPr>
            <w:noProof/>
            <w:webHidden/>
          </w:rPr>
          <w:fldChar w:fldCharType="begin"/>
        </w:r>
        <w:r>
          <w:rPr>
            <w:noProof/>
            <w:webHidden/>
          </w:rPr>
          <w:instrText xml:space="preserve"> PAGEREF _Toc165500083 \h </w:instrText>
        </w:r>
        <w:r>
          <w:rPr>
            <w:noProof/>
            <w:webHidden/>
          </w:rPr>
        </w:r>
        <w:r>
          <w:rPr>
            <w:noProof/>
            <w:webHidden/>
          </w:rPr>
          <w:fldChar w:fldCharType="separate"/>
        </w:r>
        <w:r>
          <w:rPr>
            <w:noProof/>
            <w:webHidden/>
          </w:rPr>
          <w:t>31</w:t>
        </w:r>
        <w:r>
          <w:rPr>
            <w:noProof/>
            <w:webHidden/>
          </w:rPr>
          <w:fldChar w:fldCharType="end"/>
        </w:r>
      </w:hyperlink>
    </w:p>
    <w:p w14:paraId="723D751D" w14:textId="0EB00CB5"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84" w:history="1">
        <w:r w:rsidRPr="001C6865">
          <w:rPr>
            <w:rStyle w:val="Hyperlink"/>
            <w:rFonts w:ascii="Calibri" w:hAnsi="Calibri" w:cs="Calibri"/>
            <w:noProof/>
          </w:rPr>
          <w:t>Figure 31: CVX Stock Price Forecast with Model - 6</w:t>
        </w:r>
        <w:r>
          <w:rPr>
            <w:noProof/>
            <w:webHidden/>
          </w:rPr>
          <w:tab/>
        </w:r>
        <w:r>
          <w:rPr>
            <w:noProof/>
            <w:webHidden/>
          </w:rPr>
          <w:fldChar w:fldCharType="begin"/>
        </w:r>
        <w:r>
          <w:rPr>
            <w:noProof/>
            <w:webHidden/>
          </w:rPr>
          <w:instrText xml:space="preserve"> PAGEREF _Toc165500084 \h </w:instrText>
        </w:r>
        <w:r>
          <w:rPr>
            <w:noProof/>
            <w:webHidden/>
          </w:rPr>
        </w:r>
        <w:r>
          <w:rPr>
            <w:noProof/>
            <w:webHidden/>
          </w:rPr>
          <w:fldChar w:fldCharType="separate"/>
        </w:r>
        <w:r>
          <w:rPr>
            <w:noProof/>
            <w:webHidden/>
          </w:rPr>
          <w:t>32</w:t>
        </w:r>
        <w:r>
          <w:rPr>
            <w:noProof/>
            <w:webHidden/>
          </w:rPr>
          <w:fldChar w:fldCharType="end"/>
        </w:r>
      </w:hyperlink>
    </w:p>
    <w:p w14:paraId="3AC2C608" w14:textId="46582ECD"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85" w:history="1">
        <w:r w:rsidRPr="001C6865">
          <w:rPr>
            <w:rStyle w:val="Hyperlink"/>
            <w:rFonts w:ascii="Calibri" w:hAnsi="Calibri" w:cs="Calibri"/>
            <w:noProof/>
          </w:rPr>
          <w:t>Figure 32: Model - 1 MAPE Vs Epochs for 10 lookbacks and StandardScaler scaled data.</w:t>
        </w:r>
        <w:r>
          <w:rPr>
            <w:noProof/>
            <w:webHidden/>
          </w:rPr>
          <w:tab/>
        </w:r>
        <w:r>
          <w:rPr>
            <w:noProof/>
            <w:webHidden/>
          </w:rPr>
          <w:fldChar w:fldCharType="begin"/>
        </w:r>
        <w:r>
          <w:rPr>
            <w:noProof/>
            <w:webHidden/>
          </w:rPr>
          <w:instrText xml:space="preserve"> PAGEREF _Toc165500085 \h </w:instrText>
        </w:r>
        <w:r>
          <w:rPr>
            <w:noProof/>
            <w:webHidden/>
          </w:rPr>
        </w:r>
        <w:r>
          <w:rPr>
            <w:noProof/>
            <w:webHidden/>
          </w:rPr>
          <w:fldChar w:fldCharType="separate"/>
        </w:r>
        <w:r>
          <w:rPr>
            <w:noProof/>
            <w:webHidden/>
          </w:rPr>
          <w:t>32</w:t>
        </w:r>
        <w:r>
          <w:rPr>
            <w:noProof/>
            <w:webHidden/>
          </w:rPr>
          <w:fldChar w:fldCharType="end"/>
        </w:r>
      </w:hyperlink>
    </w:p>
    <w:p w14:paraId="5D33FB58" w14:textId="2171AA9E"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86" w:history="1">
        <w:r w:rsidRPr="001C6865">
          <w:rPr>
            <w:rStyle w:val="Hyperlink"/>
            <w:rFonts w:ascii="Calibri" w:hAnsi="Calibri" w:cs="Calibri"/>
            <w:noProof/>
          </w:rPr>
          <w:t>Figure 33: Model - 2 MAPE Vs Epochs for 10 lookbacks and StandardScaler scaled data.</w:t>
        </w:r>
        <w:r>
          <w:rPr>
            <w:noProof/>
            <w:webHidden/>
          </w:rPr>
          <w:tab/>
        </w:r>
        <w:r>
          <w:rPr>
            <w:noProof/>
            <w:webHidden/>
          </w:rPr>
          <w:fldChar w:fldCharType="begin"/>
        </w:r>
        <w:r>
          <w:rPr>
            <w:noProof/>
            <w:webHidden/>
          </w:rPr>
          <w:instrText xml:space="preserve"> PAGEREF _Toc165500086 \h </w:instrText>
        </w:r>
        <w:r>
          <w:rPr>
            <w:noProof/>
            <w:webHidden/>
          </w:rPr>
        </w:r>
        <w:r>
          <w:rPr>
            <w:noProof/>
            <w:webHidden/>
          </w:rPr>
          <w:fldChar w:fldCharType="separate"/>
        </w:r>
        <w:r>
          <w:rPr>
            <w:noProof/>
            <w:webHidden/>
          </w:rPr>
          <w:t>32</w:t>
        </w:r>
        <w:r>
          <w:rPr>
            <w:noProof/>
            <w:webHidden/>
          </w:rPr>
          <w:fldChar w:fldCharType="end"/>
        </w:r>
      </w:hyperlink>
    </w:p>
    <w:p w14:paraId="2E3E4206" w14:textId="5CCACC53"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87" w:history="1">
        <w:r w:rsidRPr="001C6865">
          <w:rPr>
            <w:rStyle w:val="Hyperlink"/>
            <w:rFonts w:ascii="Calibri" w:hAnsi="Calibri" w:cs="Calibri"/>
            <w:noProof/>
          </w:rPr>
          <w:t>Figure 34: Model - 3 MAPE Vs Epochs for 10 lookbacks and StandardScaler scaled data.</w:t>
        </w:r>
        <w:r>
          <w:rPr>
            <w:noProof/>
            <w:webHidden/>
          </w:rPr>
          <w:tab/>
        </w:r>
        <w:r>
          <w:rPr>
            <w:noProof/>
            <w:webHidden/>
          </w:rPr>
          <w:fldChar w:fldCharType="begin"/>
        </w:r>
        <w:r>
          <w:rPr>
            <w:noProof/>
            <w:webHidden/>
          </w:rPr>
          <w:instrText xml:space="preserve"> PAGEREF _Toc165500087 \h </w:instrText>
        </w:r>
        <w:r>
          <w:rPr>
            <w:noProof/>
            <w:webHidden/>
          </w:rPr>
        </w:r>
        <w:r>
          <w:rPr>
            <w:noProof/>
            <w:webHidden/>
          </w:rPr>
          <w:fldChar w:fldCharType="separate"/>
        </w:r>
        <w:r>
          <w:rPr>
            <w:noProof/>
            <w:webHidden/>
          </w:rPr>
          <w:t>33</w:t>
        </w:r>
        <w:r>
          <w:rPr>
            <w:noProof/>
            <w:webHidden/>
          </w:rPr>
          <w:fldChar w:fldCharType="end"/>
        </w:r>
      </w:hyperlink>
    </w:p>
    <w:p w14:paraId="2577BEF7" w14:textId="18A52628"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88" w:history="1">
        <w:r w:rsidRPr="001C6865">
          <w:rPr>
            <w:rStyle w:val="Hyperlink"/>
            <w:rFonts w:ascii="Calibri" w:hAnsi="Calibri" w:cs="Calibri"/>
            <w:noProof/>
          </w:rPr>
          <w:t>Figure 35: Model - 4 MAPE Vs Epochs for 10 lookbacks and StandardScaler scaled data.</w:t>
        </w:r>
        <w:r>
          <w:rPr>
            <w:noProof/>
            <w:webHidden/>
          </w:rPr>
          <w:tab/>
        </w:r>
        <w:r>
          <w:rPr>
            <w:noProof/>
            <w:webHidden/>
          </w:rPr>
          <w:fldChar w:fldCharType="begin"/>
        </w:r>
        <w:r>
          <w:rPr>
            <w:noProof/>
            <w:webHidden/>
          </w:rPr>
          <w:instrText xml:space="preserve"> PAGEREF _Toc165500088 \h </w:instrText>
        </w:r>
        <w:r>
          <w:rPr>
            <w:noProof/>
            <w:webHidden/>
          </w:rPr>
        </w:r>
        <w:r>
          <w:rPr>
            <w:noProof/>
            <w:webHidden/>
          </w:rPr>
          <w:fldChar w:fldCharType="separate"/>
        </w:r>
        <w:r>
          <w:rPr>
            <w:noProof/>
            <w:webHidden/>
          </w:rPr>
          <w:t>33</w:t>
        </w:r>
        <w:r>
          <w:rPr>
            <w:noProof/>
            <w:webHidden/>
          </w:rPr>
          <w:fldChar w:fldCharType="end"/>
        </w:r>
      </w:hyperlink>
    </w:p>
    <w:p w14:paraId="7DE5DAF3" w14:textId="7D57B6F2"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89" w:history="1">
        <w:r w:rsidRPr="001C6865">
          <w:rPr>
            <w:rStyle w:val="Hyperlink"/>
            <w:rFonts w:ascii="Calibri" w:hAnsi="Calibri" w:cs="Calibri"/>
            <w:noProof/>
          </w:rPr>
          <w:t>Figure 36: Model - 5 MAPE Vs Epochs for 10 lookbacks and StandardScaler scaled data.</w:t>
        </w:r>
        <w:r>
          <w:rPr>
            <w:noProof/>
            <w:webHidden/>
          </w:rPr>
          <w:tab/>
        </w:r>
        <w:r>
          <w:rPr>
            <w:noProof/>
            <w:webHidden/>
          </w:rPr>
          <w:fldChar w:fldCharType="begin"/>
        </w:r>
        <w:r>
          <w:rPr>
            <w:noProof/>
            <w:webHidden/>
          </w:rPr>
          <w:instrText xml:space="preserve"> PAGEREF _Toc165500089 \h </w:instrText>
        </w:r>
        <w:r>
          <w:rPr>
            <w:noProof/>
            <w:webHidden/>
          </w:rPr>
        </w:r>
        <w:r>
          <w:rPr>
            <w:noProof/>
            <w:webHidden/>
          </w:rPr>
          <w:fldChar w:fldCharType="separate"/>
        </w:r>
        <w:r>
          <w:rPr>
            <w:noProof/>
            <w:webHidden/>
          </w:rPr>
          <w:t>33</w:t>
        </w:r>
        <w:r>
          <w:rPr>
            <w:noProof/>
            <w:webHidden/>
          </w:rPr>
          <w:fldChar w:fldCharType="end"/>
        </w:r>
      </w:hyperlink>
    </w:p>
    <w:p w14:paraId="760D9895" w14:textId="3CAABFE3"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90" w:history="1">
        <w:r w:rsidRPr="001C6865">
          <w:rPr>
            <w:rStyle w:val="Hyperlink"/>
            <w:rFonts w:ascii="Calibri" w:hAnsi="Calibri" w:cs="Calibri"/>
            <w:noProof/>
          </w:rPr>
          <w:t>Figure 37: Model - 6 MAPE Vs Epochs for 10 lookbacks and StandardScaler scaled data.</w:t>
        </w:r>
        <w:r>
          <w:rPr>
            <w:noProof/>
            <w:webHidden/>
          </w:rPr>
          <w:tab/>
        </w:r>
        <w:r>
          <w:rPr>
            <w:noProof/>
            <w:webHidden/>
          </w:rPr>
          <w:fldChar w:fldCharType="begin"/>
        </w:r>
        <w:r>
          <w:rPr>
            <w:noProof/>
            <w:webHidden/>
          </w:rPr>
          <w:instrText xml:space="preserve"> PAGEREF _Toc165500090 \h </w:instrText>
        </w:r>
        <w:r>
          <w:rPr>
            <w:noProof/>
            <w:webHidden/>
          </w:rPr>
        </w:r>
        <w:r>
          <w:rPr>
            <w:noProof/>
            <w:webHidden/>
          </w:rPr>
          <w:fldChar w:fldCharType="separate"/>
        </w:r>
        <w:r>
          <w:rPr>
            <w:noProof/>
            <w:webHidden/>
          </w:rPr>
          <w:t>33</w:t>
        </w:r>
        <w:r>
          <w:rPr>
            <w:noProof/>
            <w:webHidden/>
          </w:rPr>
          <w:fldChar w:fldCharType="end"/>
        </w:r>
      </w:hyperlink>
    </w:p>
    <w:p w14:paraId="02A37329" w14:textId="4EF39556"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91" w:history="1">
        <w:r w:rsidRPr="001C6865">
          <w:rPr>
            <w:rStyle w:val="Hyperlink"/>
            <w:rFonts w:ascii="Calibri" w:hAnsi="Calibri" w:cs="Calibri"/>
            <w:noProof/>
          </w:rPr>
          <w:t>Figure 38: Model - 1 MAPE Vs Epochs for 25 lookbacks and StandardScaler scaled data.</w:t>
        </w:r>
        <w:r>
          <w:rPr>
            <w:noProof/>
            <w:webHidden/>
          </w:rPr>
          <w:tab/>
        </w:r>
        <w:r>
          <w:rPr>
            <w:noProof/>
            <w:webHidden/>
          </w:rPr>
          <w:fldChar w:fldCharType="begin"/>
        </w:r>
        <w:r>
          <w:rPr>
            <w:noProof/>
            <w:webHidden/>
          </w:rPr>
          <w:instrText xml:space="preserve"> PAGEREF _Toc165500091 \h </w:instrText>
        </w:r>
        <w:r>
          <w:rPr>
            <w:noProof/>
            <w:webHidden/>
          </w:rPr>
        </w:r>
        <w:r>
          <w:rPr>
            <w:noProof/>
            <w:webHidden/>
          </w:rPr>
          <w:fldChar w:fldCharType="separate"/>
        </w:r>
        <w:r>
          <w:rPr>
            <w:noProof/>
            <w:webHidden/>
          </w:rPr>
          <w:t>34</w:t>
        </w:r>
        <w:r>
          <w:rPr>
            <w:noProof/>
            <w:webHidden/>
          </w:rPr>
          <w:fldChar w:fldCharType="end"/>
        </w:r>
      </w:hyperlink>
    </w:p>
    <w:p w14:paraId="53859614" w14:textId="2C152C7B"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92" w:history="1">
        <w:r w:rsidRPr="001C6865">
          <w:rPr>
            <w:rStyle w:val="Hyperlink"/>
            <w:rFonts w:ascii="Calibri" w:hAnsi="Calibri" w:cs="Calibri"/>
            <w:noProof/>
          </w:rPr>
          <w:t>Figure 39: Model - 2 MAPE Vs Epochs for 25 lookbacks and StandardScaler scaled data.</w:t>
        </w:r>
        <w:r>
          <w:rPr>
            <w:noProof/>
            <w:webHidden/>
          </w:rPr>
          <w:tab/>
        </w:r>
        <w:r>
          <w:rPr>
            <w:noProof/>
            <w:webHidden/>
          </w:rPr>
          <w:fldChar w:fldCharType="begin"/>
        </w:r>
        <w:r>
          <w:rPr>
            <w:noProof/>
            <w:webHidden/>
          </w:rPr>
          <w:instrText xml:space="preserve"> PAGEREF _Toc165500092 \h </w:instrText>
        </w:r>
        <w:r>
          <w:rPr>
            <w:noProof/>
            <w:webHidden/>
          </w:rPr>
        </w:r>
        <w:r>
          <w:rPr>
            <w:noProof/>
            <w:webHidden/>
          </w:rPr>
          <w:fldChar w:fldCharType="separate"/>
        </w:r>
        <w:r>
          <w:rPr>
            <w:noProof/>
            <w:webHidden/>
          </w:rPr>
          <w:t>34</w:t>
        </w:r>
        <w:r>
          <w:rPr>
            <w:noProof/>
            <w:webHidden/>
          </w:rPr>
          <w:fldChar w:fldCharType="end"/>
        </w:r>
      </w:hyperlink>
    </w:p>
    <w:p w14:paraId="46DB6139" w14:textId="158E2B17"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93" w:history="1">
        <w:r w:rsidRPr="001C6865">
          <w:rPr>
            <w:rStyle w:val="Hyperlink"/>
            <w:rFonts w:ascii="Calibri" w:hAnsi="Calibri" w:cs="Calibri"/>
            <w:noProof/>
          </w:rPr>
          <w:t>Figure 40: Model - 3 MAPE Vs Epochs for 25 lookbacks and StandardScaler scaled data.</w:t>
        </w:r>
        <w:r>
          <w:rPr>
            <w:noProof/>
            <w:webHidden/>
          </w:rPr>
          <w:tab/>
        </w:r>
        <w:r>
          <w:rPr>
            <w:noProof/>
            <w:webHidden/>
          </w:rPr>
          <w:fldChar w:fldCharType="begin"/>
        </w:r>
        <w:r>
          <w:rPr>
            <w:noProof/>
            <w:webHidden/>
          </w:rPr>
          <w:instrText xml:space="preserve"> PAGEREF _Toc165500093 \h </w:instrText>
        </w:r>
        <w:r>
          <w:rPr>
            <w:noProof/>
            <w:webHidden/>
          </w:rPr>
        </w:r>
        <w:r>
          <w:rPr>
            <w:noProof/>
            <w:webHidden/>
          </w:rPr>
          <w:fldChar w:fldCharType="separate"/>
        </w:r>
        <w:r>
          <w:rPr>
            <w:noProof/>
            <w:webHidden/>
          </w:rPr>
          <w:t>34</w:t>
        </w:r>
        <w:r>
          <w:rPr>
            <w:noProof/>
            <w:webHidden/>
          </w:rPr>
          <w:fldChar w:fldCharType="end"/>
        </w:r>
      </w:hyperlink>
    </w:p>
    <w:p w14:paraId="692D9E06" w14:textId="13ADCB26"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94" w:history="1">
        <w:r w:rsidRPr="001C6865">
          <w:rPr>
            <w:rStyle w:val="Hyperlink"/>
            <w:rFonts w:ascii="Calibri" w:hAnsi="Calibri" w:cs="Calibri"/>
            <w:noProof/>
          </w:rPr>
          <w:t>Figure 41: Model - 4 MAPE Vs Epochs for 25 lookbacks and StandardScaler scaled data.</w:t>
        </w:r>
        <w:r>
          <w:rPr>
            <w:noProof/>
            <w:webHidden/>
          </w:rPr>
          <w:tab/>
        </w:r>
        <w:r>
          <w:rPr>
            <w:noProof/>
            <w:webHidden/>
          </w:rPr>
          <w:fldChar w:fldCharType="begin"/>
        </w:r>
        <w:r>
          <w:rPr>
            <w:noProof/>
            <w:webHidden/>
          </w:rPr>
          <w:instrText xml:space="preserve"> PAGEREF _Toc165500094 \h </w:instrText>
        </w:r>
        <w:r>
          <w:rPr>
            <w:noProof/>
            <w:webHidden/>
          </w:rPr>
        </w:r>
        <w:r>
          <w:rPr>
            <w:noProof/>
            <w:webHidden/>
          </w:rPr>
          <w:fldChar w:fldCharType="separate"/>
        </w:r>
        <w:r>
          <w:rPr>
            <w:noProof/>
            <w:webHidden/>
          </w:rPr>
          <w:t>34</w:t>
        </w:r>
        <w:r>
          <w:rPr>
            <w:noProof/>
            <w:webHidden/>
          </w:rPr>
          <w:fldChar w:fldCharType="end"/>
        </w:r>
      </w:hyperlink>
    </w:p>
    <w:p w14:paraId="16142F9D" w14:textId="1EE04E84"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95" w:history="1">
        <w:r w:rsidRPr="001C6865">
          <w:rPr>
            <w:rStyle w:val="Hyperlink"/>
            <w:rFonts w:ascii="Calibri" w:hAnsi="Calibri" w:cs="Calibri"/>
            <w:noProof/>
          </w:rPr>
          <w:t>Figure 42: Model - 5 MAPE Vs Epochs for 25 lookbacks and StandardScaler scaled data.</w:t>
        </w:r>
        <w:r>
          <w:rPr>
            <w:noProof/>
            <w:webHidden/>
          </w:rPr>
          <w:tab/>
        </w:r>
        <w:r>
          <w:rPr>
            <w:noProof/>
            <w:webHidden/>
          </w:rPr>
          <w:fldChar w:fldCharType="begin"/>
        </w:r>
        <w:r>
          <w:rPr>
            <w:noProof/>
            <w:webHidden/>
          </w:rPr>
          <w:instrText xml:space="preserve"> PAGEREF _Toc165500095 \h </w:instrText>
        </w:r>
        <w:r>
          <w:rPr>
            <w:noProof/>
            <w:webHidden/>
          </w:rPr>
        </w:r>
        <w:r>
          <w:rPr>
            <w:noProof/>
            <w:webHidden/>
          </w:rPr>
          <w:fldChar w:fldCharType="separate"/>
        </w:r>
        <w:r>
          <w:rPr>
            <w:noProof/>
            <w:webHidden/>
          </w:rPr>
          <w:t>34</w:t>
        </w:r>
        <w:r>
          <w:rPr>
            <w:noProof/>
            <w:webHidden/>
          </w:rPr>
          <w:fldChar w:fldCharType="end"/>
        </w:r>
      </w:hyperlink>
    </w:p>
    <w:p w14:paraId="1F734EF0" w14:textId="44A66EBE"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96" w:history="1">
        <w:r w:rsidRPr="001C6865">
          <w:rPr>
            <w:rStyle w:val="Hyperlink"/>
            <w:rFonts w:ascii="Calibri" w:hAnsi="Calibri" w:cs="Calibri"/>
            <w:noProof/>
          </w:rPr>
          <w:t>Figure 43: Model - 6 MAPE Vs Epochs for 25 lookbacks and StandardScaler scaled data.</w:t>
        </w:r>
        <w:r>
          <w:rPr>
            <w:noProof/>
            <w:webHidden/>
          </w:rPr>
          <w:tab/>
        </w:r>
        <w:r>
          <w:rPr>
            <w:noProof/>
            <w:webHidden/>
          </w:rPr>
          <w:fldChar w:fldCharType="begin"/>
        </w:r>
        <w:r>
          <w:rPr>
            <w:noProof/>
            <w:webHidden/>
          </w:rPr>
          <w:instrText xml:space="preserve"> PAGEREF _Toc165500096 \h </w:instrText>
        </w:r>
        <w:r>
          <w:rPr>
            <w:noProof/>
            <w:webHidden/>
          </w:rPr>
        </w:r>
        <w:r>
          <w:rPr>
            <w:noProof/>
            <w:webHidden/>
          </w:rPr>
          <w:fldChar w:fldCharType="separate"/>
        </w:r>
        <w:r>
          <w:rPr>
            <w:noProof/>
            <w:webHidden/>
          </w:rPr>
          <w:t>34</w:t>
        </w:r>
        <w:r>
          <w:rPr>
            <w:noProof/>
            <w:webHidden/>
          </w:rPr>
          <w:fldChar w:fldCharType="end"/>
        </w:r>
      </w:hyperlink>
    </w:p>
    <w:p w14:paraId="25A809CE" w14:textId="7DE6FCD8"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97" w:history="1">
        <w:r w:rsidRPr="001C6865">
          <w:rPr>
            <w:rStyle w:val="Hyperlink"/>
            <w:rFonts w:ascii="Calibri" w:hAnsi="Calibri" w:cs="Calibri"/>
            <w:noProof/>
          </w:rPr>
          <w:t>Figure 44: Model - 1 MAPE Vs Epochs for 50 lookbacks and StandardScaler scaled data.</w:t>
        </w:r>
        <w:r>
          <w:rPr>
            <w:noProof/>
            <w:webHidden/>
          </w:rPr>
          <w:tab/>
        </w:r>
        <w:r>
          <w:rPr>
            <w:noProof/>
            <w:webHidden/>
          </w:rPr>
          <w:fldChar w:fldCharType="begin"/>
        </w:r>
        <w:r>
          <w:rPr>
            <w:noProof/>
            <w:webHidden/>
          </w:rPr>
          <w:instrText xml:space="preserve"> PAGEREF _Toc165500097 \h </w:instrText>
        </w:r>
        <w:r>
          <w:rPr>
            <w:noProof/>
            <w:webHidden/>
          </w:rPr>
        </w:r>
        <w:r>
          <w:rPr>
            <w:noProof/>
            <w:webHidden/>
          </w:rPr>
          <w:fldChar w:fldCharType="separate"/>
        </w:r>
        <w:r>
          <w:rPr>
            <w:noProof/>
            <w:webHidden/>
          </w:rPr>
          <w:t>35</w:t>
        </w:r>
        <w:r>
          <w:rPr>
            <w:noProof/>
            <w:webHidden/>
          </w:rPr>
          <w:fldChar w:fldCharType="end"/>
        </w:r>
      </w:hyperlink>
    </w:p>
    <w:p w14:paraId="3A8CFBA7" w14:textId="24DDB7CA"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98" w:history="1">
        <w:r w:rsidRPr="001C6865">
          <w:rPr>
            <w:rStyle w:val="Hyperlink"/>
            <w:rFonts w:ascii="Calibri" w:hAnsi="Calibri" w:cs="Calibri"/>
            <w:noProof/>
          </w:rPr>
          <w:t>Figure 45: Model - 2 MAPE Vs Epochs for 50 lookbacks and StandardScaler scaled data.</w:t>
        </w:r>
        <w:r>
          <w:rPr>
            <w:noProof/>
            <w:webHidden/>
          </w:rPr>
          <w:tab/>
        </w:r>
        <w:r>
          <w:rPr>
            <w:noProof/>
            <w:webHidden/>
          </w:rPr>
          <w:fldChar w:fldCharType="begin"/>
        </w:r>
        <w:r>
          <w:rPr>
            <w:noProof/>
            <w:webHidden/>
          </w:rPr>
          <w:instrText xml:space="preserve"> PAGEREF _Toc165500098 \h </w:instrText>
        </w:r>
        <w:r>
          <w:rPr>
            <w:noProof/>
            <w:webHidden/>
          </w:rPr>
        </w:r>
        <w:r>
          <w:rPr>
            <w:noProof/>
            <w:webHidden/>
          </w:rPr>
          <w:fldChar w:fldCharType="separate"/>
        </w:r>
        <w:r>
          <w:rPr>
            <w:noProof/>
            <w:webHidden/>
          </w:rPr>
          <w:t>35</w:t>
        </w:r>
        <w:r>
          <w:rPr>
            <w:noProof/>
            <w:webHidden/>
          </w:rPr>
          <w:fldChar w:fldCharType="end"/>
        </w:r>
      </w:hyperlink>
    </w:p>
    <w:p w14:paraId="4D9F0B03" w14:textId="1498E996"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099" w:history="1">
        <w:r w:rsidRPr="001C6865">
          <w:rPr>
            <w:rStyle w:val="Hyperlink"/>
            <w:rFonts w:ascii="Calibri" w:hAnsi="Calibri" w:cs="Calibri"/>
            <w:noProof/>
          </w:rPr>
          <w:t>Figure 46: Model - 3 MAPE Vs Epochs for 50 lookbacks and StandardScaler scaled data.</w:t>
        </w:r>
        <w:r>
          <w:rPr>
            <w:noProof/>
            <w:webHidden/>
          </w:rPr>
          <w:tab/>
        </w:r>
        <w:r>
          <w:rPr>
            <w:noProof/>
            <w:webHidden/>
          </w:rPr>
          <w:fldChar w:fldCharType="begin"/>
        </w:r>
        <w:r>
          <w:rPr>
            <w:noProof/>
            <w:webHidden/>
          </w:rPr>
          <w:instrText xml:space="preserve"> PAGEREF _Toc165500099 \h </w:instrText>
        </w:r>
        <w:r>
          <w:rPr>
            <w:noProof/>
            <w:webHidden/>
          </w:rPr>
        </w:r>
        <w:r>
          <w:rPr>
            <w:noProof/>
            <w:webHidden/>
          </w:rPr>
          <w:fldChar w:fldCharType="separate"/>
        </w:r>
        <w:r>
          <w:rPr>
            <w:noProof/>
            <w:webHidden/>
          </w:rPr>
          <w:t>35</w:t>
        </w:r>
        <w:r>
          <w:rPr>
            <w:noProof/>
            <w:webHidden/>
          </w:rPr>
          <w:fldChar w:fldCharType="end"/>
        </w:r>
      </w:hyperlink>
    </w:p>
    <w:p w14:paraId="697647A8" w14:textId="1B464166"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00" w:history="1">
        <w:r w:rsidRPr="001C6865">
          <w:rPr>
            <w:rStyle w:val="Hyperlink"/>
            <w:rFonts w:ascii="Calibri" w:hAnsi="Calibri" w:cs="Calibri"/>
            <w:noProof/>
          </w:rPr>
          <w:t>Figure 47: Model - 4 MAPE Vs Epochs for 50 lookbacks and StandardScaler scaled data.</w:t>
        </w:r>
        <w:r>
          <w:rPr>
            <w:noProof/>
            <w:webHidden/>
          </w:rPr>
          <w:tab/>
        </w:r>
        <w:r>
          <w:rPr>
            <w:noProof/>
            <w:webHidden/>
          </w:rPr>
          <w:fldChar w:fldCharType="begin"/>
        </w:r>
        <w:r>
          <w:rPr>
            <w:noProof/>
            <w:webHidden/>
          </w:rPr>
          <w:instrText xml:space="preserve"> PAGEREF _Toc165500100 \h </w:instrText>
        </w:r>
        <w:r>
          <w:rPr>
            <w:noProof/>
            <w:webHidden/>
          </w:rPr>
        </w:r>
        <w:r>
          <w:rPr>
            <w:noProof/>
            <w:webHidden/>
          </w:rPr>
          <w:fldChar w:fldCharType="separate"/>
        </w:r>
        <w:r>
          <w:rPr>
            <w:noProof/>
            <w:webHidden/>
          </w:rPr>
          <w:t>35</w:t>
        </w:r>
        <w:r>
          <w:rPr>
            <w:noProof/>
            <w:webHidden/>
          </w:rPr>
          <w:fldChar w:fldCharType="end"/>
        </w:r>
      </w:hyperlink>
    </w:p>
    <w:p w14:paraId="79A7E280" w14:textId="3F9572C2"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01" w:history="1">
        <w:r w:rsidRPr="001C6865">
          <w:rPr>
            <w:rStyle w:val="Hyperlink"/>
            <w:rFonts w:ascii="Calibri" w:hAnsi="Calibri" w:cs="Calibri"/>
            <w:noProof/>
          </w:rPr>
          <w:t>Figure 48: Model - 5 MAPE Vs Epochs for 50 lookbacks and StandardScaler scaled data.</w:t>
        </w:r>
        <w:r>
          <w:rPr>
            <w:noProof/>
            <w:webHidden/>
          </w:rPr>
          <w:tab/>
        </w:r>
        <w:r>
          <w:rPr>
            <w:noProof/>
            <w:webHidden/>
          </w:rPr>
          <w:fldChar w:fldCharType="begin"/>
        </w:r>
        <w:r>
          <w:rPr>
            <w:noProof/>
            <w:webHidden/>
          </w:rPr>
          <w:instrText xml:space="preserve"> PAGEREF _Toc165500101 \h </w:instrText>
        </w:r>
        <w:r>
          <w:rPr>
            <w:noProof/>
            <w:webHidden/>
          </w:rPr>
        </w:r>
        <w:r>
          <w:rPr>
            <w:noProof/>
            <w:webHidden/>
          </w:rPr>
          <w:fldChar w:fldCharType="separate"/>
        </w:r>
        <w:r>
          <w:rPr>
            <w:noProof/>
            <w:webHidden/>
          </w:rPr>
          <w:t>35</w:t>
        </w:r>
        <w:r>
          <w:rPr>
            <w:noProof/>
            <w:webHidden/>
          </w:rPr>
          <w:fldChar w:fldCharType="end"/>
        </w:r>
      </w:hyperlink>
    </w:p>
    <w:p w14:paraId="38A94CF9" w14:textId="25708BC2"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02" w:history="1">
        <w:r w:rsidRPr="001C6865">
          <w:rPr>
            <w:rStyle w:val="Hyperlink"/>
            <w:rFonts w:ascii="Calibri" w:hAnsi="Calibri" w:cs="Calibri"/>
            <w:noProof/>
          </w:rPr>
          <w:t>Figure 49: Model - 6 MAPE Vs Epochs for 50 lookbacks and StandardScaler scaled data.</w:t>
        </w:r>
        <w:r>
          <w:rPr>
            <w:noProof/>
            <w:webHidden/>
          </w:rPr>
          <w:tab/>
        </w:r>
        <w:r>
          <w:rPr>
            <w:noProof/>
            <w:webHidden/>
          </w:rPr>
          <w:fldChar w:fldCharType="begin"/>
        </w:r>
        <w:r>
          <w:rPr>
            <w:noProof/>
            <w:webHidden/>
          </w:rPr>
          <w:instrText xml:space="preserve"> PAGEREF _Toc165500102 \h </w:instrText>
        </w:r>
        <w:r>
          <w:rPr>
            <w:noProof/>
            <w:webHidden/>
          </w:rPr>
        </w:r>
        <w:r>
          <w:rPr>
            <w:noProof/>
            <w:webHidden/>
          </w:rPr>
          <w:fldChar w:fldCharType="separate"/>
        </w:r>
        <w:r>
          <w:rPr>
            <w:noProof/>
            <w:webHidden/>
          </w:rPr>
          <w:t>35</w:t>
        </w:r>
        <w:r>
          <w:rPr>
            <w:noProof/>
            <w:webHidden/>
          </w:rPr>
          <w:fldChar w:fldCharType="end"/>
        </w:r>
      </w:hyperlink>
    </w:p>
    <w:p w14:paraId="51FACBB1" w14:textId="0256F4EA"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03" w:history="1">
        <w:r w:rsidRPr="001C6865">
          <w:rPr>
            <w:rStyle w:val="Hyperlink"/>
            <w:rFonts w:ascii="Calibri" w:hAnsi="Calibri" w:cs="Calibri"/>
            <w:noProof/>
          </w:rPr>
          <w:t>Figure 50: Model - 1 MAPE Vs Epochs for 10 lookbacks and MinMaxScaler scaled data.</w:t>
        </w:r>
        <w:r>
          <w:rPr>
            <w:noProof/>
            <w:webHidden/>
          </w:rPr>
          <w:tab/>
        </w:r>
        <w:r>
          <w:rPr>
            <w:noProof/>
            <w:webHidden/>
          </w:rPr>
          <w:fldChar w:fldCharType="begin"/>
        </w:r>
        <w:r>
          <w:rPr>
            <w:noProof/>
            <w:webHidden/>
          </w:rPr>
          <w:instrText xml:space="preserve"> PAGEREF _Toc165500103 \h </w:instrText>
        </w:r>
        <w:r>
          <w:rPr>
            <w:noProof/>
            <w:webHidden/>
          </w:rPr>
        </w:r>
        <w:r>
          <w:rPr>
            <w:noProof/>
            <w:webHidden/>
          </w:rPr>
          <w:fldChar w:fldCharType="separate"/>
        </w:r>
        <w:r>
          <w:rPr>
            <w:noProof/>
            <w:webHidden/>
          </w:rPr>
          <w:t>36</w:t>
        </w:r>
        <w:r>
          <w:rPr>
            <w:noProof/>
            <w:webHidden/>
          </w:rPr>
          <w:fldChar w:fldCharType="end"/>
        </w:r>
      </w:hyperlink>
    </w:p>
    <w:p w14:paraId="1D6519F9" w14:textId="2B19D65F"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04" w:history="1">
        <w:r w:rsidRPr="001C6865">
          <w:rPr>
            <w:rStyle w:val="Hyperlink"/>
            <w:rFonts w:ascii="Calibri" w:hAnsi="Calibri" w:cs="Calibri"/>
            <w:noProof/>
          </w:rPr>
          <w:t>Figure 51: Model - 2 MAPE Vs Epochs for 10 lookbacks and MinMaxScaler scaled data.</w:t>
        </w:r>
        <w:r>
          <w:rPr>
            <w:noProof/>
            <w:webHidden/>
          </w:rPr>
          <w:tab/>
        </w:r>
        <w:r>
          <w:rPr>
            <w:noProof/>
            <w:webHidden/>
          </w:rPr>
          <w:fldChar w:fldCharType="begin"/>
        </w:r>
        <w:r>
          <w:rPr>
            <w:noProof/>
            <w:webHidden/>
          </w:rPr>
          <w:instrText xml:space="preserve"> PAGEREF _Toc165500104 \h </w:instrText>
        </w:r>
        <w:r>
          <w:rPr>
            <w:noProof/>
            <w:webHidden/>
          </w:rPr>
        </w:r>
        <w:r>
          <w:rPr>
            <w:noProof/>
            <w:webHidden/>
          </w:rPr>
          <w:fldChar w:fldCharType="separate"/>
        </w:r>
        <w:r>
          <w:rPr>
            <w:noProof/>
            <w:webHidden/>
          </w:rPr>
          <w:t>36</w:t>
        </w:r>
        <w:r>
          <w:rPr>
            <w:noProof/>
            <w:webHidden/>
          </w:rPr>
          <w:fldChar w:fldCharType="end"/>
        </w:r>
      </w:hyperlink>
    </w:p>
    <w:p w14:paraId="4AA222AC" w14:textId="4082316D"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05" w:history="1">
        <w:r w:rsidRPr="001C6865">
          <w:rPr>
            <w:rStyle w:val="Hyperlink"/>
            <w:rFonts w:ascii="Calibri" w:hAnsi="Calibri" w:cs="Calibri"/>
            <w:noProof/>
          </w:rPr>
          <w:t>Figure 52: Model - 3 MAPE Vs Epochs for 10 lookbacks and MinMaxScaler scaled data.</w:t>
        </w:r>
        <w:r>
          <w:rPr>
            <w:noProof/>
            <w:webHidden/>
          </w:rPr>
          <w:tab/>
        </w:r>
        <w:r>
          <w:rPr>
            <w:noProof/>
            <w:webHidden/>
          </w:rPr>
          <w:fldChar w:fldCharType="begin"/>
        </w:r>
        <w:r>
          <w:rPr>
            <w:noProof/>
            <w:webHidden/>
          </w:rPr>
          <w:instrText xml:space="preserve"> PAGEREF _Toc165500105 \h </w:instrText>
        </w:r>
        <w:r>
          <w:rPr>
            <w:noProof/>
            <w:webHidden/>
          </w:rPr>
        </w:r>
        <w:r>
          <w:rPr>
            <w:noProof/>
            <w:webHidden/>
          </w:rPr>
          <w:fldChar w:fldCharType="separate"/>
        </w:r>
        <w:r>
          <w:rPr>
            <w:noProof/>
            <w:webHidden/>
          </w:rPr>
          <w:t>36</w:t>
        </w:r>
        <w:r>
          <w:rPr>
            <w:noProof/>
            <w:webHidden/>
          </w:rPr>
          <w:fldChar w:fldCharType="end"/>
        </w:r>
      </w:hyperlink>
    </w:p>
    <w:p w14:paraId="491909AF" w14:textId="5BB07335"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06" w:history="1">
        <w:r w:rsidRPr="001C6865">
          <w:rPr>
            <w:rStyle w:val="Hyperlink"/>
            <w:rFonts w:ascii="Calibri" w:hAnsi="Calibri" w:cs="Calibri"/>
            <w:noProof/>
          </w:rPr>
          <w:t>Figure 53: Model - 4 MAPE Vs Epochs for 10 lookbacks and MinMaxScaler scaled data.</w:t>
        </w:r>
        <w:r>
          <w:rPr>
            <w:noProof/>
            <w:webHidden/>
          </w:rPr>
          <w:tab/>
        </w:r>
        <w:r>
          <w:rPr>
            <w:noProof/>
            <w:webHidden/>
          </w:rPr>
          <w:fldChar w:fldCharType="begin"/>
        </w:r>
        <w:r>
          <w:rPr>
            <w:noProof/>
            <w:webHidden/>
          </w:rPr>
          <w:instrText xml:space="preserve"> PAGEREF _Toc165500106 \h </w:instrText>
        </w:r>
        <w:r>
          <w:rPr>
            <w:noProof/>
            <w:webHidden/>
          </w:rPr>
        </w:r>
        <w:r>
          <w:rPr>
            <w:noProof/>
            <w:webHidden/>
          </w:rPr>
          <w:fldChar w:fldCharType="separate"/>
        </w:r>
        <w:r>
          <w:rPr>
            <w:noProof/>
            <w:webHidden/>
          </w:rPr>
          <w:t>36</w:t>
        </w:r>
        <w:r>
          <w:rPr>
            <w:noProof/>
            <w:webHidden/>
          </w:rPr>
          <w:fldChar w:fldCharType="end"/>
        </w:r>
      </w:hyperlink>
    </w:p>
    <w:p w14:paraId="60955950" w14:textId="7ED140B3"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07" w:history="1">
        <w:r w:rsidRPr="001C6865">
          <w:rPr>
            <w:rStyle w:val="Hyperlink"/>
            <w:rFonts w:ascii="Calibri" w:hAnsi="Calibri" w:cs="Calibri"/>
            <w:noProof/>
          </w:rPr>
          <w:t>Figure 54: Model - 5 MAPE Vs Epochs for 10 lookbacks and MinMaxScaler scaled data.</w:t>
        </w:r>
        <w:r>
          <w:rPr>
            <w:noProof/>
            <w:webHidden/>
          </w:rPr>
          <w:tab/>
        </w:r>
        <w:r>
          <w:rPr>
            <w:noProof/>
            <w:webHidden/>
          </w:rPr>
          <w:fldChar w:fldCharType="begin"/>
        </w:r>
        <w:r>
          <w:rPr>
            <w:noProof/>
            <w:webHidden/>
          </w:rPr>
          <w:instrText xml:space="preserve"> PAGEREF _Toc165500107 \h </w:instrText>
        </w:r>
        <w:r>
          <w:rPr>
            <w:noProof/>
            <w:webHidden/>
          </w:rPr>
        </w:r>
        <w:r>
          <w:rPr>
            <w:noProof/>
            <w:webHidden/>
          </w:rPr>
          <w:fldChar w:fldCharType="separate"/>
        </w:r>
        <w:r>
          <w:rPr>
            <w:noProof/>
            <w:webHidden/>
          </w:rPr>
          <w:t>36</w:t>
        </w:r>
        <w:r>
          <w:rPr>
            <w:noProof/>
            <w:webHidden/>
          </w:rPr>
          <w:fldChar w:fldCharType="end"/>
        </w:r>
      </w:hyperlink>
    </w:p>
    <w:p w14:paraId="5C902AA0" w14:textId="5C275AEF"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08" w:history="1">
        <w:r w:rsidRPr="001C6865">
          <w:rPr>
            <w:rStyle w:val="Hyperlink"/>
            <w:rFonts w:ascii="Calibri" w:hAnsi="Calibri" w:cs="Calibri"/>
            <w:noProof/>
          </w:rPr>
          <w:t>Figure 55: Model - 6 MAPE Vs Epochs for 10 lookbacks and MinMaxScaler scaled data.</w:t>
        </w:r>
        <w:r>
          <w:rPr>
            <w:noProof/>
            <w:webHidden/>
          </w:rPr>
          <w:tab/>
        </w:r>
        <w:r>
          <w:rPr>
            <w:noProof/>
            <w:webHidden/>
          </w:rPr>
          <w:fldChar w:fldCharType="begin"/>
        </w:r>
        <w:r>
          <w:rPr>
            <w:noProof/>
            <w:webHidden/>
          </w:rPr>
          <w:instrText xml:space="preserve"> PAGEREF _Toc165500108 \h </w:instrText>
        </w:r>
        <w:r>
          <w:rPr>
            <w:noProof/>
            <w:webHidden/>
          </w:rPr>
        </w:r>
        <w:r>
          <w:rPr>
            <w:noProof/>
            <w:webHidden/>
          </w:rPr>
          <w:fldChar w:fldCharType="separate"/>
        </w:r>
        <w:r>
          <w:rPr>
            <w:noProof/>
            <w:webHidden/>
          </w:rPr>
          <w:t>36</w:t>
        </w:r>
        <w:r>
          <w:rPr>
            <w:noProof/>
            <w:webHidden/>
          </w:rPr>
          <w:fldChar w:fldCharType="end"/>
        </w:r>
      </w:hyperlink>
    </w:p>
    <w:p w14:paraId="21C030CA" w14:textId="6A9FA8B4"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09" w:history="1">
        <w:r w:rsidRPr="001C6865">
          <w:rPr>
            <w:rStyle w:val="Hyperlink"/>
            <w:rFonts w:ascii="Calibri" w:hAnsi="Calibri" w:cs="Calibri"/>
            <w:noProof/>
          </w:rPr>
          <w:t>Figure 56: Model - 1 MAPE Vs Epochs for 25 lookbacks and MinMaxScaler scaled data.</w:t>
        </w:r>
        <w:r>
          <w:rPr>
            <w:noProof/>
            <w:webHidden/>
          </w:rPr>
          <w:tab/>
        </w:r>
        <w:r>
          <w:rPr>
            <w:noProof/>
            <w:webHidden/>
          </w:rPr>
          <w:fldChar w:fldCharType="begin"/>
        </w:r>
        <w:r>
          <w:rPr>
            <w:noProof/>
            <w:webHidden/>
          </w:rPr>
          <w:instrText xml:space="preserve"> PAGEREF _Toc165500109 \h </w:instrText>
        </w:r>
        <w:r>
          <w:rPr>
            <w:noProof/>
            <w:webHidden/>
          </w:rPr>
        </w:r>
        <w:r>
          <w:rPr>
            <w:noProof/>
            <w:webHidden/>
          </w:rPr>
          <w:fldChar w:fldCharType="separate"/>
        </w:r>
        <w:r>
          <w:rPr>
            <w:noProof/>
            <w:webHidden/>
          </w:rPr>
          <w:t>37</w:t>
        </w:r>
        <w:r>
          <w:rPr>
            <w:noProof/>
            <w:webHidden/>
          </w:rPr>
          <w:fldChar w:fldCharType="end"/>
        </w:r>
      </w:hyperlink>
    </w:p>
    <w:p w14:paraId="651C881A" w14:textId="5D7BC9E3"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10" w:history="1">
        <w:r w:rsidRPr="001C6865">
          <w:rPr>
            <w:rStyle w:val="Hyperlink"/>
            <w:rFonts w:ascii="Calibri" w:hAnsi="Calibri" w:cs="Calibri"/>
            <w:noProof/>
          </w:rPr>
          <w:t>Figure 57: Model - 2 MAPE Vs Epochs for 25 lookbacks and MinMaxScaler scaled data.</w:t>
        </w:r>
        <w:r>
          <w:rPr>
            <w:noProof/>
            <w:webHidden/>
          </w:rPr>
          <w:tab/>
        </w:r>
        <w:r>
          <w:rPr>
            <w:noProof/>
            <w:webHidden/>
          </w:rPr>
          <w:fldChar w:fldCharType="begin"/>
        </w:r>
        <w:r>
          <w:rPr>
            <w:noProof/>
            <w:webHidden/>
          </w:rPr>
          <w:instrText xml:space="preserve"> PAGEREF _Toc165500110 \h </w:instrText>
        </w:r>
        <w:r>
          <w:rPr>
            <w:noProof/>
            <w:webHidden/>
          </w:rPr>
        </w:r>
        <w:r>
          <w:rPr>
            <w:noProof/>
            <w:webHidden/>
          </w:rPr>
          <w:fldChar w:fldCharType="separate"/>
        </w:r>
        <w:r>
          <w:rPr>
            <w:noProof/>
            <w:webHidden/>
          </w:rPr>
          <w:t>37</w:t>
        </w:r>
        <w:r>
          <w:rPr>
            <w:noProof/>
            <w:webHidden/>
          </w:rPr>
          <w:fldChar w:fldCharType="end"/>
        </w:r>
      </w:hyperlink>
    </w:p>
    <w:p w14:paraId="129E3BAB" w14:textId="43B31D95"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11" w:history="1">
        <w:r w:rsidRPr="001C6865">
          <w:rPr>
            <w:rStyle w:val="Hyperlink"/>
            <w:rFonts w:ascii="Calibri" w:hAnsi="Calibri" w:cs="Calibri"/>
            <w:noProof/>
          </w:rPr>
          <w:t>Figure 58: Model - 3 MAPE Vs Epochs for 25 lookbacks and MinMaxScaler scaled data.</w:t>
        </w:r>
        <w:r>
          <w:rPr>
            <w:noProof/>
            <w:webHidden/>
          </w:rPr>
          <w:tab/>
        </w:r>
        <w:r>
          <w:rPr>
            <w:noProof/>
            <w:webHidden/>
          </w:rPr>
          <w:fldChar w:fldCharType="begin"/>
        </w:r>
        <w:r>
          <w:rPr>
            <w:noProof/>
            <w:webHidden/>
          </w:rPr>
          <w:instrText xml:space="preserve"> PAGEREF _Toc165500111 \h </w:instrText>
        </w:r>
        <w:r>
          <w:rPr>
            <w:noProof/>
            <w:webHidden/>
          </w:rPr>
        </w:r>
        <w:r>
          <w:rPr>
            <w:noProof/>
            <w:webHidden/>
          </w:rPr>
          <w:fldChar w:fldCharType="separate"/>
        </w:r>
        <w:r>
          <w:rPr>
            <w:noProof/>
            <w:webHidden/>
          </w:rPr>
          <w:t>37</w:t>
        </w:r>
        <w:r>
          <w:rPr>
            <w:noProof/>
            <w:webHidden/>
          </w:rPr>
          <w:fldChar w:fldCharType="end"/>
        </w:r>
      </w:hyperlink>
    </w:p>
    <w:p w14:paraId="5B63CA03" w14:textId="36C9E3C2"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12" w:history="1">
        <w:r w:rsidRPr="001C6865">
          <w:rPr>
            <w:rStyle w:val="Hyperlink"/>
            <w:rFonts w:ascii="Calibri" w:hAnsi="Calibri" w:cs="Calibri"/>
            <w:noProof/>
          </w:rPr>
          <w:t>Figure 59: Model - 4 MAPE Vs Epochs for 25 lookbacks and MinMaxScaler scaled data.</w:t>
        </w:r>
        <w:r>
          <w:rPr>
            <w:noProof/>
            <w:webHidden/>
          </w:rPr>
          <w:tab/>
        </w:r>
        <w:r>
          <w:rPr>
            <w:noProof/>
            <w:webHidden/>
          </w:rPr>
          <w:fldChar w:fldCharType="begin"/>
        </w:r>
        <w:r>
          <w:rPr>
            <w:noProof/>
            <w:webHidden/>
          </w:rPr>
          <w:instrText xml:space="preserve"> PAGEREF _Toc165500112 \h </w:instrText>
        </w:r>
        <w:r>
          <w:rPr>
            <w:noProof/>
            <w:webHidden/>
          </w:rPr>
        </w:r>
        <w:r>
          <w:rPr>
            <w:noProof/>
            <w:webHidden/>
          </w:rPr>
          <w:fldChar w:fldCharType="separate"/>
        </w:r>
        <w:r>
          <w:rPr>
            <w:noProof/>
            <w:webHidden/>
          </w:rPr>
          <w:t>37</w:t>
        </w:r>
        <w:r>
          <w:rPr>
            <w:noProof/>
            <w:webHidden/>
          </w:rPr>
          <w:fldChar w:fldCharType="end"/>
        </w:r>
      </w:hyperlink>
    </w:p>
    <w:p w14:paraId="1E49CC74" w14:textId="3E05B66D"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13" w:history="1">
        <w:r w:rsidRPr="001C6865">
          <w:rPr>
            <w:rStyle w:val="Hyperlink"/>
            <w:rFonts w:ascii="Calibri" w:hAnsi="Calibri" w:cs="Calibri"/>
            <w:noProof/>
          </w:rPr>
          <w:t>Figure 60: Model - 5 MAPE Vs Epochs for 25 lookbacks and MinMaxScaler scaled data.</w:t>
        </w:r>
        <w:r>
          <w:rPr>
            <w:noProof/>
            <w:webHidden/>
          </w:rPr>
          <w:tab/>
        </w:r>
        <w:r>
          <w:rPr>
            <w:noProof/>
            <w:webHidden/>
          </w:rPr>
          <w:fldChar w:fldCharType="begin"/>
        </w:r>
        <w:r>
          <w:rPr>
            <w:noProof/>
            <w:webHidden/>
          </w:rPr>
          <w:instrText xml:space="preserve"> PAGEREF _Toc165500113 \h </w:instrText>
        </w:r>
        <w:r>
          <w:rPr>
            <w:noProof/>
            <w:webHidden/>
          </w:rPr>
        </w:r>
        <w:r>
          <w:rPr>
            <w:noProof/>
            <w:webHidden/>
          </w:rPr>
          <w:fldChar w:fldCharType="separate"/>
        </w:r>
        <w:r>
          <w:rPr>
            <w:noProof/>
            <w:webHidden/>
          </w:rPr>
          <w:t>37</w:t>
        </w:r>
        <w:r>
          <w:rPr>
            <w:noProof/>
            <w:webHidden/>
          </w:rPr>
          <w:fldChar w:fldCharType="end"/>
        </w:r>
      </w:hyperlink>
    </w:p>
    <w:p w14:paraId="10353F2E" w14:textId="163F558E"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14" w:history="1">
        <w:r w:rsidRPr="001C6865">
          <w:rPr>
            <w:rStyle w:val="Hyperlink"/>
            <w:rFonts w:ascii="Calibri" w:hAnsi="Calibri" w:cs="Calibri"/>
            <w:noProof/>
          </w:rPr>
          <w:t>Figure 61: Model - 6 MAPE Vs Epochs for 25 lookbacks and MinMaxScaler scaled data.</w:t>
        </w:r>
        <w:r>
          <w:rPr>
            <w:noProof/>
            <w:webHidden/>
          </w:rPr>
          <w:tab/>
        </w:r>
        <w:r>
          <w:rPr>
            <w:noProof/>
            <w:webHidden/>
          </w:rPr>
          <w:fldChar w:fldCharType="begin"/>
        </w:r>
        <w:r>
          <w:rPr>
            <w:noProof/>
            <w:webHidden/>
          </w:rPr>
          <w:instrText xml:space="preserve"> PAGEREF _Toc165500114 \h </w:instrText>
        </w:r>
        <w:r>
          <w:rPr>
            <w:noProof/>
            <w:webHidden/>
          </w:rPr>
        </w:r>
        <w:r>
          <w:rPr>
            <w:noProof/>
            <w:webHidden/>
          </w:rPr>
          <w:fldChar w:fldCharType="separate"/>
        </w:r>
        <w:r>
          <w:rPr>
            <w:noProof/>
            <w:webHidden/>
          </w:rPr>
          <w:t>37</w:t>
        </w:r>
        <w:r>
          <w:rPr>
            <w:noProof/>
            <w:webHidden/>
          </w:rPr>
          <w:fldChar w:fldCharType="end"/>
        </w:r>
      </w:hyperlink>
    </w:p>
    <w:p w14:paraId="65C594A9" w14:textId="6C69F47A"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15" w:history="1">
        <w:r w:rsidRPr="001C6865">
          <w:rPr>
            <w:rStyle w:val="Hyperlink"/>
            <w:rFonts w:ascii="Calibri" w:hAnsi="Calibri" w:cs="Calibri"/>
            <w:noProof/>
          </w:rPr>
          <w:t>Figure 62: Model - 1 MAPE Vs Epochs for 50 lookbacks and MinMaxScaler scaled data.</w:t>
        </w:r>
        <w:r>
          <w:rPr>
            <w:noProof/>
            <w:webHidden/>
          </w:rPr>
          <w:tab/>
        </w:r>
        <w:r>
          <w:rPr>
            <w:noProof/>
            <w:webHidden/>
          </w:rPr>
          <w:fldChar w:fldCharType="begin"/>
        </w:r>
        <w:r>
          <w:rPr>
            <w:noProof/>
            <w:webHidden/>
          </w:rPr>
          <w:instrText xml:space="preserve"> PAGEREF _Toc165500115 \h </w:instrText>
        </w:r>
        <w:r>
          <w:rPr>
            <w:noProof/>
            <w:webHidden/>
          </w:rPr>
        </w:r>
        <w:r>
          <w:rPr>
            <w:noProof/>
            <w:webHidden/>
          </w:rPr>
          <w:fldChar w:fldCharType="separate"/>
        </w:r>
        <w:r>
          <w:rPr>
            <w:noProof/>
            <w:webHidden/>
          </w:rPr>
          <w:t>38</w:t>
        </w:r>
        <w:r>
          <w:rPr>
            <w:noProof/>
            <w:webHidden/>
          </w:rPr>
          <w:fldChar w:fldCharType="end"/>
        </w:r>
      </w:hyperlink>
    </w:p>
    <w:p w14:paraId="67E50623" w14:textId="065A85F0"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16" w:history="1">
        <w:r w:rsidRPr="001C6865">
          <w:rPr>
            <w:rStyle w:val="Hyperlink"/>
            <w:rFonts w:ascii="Calibri" w:hAnsi="Calibri" w:cs="Calibri"/>
            <w:noProof/>
          </w:rPr>
          <w:t>Figure 63: Model - 2 MAPE Vs Epochs for 50 lookbacks and MinMaxScaler scaled data.</w:t>
        </w:r>
        <w:r>
          <w:rPr>
            <w:noProof/>
            <w:webHidden/>
          </w:rPr>
          <w:tab/>
        </w:r>
        <w:r>
          <w:rPr>
            <w:noProof/>
            <w:webHidden/>
          </w:rPr>
          <w:fldChar w:fldCharType="begin"/>
        </w:r>
        <w:r>
          <w:rPr>
            <w:noProof/>
            <w:webHidden/>
          </w:rPr>
          <w:instrText xml:space="preserve"> PAGEREF _Toc165500116 \h </w:instrText>
        </w:r>
        <w:r>
          <w:rPr>
            <w:noProof/>
            <w:webHidden/>
          </w:rPr>
        </w:r>
        <w:r>
          <w:rPr>
            <w:noProof/>
            <w:webHidden/>
          </w:rPr>
          <w:fldChar w:fldCharType="separate"/>
        </w:r>
        <w:r>
          <w:rPr>
            <w:noProof/>
            <w:webHidden/>
          </w:rPr>
          <w:t>38</w:t>
        </w:r>
        <w:r>
          <w:rPr>
            <w:noProof/>
            <w:webHidden/>
          </w:rPr>
          <w:fldChar w:fldCharType="end"/>
        </w:r>
      </w:hyperlink>
    </w:p>
    <w:p w14:paraId="58295863" w14:textId="55A994AC"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17" w:history="1">
        <w:r w:rsidRPr="001C6865">
          <w:rPr>
            <w:rStyle w:val="Hyperlink"/>
            <w:rFonts w:ascii="Calibri" w:hAnsi="Calibri" w:cs="Calibri"/>
            <w:noProof/>
          </w:rPr>
          <w:t>Figure 64: Model - 3 MAPE Vs Epochs for 50 lookbacks and MinMaxScaler scaled data.</w:t>
        </w:r>
        <w:r>
          <w:rPr>
            <w:noProof/>
            <w:webHidden/>
          </w:rPr>
          <w:tab/>
        </w:r>
        <w:r>
          <w:rPr>
            <w:noProof/>
            <w:webHidden/>
          </w:rPr>
          <w:fldChar w:fldCharType="begin"/>
        </w:r>
        <w:r>
          <w:rPr>
            <w:noProof/>
            <w:webHidden/>
          </w:rPr>
          <w:instrText xml:space="preserve"> PAGEREF _Toc165500117 \h </w:instrText>
        </w:r>
        <w:r>
          <w:rPr>
            <w:noProof/>
            <w:webHidden/>
          </w:rPr>
        </w:r>
        <w:r>
          <w:rPr>
            <w:noProof/>
            <w:webHidden/>
          </w:rPr>
          <w:fldChar w:fldCharType="separate"/>
        </w:r>
        <w:r>
          <w:rPr>
            <w:noProof/>
            <w:webHidden/>
          </w:rPr>
          <w:t>38</w:t>
        </w:r>
        <w:r>
          <w:rPr>
            <w:noProof/>
            <w:webHidden/>
          </w:rPr>
          <w:fldChar w:fldCharType="end"/>
        </w:r>
      </w:hyperlink>
    </w:p>
    <w:p w14:paraId="4530A87A" w14:textId="35A98E8F"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18" w:history="1">
        <w:r w:rsidRPr="001C6865">
          <w:rPr>
            <w:rStyle w:val="Hyperlink"/>
            <w:rFonts w:ascii="Calibri" w:hAnsi="Calibri" w:cs="Calibri"/>
            <w:noProof/>
          </w:rPr>
          <w:t>Figure 65: Model - 4 MAPE Vs Epochs for 50 lookbacks and MinMaxScaler scaled data.</w:t>
        </w:r>
        <w:r>
          <w:rPr>
            <w:noProof/>
            <w:webHidden/>
          </w:rPr>
          <w:tab/>
        </w:r>
        <w:r>
          <w:rPr>
            <w:noProof/>
            <w:webHidden/>
          </w:rPr>
          <w:fldChar w:fldCharType="begin"/>
        </w:r>
        <w:r>
          <w:rPr>
            <w:noProof/>
            <w:webHidden/>
          </w:rPr>
          <w:instrText xml:space="preserve"> PAGEREF _Toc165500118 \h </w:instrText>
        </w:r>
        <w:r>
          <w:rPr>
            <w:noProof/>
            <w:webHidden/>
          </w:rPr>
        </w:r>
        <w:r>
          <w:rPr>
            <w:noProof/>
            <w:webHidden/>
          </w:rPr>
          <w:fldChar w:fldCharType="separate"/>
        </w:r>
        <w:r>
          <w:rPr>
            <w:noProof/>
            <w:webHidden/>
          </w:rPr>
          <w:t>38</w:t>
        </w:r>
        <w:r>
          <w:rPr>
            <w:noProof/>
            <w:webHidden/>
          </w:rPr>
          <w:fldChar w:fldCharType="end"/>
        </w:r>
      </w:hyperlink>
    </w:p>
    <w:p w14:paraId="76BC3A57" w14:textId="0B758103"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19" w:history="1">
        <w:r w:rsidRPr="001C6865">
          <w:rPr>
            <w:rStyle w:val="Hyperlink"/>
            <w:rFonts w:ascii="Calibri" w:hAnsi="Calibri" w:cs="Calibri"/>
            <w:noProof/>
          </w:rPr>
          <w:t>Figure 66: Model - 5 MAPE Vs Epochs for 50 lookbacks and MinMaxScaler scaled data.</w:t>
        </w:r>
        <w:r>
          <w:rPr>
            <w:noProof/>
            <w:webHidden/>
          </w:rPr>
          <w:tab/>
        </w:r>
        <w:r>
          <w:rPr>
            <w:noProof/>
            <w:webHidden/>
          </w:rPr>
          <w:fldChar w:fldCharType="begin"/>
        </w:r>
        <w:r>
          <w:rPr>
            <w:noProof/>
            <w:webHidden/>
          </w:rPr>
          <w:instrText xml:space="preserve"> PAGEREF _Toc165500119 \h </w:instrText>
        </w:r>
        <w:r>
          <w:rPr>
            <w:noProof/>
            <w:webHidden/>
          </w:rPr>
        </w:r>
        <w:r>
          <w:rPr>
            <w:noProof/>
            <w:webHidden/>
          </w:rPr>
          <w:fldChar w:fldCharType="separate"/>
        </w:r>
        <w:r>
          <w:rPr>
            <w:noProof/>
            <w:webHidden/>
          </w:rPr>
          <w:t>38</w:t>
        </w:r>
        <w:r>
          <w:rPr>
            <w:noProof/>
            <w:webHidden/>
          </w:rPr>
          <w:fldChar w:fldCharType="end"/>
        </w:r>
      </w:hyperlink>
    </w:p>
    <w:p w14:paraId="2E171CA2" w14:textId="2904B256"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20" w:history="1">
        <w:r w:rsidRPr="001C6865">
          <w:rPr>
            <w:rStyle w:val="Hyperlink"/>
            <w:rFonts w:ascii="Calibri" w:hAnsi="Calibri" w:cs="Calibri"/>
            <w:noProof/>
          </w:rPr>
          <w:t>Figure 67: Model - 6 MAPE Vs Epochs for 50 lookbacks and MinMaxScaler scaled data.</w:t>
        </w:r>
        <w:r>
          <w:rPr>
            <w:noProof/>
            <w:webHidden/>
          </w:rPr>
          <w:tab/>
        </w:r>
        <w:r>
          <w:rPr>
            <w:noProof/>
            <w:webHidden/>
          </w:rPr>
          <w:fldChar w:fldCharType="begin"/>
        </w:r>
        <w:r>
          <w:rPr>
            <w:noProof/>
            <w:webHidden/>
          </w:rPr>
          <w:instrText xml:space="preserve"> PAGEREF _Toc165500120 \h </w:instrText>
        </w:r>
        <w:r>
          <w:rPr>
            <w:noProof/>
            <w:webHidden/>
          </w:rPr>
        </w:r>
        <w:r>
          <w:rPr>
            <w:noProof/>
            <w:webHidden/>
          </w:rPr>
          <w:fldChar w:fldCharType="separate"/>
        </w:r>
        <w:r>
          <w:rPr>
            <w:noProof/>
            <w:webHidden/>
          </w:rPr>
          <w:t>38</w:t>
        </w:r>
        <w:r>
          <w:rPr>
            <w:noProof/>
            <w:webHidden/>
          </w:rPr>
          <w:fldChar w:fldCharType="end"/>
        </w:r>
      </w:hyperlink>
    </w:p>
    <w:p w14:paraId="47B24499" w14:textId="12A5925C"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21" w:history="1">
        <w:r w:rsidRPr="001C6865">
          <w:rPr>
            <w:rStyle w:val="Hyperlink"/>
            <w:rFonts w:ascii="Calibri" w:hAnsi="Calibri" w:cs="Calibri"/>
            <w:noProof/>
          </w:rPr>
          <w:t>Figure 68: CVX Stock Price Prediction with Model - 4 (epochs = 150, lookback = 50, StandardScaler)</w:t>
        </w:r>
        <w:r>
          <w:rPr>
            <w:noProof/>
            <w:webHidden/>
          </w:rPr>
          <w:tab/>
        </w:r>
        <w:r>
          <w:rPr>
            <w:noProof/>
            <w:webHidden/>
          </w:rPr>
          <w:fldChar w:fldCharType="begin"/>
        </w:r>
        <w:r>
          <w:rPr>
            <w:noProof/>
            <w:webHidden/>
          </w:rPr>
          <w:instrText xml:space="preserve"> PAGEREF _Toc165500121 \h </w:instrText>
        </w:r>
        <w:r>
          <w:rPr>
            <w:noProof/>
            <w:webHidden/>
          </w:rPr>
        </w:r>
        <w:r>
          <w:rPr>
            <w:noProof/>
            <w:webHidden/>
          </w:rPr>
          <w:fldChar w:fldCharType="separate"/>
        </w:r>
        <w:r>
          <w:rPr>
            <w:noProof/>
            <w:webHidden/>
          </w:rPr>
          <w:t>40</w:t>
        </w:r>
        <w:r>
          <w:rPr>
            <w:noProof/>
            <w:webHidden/>
          </w:rPr>
          <w:fldChar w:fldCharType="end"/>
        </w:r>
      </w:hyperlink>
    </w:p>
    <w:p w14:paraId="1CFE81F1" w14:textId="33B4A17C"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22" w:history="1">
        <w:r w:rsidRPr="001C6865">
          <w:rPr>
            <w:rStyle w:val="Hyperlink"/>
            <w:rFonts w:ascii="Calibri" w:hAnsi="Calibri" w:cs="Calibri"/>
            <w:noProof/>
          </w:rPr>
          <w:t>Figure 69: Correlation Coefficient of Test Stock Price Data</w:t>
        </w:r>
        <w:r>
          <w:rPr>
            <w:noProof/>
            <w:webHidden/>
          </w:rPr>
          <w:tab/>
        </w:r>
        <w:r>
          <w:rPr>
            <w:noProof/>
            <w:webHidden/>
          </w:rPr>
          <w:fldChar w:fldCharType="begin"/>
        </w:r>
        <w:r>
          <w:rPr>
            <w:noProof/>
            <w:webHidden/>
          </w:rPr>
          <w:instrText xml:space="preserve"> PAGEREF _Toc165500122 \h </w:instrText>
        </w:r>
        <w:r>
          <w:rPr>
            <w:noProof/>
            <w:webHidden/>
          </w:rPr>
        </w:r>
        <w:r>
          <w:rPr>
            <w:noProof/>
            <w:webHidden/>
          </w:rPr>
          <w:fldChar w:fldCharType="separate"/>
        </w:r>
        <w:r>
          <w:rPr>
            <w:noProof/>
            <w:webHidden/>
          </w:rPr>
          <w:t>40</w:t>
        </w:r>
        <w:r>
          <w:rPr>
            <w:noProof/>
            <w:webHidden/>
          </w:rPr>
          <w:fldChar w:fldCharType="end"/>
        </w:r>
      </w:hyperlink>
    </w:p>
    <w:p w14:paraId="5EF18137" w14:textId="6ACBC4A7" w:rsidR="007F5B63" w:rsidRPr="004F3B18" w:rsidRDefault="006B3EFD">
      <w:pPr>
        <w:rPr>
          <w:rFonts w:ascii="Calibri" w:hAnsi="Calibri" w:cs="Calibri"/>
        </w:rPr>
      </w:pPr>
      <w:r w:rsidRPr="004F3B18">
        <w:rPr>
          <w:rFonts w:ascii="Calibri" w:hAnsi="Calibri" w:cs="Calibri"/>
        </w:rPr>
        <w:fldChar w:fldCharType="end"/>
      </w:r>
    </w:p>
    <w:p w14:paraId="7986E019" w14:textId="77777777" w:rsidR="006E7553" w:rsidRPr="004F3B18" w:rsidRDefault="006E7553">
      <w:pPr>
        <w:rPr>
          <w:rFonts w:ascii="Calibri" w:hAnsi="Calibri" w:cs="Calibri"/>
        </w:rPr>
      </w:pPr>
      <w:r w:rsidRPr="004F3B18">
        <w:rPr>
          <w:rFonts w:ascii="Calibri" w:hAnsi="Calibri" w:cs="Calibri"/>
        </w:rPr>
        <w:br w:type="page"/>
      </w:r>
    </w:p>
    <w:p w14:paraId="65001BD8" w14:textId="415DFD01" w:rsidR="001A469D" w:rsidRPr="004F3B18" w:rsidRDefault="001A469D" w:rsidP="001A469D">
      <w:pPr>
        <w:pStyle w:val="Heading1"/>
        <w:rPr>
          <w:rFonts w:ascii="Calibri" w:hAnsi="Calibri" w:cs="Calibri"/>
        </w:rPr>
      </w:pPr>
      <w:bookmarkStart w:id="3" w:name="_Toc165500005"/>
      <w:r w:rsidRPr="004F3B18">
        <w:rPr>
          <w:rFonts w:ascii="Calibri" w:hAnsi="Calibri" w:cs="Calibri"/>
        </w:rPr>
        <w:lastRenderedPageBreak/>
        <w:t>List of Tables</w:t>
      </w:r>
      <w:bookmarkEnd w:id="3"/>
    </w:p>
    <w:p w14:paraId="089BC0A3" w14:textId="0C8AADAC" w:rsidR="00437D1F" w:rsidRDefault="001A469D">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r w:rsidRPr="004F3B18">
        <w:rPr>
          <w:rFonts w:ascii="Calibri" w:hAnsi="Calibri" w:cs="Calibri"/>
        </w:rPr>
        <w:fldChar w:fldCharType="begin"/>
      </w:r>
      <w:r w:rsidRPr="004F3B18">
        <w:rPr>
          <w:rFonts w:ascii="Calibri" w:hAnsi="Calibri" w:cs="Calibri"/>
        </w:rPr>
        <w:instrText xml:space="preserve"> TOC \h \z \c "Table" </w:instrText>
      </w:r>
      <w:r w:rsidRPr="004F3B18">
        <w:rPr>
          <w:rFonts w:ascii="Calibri" w:hAnsi="Calibri" w:cs="Calibri"/>
        </w:rPr>
        <w:fldChar w:fldCharType="separate"/>
      </w:r>
      <w:hyperlink w:anchor="_Toc165500123" w:history="1">
        <w:r w:rsidR="00437D1F" w:rsidRPr="00662C9D">
          <w:rPr>
            <w:rStyle w:val="Hyperlink"/>
            <w:rFonts w:ascii="Calibri" w:hAnsi="Calibri" w:cs="Calibri"/>
            <w:noProof/>
          </w:rPr>
          <w:t>Table 1: MAPE variations over different Lookback periods with different Models for Test Data</w:t>
        </w:r>
        <w:r w:rsidR="00437D1F">
          <w:rPr>
            <w:noProof/>
            <w:webHidden/>
          </w:rPr>
          <w:tab/>
        </w:r>
        <w:r w:rsidR="00437D1F">
          <w:rPr>
            <w:noProof/>
            <w:webHidden/>
          </w:rPr>
          <w:fldChar w:fldCharType="begin"/>
        </w:r>
        <w:r w:rsidR="00437D1F">
          <w:rPr>
            <w:noProof/>
            <w:webHidden/>
          </w:rPr>
          <w:instrText xml:space="preserve"> PAGEREF _Toc165500123 \h </w:instrText>
        </w:r>
        <w:r w:rsidR="00437D1F">
          <w:rPr>
            <w:noProof/>
            <w:webHidden/>
          </w:rPr>
        </w:r>
        <w:r w:rsidR="00437D1F">
          <w:rPr>
            <w:noProof/>
            <w:webHidden/>
          </w:rPr>
          <w:fldChar w:fldCharType="separate"/>
        </w:r>
        <w:r w:rsidR="00437D1F">
          <w:rPr>
            <w:noProof/>
            <w:webHidden/>
          </w:rPr>
          <w:t>41</w:t>
        </w:r>
        <w:r w:rsidR="00437D1F">
          <w:rPr>
            <w:noProof/>
            <w:webHidden/>
          </w:rPr>
          <w:fldChar w:fldCharType="end"/>
        </w:r>
      </w:hyperlink>
    </w:p>
    <w:p w14:paraId="5A39EEA0" w14:textId="38138144"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24" w:history="1">
        <w:r w:rsidRPr="00662C9D">
          <w:rPr>
            <w:rStyle w:val="Hyperlink"/>
            <w:rFonts w:ascii="Calibri" w:hAnsi="Calibri" w:cs="Calibri"/>
            <w:noProof/>
          </w:rPr>
          <w:t>Table 2: MAPE variations over different Lookback periods with different Models for 15 days Forecasted Data</w:t>
        </w:r>
        <w:r>
          <w:rPr>
            <w:noProof/>
            <w:webHidden/>
          </w:rPr>
          <w:tab/>
        </w:r>
        <w:r>
          <w:rPr>
            <w:noProof/>
            <w:webHidden/>
          </w:rPr>
          <w:fldChar w:fldCharType="begin"/>
        </w:r>
        <w:r>
          <w:rPr>
            <w:noProof/>
            <w:webHidden/>
          </w:rPr>
          <w:instrText xml:space="preserve"> PAGEREF _Toc165500124 \h </w:instrText>
        </w:r>
        <w:r>
          <w:rPr>
            <w:noProof/>
            <w:webHidden/>
          </w:rPr>
        </w:r>
        <w:r>
          <w:rPr>
            <w:noProof/>
            <w:webHidden/>
          </w:rPr>
          <w:fldChar w:fldCharType="separate"/>
        </w:r>
        <w:r>
          <w:rPr>
            <w:noProof/>
            <w:webHidden/>
          </w:rPr>
          <w:t>41</w:t>
        </w:r>
        <w:r>
          <w:rPr>
            <w:noProof/>
            <w:webHidden/>
          </w:rPr>
          <w:fldChar w:fldCharType="end"/>
        </w:r>
      </w:hyperlink>
    </w:p>
    <w:p w14:paraId="7B845FEA" w14:textId="0BD2D51C"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25" w:history="1">
        <w:r w:rsidRPr="00662C9D">
          <w:rPr>
            <w:rStyle w:val="Hyperlink"/>
            <w:rFonts w:ascii="Calibri" w:hAnsi="Calibri" w:cs="Calibri"/>
            <w:noProof/>
          </w:rPr>
          <w:t>Table 3: MAPE variations over different Lookback periods with different Models for 30 days Forecasted Data</w:t>
        </w:r>
        <w:r>
          <w:rPr>
            <w:noProof/>
            <w:webHidden/>
          </w:rPr>
          <w:tab/>
        </w:r>
        <w:r>
          <w:rPr>
            <w:noProof/>
            <w:webHidden/>
          </w:rPr>
          <w:fldChar w:fldCharType="begin"/>
        </w:r>
        <w:r>
          <w:rPr>
            <w:noProof/>
            <w:webHidden/>
          </w:rPr>
          <w:instrText xml:space="preserve"> PAGEREF _Toc165500125 \h </w:instrText>
        </w:r>
        <w:r>
          <w:rPr>
            <w:noProof/>
            <w:webHidden/>
          </w:rPr>
        </w:r>
        <w:r>
          <w:rPr>
            <w:noProof/>
            <w:webHidden/>
          </w:rPr>
          <w:fldChar w:fldCharType="separate"/>
        </w:r>
        <w:r>
          <w:rPr>
            <w:noProof/>
            <w:webHidden/>
          </w:rPr>
          <w:t>41</w:t>
        </w:r>
        <w:r>
          <w:rPr>
            <w:noProof/>
            <w:webHidden/>
          </w:rPr>
          <w:fldChar w:fldCharType="end"/>
        </w:r>
      </w:hyperlink>
    </w:p>
    <w:p w14:paraId="20609483" w14:textId="56A1C79F"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26" w:history="1">
        <w:r w:rsidRPr="00662C9D">
          <w:rPr>
            <w:rStyle w:val="Hyperlink"/>
            <w:rFonts w:ascii="Calibri" w:hAnsi="Calibri" w:cs="Calibri"/>
            <w:noProof/>
          </w:rPr>
          <w:t>Table 4: R2 Score variations over different Lookback periods with different Models for Test Data</w:t>
        </w:r>
        <w:r>
          <w:rPr>
            <w:noProof/>
            <w:webHidden/>
          </w:rPr>
          <w:tab/>
        </w:r>
        <w:r>
          <w:rPr>
            <w:noProof/>
            <w:webHidden/>
          </w:rPr>
          <w:fldChar w:fldCharType="begin"/>
        </w:r>
        <w:r>
          <w:rPr>
            <w:noProof/>
            <w:webHidden/>
          </w:rPr>
          <w:instrText xml:space="preserve"> PAGEREF _Toc165500126 \h </w:instrText>
        </w:r>
        <w:r>
          <w:rPr>
            <w:noProof/>
            <w:webHidden/>
          </w:rPr>
        </w:r>
        <w:r>
          <w:rPr>
            <w:noProof/>
            <w:webHidden/>
          </w:rPr>
          <w:fldChar w:fldCharType="separate"/>
        </w:r>
        <w:r>
          <w:rPr>
            <w:noProof/>
            <w:webHidden/>
          </w:rPr>
          <w:t>42</w:t>
        </w:r>
        <w:r>
          <w:rPr>
            <w:noProof/>
            <w:webHidden/>
          </w:rPr>
          <w:fldChar w:fldCharType="end"/>
        </w:r>
      </w:hyperlink>
    </w:p>
    <w:p w14:paraId="342E2CD9" w14:textId="353DB0DD"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27" w:history="1">
        <w:r w:rsidRPr="00662C9D">
          <w:rPr>
            <w:rStyle w:val="Hyperlink"/>
            <w:rFonts w:ascii="Calibri" w:hAnsi="Calibri" w:cs="Calibri"/>
            <w:noProof/>
          </w:rPr>
          <w:t>Table 5: Model-1 Metrics of BP With StandardScaler</w:t>
        </w:r>
        <w:r>
          <w:rPr>
            <w:noProof/>
            <w:webHidden/>
          </w:rPr>
          <w:tab/>
        </w:r>
        <w:r>
          <w:rPr>
            <w:noProof/>
            <w:webHidden/>
          </w:rPr>
          <w:fldChar w:fldCharType="begin"/>
        </w:r>
        <w:r>
          <w:rPr>
            <w:noProof/>
            <w:webHidden/>
          </w:rPr>
          <w:instrText xml:space="preserve"> PAGEREF _Toc165500127 \h </w:instrText>
        </w:r>
        <w:r>
          <w:rPr>
            <w:noProof/>
            <w:webHidden/>
          </w:rPr>
        </w:r>
        <w:r>
          <w:rPr>
            <w:noProof/>
            <w:webHidden/>
          </w:rPr>
          <w:fldChar w:fldCharType="separate"/>
        </w:r>
        <w:r>
          <w:rPr>
            <w:noProof/>
            <w:webHidden/>
          </w:rPr>
          <w:t>47</w:t>
        </w:r>
        <w:r>
          <w:rPr>
            <w:noProof/>
            <w:webHidden/>
          </w:rPr>
          <w:fldChar w:fldCharType="end"/>
        </w:r>
      </w:hyperlink>
    </w:p>
    <w:p w14:paraId="6A7B50B4" w14:textId="7F2B3E44"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28" w:history="1">
        <w:r w:rsidRPr="00662C9D">
          <w:rPr>
            <w:rStyle w:val="Hyperlink"/>
            <w:rFonts w:ascii="Calibri" w:hAnsi="Calibri" w:cs="Calibri"/>
            <w:noProof/>
          </w:rPr>
          <w:t>Table 6: Model-1 Metrics of SHEL With StandardScaler</w:t>
        </w:r>
        <w:r>
          <w:rPr>
            <w:noProof/>
            <w:webHidden/>
          </w:rPr>
          <w:tab/>
        </w:r>
        <w:r>
          <w:rPr>
            <w:noProof/>
            <w:webHidden/>
          </w:rPr>
          <w:fldChar w:fldCharType="begin"/>
        </w:r>
        <w:r>
          <w:rPr>
            <w:noProof/>
            <w:webHidden/>
          </w:rPr>
          <w:instrText xml:space="preserve"> PAGEREF _Toc165500128 \h </w:instrText>
        </w:r>
        <w:r>
          <w:rPr>
            <w:noProof/>
            <w:webHidden/>
          </w:rPr>
        </w:r>
        <w:r>
          <w:rPr>
            <w:noProof/>
            <w:webHidden/>
          </w:rPr>
          <w:fldChar w:fldCharType="separate"/>
        </w:r>
        <w:r>
          <w:rPr>
            <w:noProof/>
            <w:webHidden/>
          </w:rPr>
          <w:t>47</w:t>
        </w:r>
        <w:r>
          <w:rPr>
            <w:noProof/>
            <w:webHidden/>
          </w:rPr>
          <w:fldChar w:fldCharType="end"/>
        </w:r>
      </w:hyperlink>
    </w:p>
    <w:p w14:paraId="17D3FB5C" w14:textId="590550F4"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29" w:history="1">
        <w:r w:rsidRPr="00662C9D">
          <w:rPr>
            <w:rStyle w:val="Hyperlink"/>
            <w:rFonts w:ascii="Calibri" w:hAnsi="Calibri" w:cs="Calibri"/>
            <w:noProof/>
          </w:rPr>
          <w:t>Table 7: Model-1 Metrics of XOM With StandardScaler</w:t>
        </w:r>
        <w:r>
          <w:rPr>
            <w:noProof/>
            <w:webHidden/>
          </w:rPr>
          <w:tab/>
        </w:r>
        <w:r>
          <w:rPr>
            <w:noProof/>
            <w:webHidden/>
          </w:rPr>
          <w:fldChar w:fldCharType="begin"/>
        </w:r>
        <w:r>
          <w:rPr>
            <w:noProof/>
            <w:webHidden/>
          </w:rPr>
          <w:instrText xml:space="preserve"> PAGEREF _Toc165500129 \h </w:instrText>
        </w:r>
        <w:r>
          <w:rPr>
            <w:noProof/>
            <w:webHidden/>
          </w:rPr>
        </w:r>
        <w:r>
          <w:rPr>
            <w:noProof/>
            <w:webHidden/>
          </w:rPr>
          <w:fldChar w:fldCharType="separate"/>
        </w:r>
        <w:r>
          <w:rPr>
            <w:noProof/>
            <w:webHidden/>
          </w:rPr>
          <w:t>47</w:t>
        </w:r>
        <w:r>
          <w:rPr>
            <w:noProof/>
            <w:webHidden/>
          </w:rPr>
          <w:fldChar w:fldCharType="end"/>
        </w:r>
      </w:hyperlink>
    </w:p>
    <w:p w14:paraId="3A5EB677" w14:textId="31C701BD"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30" w:history="1">
        <w:r w:rsidRPr="00662C9D">
          <w:rPr>
            <w:rStyle w:val="Hyperlink"/>
            <w:rFonts w:ascii="Calibri" w:hAnsi="Calibri" w:cs="Calibri"/>
            <w:noProof/>
          </w:rPr>
          <w:t>Table 8: Model-1 Metrics of CVX With StandardScaler</w:t>
        </w:r>
        <w:r>
          <w:rPr>
            <w:noProof/>
            <w:webHidden/>
          </w:rPr>
          <w:tab/>
        </w:r>
        <w:r>
          <w:rPr>
            <w:noProof/>
            <w:webHidden/>
          </w:rPr>
          <w:fldChar w:fldCharType="begin"/>
        </w:r>
        <w:r>
          <w:rPr>
            <w:noProof/>
            <w:webHidden/>
          </w:rPr>
          <w:instrText xml:space="preserve"> PAGEREF _Toc165500130 \h </w:instrText>
        </w:r>
        <w:r>
          <w:rPr>
            <w:noProof/>
            <w:webHidden/>
          </w:rPr>
        </w:r>
        <w:r>
          <w:rPr>
            <w:noProof/>
            <w:webHidden/>
          </w:rPr>
          <w:fldChar w:fldCharType="separate"/>
        </w:r>
        <w:r>
          <w:rPr>
            <w:noProof/>
            <w:webHidden/>
          </w:rPr>
          <w:t>48</w:t>
        </w:r>
        <w:r>
          <w:rPr>
            <w:noProof/>
            <w:webHidden/>
          </w:rPr>
          <w:fldChar w:fldCharType="end"/>
        </w:r>
      </w:hyperlink>
    </w:p>
    <w:p w14:paraId="5E8AB5FD" w14:textId="6BB3BDBB"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31" w:history="1">
        <w:r w:rsidRPr="00662C9D">
          <w:rPr>
            <w:rStyle w:val="Hyperlink"/>
            <w:rFonts w:ascii="Calibri" w:hAnsi="Calibri" w:cs="Calibri"/>
            <w:noProof/>
          </w:rPr>
          <w:t>Table 9: Model-1 Metrics of BP With MinMaxScaler</w:t>
        </w:r>
        <w:r>
          <w:rPr>
            <w:noProof/>
            <w:webHidden/>
          </w:rPr>
          <w:tab/>
        </w:r>
        <w:r>
          <w:rPr>
            <w:noProof/>
            <w:webHidden/>
          </w:rPr>
          <w:fldChar w:fldCharType="begin"/>
        </w:r>
        <w:r>
          <w:rPr>
            <w:noProof/>
            <w:webHidden/>
          </w:rPr>
          <w:instrText xml:space="preserve"> PAGEREF _Toc165500131 \h </w:instrText>
        </w:r>
        <w:r>
          <w:rPr>
            <w:noProof/>
            <w:webHidden/>
          </w:rPr>
        </w:r>
        <w:r>
          <w:rPr>
            <w:noProof/>
            <w:webHidden/>
          </w:rPr>
          <w:fldChar w:fldCharType="separate"/>
        </w:r>
        <w:r>
          <w:rPr>
            <w:noProof/>
            <w:webHidden/>
          </w:rPr>
          <w:t>48</w:t>
        </w:r>
        <w:r>
          <w:rPr>
            <w:noProof/>
            <w:webHidden/>
          </w:rPr>
          <w:fldChar w:fldCharType="end"/>
        </w:r>
      </w:hyperlink>
    </w:p>
    <w:p w14:paraId="0A74A50C" w14:textId="34D751F6"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32" w:history="1">
        <w:r w:rsidRPr="00662C9D">
          <w:rPr>
            <w:rStyle w:val="Hyperlink"/>
            <w:rFonts w:ascii="Calibri" w:hAnsi="Calibri" w:cs="Calibri"/>
            <w:noProof/>
          </w:rPr>
          <w:t>Table 10: Model-1 Metrics of SHEL With MinMaxScaler</w:t>
        </w:r>
        <w:r>
          <w:rPr>
            <w:noProof/>
            <w:webHidden/>
          </w:rPr>
          <w:tab/>
        </w:r>
        <w:r>
          <w:rPr>
            <w:noProof/>
            <w:webHidden/>
          </w:rPr>
          <w:fldChar w:fldCharType="begin"/>
        </w:r>
        <w:r>
          <w:rPr>
            <w:noProof/>
            <w:webHidden/>
          </w:rPr>
          <w:instrText xml:space="preserve"> PAGEREF _Toc165500132 \h </w:instrText>
        </w:r>
        <w:r>
          <w:rPr>
            <w:noProof/>
            <w:webHidden/>
          </w:rPr>
        </w:r>
        <w:r>
          <w:rPr>
            <w:noProof/>
            <w:webHidden/>
          </w:rPr>
          <w:fldChar w:fldCharType="separate"/>
        </w:r>
        <w:r>
          <w:rPr>
            <w:noProof/>
            <w:webHidden/>
          </w:rPr>
          <w:t>49</w:t>
        </w:r>
        <w:r>
          <w:rPr>
            <w:noProof/>
            <w:webHidden/>
          </w:rPr>
          <w:fldChar w:fldCharType="end"/>
        </w:r>
      </w:hyperlink>
    </w:p>
    <w:p w14:paraId="37EC73AF" w14:textId="57981933"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33" w:history="1">
        <w:r w:rsidRPr="00662C9D">
          <w:rPr>
            <w:rStyle w:val="Hyperlink"/>
            <w:rFonts w:ascii="Calibri" w:hAnsi="Calibri" w:cs="Calibri"/>
            <w:noProof/>
          </w:rPr>
          <w:t>Table 11: Model-1 Metrics of XOM With MinMaxScaler</w:t>
        </w:r>
        <w:r>
          <w:rPr>
            <w:noProof/>
            <w:webHidden/>
          </w:rPr>
          <w:tab/>
        </w:r>
        <w:r>
          <w:rPr>
            <w:noProof/>
            <w:webHidden/>
          </w:rPr>
          <w:fldChar w:fldCharType="begin"/>
        </w:r>
        <w:r>
          <w:rPr>
            <w:noProof/>
            <w:webHidden/>
          </w:rPr>
          <w:instrText xml:space="preserve"> PAGEREF _Toc165500133 \h </w:instrText>
        </w:r>
        <w:r>
          <w:rPr>
            <w:noProof/>
            <w:webHidden/>
          </w:rPr>
        </w:r>
        <w:r>
          <w:rPr>
            <w:noProof/>
            <w:webHidden/>
          </w:rPr>
          <w:fldChar w:fldCharType="separate"/>
        </w:r>
        <w:r>
          <w:rPr>
            <w:noProof/>
            <w:webHidden/>
          </w:rPr>
          <w:t>49</w:t>
        </w:r>
        <w:r>
          <w:rPr>
            <w:noProof/>
            <w:webHidden/>
          </w:rPr>
          <w:fldChar w:fldCharType="end"/>
        </w:r>
      </w:hyperlink>
    </w:p>
    <w:p w14:paraId="051ECE81" w14:textId="67140F3A"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34" w:history="1">
        <w:r w:rsidRPr="00662C9D">
          <w:rPr>
            <w:rStyle w:val="Hyperlink"/>
            <w:rFonts w:ascii="Calibri" w:hAnsi="Calibri" w:cs="Calibri"/>
            <w:noProof/>
          </w:rPr>
          <w:t>Table 12: Model-1 Metrics of CVX With MinMaxScaler</w:t>
        </w:r>
        <w:r>
          <w:rPr>
            <w:noProof/>
            <w:webHidden/>
          </w:rPr>
          <w:tab/>
        </w:r>
        <w:r>
          <w:rPr>
            <w:noProof/>
            <w:webHidden/>
          </w:rPr>
          <w:fldChar w:fldCharType="begin"/>
        </w:r>
        <w:r>
          <w:rPr>
            <w:noProof/>
            <w:webHidden/>
          </w:rPr>
          <w:instrText xml:space="preserve"> PAGEREF _Toc165500134 \h </w:instrText>
        </w:r>
        <w:r>
          <w:rPr>
            <w:noProof/>
            <w:webHidden/>
          </w:rPr>
        </w:r>
        <w:r>
          <w:rPr>
            <w:noProof/>
            <w:webHidden/>
          </w:rPr>
          <w:fldChar w:fldCharType="separate"/>
        </w:r>
        <w:r>
          <w:rPr>
            <w:noProof/>
            <w:webHidden/>
          </w:rPr>
          <w:t>49</w:t>
        </w:r>
        <w:r>
          <w:rPr>
            <w:noProof/>
            <w:webHidden/>
          </w:rPr>
          <w:fldChar w:fldCharType="end"/>
        </w:r>
      </w:hyperlink>
    </w:p>
    <w:p w14:paraId="09E4DABF" w14:textId="2BFBC4A9"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35" w:history="1">
        <w:r w:rsidRPr="00662C9D">
          <w:rPr>
            <w:rStyle w:val="Hyperlink"/>
            <w:rFonts w:ascii="Calibri" w:hAnsi="Calibri" w:cs="Calibri"/>
            <w:noProof/>
          </w:rPr>
          <w:t>Table 13: Model-2 Metrics of BP With StandardScaler</w:t>
        </w:r>
        <w:r>
          <w:rPr>
            <w:noProof/>
            <w:webHidden/>
          </w:rPr>
          <w:tab/>
        </w:r>
        <w:r>
          <w:rPr>
            <w:noProof/>
            <w:webHidden/>
          </w:rPr>
          <w:fldChar w:fldCharType="begin"/>
        </w:r>
        <w:r>
          <w:rPr>
            <w:noProof/>
            <w:webHidden/>
          </w:rPr>
          <w:instrText xml:space="preserve"> PAGEREF _Toc165500135 \h </w:instrText>
        </w:r>
        <w:r>
          <w:rPr>
            <w:noProof/>
            <w:webHidden/>
          </w:rPr>
        </w:r>
        <w:r>
          <w:rPr>
            <w:noProof/>
            <w:webHidden/>
          </w:rPr>
          <w:fldChar w:fldCharType="separate"/>
        </w:r>
        <w:r>
          <w:rPr>
            <w:noProof/>
            <w:webHidden/>
          </w:rPr>
          <w:t>50</w:t>
        </w:r>
        <w:r>
          <w:rPr>
            <w:noProof/>
            <w:webHidden/>
          </w:rPr>
          <w:fldChar w:fldCharType="end"/>
        </w:r>
      </w:hyperlink>
    </w:p>
    <w:p w14:paraId="2BA8877D" w14:textId="02624284"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36" w:history="1">
        <w:r w:rsidRPr="00662C9D">
          <w:rPr>
            <w:rStyle w:val="Hyperlink"/>
            <w:rFonts w:ascii="Calibri" w:hAnsi="Calibri" w:cs="Calibri"/>
            <w:noProof/>
          </w:rPr>
          <w:t>Table 14: Model-2 Metrics of SHEL With StandardScaler</w:t>
        </w:r>
        <w:r>
          <w:rPr>
            <w:noProof/>
            <w:webHidden/>
          </w:rPr>
          <w:tab/>
        </w:r>
        <w:r>
          <w:rPr>
            <w:noProof/>
            <w:webHidden/>
          </w:rPr>
          <w:fldChar w:fldCharType="begin"/>
        </w:r>
        <w:r>
          <w:rPr>
            <w:noProof/>
            <w:webHidden/>
          </w:rPr>
          <w:instrText xml:space="preserve"> PAGEREF _Toc165500136 \h </w:instrText>
        </w:r>
        <w:r>
          <w:rPr>
            <w:noProof/>
            <w:webHidden/>
          </w:rPr>
        </w:r>
        <w:r>
          <w:rPr>
            <w:noProof/>
            <w:webHidden/>
          </w:rPr>
          <w:fldChar w:fldCharType="separate"/>
        </w:r>
        <w:r>
          <w:rPr>
            <w:noProof/>
            <w:webHidden/>
          </w:rPr>
          <w:t>50</w:t>
        </w:r>
        <w:r>
          <w:rPr>
            <w:noProof/>
            <w:webHidden/>
          </w:rPr>
          <w:fldChar w:fldCharType="end"/>
        </w:r>
      </w:hyperlink>
    </w:p>
    <w:p w14:paraId="7B627F6D" w14:textId="1FD5BF4B"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37" w:history="1">
        <w:r w:rsidRPr="00662C9D">
          <w:rPr>
            <w:rStyle w:val="Hyperlink"/>
            <w:rFonts w:ascii="Calibri" w:hAnsi="Calibri" w:cs="Calibri"/>
            <w:noProof/>
          </w:rPr>
          <w:t>Table 15: Model-2 Metrics of XOM With StandardScaler</w:t>
        </w:r>
        <w:r>
          <w:rPr>
            <w:noProof/>
            <w:webHidden/>
          </w:rPr>
          <w:tab/>
        </w:r>
        <w:r>
          <w:rPr>
            <w:noProof/>
            <w:webHidden/>
          </w:rPr>
          <w:fldChar w:fldCharType="begin"/>
        </w:r>
        <w:r>
          <w:rPr>
            <w:noProof/>
            <w:webHidden/>
          </w:rPr>
          <w:instrText xml:space="preserve"> PAGEREF _Toc165500137 \h </w:instrText>
        </w:r>
        <w:r>
          <w:rPr>
            <w:noProof/>
            <w:webHidden/>
          </w:rPr>
        </w:r>
        <w:r>
          <w:rPr>
            <w:noProof/>
            <w:webHidden/>
          </w:rPr>
          <w:fldChar w:fldCharType="separate"/>
        </w:r>
        <w:r>
          <w:rPr>
            <w:noProof/>
            <w:webHidden/>
          </w:rPr>
          <w:t>50</w:t>
        </w:r>
        <w:r>
          <w:rPr>
            <w:noProof/>
            <w:webHidden/>
          </w:rPr>
          <w:fldChar w:fldCharType="end"/>
        </w:r>
      </w:hyperlink>
    </w:p>
    <w:p w14:paraId="0CBF8192" w14:textId="6F126071"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38" w:history="1">
        <w:r w:rsidRPr="00662C9D">
          <w:rPr>
            <w:rStyle w:val="Hyperlink"/>
            <w:rFonts w:ascii="Calibri" w:hAnsi="Calibri" w:cs="Calibri"/>
            <w:noProof/>
          </w:rPr>
          <w:t>Table 16: Model-2 Metrics of CVX With StandardScaler</w:t>
        </w:r>
        <w:r>
          <w:rPr>
            <w:noProof/>
            <w:webHidden/>
          </w:rPr>
          <w:tab/>
        </w:r>
        <w:r>
          <w:rPr>
            <w:noProof/>
            <w:webHidden/>
          </w:rPr>
          <w:fldChar w:fldCharType="begin"/>
        </w:r>
        <w:r>
          <w:rPr>
            <w:noProof/>
            <w:webHidden/>
          </w:rPr>
          <w:instrText xml:space="preserve"> PAGEREF _Toc165500138 \h </w:instrText>
        </w:r>
        <w:r>
          <w:rPr>
            <w:noProof/>
            <w:webHidden/>
          </w:rPr>
        </w:r>
        <w:r>
          <w:rPr>
            <w:noProof/>
            <w:webHidden/>
          </w:rPr>
          <w:fldChar w:fldCharType="separate"/>
        </w:r>
        <w:r>
          <w:rPr>
            <w:noProof/>
            <w:webHidden/>
          </w:rPr>
          <w:t>51</w:t>
        </w:r>
        <w:r>
          <w:rPr>
            <w:noProof/>
            <w:webHidden/>
          </w:rPr>
          <w:fldChar w:fldCharType="end"/>
        </w:r>
      </w:hyperlink>
    </w:p>
    <w:p w14:paraId="29DA7304" w14:textId="54E0EA68"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39" w:history="1">
        <w:r w:rsidRPr="00662C9D">
          <w:rPr>
            <w:rStyle w:val="Hyperlink"/>
            <w:rFonts w:ascii="Calibri" w:hAnsi="Calibri" w:cs="Calibri"/>
            <w:noProof/>
          </w:rPr>
          <w:t>Table 17: Model-2 Metrics of BP With MinMaxScaler</w:t>
        </w:r>
        <w:r>
          <w:rPr>
            <w:noProof/>
            <w:webHidden/>
          </w:rPr>
          <w:tab/>
        </w:r>
        <w:r>
          <w:rPr>
            <w:noProof/>
            <w:webHidden/>
          </w:rPr>
          <w:fldChar w:fldCharType="begin"/>
        </w:r>
        <w:r>
          <w:rPr>
            <w:noProof/>
            <w:webHidden/>
          </w:rPr>
          <w:instrText xml:space="preserve"> PAGEREF _Toc165500139 \h </w:instrText>
        </w:r>
        <w:r>
          <w:rPr>
            <w:noProof/>
            <w:webHidden/>
          </w:rPr>
        </w:r>
        <w:r>
          <w:rPr>
            <w:noProof/>
            <w:webHidden/>
          </w:rPr>
          <w:fldChar w:fldCharType="separate"/>
        </w:r>
        <w:r>
          <w:rPr>
            <w:noProof/>
            <w:webHidden/>
          </w:rPr>
          <w:t>51</w:t>
        </w:r>
        <w:r>
          <w:rPr>
            <w:noProof/>
            <w:webHidden/>
          </w:rPr>
          <w:fldChar w:fldCharType="end"/>
        </w:r>
      </w:hyperlink>
    </w:p>
    <w:p w14:paraId="3C7B240A" w14:textId="1F2B3143"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40" w:history="1">
        <w:r w:rsidRPr="00662C9D">
          <w:rPr>
            <w:rStyle w:val="Hyperlink"/>
            <w:rFonts w:ascii="Calibri" w:hAnsi="Calibri" w:cs="Calibri"/>
            <w:noProof/>
          </w:rPr>
          <w:t>Table 18: Model-2 Metrics of SHEL With MinMaxScaler</w:t>
        </w:r>
        <w:r>
          <w:rPr>
            <w:noProof/>
            <w:webHidden/>
          </w:rPr>
          <w:tab/>
        </w:r>
        <w:r>
          <w:rPr>
            <w:noProof/>
            <w:webHidden/>
          </w:rPr>
          <w:fldChar w:fldCharType="begin"/>
        </w:r>
        <w:r>
          <w:rPr>
            <w:noProof/>
            <w:webHidden/>
          </w:rPr>
          <w:instrText xml:space="preserve"> PAGEREF _Toc165500140 \h </w:instrText>
        </w:r>
        <w:r>
          <w:rPr>
            <w:noProof/>
            <w:webHidden/>
          </w:rPr>
        </w:r>
        <w:r>
          <w:rPr>
            <w:noProof/>
            <w:webHidden/>
          </w:rPr>
          <w:fldChar w:fldCharType="separate"/>
        </w:r>
        <w:r>
          <w:rPr>
            <w:noProof/>
            <w:webHidden/>
          </w:rPr>
          <w:t>51</w:t>
        </w:r>
        <w:r>
          <w:rPr>
            <w:noProof/>
            <w:webHidden/>
          </w:rPr>
          <w:fldChar w:fldCharType="end"/>
        </w:r>
      </w:hyperlink>
    </w:p>
    <w:p w14:paraId="5B226754" w14:textId="41E4067A"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41" w:history="1">
        <w:r w:rsidRPr="00662C9D">
          <w:rPr>
            <w:rStyle w:val="Hyperlink"/>
            <w:rFonts w:ascii="Calibri" w:hAnsi="Calibri" w:cs="Calibri"/>
            <w:noProof/>
          </w:rPr>
          <w:t>Table 19: Model-2 Metrics of XOM With MinMaxScaler</w:t>
        </w:r>
        <w:r>
          <w:rPr>
            <w:noProof/>
            <w:webHidden/>
          </w:rPr>
          <w:tab/>
        </w:r>
        <w:r>
          <w:rPr>
            <w:noProof/>
            <w:webHidden/>
          </w:rPr>
          <w:fldChar w:fldCharType="begin"/>
        </w:r>
        <w:r>
          <w:rPr>
            <w:noProof/>
            <w:webHidden/>
          </w:rPr>
          <w:instrText xml:space="preserve"> PAGEREF _Toc165500141 \h </w:instrText>
        </w:r>
        <w:r>
          <w:rPr>
            <w:noProof/>
            <w:webHidden/>
          </w:rPr>
        </w:r>
        <w:r>
          <w:rPr>
            <w:noProof/>
            <w:webHidden/>
          </w:rPr>
          <w:fldChar w:fldCharType="separate"/>
        </w:r>
        <w:r>
          <w:rPr>
            <w:noProof/>
            <w:webHidden/>
          </w:rPr>
          <w:t>52</w:t>
        </w:r>
        <w:r>
          <w:rPr>
            <w:noProof/>
            <w:webHidden/>
          </w:rPr>
          <w:fldChar w:fldCharType="end"/>
        </w:r>
      </w:hyperlink>
    </w:p>
    <w:p w14:paraId="51E2D73C" w14:textId="11CEC587"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42" w:history="1">
        <w:r w:rsidRPr="00662C9D">
          <w:rPr>
            <w:rStyle w:val="Hyperlink"/>
            <w:rFonts w:ascii="Calibri" w:hAnsi="Calibri" w:cs="Calibri"/>
            <w:noProof/>
          </w:rPr>
          <w:t>Table 20: Model-2 Metrics of CVX With MinMaxScaler</w:t>
        </w:r>
        <w:r>
          <w:rPr>
            <w:noProof/>
            <w:webHidden/>
          </w:rPr>
          <w:tab/>
        </w:r>
        <w:r>
          <w:rPr>
            <w:noProof/>
            <w:webHidden/>
          </w:rPr>
          <w:fldChar w:fldCharType="begin"/>
        </w:r>
        <w:r>
          <w:rPr>
            <w:noProof/>
            <w:webHidden/>
          </w:rPr>
          <w:instrText xml:space="preserve"> PAGEREF _Toc165500142 \h </w:instrText>
        </w:r>
        <w:r>
          <w:rPr>
            <w:noProof/>
            <w:webHidden/>
          </w:rPr>
        </w:r>
        <w:r>
          <w:rPr>
            <w:noProof/>
            <w:webHidden/>
          </w:rPr>
          <w:fldChar w:fldCharType="separate"/>
        </w:r>
        <w:r>
          <w:rPr>
            <w:noProof/>
            <w:webHidden/>
          </w:rPr>
          <w:t>52</w:t>
        </w:r>
        <w:r>
          <w:rPr>
            <w:noProof/>
            <w:webHidden/>
          </w:rPr>
          <w:fldChar w:fldCharType="end"/>
        </w:r>
      </w:hyperlink>
    </w:p>
    <w:p w14:paraId="0667EAD9" w14:textId="66680984"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43" w:history="1">
        <w:r w:rsidRPr="00662C9D">
          <w:rPr>
            <w:rStyle w:val="Hyperlink"/>
            <w:rFonts w:ascii="Calibri" w:hAnsi="Calibri" w:cs="Calibri"/>
            <w:noProof/>
          </w:rPr>
          <w:t>Table 21: Model-3 Metrics of BP With StandardScaler</w:t>
        </w:r>
        <w:r>
          <w:rPr>
            <w:noProof/>
            <w:webHidden/>
          </w:rPr>
          <w:tab/>
        </w:r>
        <w:r>
          <w:rPr>
            <w:noProof/>
            <w:webHidden/>
          </w:rPr>
          <w:fldChar w:fldCharType="begin"/>
        </w:r>
        <w:r>
          <w:rPr>
            <w:noProof/>
            <w:webHidden/>
          </w:rPr>
          <w:instrText xml:space="preserve"> PAGEREF _Toc165500143 \h </w:instrText>
        </w:r>
        <w:r>
          <w:rPr>
            <w:noProof/>
            <w:webHidden/>
          </w:rPr>
        </w:r>
        <w:r>
          <w:rPr>
            <w:noProof/>
            <w:webHidden/>
          </w:rPr>
          <w:fldChar w:fldCharType="separate"/>
        </w:r>
        <w:r>
          <w:rPr>
            <w:noProof/>
            <w:webHidden/>
          </w:rPr>
          <w:t>53</w:t>
        </w:r>
        <w:r>
          <w:rPr>
            <w:noProof/>
            <w:webHidden/>
          </w:rPr>
          <w:fldChar w:fldCharType="end"/>
        </w:r>
      </w:hyperlink>
    </w:p>
    <w:p w14:paraId="5BA93656" w14:textId="01239337"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44" w:history="1">
        <w:r w:rsidRPr="00662C9D">
          <w:rPr>
            <w:rStyle w:val="Hyperlink"/>
            <w:rFonts w:ascii="Calibri" w:hAnsi="Calibri" w:cs="Calibri"/>
            <w:noProof/>
          </w:rPr>
          <w:t>Table 22: Model-3 Metrics of SHEL With StandardScaler</w:t>
        </w:r>
        <w:r>
          <w:rPr>
            <w:noProof/>
            <w:webHidden/>
          </w:rPr>
          <w:tab/>
        </w:r>
        <w:r>
          <w:rPr>
            <w:noProof/>
            <w:webHidden/>
          </w:rPr>
          <w:fldChar w:fldCharType="begin"/>
        </w:r>
        <w:r>
          <w:rPr>
            <w:noProof/>
            <w:webHidden/>
          </w:rPr>
          <w:instrText xml:space="preserve"> PAGEREF _Toc165500144 \h </w:instrText>
        </w:r>
        <w:r>
          <w:rPr>
            <w:noProof/>
            <w:webHidden/>
          </w:rPr>
        </w:r>
        <w:r>
          <w:rPr>
            <w:noProof/>
            <w:webHidden/>
          </w:rPr>
          <w:fldChar w:fldCharType="separate"/>
        </w:r>
        <w:r>
          <w:rPr>
            <w:noProof/>
            <w:webHidden/>
          </w:rPr>
          <w:t>53</w:t>
        </w:r>
        <w:r>
          <w:rPr>
            <w:noProof/>
            <w:webHidden/>
          </w:rPr>
          <w:fldChar w:fldCharType="end"/>
        </w:r>
      </w:hyperlink>
    </w:p>
    <w:p w14:paraId="0596613B" w14:textId="13D8B1D9"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45" w:history="1">
        <w:r w:rsidRPr="00662C9D">
          <w:rPr>
            <w:rStyle w:val="Hyperlink"/>
            <w:rFonts w:ascii="Calibri" w:hAnsi="Calibri" w:cs="Calibri"/>
            <w:noProof/>
          </w:rPr>
          <w:t>Table 23: Model-3 Metrics of XOM With StandardScaler</w:t>
        </w:r>
        <w:r>
          <w:rPr>
            <w:noProof/>
            <w:webHidden/>
          </w:rPr>
          <w:tab/>
        </w:r>
        <w:r>
          <w:rPr>
            <w:noProof/>
            <w:webHidden/>
          </w:rPr>
          <w:fldChar w:fldCharType="begin"/>
        </w:r>
        <w:r>
          <w:rPr>
            <w:noProof/>
            <w:webHidden/>
          </w:rPr>
          <w:instrText xml:space="preserve"> PAGEREF _Toc165500145 \h </w:instrText>
        </w:r>
        <w:r>
          <w:rPr>
            <w:noProof/>
            <w:webHidden/>
          </w:rPr>
        </w:r>
        <w:r>
          <w:rPr>
            <w:noProof/>
            <w:webHidden/>
          </w:rPr>
          <w:fldChar w:fldCharType="separate"/>
        </w:r>
        <w:r>
          <w:rPr>
            <w:noProof/>
            <w:webHidden/>
          </w:rPr>
          <w:t>53</w:t>
        </w:r>
        <w:r>
          <w:rPr>
            <w:noProof/>
            <w:webHidden/>
          </w:rPr>
          <w:fldChar w:fldCharType="end"/>
        </w:r>
      </w:hyperlink>
    </w:p>
    <w:p w14:paraId="751CBBB1" w14:textId="5AAF82D5"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46" w:history="1">
        <w:r w:rsidRPr="00662C9D">
          <w:rPr>
            <w:rStyle w:val="Hyperlink"/>
            <w:rFonts w:ascii="Calibri" w:hAnsi="Calibri" w:cs="Calibri"/>
            <w:noProof/>
          </w:rPr>
          <w:t>Table 24: Model-3 Metrics of CVX With StandardScaler</w:t>
        </w:r>
        <w:r>
          <w:rPr>
            <w:noProof/>
            <w:webHidden/>
          </w:rPr>
          <w:tab/>
        </w:r>
        <w:r>
          <w:rPr>
            <w:noProof/>
            <w:webHidden/>
          </w:rPr>
          <w:fldChar w:fldCharType="begin"/>
        </w:r>
        <w:r>
          <w:rPr>
            <w:noProof/>
            <w:webHidden/>
          </w:rPr>
          <w:instrText xml:space="preserve"> PAGEREF _Toc165500146 \h </w:instrText>
        </w:r>
        <w:r>
          <w:rPr>
            <w:noProof/>
            <w:webHidden/>
          </w:rPr>
        </w:r>
        <w:r>
          <w:rPr>
            <w:noProof/>
            <w:webHidden/>
          </w:rPr>
          <w:fldChar w:fldCharType="separate"/>
        </w:r>
        <w:r>
          <w:rPr>
            <w:noProof/>
            <w:webHidden/>
          </w:rPr>
          <w:t>54</w:t>
        </w:r>
        <w:r>
          <w:rPr>
            <w:noProof/>
            <w:webHidden/>
          </w:rPr>
          <w:fldChar w:fldCharType="end"/>
        </w:r>
      </w:hyperlink>
    </w:p>
    <w:p w14:paraId="6A597C65" w14:textId="39C041EF"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47" w:history="1">
        <w:r w:rsidRPr="00662C9D">
          <w:rPr>
            <w:rStyle w:val="Hyperlink"/>
            <w:rFonts w:ascii="Calibri" w:hAnsi="Calibri" w:cs="Calibri"/>
            <w:noProof/>
          </w:rPr>
          <w:t>Table 25: Model-3 Metrics of BP With MinMaxScaler</w:t>
        </w:r>
        <w:r>
          <w:rPr>
            <w:noProof/>
            <w:webHidden/>
          </w:rPr>
          <w:tab/>
        </w:r>
        <w:r>
          <w:rPr>
            <w:noProof/>
            <w:webHidden/>
          </w:rPr>
          <w:fldChar w:fldCharType="begin"/>
        </w:r>
        <w:r>
          <w:rPr>
            <w:noProof/>
            <w:webHidden/>
          </w:rPr>
          <w:instrText xml:space="preserve"> PAGEREF _Toc165500147 \h </w:instrText>
        </w:r>
        <w:r>
          <w:rPr>
            <w:noProof/>
            <w:webHidden/>
          </w:rPr>
        </w:r>
        <w:r>
          <w:rPr>
            <w:noProof/>
            <w:webHidden/>
          </w:rPr>
          <w:fldChar w:fldCharType="separate"/>
        </w:r>
        <w:r>
          <w:rPr>
            <w:noProof/>
            <w:webHidden/>
          </w:rPr>
          <w:t>54</w:t>
        </w:r>
        <w:r>
          <w:rPr>
            <w:noProof/>
            <w:webHidden/>
          </w:rPr>
          <w:fldChar w:fldCharType="end"/>
        </w:r>
      </w:hyperlink>
    </w:p>
    <w:p w14:paraId="06061BB7" w14:textId="6344C0B3"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48" w:history="1">
        <w:r w:rsidRPr="00662C9D">
          <w:rPr>
            <w:rStyle w:val="Hyperlink"/>
            <w:rFonts w:ascii="Calibri" w:hAnsi="Calibri" w:cs="Calibri"/>
            <w:noProof/>
          </w:rPr>
          <w:t>Table 26: Model-3 Metrics of SHEL With MinMaxScaler</w:t>
        </w:r>
        <w:r>
          <w:rPr>
            <w:noProof/>
            <w:webHidden/>
          </w:rPr>
          <w:tab/>
        </w:r>
        <w:r>
          <w:rPr>
            <w:noProof/>
            <w:webHidden/>
          </w:rPr>
          <w:fldChar w:fldCharType="begin"/>
        </w:r>
        <w:r>
          <w:rPr>
            <w:noProof/>
            <w:webHidden/>
          </w:rPr>
          <w:instrText xml:space="preserve"> PAGEREF _Toc165500148 \h </w:instrText>
        </w:r>
        <w:r>
          <w:rPr>
            <w:noProof/>
            <w:webHidden/>
          </w:rPr>
        </w:r>
        <w:r>
          <w:rPr>
            <w:noProof/>
            <w:webHidden/>
          </w:rPr>
          <w:fldChar w:fldCharType="separate"/>
        </w:r>
        <w:r>
          <w:rPr>
            <w:noProof/>
            <w:webHidden/>
          </w:rPr>
          <w:t>54</w:t>
        </w:r>
        <w:r>
          <w:rPr>
            <w:noProof/>
            <w:webHidden/>
          </w:rPr>
          <w:fldChar w:fldCharType="end"/>
        </w:r>
      </w:hyperlink>
    </w:p>
    <w:p w14:paraId="3361F9F9" w14:textId="61AE94BD"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49" w:history="1">
        <w:r w:rsidRPr="00662C9D">
          <w:rPr>
            <w:rStyle w:val="Hyperlink"/>
            <w:rFonts w:ascii="Calibri" w:hAnsi="Calibri" w:cs="Calibri"/>
            <w:noProof/>
          </w:rPr>
          <w:t>Table 27: Model-3 Metrics of XOM With MinMaxScaler</w:t>
        </w:r>
        <w:r>
          <w:rPr>
            <w:noProof/>
            <w:webHidden/>
          </w:rPr>
          <w:tab/>
        </w:r>
        <w:r>
          <w:rPr>
            <w:noProof/>
            <w:webHidden/>
          </w:rPr>
          <w:fldChar w:fldCharType="begin"/>
        </w:r>
        <w:r>
          <w:rPr>
            <w:noProof/>
            <w:webHidden/>
          </w:rPr>
          <w:instrText xml:space="preserve"> PAGEREF _Toc165500149 \h </w:instrText>
        </w:r>
        <w:r>
          <w:rPr>
            <w:noProof/>
            <w:webHidden/>
          </w:rPr>
        </w:r>
        <w:r>
          <w:rPr>
            <w:noProof/>
            <w:webHidden/>
          </w:rPr>
          <w:fldChar w:fldCharType="separate"/>
        </w:r>
        <w:r>
          <w:rPr>
            <w:noProof/>
            <w:webHidden/>
          </w:rPr>
          <w:t>55</w:t>
        </w:r>
        <w:r>
          <w:rPr>
            <w:noProof/>
            <w:webHidden/>
          </w:rPr>
          <w:fldChar w:fldCharType="end"/>
        </w:r>
      </w:hyperlink>
    </w:p>
    <w:p w14:paraId="50BF8BAA" w14:textId="703DD227"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50" w:history="1">
        <w:r w:rsidRPr="00662C9D">
          <w:rPr>
            <w:rStyle w:val="Hyperlink"/>
            <w:rFonts w:ascii="Calibri" w:hAnsi="Calibri" w:cs="Calibri"/>
            <w:noProof/>
          </w:rPr>
          <w:t>Table 28: Model-3 Metrics of CVX With MinMaxScaler</w:t>
        </w:r>
        <w:r>
          <w:rPr>
            <w:noProof/>
            <w:webHidden/>
          </w:rPr>
          <w:tab/>
        </w:r>
        <w:r>
          <w:rPr>
            <w:noProof/>
            <w:webHidden/>
          </w:rPr>
          <w:fldChar w:fldCharType="begin"/>
        </w:r>
        <w:r>
          <w:rPr>
            <w:noProof/>
            <w:webHidden/>
          </w:rPr>
          <w:instrText xml:space="preserve"> PAGEREF _Toc165500150 \h </w:instrText>
        </w:r>
        <w:r>
          <w:rPr>
            <w:noProof/>
            <w:webHidden/>
          </w:rPr>
        </w:r>
        <w:r>
          <w:rPr>
            <w:noProof/>
            <w:webHidden/>
          </w:rPr>
          <w:fldChar w:fldCharType="separate"/>
        </w:r>
        <w:r>
          <w:rPr>
            <w:noProof/>
            <w:webHidden/>
          </w:rPr>
          <w:t>55</w:t>
        </w:r>
        <w:r>
          <w:rPr>
            <w:noProof/>
            <w:webHidden/>
          </w:rPr>
          <w:fldChar w:fldCharType="end"/>
        </w:r>
      </w:hyperlink>
    </w:p>
    <w:p w14:paraId="5F5DDA2A" w14:textId="0249F142"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51" w:history="1">
        <w:r w:rsidRPr="00662C9D">
          <w:rPr>
            <w:rStyle w:val="Hyperlink"/>
            <w:rFonts w:ascii="Calibri" w:hAnsi="Calibri" w:cs="Calibri"/>
            <w:noProof/>
          </w:rPr>
          <w:t>Table 29: Model-4 Metrics of BP With StandardScaler</w:t>
        </w:r>
        <w:r>
          <w:rPr>
            <w:noProof/>
            <w:webHidden/>
          </w:rPr>
          <w:tab/>
        </w:r>
        <w:r>
          <w:rPr>
            <w:noProof/>
            <w:webHidden/>
          </w:rPr>
          <w:fldChar w:fldCharType="begin"/>
        </w:r>
        <w:r>
          <w:rPr>
            <w:noProof/>
            <w:webHidden/>
          </w:rPr>
          <w:instrText xml:space="preserve"> PAGEREF _Toc165500151 \h </w:instrText>
        </w:r>
        <w:r>
          <w:rPr>
            <w:noProof/>
            <w:webHidden/>
          </w:rPr>
        </w:r>
        <w:r>
          <w:rPr>
            <w:noProof/>
            <w:webHidden/>
          </w:rPr>
          <w:fldChar w:fldCharType="separate"/>
        </w:r>
        <w:r>
          <w:rPr>
            <w:noProof/>
            <w:webHidden/>
          </w:rPr>
          <w:t>55</w:t>
        </w:r>
        <w:r>
          <w:rPr>
            <w:noProof/>
            <w:webHidden/>
          </w:rPr>
          <w:fldChar w:fldCharType="end"/>
        </w:r>
      </w:hyperlink>
    </w:p>
    <w:p w14:paraId="2E875C31" w14:textId="432AE6E7"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52" w:history="1">
        <w:r w:rsidRPr="00662C9D">
          <w:rPr>
            <w:rStyle w:val="Hyperlink"/>
            <w:rFonts w:ascii="Calibri" w:hAnsi="Calibri" w:cs="Calibri"/>
            <w:noProof/>
          </w:rPr>
          <w:t>Table 30: Model-4 Metrics of SHEL With StandardScaler</w:t>
        </w:r>
        <w:r>
          <w:rPr>
            <w:noProof/>
            <w:webHidden/>
          </w:rPr>
          <w:tab/>
        </w:r>
        <w:r>
          <w:rPr>
            <w:noProof/>
            <w:webHidden/>
          </w:rPr>
          <w:fldChar w:fldCharType="begin"/>
        </w:r>
        <w:r>
          <w:rPr>
            <w:noProof/>
            <w:webHidden/>
          </w:rPr>
          <w:instrText xml:space="preserve"> PAGEREF _Toc165500152 \h </w:instrText>
        </w:r>
        <w:r>
          <w:rPr>
            <w:noProof/>
            <w:webHidden/>
          </w:rPr>
        </w:r>
        <w:r>
          <w:rPr>
            <w:noProof/>
            <w:webHidden/>
          </w:rPr>
          <w:fldChar w:fldCharType="separate"/>
        </w:r>
        <w:r>
          <w:rPr>
            <w:noProof/>
            <w:webHidden/>
          </w:rPr>
          <w:t>56</w:t>
        </w:r>
        <w:r>
          <w:rPr>
            <w:noProof/>
            <w:webHidden/>
          </w:rPr>
          <w:fldChar w:fldCharType="end"/>
        </w:r>
      </w:hyperlink>
    </w:p>
    <w:p w14:paraId="19E8A2F6" w14:textId="1D7D5E47"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53" w:history="1">
        <w:r w:rsidRPr="00662C9D">
          <w:rPr>
            <w:rStyle w:val="Hyperlink"/>
            <w:rFonts w:ascii="Calibri" w:hAnsi="Calibri" w:cs="Calibri"/>
            <w:noProof/>
          </w:rPr>
          <w:t>Table 31: Model-4 Metrics of XOM With StandardScaler</w:t>
        </w:r>
        <w:r>
          <w:rPr>
            <w:noProof/>
            <w:webHidden/>
          </w:rPr>
          <w:tab/>
        </w:r>
        <w:r>
          <w:rPr>
            <w:noProof/>
            <w:webHidden/>
          </w:rPr>
          <w:fldChar w:fldCharType="begin"/>
        </w:r>
        <w:r>
          <w:rPr>
            <w:noProof/>
            <w:webHidden/>
          </w:rPr>
          <w:instrText xml:space="preserve"> PAGEREF _Toc165500153 \h </w:instrText>
        </w:r>
        <w:r>
          <w:rPr>
            <w:noProof/>
            <w:webHidden/>
          </w:rPr>
        </w:r>
        <w:r>
          <w:rPr>
            <w:noProof/>
            <w:webHidden/>
          </w:rPr>
          <w:fldChar w:fldCharType="separate"/>
        </w:r>
        <w:r>
          <w:rPr>
            <w:noProof/>
            <w:webHidden/>
          </w:rPr>
          <w:t>56</w:t>
        </w:r>
        <w:r>
          <w:rPr>
            <w:noProof/>
            <w:webHidden/>
          </w:rPr>
          <w:fldChar w:fldCharType="end"/>
        </w:r>
      </w:hyperlink>
    </w:p>
    <w:p w14:paraId="0CC08512" w14:textId="5A6933C6"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54" w:history="1">
        <w:r w:rsidRPr="00662C9D">
          <w:rPr>
            <w:rStyle w:val="Hyperlink"/>
            <w:rFonts w:ascii="Calibri" w:hAnsi="Calibri" w:cs="Calibri"/>
            <w:noProof/>
          </w:rPr>
          <w:t>Table 32: Model-4 Metrics of CVX With StandardScaler</w:t>
        </w:r>
        <w:r>
          <w:rPr>
            <w:noProof/>
            <w:webHidden/>
          </w:rPr>
          <w:tab/>
        </w:r>
        <w:r>
          <w:rPr>
            <w:noProof/>
            <w:webHidden/>
          </w:rPr>
          <w:fldChar w:fldCharType="begin"/>
        </w:r>
        <w:r>
          <w:rPr>
            <w:noProof/>
            <w:webHidden/>
          </w:rPr>
          <w:instrText xml:space="preserve"> PAGEREF _Toc165500154 \h </w:instrText>
        </w:r>
        <w:r>
          <w:rPr>
            <w:noProof/>
            <w:webHidden/>
          </w:rPr>
        </w:r>
        <w:r>
          <w:rPr>
            <w:noProof/>
            <w:webHidden/>
          </w:rPr>
          <w:fldChar w:fldCharType="separate"/>
        </w:r>
        <w:r>
          <w:rPr>
            <w:noProof/>
            <w:webHidden/>
          </w:rPr>
          <w:t>57</w:t>
        </w:r>
        <w:r>
          <w:rPr>
            <w:noProof/>
            <w:webHidden/>
          </w:rPr>
          <w:fldChar w:fldCharType="end"/>
        </w:r>
      </w:hyperlink>
    </w:p>
    <w:p w14:paraId="50BDC4E0" w14:textId="2EAFE51A"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55" w:history="1">
        <w:r w:rsidRPr="00662C9D">
          <w:rPr>
            <w:rStyle w:val="Hyperlink"/>
            <w:rFonts w:ascii="Calibri" w:hAnsi="Calibri" w:cs="Calibri"/>
            <w:noProof/>
          </w:rPr>
          <w:t>Table 33: Model-4 Metrics of BP With MinMaxScaler</w:t>
        </w:r>
        <w:r>
          <w:rPr>
            <w:noProof/>
            <w:webHidden/>
          </w:rPr>
          <w:tab/>
        </w:r>
        <w:r>
          <w:rPr>
            <w:noProof/>
            <w:webHidden/>
          </w:rPr>
          <w:fldChar w:fldCharType="begin"/>
        </w:r>
        <w:r>
          <w:rPr>
            <w:noProof/>
            <w:webHidden/>
          </w:rPr>
          <w:instrText xml:space="preserve"> PAGEREF _Toc165500155 \h </w:instrText>
        </w:r>
        <w:r>
          <w:rPr>
            <w:noProof/>
            <w:webHidden/>
          </w:rPr>
        </w:r>
        <w:r>
          <w:rPr>
            <w:noProof/>
            <w:webHidden/>
          </w:rPr>
          <w:fldChar w:fldCharType="separate"/>
        </w:r>
        <w:r>
          <w:rPr>
            <w:noProof/>
            <w:webHidden/>
          </w:rPr>
          <w:t>57</w:t>
        </w:r>
        <w:r>
          <w:rPr>
            <w:noProof/>
            <w:webHidden/>
          </w:rPr>
          <w:fldChar w:fldCharType="end"/>
        </w:r>
      </w:hyperlink>
    </w:p>
    <w:p w14:paraId="1B36AE34" w14:textId="44B498E0"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56" w:history="1">
        <w:r w:rsidRPr="00662C9D">
          <w:rPr>
            <w:rStyle w:val="Hyperlink"/>
            <w:rFonts w:ascii="Calibri" w:hAnsi="Calibri" w:cs="Calibri"/>
            <w:noProof/>
          </w:rPr>
          <w:t>Table 34: Model-4 Metrics of SHEL With MinMaxScaler</w:t>
        </w:r>
        <w:r>
          <w:rPr>
            <w:noProof/>
            <w:webHidden/>
          </w:rPr>
          <w:tab/>
        </w:r>
        <w:r>
          <w:rPr>
            <w:noProof/>
            <w:webHidden/>
          </w:rPr>
          <w:fldChar w:fldCharType="begin"/>
        </w:r>
        <w:r>
          <w:rPr>
            <w:noProof/>
            <w:webHidden/>
          </w:rPr>
          <w:instrText xml:space="preserve"> PAGEREF _Toc165500156 \h </w:instrText>
        </w:r>
        <w:r>
          <w:rPr>
            <w:noProof/>
            <w:webHidden/>
          </w:rPr>
        </w:r>
        <w:r>
          <w:rPr>
            <w:noProof/>
            <w:webHidden/>
          </w:rPr>
          <w:fldChar w:fldCharType="separate"/>
        </w:r>
        <w:r>
          <w:rPr>
            <w:noProof/>
            <w:webHidden/>
          </w:rPr>
          <w:t>57</w:t>
        </w:r>
        <w:r>
          <w:rPr>
            <w:noProof/>
            <w:webHidden/>
          </w:rPr>
          <w:fldChar w:fldCharType="end"/>
        </w:r>
      </w:hyperlink>
    </w:p>
    <w:p w14:paraId="1BC5B8CA" w14:textId="026C6D75"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57" w:history="1">
        <w:r w:rsidRPr="00662C9D">
          <w:rPr>
            <w:rStyle w:val="Hyperlink"/>
            <w:rFonts w:ascii="Calibri" w:hAnsi="Calibri" w:cs="Calibri"/>
            <w:noProof/>
          </w:rPr>
          <w:t>Table 35: Model-4 Metrics of XOM With MinMaxScaler</w:t>
        </w:r>
        <w:r>
          <w:rPr>
            <w:noProof/>
            <w:webHidden/>
          </w:rPr>
          <w:tab/>
        </w:r>
        <w:r>
          <w:rPr>
            <w:noProof/>
            <w:webHidden/>
          </w:rPr>
          <w:fldChar w:fldCharType="begin"/>
        </w:r>
        <w:r>
          <w:rPr>
            <w:noProof/>
            <w:webHidden/>
          </w:rPr>
          <w:instrText xml:space="preserve"> PAGEREF _Toc165500157 \h </w:instrText>
        </w:r>
        <w:r>
          <w:rPr>
            <w:noProof/>
            <w:webHidden/>
          </w:rPr>
        </w:r>
        <w:r>
          <w:rPr>
            <w:noProof/>
            <w:webHidden/>
          </w:rPr>
          <w:fldChar w:fldCharType="separate"/>
        </w:r>
        <w:r>
          <w:rPr>
            <w:noProof/>
            <w:webHidden/>
          </w:rPr>
          <w:t>58</w:t>
        </w:r>
        <w:r>
          <w:rPr>
            <w:noProof/>
            <w:webHidden/>
          </w:rPr>
          <w:fldChar w:fldCharType="end"/>
        </w:r>
      </w:hyperlink>
    </w:p>
    <w:p w14:paraId="0B4EE432" w14:textId="4C55E3DA"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58" w:history="1">
        <w:r w:rsidRPr="00662C9D">
          <w:rPr>
            <w:rStyle w:val="Hyperlink"/>
            <w:rFonts w:ascii="Calibri" w:hAnsi="Calibri" w:cs="Calibri"/>
            <w:noProof/>
          </w:rPr>
          <w:t>Table 36: Model-4 Metrics of CVX With MinMaxScaler</w:t>
        </w:r>
        <w:r>
          <w:rPr>
            <w:noProof/>
            <w:webHidden/>
          </w:rPr>
          <w:tab/>
        </w:r>
        <w:r>
          <w:rPr>
            <w:noProof/>
            <w:webHidden/>
          </w:rPr>
          <w:fldChar w:fldCharType="begin"/>
        </w:r>
        <w:r>
          <w:rPr>
            <w:noProof/>
            <w:webHidden/>
          </w:rPr>
          <w:instrText xml:space="preserve"> PAGEREF _Toc165500158 \h </w:instrText>
        </w:r>
        <w:r>
          <w:rPr>
            <w:noProof/>
            <w:webHidden/>
          </w:rPr>
        </w:r>
        <w:r>
          <w:rPr>
            <w:noProof/>
            <w:webHidden/>
          </w:rPr>
          <w:fldChar w:fldCharType="separate"/>
        </w:r>
        <w:r>
          <w:rPr>
            <w:noProof/>
            <w:webHidden/>
          </w:rPr>
          <w:t>58</w:t>
        </w:r>
        <w:r>
          <w:rPr>
            <w:noProof/>
            <w:webHidden/>
          </w:rPr>
          <w:fldChar w:fldCharType="end"/>
        </w:r>
      </w:hyperlink>
    </w:p>
    <w:p w14:paraId="6C94F83A" w14:textId="1DF712A8"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59" w:history="1">
        <w:r w:rsidRPr="00662C9D">
          <w:rPr>
            <w:rStyle w:val="Hyperlink"/>
            <w:rFonts w:ascii="Calibri" w:hAnsi="Calibri" w:cs="Calibri"/>
            <w:noProof/>
          </w:rPr>
          <w:t>Table 37: Model-5 Metrics of BP With StandardScaler</w:t>
        </w:r>
        <w:r>
          <w:rPr>
            <w:noProof/>
            <w:webHidden/>
          </w:rPr>
          <w:tab/>
        </w:r>
        <w:r>
          <w:rPr>
            <w:noProof/>
            <w:webHidden/>
          </w:rPr>
          <w:fldChar w:fldCharType="begin"/>
        </w:r>
        <w:r>
          <w:rPr>
            <w:noProof/>
            <w:webHidden/>
          </w:rPr>
          <w:instrText xml:space="preserve"> PAGEREF _Toc165500159 \h </w:instrText>
        </w:r>
        <w:r>
          <w:rPr>
            <w:noProof/>
            <w:webHidden/>
          </w:rPr>
        </w:r>
        <w:r>
          <w:rPr>
            <w:noProof/>
            <w:webHidden/>
          </w:rPr>
          <w:fldChar w:fldCharType="separate"/>
        </w:r>
        <w:r>
          <w:rPr>
            <w:noProof/>
            <w:webHidden/>
          </w:rPr>
          <w:t>58</w:t>
        </w:r>
        <w:r>
          <w:rPr>
            <w:noProof/>
            <w:webHidden/>
          </w:rPr>
          <w:fldChar w:fldCharType="end"/>
        </w:r>
      </w:hyperlink>
    </w:p>
    <w:p w14:paraId="2A03AD67" w14:textId="72B3F862"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60" w:history="1">
        <w:r w:rsidRPr="00662C9D">
          <w:rPr>
            <w:rStyle w:val="Hyperlink"/>
            <w:rFonts w:ascii="Calibri" w:hAnsi="Calibri" w:cs="Calibri"/>
            <w:noProof/>
          </w:rPr>
          <w:t>Table 38: Model-5 Metrics of SHEL With StandardScaler</w:t>
        </w:r>
        <w:r>
          <w:rPr>
            <w:noProof/>
            <w:webHidden/>
          </w:rPr>
          <w:tab/>
        </w:r>
        <w:r>
          <w:rPr>
            <w:noProof/>
            <w:webHidden/>
          </w:rPr>
          <w:fldChar w:fldCharType="begin"/>
        </w:r>
        <w:r>
          <w:rPr>
            <w:noProof/>
            <w:webHidden/>
          </w:rPr>
          <w:instrText xml:space="preserve"> PAGEREF _Toc165500160 \h </w:instrText>
        </w:r>
        <w:r>
          <w:rPr>
            <w:noProof/>
            <w:webHidden/>
          </w:rPr>
        </w:r>
        <w:r>
          <w:rPr>
            <w:noProof/>
            <w:webHidden/>
          </w:rPr>
          <w:fldChar w:fldCharType="separate"/>
        </w:r>
        <w:r>
          <w:rPr>
            <w:noProof/>
            <w:webHidden/>
          </w:rPr>
          <w:t>59</w:t>
        </w:r>
        <w:r>
          <w:rPr>
            <w:noProof/>
            <w:webHidden/>
          </w:rPr>
          <w:fldChar w:fldCharType="end"/>
        </w:r>
      </w:hyperlink>
    </w:p>
    <w:p w14:paraId="6A200449" w14:textId="56A9FF94"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61" w:history="1">
        <w:r w:rsidRPr="00662C9D">
          <w:rPr>
            <w:rStyle w:val="Hyperlink"/>
            <w:rFonts w:ascii="Calibri" w:hAnsi="Calibri" w:cs="Calibri"/>
            <w:noProof/>
          </w:rPr>
          <w:t>Table 39: Model-5 Metrics of XOM With StandardScaler</w:t>
        </w:r>
        <w:r>
          <w:rPr>
            <w:noProof/>
            <w:webHidden/>
          </w:rPr>
          <w:tab/>
        </w:r>
        <w:r>
          <w:rPr>
            <w:noProof/>
            <w:webHidden/>
          </w:rPr>
          <w:fldChar w:fldCharType="begin"/>
        </w:r>
        <w:r>
          <w:rPr>
            <w:noProof/>
            <w:webHidden/>
          </w:rPr>
          <w:instrText xml:space="preserve"> PAGEREF _Toc165500161 \h </w:instrText>
        </w:r>
        <w:r>
          <w:rPr>
            <w:noProof/>
            <w:webHidden/>
          </w:rPr>
        </w:r>
        <w:r>
          <w:rPr>
            <w:noProof/>
            <w:webHidden/>
          </w:rPr>
          <w:fldChar w:fldCharType="separate"/>
        </w:r>
        <w:r>
          <w:rPr>
            <w:noProof/>
            <w:webHidden/>
          </w:rPr>
          <w:t>59</w:t>
        </w:r>
        <w:r>
          <w:rPr>
            <w:noProof/>
            <w:webHidden/>
          </w:rPr>
          <w:fldChar w:fldCharType="end"/>
        </w:r>
      </w:hyperlink>
    </w:p>
    <w:p w14:paraId="69514360" w14:textId="65A182BE"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62" w:history="1">
        <w:r w:rsidRPr="00662C9D">
          <w:rPr>
            <w:rStyle w:val="Hyperlink"/>
            <w:rFonts w:ascii="Calibri" w:hAnsi="Calibri" w:cs="Calibri"/>
            <w:noProof/>
          </w:rPr>
          <w:t>Table 40: Model-5 Metrics of CVX With StandardScaler</w:t>
        </w:r>
        <w:r>
          <w:rPr>
            <w:noProof/>
            <w:webHidden/>
          </w:rPr>
          <w:tab/>
        </w:r>
        <w:r>
          <w:rPr>
            <w:noProof/>
            <w:webHidden/>
          </w:rPr>
          <w:fldChar w:fldCharType="begin"/>
        </w:r>
        <w:r>
          <w:rPr>
            <w:noProof/>
            <w:webHidden/>
          </w:rPr>
          <w:instrText xml:space="preserve"> PAGEREF _Toc165500162 \h </w:instrText>
        </w:r>
        <w:r>
          <w:rPr>
            <w:noProof/>
            <w:webHidden/>
          </w:rPr>
        </w:r>
        <w:r>
          <w:rPr>
            <w:noProof/>
            <w:webHidden/>
          </w:rPr>
          <w:fldChar w:fldCharType="separate"/>
        </w:r>
        <w:r>
          <w:rPr>
            <w:noProof/>
            <w:webHidden/>
          </w:rPr>
          <w:t>59</w:t>
        </w:r>
        <w:r>
          <w:rPr>
            <w:noProof/>
            <w:webHidden/>
          </w:rPr>
          <w:fldChar w:fldCharType="end"/>
        </w:r>
      </w:hyperlink>
    </w:p>
    <w:p w14:paraId="6D92B86D" w14:textId="42434166"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63" w:history="1">
        <w:r w:rsidRPr="00662C9D">
          <w:rPr>
            <w:rStyle w:val="Hyperlink"/>
            <w:rFonts w:ascii="Calibri" w:hAnsi="Calibri" w:cs="Calibri"/>
            <w:noProof/>
          </w:rPr>
          <w:t>Table 41: Model-5 Metrics of BP With MinMaxScaler</w:t>
        </w:r>
        <w:r>
          <w:rPr>
            <w:noProof/>
            <w:webHidden/>
          </w:rPr>
          <w:tab/>
        </w:r>
        <w:r>
          <w:rPr>
            <w:noProof/>
            <w:webHidden/>
          </w:rPr>
          <w:fldChar w:fldCharType="begin"/>
        </w:r>
        <w:r>
          <w:rPr>
            <w:noProof/>
            <w:webHidden/>
          </w:rPr>
          <w:instrText xml:space="preserve"> PAGEREF _Toc165500163 \h </w:instrText>
        </w:r>
        <w:r>
          <w:rPr>
            <w:noProof/>
            <w:webHidden/>
          </w:rPr>
        </w:r>
        <w:r>
          <w:rPr>
            <w:noProof/>
            <w:webHidden/>
          </w:rPr>
          <w:fldChar w:fldCharType="separate"/>
        </w:r>
        <w:r>
          <w:rPr>
            <w:noProof/>
            <w:webHidden/>
          </w:rPr>
          <w:t>60</w:t>
        </w:r>
        <w:r>
          <w:rPr>
            <w:noProof/>
            <w:webHidden/>
          </w:rPr>
          <w:fldChar w:fldCharType="end"/>
        </w:r>
      </w:hyperlink>
    </w:p>
    <w:p w14:paraId="30BA25C9" w14:textId="630488A2"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64" w:history="1">
        <w:r w:rsidRPr="00662C9D">
          <w:rPr>
            <w:rStyle w:val="Hyperlink"/>
            <w:rFonts w:ascii="Calibri" w:hAnsi="Calibri" w:cs="Calibri"/>
            <w:noProof/>
          </w:rPr>
          <w:t>Table 42: Model-5 Metrics of SHEL With MinMaxScaler</w:t>
        </w:r>
        <w:r>
          <w:rPr>
            <w:noProof/>
            <w:webHidden/>
          </w:rPr>
          <w:tab/>
        </w:r>
        <w:r>
          <w:rPr>
            <w:noProof/>
            <w:webHidden/>
          </w:rPr>
          <w:fldChar w:fldCharType="begin"/>
        </w:r>
        <w:r>
          <w:rPr>
            <w:noProof/>
            <w:webHidden/>
          </w:rPr>
          <w:instrText xml:space="preserve"> PAGEREF _Toc165500164 \h </w:instrText>
        </w:r>
        <w:r>
          <w:rPr>
            <w:noProof/>
            <w:webHidden/>
          </w:rPr>
        </w:r>
        <w:r>
          <w:rPr>
            <w:noProof/>
            <w:webHidden/>
          </w:rPr>
          <w:fldChar w:fldCharType="separate"/>
        </w:r>
        <w:r>
          <w:rPr>
            <w:noProof/>
            <w:webHidden/>
          </w:rPr>
          <w:t>60</w:t>
        </w:r>
        <w:r>
          <w:rPr>
            <w:noProof/>
            <w:webHidden/>
          </w:rPr>
          <w:fldChar w:fldCharType="end"/>
        </w:r>
      </w:hyperlink>
    </w:p>
    <w:p w14:paraId="704850FB" w14:textId="08F8E793"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65" w:history="1">
        <w:r w:rsidRPr="00662C9D">
          <w:rPr>
            <w:rStyle w:val="Hyperlink"/>
            <w:rFonts w:ascii="Calibri" w:hAnsi="Calibri" w:cs="Calibri"/>
            <w:noProof/>
          </w:rPr>
          <w:t>Table 43: Model-5 Metrics of XOM With MinMaxScaler</w:t>
        </w:r>
        <w:r>
          <w:rPr>
            <w:noProof/>
            <w:webHidden/>
          </w:rPr>
          <w:tab/>
        </w:r>
        <w:r>
          <w:rPr>
            <w:noProof/>
            <w:webHidden/>
          </w:rPr>
          <w:fldChar w:fldCharType="begin"/>
        </w:r>
        <w:r>
          <w:rPr>
            <w:noProof/>
            <w:webHidden/>
          </w:rPr>
          <w:instrText xml:space="preserve"> PAGEREF _Toc165500165 \h </w:instrText>
        </w:r>
        <w:r>
          <w:rPr>
            <w:noProof/>
            <w:webHidden/>
          </w:rPr>
        </w:r>
        <w:r>
          <w:rPr>
            <w:noProof/>
            <w:webHidden/>
          </w:rPr>
          <w:fldChar w:fldCharType="separate"/>
        </w:r>
        <w:r>
          <w:rPr>
            <w:noProof/>
            <w:webHidden/>
          </w:rPr>
          <w:t>61</w:t>
        </w:r>
        <w:r>
          <w:rPr>
            <w:noProof/>
            <w:webHidden/>
          </w:rPr>
          <w:fldChar w:fldCharType="end"/>
        </w:r>
      </w:hyperlink>
    </w:p>
    <w:p w14:paraId="21579988" w14:textId="1D19C817"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66" w:history="1">
        <w:r w:rsidRPr="00662C9D">
          <w:rPr>
            <w:rStyle w:val="Hyperlink"/>
            <w:rFonts w:ascii="Calibri" w:hAnsi="Calibri" w:cs="Calibri"/>
            <w:noProof/>
          </w:rPr>
          <w:t>Table 44: Model-5 Metrics of CVX With MinMaxScaler</w:t>
        </w:r>
        <w:r>
          <w:rPr>
            <w:noProof/>
            <w:webHidden/>
          </w:rPr>
          <w:tab/>
        </w:r>
        <w:r>
          <w:rPr>
            <w:noProof/>
            <w:webHidden/>
          </w:rPr>
          <w:fldChar w:fldCharType="begin"/>
        </w:r>
        <w:r>
          <w:rPr>
            <w:noProof/>
            <w:webHidden/>
          </w:rPr>
          <w:instrText xml:space="preserve"> PAGEREF _Toc165500166 \h </w:instrText>
        </w:r>
        <w:r>
          <w:rPr>
            <w:noProof/>
            <w:webHidden/>
          </w:rPr>
        </w:r>
        <w:r>
          <w:rPr>
            <w:noProof/>
            <w:webHidden/>
          </w:rPr>
          <w:fldChar w:fldCharType="separate"/>
        </w:r>
        <w:r>
          <w:rPr>
            <w:noProof/>
            <w:webHidden/>
          </w:rPr>
          <w:t>61</w:t>
        </w:r>
        <w:r>
          <w:rPr>
            <w:noProof/>
            <w:webHidden/>
          </w:rPr>
          <w:fldChar w:fldCharType="end"/>
        </w:r>
      </w:hyperlink>
    </w:p>
    <w:p w14:paraId="38A9C30F" w14:textId="0BCEE7CD"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67" w:history="1">
        <w:r w:rsidRPr="00662C9D">
          <w:rPr>
            <w:rStyle w:val="Hyperlink"/>
            <w:rFonts w:ascii="Calibri" w:hAnsi="Calibri" w:cs="Calibri"/>
            <w:noProof/>
          </w:rPr>
          <w:t>Table 45: Model-6 Metrics of BP With StandardScaler</w:t>
        </w:r>
        <w:r>
          <w:rPr>
            <w:noProof/>
            <w:webHidden/>
          </w:rPr>
          <w:tab/>
        </w:r>
        <w:r>
          <w:rPr>
            <w:noProof/>
            <w:webHidden/>
          </w:rPr>
          <w:fldChar w:fldCharType="begin"/>
        </w:r>
        <w:r>
          <w:rPr>
            <w:noProof/>
            <w:webHidden/>
          </w:rPr>
          <w:instrText xml:space="preserve"> PAGEREF _Toc165500167 \h </w:instrText>
        </w:r>
        <w:r>
          <w:rPr>
            <w:noProof/>
            <w:webHidden/>
          </w:rPr>
        </w:r>
        <w:r>
          <w:rPr>
            <w:noProof/>
            <w:webHidden/>
          </w:rPr>
          <w:fldChar w:fldCharType="separate"/>
        </w:r>
        <w:r>
          <w:rPr>
            <w:noProof/>
            <w:webHidden/>
          </w:rPr>
          <w:t>61</w:t>
        </w:r>
        <w:r>
          <w:rPr>
            <w:noProof/>
            <w:webHidden/>
          </w:rPr>
          <w:fldChar w:fldCharType="end"/>
        </w:r>
      </w:hyperlink>
    </w:p>
    <w:p w14:paraId="63ACE951" w14:textId="54BE751D"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68" w:history="1">
        <w:r w:rsidRPr="00662C9D">
          <w:rPr>
            <w:rStyle w:val="Hyperlink"/>
            <w:rFonts w:ascii="Calibri" w:hAnsi="Calibri" w:cs="Calibri"/>
            <w:noProof/>
          </w:rPr>
          <w:t>Table 46: Model-6 Metrics of SHEL With StandardScaler</w:t>
        </w:r>
        <w:r>
          <w:rPr>
            <w:noProof/>
            <w:webHidden/>
          </w:rPr>
          <w:tab/>
        </w:r>
        <w:r>
          <w:rPr>
            <w:noProof/>
            <w:webHidden/>
          </w:rPr>
          <w:fldChar w:fldCharType="begin"/>
        </w:r>
        <w:r>
          <w:rPr>
            <w:noProof/>
            <w:webHidden/>
          </w:rPr>
          <w:instrText xml:space="preserve"> PAGEREF _Toc165500168 \h </w:instrText>
        </w:r>
        <w:r>
          <w:rPr>
            <w:noProof/>
            <w:webHidden/>
          </w:rPr>
        </w:r>
        <w:r>
          <w:rPr>
            <w:noProof/>
            <w:webHidden/>
          </w:rPr>
          <w:fldChar w:fldCharType="separate"/>
        </w:r>
        <w:r>
          <w:rPr>
            <w:noProof/>
            <w:webHidden/>
          </w:rPr>
          <w:t>62</w:t>
        </w:r>
        <w:r>
          <w:rPr>
            <w:noProof/>
            <w:webHidden/>
          </w:rPr>
          <w:fldChar w:fldCharType="end"/>
        </w:r>
      </w:hyperlink>
    </w:p>
    <w:p w14:paraId="7B7FC494" w14:textId="048DC466"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69" w:history="1">
        <w:r w:rsidRPr="00662C9D">
          <w:rPr>
            <w:rStyle w:val="Hyperlink"/>
            <w:rFonts w:ascii="Calibri" w:hAnsi="Calibri" w:cs="Calibri"/>
            <w:noProof/>
          </w:rPr>
          <w:t>Table 47: Model-6 Metrics of XOM With StandardScaler</w:t>
        </w:r>
        <w:r>
          <w:rPr>
            <w:noProof/>
            <w:webHidden/>
          </w:rPr>
          <w:tab/>
        </w:r>
        <w:r>
          <w:rPr>
            <w:noProof/>
            <w:webHidden/>
          </w:rPr>
          <w:fldChar w:fldCharType="begin"/>
        </w:r>
        <w:r>
          <w:rPr>
            <w:noProof/>
            <w:webHidden/>
          </w:rPr>
          <w:instrText xml:space="preserve"> PAGEREF _Toc165500169 \h </w:instrText>
        </w:r>
        <w:r>
          <w:rPr>
            <w:noProof/>
            <w:webHidden/>
          </w:rPr>
        </w:r>
        <w:r>
          <w:rPr>
            <w:noProof/>
            <w:webHidden/>
          </w:rPr>
          <w:fldChar w:fldCharType="separate"/>
        </w:r>
        <w:r>
          <w:rPr>
            <w:noProof/>
            <w:webHidden/>
          </w:rPr>
          <w:t>62</w:t>
        </w:r>
        <w:r>
          <w:rPr>
            <w:noProof/>
            <w:webHidden/>
          </w:rPr>
          <w:fldChar w:fldCharType="end"/>
        </w:r>
      </w:hyperlink>
    </w:p>
    <w:p w14:paraId="6FA56124" w14:textId="3E178415"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70" w:history="1">
        <w:r w:rsidRPr="00662C9D">
          <w:rPr>
            <w:rStyle w:val="Hyperlink"/>
            <w:rFonts w:ascii="Calibri" w:hAnsi="Calibri" w:cs="Calibri"/>
            <w:noProof/>
          </w:rPr>
          <w:t>Table 48: Model-6 Metrics of CVX With StandardScaler</w:t>
        </w:r>
        <w:r>
          <w:rPr>
            <w:noProof/>
            <w:webHidden/>
          </w:rPr>
          <w:tab/>
        </w:r>
        <w:r>
          <w:rPr>
            <w:noProof/>
            <w:webHidden/>
          </w:rPr>
          <w:fldChar w:fldCharType="begin"/>
        </w:r>
        <w:r>
          <w:rPr>
            <w:noProof/>
            <w:webHidden/>
          </w:rPr>
          <w:instrText xml:space="preserve"> PAGEREF _Toc165500170 \h </w:instrText>
        </w:r>
        <w:r>
          <w:rPr>
            <w:noProof/>
            <w:webHidden/>
          </w:rPr>
        </w:r>
        <w:r>
          <w:rPr>
            <w:noProof/>
            <w:webHidden/>
          </w:rPr>
          <w:fldChar w:fldCharType="separate"/>
        </w:r>
        <w:r>
          <w:rPr>
            <w:noProof/>
            <w:webHidden/>
          </w:rPr>
          <w:t>62</w:t>
        </w:r>
        <w:r>
          <w:rPr>
            <w:noProof/>
            <w:webHidden/>
          </w:rPr>
          <w:fldChar w:fldCharType="end"/>
        </w:r>
      </w:hyperlink>
    </w:p>
    <w:p w14:paraId="368C9A30" w14:textId="1D64CF3D"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71" w:history="1">
        <w:r w:rsidRPr="00662C9D">
          <w:rPr>
            <w:rStyle w:val="Hyperlink"/>
            <w:rFonts w:ascii="Calibri" w:hAnsi="Calibri" w:cs="Calibri"/>
            <w:noProof/>
          </w:rPr>
          <w:t>Table 49: Model-6 Metrics of BP With MinMaxScaler</w:t>
        </w:r>
        <w:r>
          <w:rPr>
            <w:noProof/>
            <w:webHidden/>
          </w:rPr>
          <w:tab/>
        </w:r>
        <w:r>
          <w:rPr>
            <w:noProof/>
            <w:webHidden/>
          </w:rPr>
          <w:fldChar w:fldCharType="begin"/>
        </w:r>
        <w:r>
          <w:rPr>
            <w:noProof/>
            <w:webHidden/>
          </w:rPr>
          <w:instrText xml:space="preserve"> PAGEREF _Toc165500171 \h </w:instrText>
        </w:r>
        <w:r>
          <w:rPr>
            <w:noProof/>
            <w:webHidden/>
          </w:rPr>
        </w:r>
        <w:r>
          <w:rPr>
            <w:noProof/>
            <w:webHidden/>
          </w:rPr>
          <w:fldChar w:fldCharType="separate"/>
        </w:r>
        <w:r>
          <w:rPr>
            <w:noProof/>
            <w:webHidden/>
          </w:rPr>
          <w:t>63</w:t>
        </w:r>
        <w:r>
          <w:rPr>
            <w:noProof/>
            <w:webHidden/>
          </w:rPr>
          <w:fldChar w:fldCharType="end"/>
        </w:r>
      </w:hyperlink>
    </w:p>
    <w:p w14:paraId="4B0403DF" w14:textId="6E3EA685"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72" w:history="1">
        <w:r w:rsidRPr="00662C9D">
          <w:rPr>
            <w:rStyle w:val="Hyperlink"/>
            <w:rFonts w:ascii="Calibri" w:hAnsi="Calibri" w:cs="Calibri"/>
            <w:noProof/>
          </w:rPr>
          <w:t>Table 50: Model-6 Metrics of SHEL With MinMaxScaler</w:t>
        </w:r>
        <w:r>
          <w:rPr>
            <w:noProof/>
            <w:webHidden/>
          </w:rPr>
          <w:tab/>
        </w:r>
        <w:r>
          <w:rPr>
            <w:noProof/>
            <w:webHidden/>
          </w:rPr>
          <w:fldChar w:fldCharType="begin"/>
        </w:r>
        <w:r>
          <w:rPr>
            <w:noProof/>
            <w:webHidden/>
          </w:rPr>
          <w:instrText xml:space="preserve"> PAGEREF _Toc165500172 \h </w:instrText>
        </w:r>
        <w:r>
          <w:rPr>
            <w:noProof/>
            <w:webHidden/>
          </w:rPr>
        </w:r>
        <w:r>
          <w:rPr>
            <w:noProof/>
            <w:webHidden/>
          </w:rPr>
          <w:fldChar w:fldCharType="separate"/>
        </w:r>
        <w:r>
          <w:rPr>
            <w:noProof/>
            <w:webHidden/>
          </w:rPr>
          <w:t>63</w:t>
        </w:r>
        <w:r>
          <w:rPr>
            <w:noProof/>
            <w:webHidden/>
          </w:rPr>
          <w:fldChar w:fldCharType="end"/>
        </w:r>
      </w:hyperlink>
    </w:p>
    <w:p w14:paraId="74155315" w14:textId="74A59855"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73" w:history="1">
        <w:r w:rsidRPr="00662C9D">
          <w:rPr>
            <w:rStyle w:val="Hyperlink"/>
            <w:rFonts w:ascii="Calibri" w:hAnsi="Calibri" w:cs="Calibri"/>
            <w:noProof/>
          </w:rPr>
          <w:t>Table 51: Model-6 Metrics of XOM With MinMaxScaler</w:t>
        </w:r>
        <w:r>
          <w:rPr>
            <w:noProof/>
            <w:webHidden/>
          </w:rPr>
          <w:tab/>
        </w:r>
        <w:r>
          <w:rPr>
            <w:noProof/>
            <w:webHidden/>
          </w:rPr>
          <w:fldChar w:fldCharType="begin"/>
        </w:r>
        <w:r>
          <w:rPr>
            <w:noProof/>
            <w:webHidden/>
          </w:rPr>
          <w:instrText xml:space="preserve"> PAGEREF _Toc165500173 \h </w:instrText>
        </w:r>
        <w:r>
          <w:rPr>
            <w:noProof/>
            <w:webHidden/>
          </w:rPr>
        </w:r>
        <w:r>
          <w:rPr>
            <w:noProof/>
            <w:webHidden/>
          </w:rPr>
          <w:fldChar w:fldCharType="separate"/>
        </w:r>
        <w:r>
          <w:rPr>
            <w:noProof/>
            <w:webHidden/>
          </w:rPr>
          <w:t>63</w:t>
        </w:r>
        <w:r>
          <w:rPr>
            <w:noProof/>
            <w:webHidden/>
          </w:rPr>
          <w:fldChar w:fldCharType="end"/>
        </w:r>
      </w:hyperlink>
    </w:p>
    <w:p w14:paraId="71213AFF" w14:textId="3D14AF19" w:rsidR="00437D1F" w:rsidRDefault="00437D1F">
      <w:pPr>
        <w:pStyle w:val="TableofFigures"/>
        <w:tabs>
          <w:tab w:val="right" w:leader="dot" w:pos="9016"/>
        </w:tabs>
        <w:rPr>
          <w:rFonts w:asciiTheme="minorHAnsi" w:eastAsiaTheme="minorEastAsia" w:hAnsiTheme="minorHAnsi" w:cstheme="minorBidi"/>
          <w:noProof/>
          <w:sz w:val="22"/>
          <w:szCs w:val="22"/>
          <w:lang w:val="en-IN" w:eastAsia="en-IN" w:bidi="ar-SA"/>
          <w14:ligatures w14:val="standardContextual"/>
        </w:rPr>
      </w:pPr>
      <w:hyperlink w:anchor="_Toc165500174" w:history="1">
        <w:r w:rsidRPr="00662C9D">
          <w:rPr>
            <w:rStyle w:val="Hyperlink"/>
            <w:rFonts w:ascii="Calibri" w:hAnsi="Calibri" w:cs="Calibri"/>
            <w:noProof/>
          </w:rPr>
          <w:t>Table 52: Model-6 Metrics of CVX With MinMaxScaler</w:t>
        </w:r>
        <w:r>
          <w:rPr>
            <w:noProof/>
            <w:webHidden/>
          </w:rPr>
          <w:tab/>
        </w:r>
        <w:r>
          <w:rPr>
            <w:noProof/>
            <w:webHidden/>
          </w:rPr>
          <w:fldChar w:fldCharType="begin"/>
        </w:r>
        <w:r>
          <w:rPr>
            <w:noProof/>
            <w:webHidden/>
          </w:rPr>
          <w:instrText xml:space="preserve"> PAGEREF _Toc165500174 \h </w:instrText>
        </w:r>
        <w:r>
          <w:rPr>
            <w:noProof/>
            <w:webHidden/>
          </w:rPr>
        </w:r>
        <w:r>
          <w:rPr>
            <w:noProof/>
            <w:webHidden/>
          </w:rPr>
          <w:fldChar w:fldCharType="separate"/>
        </w:r>
        <w:r>
          <w:rPr>
            <w:noProof/>
            <w:webHidden/>
          </w:rPr>
          <w:t>64</w:t>
        </w:r>
        <w:r>
          <w:rPr>
            <w:noProof/>
            <w:webHidden/>
          </w:rPr>
          <w:fldChar w:fldCharType="end"/>
        </w:r>
      </w:hyperlink>
    </w:p>
    <w:p w14:paraId="11E9EDE5" w14:textId="22E137E8" w:rsidR="001A469D" w:rsidRPr="004F3B18" w:rsidRDefault="001A469D">
      <w:pPr>
        <w:rPr>
          <w:rFonts w:ascii="Calibri" w:hAnsi="Calibri" w:cs="Calibri"/>
        </w:rPr>
      </w:pPr>
      <w:r w:rsidRPr="004F3B18">
        <w:rPr>
          <w:rFonts w:ascii="Calibri" w:hAnsi="Calibri" w:cs="Calibri"/>
        </w:rPr>
        <w:fldChar w:fldCharType="end"/>
      </w:r>
      <w:r w:rsidRPr="004F3B18">
        <w:rPr>
          <w:rFonts w:ascii="Calibri" w:hAnsi="Calibri" w:cs="Calibri"/>
        </w:rPr>
        <w:br w:type="page"/>
      </w:r>
    </w:p>
    <w:p w14:paraId="1716B4E4" w14:textId="3B0CD7FD" w:rsidR="00B063ED" w:rsidRPr="004F3B18" w:rsidRDefault="002E4FE9" w:rsidP="002969DD">
      <w:pPr>
        <w:pStyle w:val="Heading1"/>
        <w:numPr>
          <w:ilvl w:val="0"/>
          <w:numId w:val="11"/>
        </w:numPr>
        <w:rPr>
          <w:rFonts w:ascii="Calibri" w:hAnsi="Calibri" w:cs="Calibri"/>
        </w:rPr>
      </w:pPr>
      <w:bookmarkStart w:id="4" w:name="_Toc165500006"/>
      <w:r w:rsidRPr="004F3B18">
        <w:rPr>
          <w:rFonts w:ascii="Calibri" w:hAnsi="Calibri" w:cs="Calibri"/>
        </w:rPr>
        <w:lastRenderedPageBreak/>
        <w:t>Introduction</w:t>
      </w:r>
      <w:bookmarkEnd w:id="4"/>
    </w:p>
    <w:p w14:paraId="1A5B8371" w14:textId="2113CC54" w:rsidR="00AB0AC3" w:rsidRPr="004F3B18" w:rsidRDefault="00BF56AC" w:rsidP="00D12208">
      <w:pPr>
        <w:spacing w:after="240"/>
        <w:rPr>
          <w:rFonts w:ascii="Calibri" w:hAnsi="Calibri" w:cs="Calibri"/>
          <w:lang w:val="en-IN"/>
        </w:rPr>
      </w:pPr>
      <w:r w:rsidRPr="004F3B18">
        <w:rPr>
          <w:rFonts w:ascii="Calibri" w:hAnsi="Calibri" w:cs="Calibri"/>
        </w:rPr>
        <w:t>Th</w:t>
      </w:r>
      <w:r w:rsidR="002C3CED" w:rsidRPr="004F3B18">
        <w:rPr>
          <w:rFonts w:ascii="Calibri" w:hAnsi="Calibri" w:cs="Calibri"/>
        </w:rPr>
        <w:t xml:space="preserve">e </w:t>
      </w:r>
      <w:r w:rsidR="0010733F" w:rsidRPr="004F3B18">
        <w:rPr>
          <w:rFonts w:ascii="Calibri" w:hAnsi="Calibri" w:cs="Calibri"/>
        </w:rPr>
        <w:t>s</w:t>
      </w:r>
      <w:r w:rsidR="00F3080F" w:rsidRPr="004F3B18">
        <w:rPr>
          <w:rFonts w:ascii="Calibri" w:hAnsi="Calibri" w:cs="Calibri"/>
        </w:rPr>
        <w:t xml:space="preserve">tock </w:t>
      </w:r>
      <w:r w:rsidR="0010733F" w:rsidRPr="004F3B18">
        <w:rPr>
          <w:rFonts w:ascii="Calibri" w:hAnsi="Calibri" w:cs="Calibri"/>
        </w:rPr>
        <w:t>p</w:t>
      </w:r>
      <w:r w:rsidR="00F3080F" w:rsidRPr="004F3B18">
        <w:rPr>
          <w:rFonts w:ascii="Calibri" w:hAnsi="Calibri" w:cs="Calibri"/>
        </w:rPr>
        <w:t>rice</w:t>
      </w:r>
      <w:r w:rsidR="007F6772" w:rsidRPr="004F3B18">
        <w:rPr>
          <w:rFonts w:ascii="Calibri" w:hAnsi="Calibri" w:cs="Calibri"/>
        </w:rPr>
        <w:t xml:space="preserve"> is the price </w:t>
      </w:r>
      <w:r w:rsidR="00E62E68" w:rsidRPr="004F3B18">
        <w:rPr>
          <w:rFonts w:ascii="Calibri" w:hAnsi="Calibri" w:cs="Calibri"/>
        </w:rPr>
        <w:t>that</w:t>
      </w:r>
      <w:r w:rsidR="002C3CED" w:rsidRPr="004F3B18">
        <w:rPr>
          <w:rFonts w:ascii="Calibri" w:hAnsi="Calibri" w:cs="Calibri"/>
        </w:rPr>
        <w:t xml:space="preserve"> it</w:t>
      </w:r>
      <w:r w:rsidR="00E62E68" w:rsidRPr="004F3B18">
        <w:rPr>
          <w:rFonts w:ascii="Calibri" w:hAnsi="Calibri" w:cs="Calibri"/>
        </w:rPr>
        <w:t xml:space="preserve"> costs to own a share of a compan</w:t>
      </w:r>
      <w:r w:rsidR="00901F6F" w:rsidRPr="004F3B18">
        <w:rPr>
          <w:rFonts w:ascii="Calibri" w:hAnsi="Calibri" w:cs="Calibri"/>
        </w:rPr>
        <w:t xml:space="preserve">y. </w:t>
      </w:r>
      <w:r w:rsidR="00D24B10" w:rsidRPr="004F3B18">
        <w:rPr>
          <w:rFonts w:ascii="Calibri" w:hAnsi="Calibri" w:cs="Calibri"/>
        </w:rPr>
        <w:t xml:space="preserve">Stock Prices are </w:t>
      </w:r>
      <w:r w:rsidR="00B13C4D" w:rsidRPr="004F3B18">
        <w:rPr>
          <w:rFonts w:ascii="Calibri" w:hAnsi="Calibri" w:cs="Calibri"/>
        </w:rPr>
        <w:t xml:space="preserve">listed on </w:t>
      </w:r>
      <w:r w:rsidR="00706583" w:rsidRPr="004F3B18">
        <w:rPr>
          <w:rFonts w:ascii="Calibri" w:hAnsi="Calibri" w:cs="Calibri"/>
        </w:rPr>
        <w:t xml:space="preserve">financial </w:t>
      </w:r>
      <w:r w:rsidR="007D1565" w:rsidRPr="004F3B18">
        <w:rPr>
          <w:rFonts w:ascii="Calibri" w:hAnsi="Calibri" w:cs="Calibri"/>
        </w:rPr>
        <w:t xml:space="preserve">exchanges </w:t>
      </w:r>
      <w:r w:rsidR="00706583" w:rsidRPr="004F3B18">
        <w:rPr>
          <w:rFonts w:ascii="Calibri" w:hAnsi="Calibri" w:cs="Calibri"/>
        </w:rPr>
        <w:t xml:space="preserve">and </w:t>
      </w:r>
      <w:r w:rsidR="007D1565" w:rsidRPr="004F3B18">
        <w:rPr>
          <w:rFonts w:ascii="Calibri" w:hAnsi="Calibri" w:cs="Calibri"/>
        </w:rPr>
        <w:t>enable</w:t>
      </w:r>
      <w:r w:rsidR="00C94B5C" w:rsidRPr="004F3B18">
        <w:rPr>
          <w:rFonts w:ascii="Calibri" w:hAnsi="Calibri" w:cs="Calibri"/>
        </w:rPr>
        <w:t xml:space="preserve">s </w:t>
      </w:r>
      <w:r w:rsidR="0010733F" w:rsidRPr="004F3B18">
        <w:rPr>
          <w:rFonts w:ascii="Calibri" w:hAnsi="Calibri" w:cs="Calibri"/>
        </w:rPr>
        <w:t xml:space="preserve">the </w:t>
      </w:r>
      <w:r w:rsidR="00C94B5C" w:rsidRPr="004F3B18">
        <w:rPr>
          <w:rFonts w:ascii="Calibri" w:hAnsi="Calibri" w:cs="Calibri"/>
        </w:rPr>
        <w:t xml:space="preserve">public to buy, sell or trade </w:t>
      </w:r>
      <w:r w:rsidR="00A634AD" w:rsidRPr="004F3B18">
        <w:rPr>
          <w:rFonts w:ascii="Calibri" w:hAnsi="Calibri" w:cs="Calibri"/>
        </w:rPr>
        <w:t>stocks.</w:t>
      </w:r>
      <w:r w:rsidR="00C93817" w:rsidRPr="004F3B18">
        <w:rPr>
          <w:rFonts w:ascii="Calibri" w:hAnsi="Calibri" w:cs="Calibri"/>
        </w:rPr>
        <w:t xml:space="preserve"> As per </w:t>
      </w:r>
      <w:sdt>
        <w:sdtPr>
          <w:rPr>
            <w:rFonts w:ascii="Calibri" w:hAnsi="Calibri" w:cs="Calibri"/>
            <w:lang w:val="en-IN"/>
          </w:rPr>
          <w:id w:val="-624849809"/>
          <w:citation/>
        </w:sdtPr>
        <w:sdtContent>
          <w:r w:rsidR="003D5885" w:rsidRPr="004F3B18">
            <w:rPr>
              <w:rFonts w:ascii="Calibri" w:hAnsi="Calibri" w:cs="Calibri"/>
              <w:lang w:val="en-IN"/>
            </w:rPr>
            <w:fldChar w:fldCharType="begin"/>
          </w:r>
          <w:r w:rsidR="003D5885" w:rsidRPr="004F3B18">
            <w:rPr>
              <w:rFonts w:ascii="Calibri" w:hAnsi="Calibri" w:cs="Calibri"/>
              <w:lang w:val="en-IN"/>
            </w:rPr>
            <w:instrText xml:space="preserve"> CITATION Joh24 \l 16393 </w:instrText>
          </w:r>
          <w:r w:rsidR="003D5885" w:rsidRPr="004F3B18">
            <w:rPr>
              <w:rFonts w:ascii="Calibri" w:hAnsi="Calibri" w:cs="Calibri"/>
              <w:lang w:val="en-IN"/>
            </w:rPr>
            <w:fldChar w:fldCharType="separate"/>
          </w:r>
          <w:r w:rsidR="00D03D78" w:rsidRPr="004F3B18">
            <w:rPr>
              <w:rFonts w:ascii="Calibri" w:hAnsi="Calibri" w:cs="Calibri"/>
              <w:noProof/>
              <w:lang w:val="en-IN"/>
            </w:rPr>
            <w:t>(Egan, 2024)</w:t>
          </w:r>
          <w:r w:rsidR="003D5885" w:rsidRPr="004F3B18">
            <w:rPr>
              <w:rFonts w:ascii="Calibri" w:hAnsi="Calibri" w:cs="Calibri"/>
              <w:lang w:val="en-IN"/>
            </w:rPr>
            <w:fldChar w:fldCharType="end"/>
          </w:r>
        </w:sdtContent>
      </w:sdt>
      <w:r w:rsidR="00C93817" w:rsidRPr="004F3B18">
        <w:rPr>
          <w:rFonts w:ascii="Calibri" w:hAnsi="Calibri" w:cs="Calibri"/>
          <w:lang w:val="en-IN"/>
        </w:rPr>
        <w:t xml:space="preserve">, </w:t>
      </w:r>
      <w:r w:rsidR="0010733F" w:rsidRPr="004F3B18">
        <w:rPr>
          <w:rFonts w:ascii="Calibri" w:hAnsi="Calibri" w:cs="Calibri"/>
          <w:lang w:val="en-IN"/>
        </w:rPr>
        <w:t xml:space="preserve">the </w:t>
      </w:r>
      <w:r w:rsidR="00C93817" w:rsidRPr="004F3B18">
        <w:rPr>
          <w:rFonts w:ascii="Calibri" w:hAnsi="Calibri" w:cs="Calibri"/>
          <w:lang w:val="en-IN"/>
        </w:rPr>
        <w:t xml:space="preserve">stock price is determined by </w:t>
      </w:r>
      <w:r w:rsidR="00146D19" w:rsidRPr="004F3B18">
        <w:rPr>
          <w:rFonts w:ascii="Calibri" w:hAnsi="Calibri" w:cs="Calibri"/>
          <w:lang w:val="en-IN"/>
        </w:rPr>
        <w:t xml:space="preserve">the supply and demand of </w:t>
      </w:r>
      <w:r w:rsidR="0027210C" w:rsidRPr="004F3B18">
        <w:rPr>
          <w:rFonts w:ascii="Calibri" w:hAnsi="Calibri" w:cs="Calibri"/>
          <w:lang w:val="en-IN"/>
        </w:rPr>
        <w:t xml:space="preserve">the stock. </w:t>
      </w:r>
      <w:r w:rsidR="00E7539A" w:rsidRPr="004F3B18">
        <w:rPr>
          <w:rFonts w:ascii="Calibri" w:hAnsi="Calibri" w:cs="Calibri"/>
          <w:lang w:val="en-IN"/>
        </w:rPr>
        <w:t xml:space="preserve">If </w:t>
      </w:r>
      <w:r w:rsidR="004D0E79" w:rsidRPr="004F3B18">
        <w:rPr>
          <w:rFonts w:ascii="Calibri" w:hAnsi="Calibri" w:cs="Calibri"/>
          <w:lang w:val="en-IN"/>
        </w:rPr>
        <w:t xml:space="preserve">the </w:t>
      </w:r>
      <w:r w:rsidR="00E7539A" w:rsidRPr="004F3B18">
        <w:rPr>
          <w:rFonts w:ascii="Calibri" w:hAnsi="Calibri" w:cs="Calibri"/>
          <w:lang w:val="en-IN"/>
        </w:rPr>
        <w:t>public is</w:t>
      </w:r>
      <w:r w:rsidR="00E92F80" w:rsidRPr="004F3B18">
        <w:rPr>
          <w:rFonts w:ascii="Calibri" w:hAnsi="Calibri" w:cs="Calibri"/>
          <w:lang w:val="en-IN"/>
        </w:rPr>
        <w:t xml:space="preserve"> willing to buy the stock </w:t>
      </w:r>
      <w:r w:rsidR="008F5A9A" w:rsidRPr="004F3B18">
        <w:rPr>
          <w:rFonts w:ascii="Calibri" w:hAnsi="Calibri" w:cs="Calibri"/>
          <w:lang w:val="en-IN"/>
        </w:rPr>
        <w:t xml:space="preserve">over the supply, the stock price </w:t>
      </w:r>
      <w:r w:rsidR="004939D2" w:rsidRPr="004F3B18">
        <w:rPr>
          <w:rFonts w:ascii="Calibri" w:hAnsi="Calibri" w:cs="Calibri"/>
          <w:lang w:val="en-IN"/>
        </w:rPr>
        <w:t>normally rise</w:t>
      </w:r>
      <w:r w:rsidR="00A44BE4" w:rsidRPr="004F3B18">
        <w:rPr>
          <w:rFonts w:ascii="Calibri" w:hAnsi="Calibri" w:cs="Calibri"/>
          <w:lang w:val="en-IN"/>
        </w:rPr>
        <w:t>s</w:t>
      </w:r>
      <w:r w:rsidR="004939D2" w:rsidRPr="004F3B18">
        <w:rPr>
          <w:rFonts w:ascii="Calibri" w:hAnsi="Calibri" w:cs="Calibri"/>
          <w:lang w:val="en-IN"/>
        </w:rPr>
        <w:t xml:space="preserve">. If </w:t>
      </w:r>
      <w:r w:rsidR="004D0E79" w:rsidRPr="004F3B18">
        <w:rPr>
          <w:rFonts w:ascii="Calibri" w:hAnsi="Calibri" w:cs="Calibri"/>
          <w:lang w:val="en-IN"/>
        </w:rPr>
        <w:t xml:space="preserve">the </w:t>
      </w:r>
      <w:r w:rsidR="004939D2" w:rsidRPr="004F3B18">
        <w:rPr>
          <w:rFonts w:ascii="Calibri" w:hAnsi="Calibri" w:cs="Calibri"/>
          <w:lang w:val="en-IN"/>
        </w:rPr>
        <w:t>public is not willing to buy the stock</w:t>
      </w:r>
      <w:r w:rsidR="00365A9F" w:rsidRPr="004F3B18">
        <w:rPr>
          <w:rFonts w:ascii="Calibri" w:hAnsi="Calibri" w:cs="Calibri"/>
          <w:lang w:val="en-IN"/>
        </w:rPr>
        <w:t xml:space="preserve"> or willing to sell the stock</w:t>
      </w:r>
      <w:r w:rsidR="00F7750D" w:rsidRPr="004F3B18">
        <w:rPr>
          <w:rFonts w:ascii="Calibri" w:hAnsi="Calibri" w:cs="Calibri"/>
          <w:lang w:val="en-IN"/>
        </w:rPr>
        <w:t xml:space="preserve">, the </w:t>
      </w:r>
      <w:r w:rsidR="001E5A6E" w:rsidRPr="004F3B18">
        <w:rPr>
          <w:rFonts w:ascii="Calibri" w:hAnsi="Calibri" w:cs="Calibri"/>
          <w:lang w:val="en-IN"/>
        </w:rPr>
        <w:t>stock price typically fails.</w:t>
      </w:r>
      <w:r w:rsidR="00E80986" w:rsidRPr="004F3B18">
        <w:rPr>
          <w:rFonts w:ascii="Calibri" w:hAnsi="Calibri" w:cs="Calibri"/>
          <w:lang w:val="en-IN"/>
        </w:rPr>
        <w:t xml:space="preserve"> There are other factors </w:t>
      </w:r>
      <w:r w:rsidR="002867E9" w:rsidRPr="004F3B18">
        <w:rPr>
          <w:rFonts w:ascii="Calibri" w:hAnsi="Calibri" w:cs="Calibri"/>
          <w:lang w:val="en-IN"/>
        </w:rPr>
        <w:t>that affects the stock price of listed stock in the exchanges</w:t>
      </w:r>
      <w:r w:rsidR="00492A89" w:rsidRPr="004F3B18">
        <w:rPr>
          <w:rFonts w:ascii="Calibri" w:hAnsi="Calibri" w:cs="Calibri"/>
          <w:lang w:val="en-IN"/>
        </w:rPr>
        <w:t xml:space="preserve"> such as</w:t>
      </w:r>
      <w:r w:rsidR="004003E1" w:rsidRPr="004F3B18">
        <w:rPr>
          <w:rFonts w:ascii="Calibri" w:hAnsi="Calibri" w:cs="Calibri"/>
          <w:lang w:val="en-IN"/>
        </w:rPr>
        <w:t xml:space="preserve"> company activity, state of the economy, inflation, interest rates, consumer spending, world events, major investors</w:t>
      </w:r>
      <w:r w:rsidR="00706583" w:rsidRPr="004F3B18">
        <w:rPr>
          <w:rFonts w:ascii="Calibri" w:hAnsi="Calibri" w:cs="Calibri"/>
          <w:lang w:val="en-IN"/>
        </w:rPr>
        <w:t xml:space="preserve"> activity</w:t>
      </w:r>
      <w:r w:rsidR="00BF1F26" w:rsidRPr="004F3B18">
        <w:rPr>
          <w:rFonts w:ascii="Calibri" w:hAnsi="Calibri" w:cs="Calibri"/>
          <w:lang w:val="en-IN"/>
        </w:rPr>
        <w:t xml:space="preserve"> etc. </w:t>
      </w:r>
      <w:r w:rsidR="00C042AF" w:rsidRPr="004F3B18">
        <w:rPr>
          <w:rFonts w:ascii="Calibri" w:hAnsi="Calibri" w:cs="Calibri"/>
          <w:lang w:val="en-IN"/>
        </w:rPr>
        <w:t>With all these factors affecting the</w:t>
      </w:r>
      <w:r w:rsidR="009F2EED" w:rsidRPr="004F3B18">
        <w:rPr>
          <w:rFonts w:ascii="Calibri" w:hAnsi="Calibri" w:cs="Calibri"/>
          <w:lang w:val="en-IN"/>
        </w:rPr>
        <w:t xml:space="preserve"> stock price, </w:t>
      </w:r>
      <w:r w:rsidR="00706583" w:rsidRPr="004F3B18">
        <w:rPr>
          <w:rFonts w:ascii="Calibri" w:hAnsi="Calibri" w:cs="Calibri"/>
          <w:lang w:val="en-IN"/>
        </w:rPr>
        <w:t>the</w:t>
      </w:r>
      <w:r w:rsidR="007C73B2" w:rsidRPr="004F3B18">
        <w:rPr>
          <w:rFonts w:ascii="Calibri" w:hAnsi="Calibri" w:cs="Calibri"/>
          <w:lang w:val="en-IN"/>
        </w:rPr>
        <w:t xml:space="preserve"> price is </w:t>
      </w:r>
      <w:r w:rsidR="003541A8" w:rsidRPr="004F3B18">
        <w:rPr>
          <w:rFonts w:ascii="Calibri" w:hAnsi="Calibri" w:cs="Calibri"/>
          <w:lang w:val="en-IN"/>
        </w:rPr>
        <w:t>very volatile and changes from moment to moment.</w:t>
      </w:r>
      <w:r w:rsidR="00874E50" w:rsidRPr="004F3B18">
        <w:rPr>
          <w:rFonts w:ascii="Calibri" w:hAnsi="Calibri" w:cs="Calibri"/>
          <w:lang w:val="en-IN"/>
        </w:rPr>
        <w:t xml:space="preserve"> </w:t>
      </w:r>
      <w:r w:rsidR="00811891" w:rsidRPr="004F3B18">
        <w:rPr>
          <w:rFonts w:ascii="Calibri" w:hAnsi="Calibri" w:cs="Calibri"/>
          <w:lang w:val="en-IN"/>
        </w:rPr>
        <w:t xml:space="preserve">These changes in stock price can be either </w:t>
      </w:r>
      <w:r w:rsidR="00CE0DA2" w:rsidRPr="004F3B18">
        <w:rPr>
          <w:rFonts w:ascii="Calibri" w:hAnsi="Calibri" w:cs="Calibri"/>
          <w:lang w:val="en-IN"/>
        </w:rPr>
        <w:t xml:space="preserve">a </w:t>
      </w:r>
      <w:r w:rsidR="00811891" w:rsidRPr="004F3B18">
        <w:rPr>
          <w:rFonts w:ascii="Calibri" w:hAnsi="Calibri" w:cs="Calibri"/>
          <w:lang w:val="en-IN"/>
        </w:rPr>
        <w:t xml:space="preserve">rise or </w:t>
      </w:r>
      <w:r w:rsidR="00CE0DA2" w:rsidRPr="004F3B18">
        <w:rPr>
          <w:rFonts w:ascii="Calibri" w:hAnsi="Calibri" w:cs="Calibri"/>
          <w:lang w:val="en-IN"/>
        </w:rPr>
        <w:t xml:space="preserve">a </w:t>
      </w:r>
      <w:r w:rsidR="00811891" w:rsidRPr="004F3B18">
        <w:rPr>
          <w:rFonts w:ascii="Calibri" w:hAnsi="Calibri" w:cs="Calibri"/>
          <w:lang w:val="en-IN"/>
        </w:rPr>
        <w:t>fall</w:t>
      </w:r>
      <w:r w:rsidR="00F26433" w:rsidRPr="004F3B18">
        <w:rPr>
          <w:rFonts w:ascii="Calibri" w:hAnsi="Calibri" w:cs="Calibri"/>
          <w:lang w:val="en-IN"/>
        </w:rPr>
        <w:t xml:space="preserve">, which </w:t>
      </w:r>
      <w:r w:rsidR="00975222" w:rsidRPr="004F3B18">
        <w:rPr>
          <w:rFonts w:ascii="Calibri" w:hAnsi="Calibri" w:cs="Calibri"/>
          <w:lang w:val="en-IN"/>
        </w:rPr>
        <w:t xml:space="preserve">involves </w:t>
      </w:r>
      <w:r w:rsidR="00CE0DA2" w:rsidRPr="004F3B18">
        <w:rPr>
          <w:rFonts w:ascii="Calibri" w:hAnsi="Calibri" w:cs="Calibri"/>
          <w:lang w:val="en-IN"/>
        </w:rPr>
        <w:t xml:space="preserve">a </w:t>
      </w:r>
      <w:r w:rsidR="00975222" w:rsidRPr="004F3B18">
        <w:rPr>
          <w:rFonts w:ascii="Calibri" w:hAnsi="Calibri" w:cs="Calibri"/>
          <w:lang w:val="en-IN"/>
        </w:rPr>
        <w:t>risk</w:t>
      </w:r>
      <w:r w:rsidR="00412945" w:rsidRPr="004F3B18">
        <w:rPr>
          <w:rFonts w:ascii="Calibri" w:hAnsi="Calibri" w:cs="Calibri"/>
          <w:lang w:val="en-IN"/>
        </w:rPr>
        <w:t xml:space="preserve"> </w:t>
      </w:r>
      <w:r w:rsidR="007B7E86" w:rsidRPr="004F3B18">
        <w:rPr>
          <w:rFonts w:ascii="Calibri" w:hAnsi="Calibri" w:cs="Calibri"/>
          <w:lang w:val="en-IN"/>
        </w:rPr>
        <w:t xml:space="preserve">to </w:t>
      </w:r>
      <w:r w:rsidR="00360B0C" w:rsidRPr="004F3B18">
        <w:rPr>
          <w:rFonts w:ascii="Calibri" w:hAnsi="Calibri" w:cs="Calibri"/>
          <w:lang w:val="en-IN"/>
        </w:rPr>
        <w:t>the investor</w:t>
      </w:r>
      <w:r w:rsidR="00412945" w:rsidRPr="004F3B18">
        <w:rPr>
          <w:rFonts w:ascii="Calibri" w:hAnsi="Calibri" w:cs="Calibri"/>
          <w:lang w:val="en-IN"/>
        </w:rPr>
        <w:t xml:space="preserve">. </w:t>
      </w:r>
    </w:p>
    <w:p w14:paraId="37836974" w14:textId="491371BC" w:rsidR="00497789" w:rsidRPr="004F3B18" w:rsidRDefault="00B742FB" w:rsidP="00497789">
      <w:pPr>
        <w:spacing w:after="240"/>
        <w:rPr>
          <w:rFonts w:ascii="Calibri" w:hAnsi="Calibri" w:cs="Calibri"/>
          <w:lang w:val="en-IN"/>
        </w:rPr>
      </w:pPr>
      <w:r w:rsidRPr="004F3B18">
        <w:rPr>
          <w:rFonts w:ascii="Calibri" w:hAnsi="Calibri" w:cs="Calibri"/>
          <w:lang w:val="en-IN"/>
        </w:rPr>
        <w:t>The p</w:t>
      </w:r>
      <w:r w:rsidR="00272679" w:rsidRPr="004F3B18">
        <w:rPr>
          <w:rFonts w:ascii="Calibri" w:hAnsi="Calibri" w:cs="Calibri"/>
          <w:lang w:val="en-IN"/>
        </w:rPr>
        <w:t>ublic</w:t>
      </w:r>
      <w:r w:rsidR="00791580" w:rsidRPr="004F3B18">
        <w:rPr>
          <w:rFonts w:ascii="Calibri" w:hAnsi="Calibri" w:cs="Calibri"/>
          <w:lang w:val="en-IN"/>
        </w:rPr>
        <w:t xml:space="preserve"> buy</w:t>
      </w:r>
      <w:r w:rsidR="00B8314A" w:rsidRPr="004F3B18">
        <w:rPr>
          <w:rFonts w:ascii="Calibri" w:hAnsi="Calibri" w:cs="Calibri"/>
          <w:lang w:val="en-IN"/>
        </w:rPr>
        <w:t>s</w:t>
      </w:r>
      <w:r w:rsidR="00791580" w:rsidRPr="004F3B18">
        <w:rPr>
          <w:rFonts w:ascii="Calibri" w:hAnsi="Calibri" w:cs="Calibri"/>
          <w:lang w:val="en-IN"/>
        </w:rPr>
        <w:t xml:space="preserve"> stocks and sell them </w:t>
      </w:r>
      <w:r w:rsidR="00DA7917" w:rsidRPr="004F3B18">
        <w:rPr>
          <w:rFonts w:ascii="Calibri" w:hAnsi="Calibri" w:cs="Calibri"/>
          <w:lang w:val="en-IN"/>
        </w:rPr>
        <w:t>when the stock price rises</w:t>
      </w:r>
      <w:r w:rsidR="00982F15" w:rsidRPr="004F3B18">
        <w:rPr>
          <w:rFonts w:ascii="Calibri" w:hAnsi="Calibri" w:cs="Calibri"/>
          <w:lang w:val="en-IN"/>
        </w:rPr>
        <w:t xml:space="preserve"> which makes</w:t>
      </w:r>
      <w:r w:rsidR="00AE4702" w:rsidRPr="004F3B18">
        <w:rPr>
          <w:rFonts w:ascii="Calibri" w:hAnsi="Calibri" w:cs="Calibri"/>
          <w:lang w:val="en-IN"/>
        </w:rPr>
        <w:t xml:space="preserve"> them a</w:t>
      </w:r>
      <w:r w:rsidR="00982F15" w:rsidRPr="004F3B18">
        <w:rPr>
          <w:rFonts w:ascii="Calibri" w:hAnsi="Calibri" w:cs="Calibri"/>
          <w:lang w:val="en-IN"/>
        </w:rPr>
        <w:t xml:space="preserve"> profit. With all the risk involved with the factors </w:t>
      </w:r>
      <w:r w:rsidR="000E0A6B" w:rsidRPr="004F3B18">
        <w:rPr>
          <w:rFonts w:ascii="Calibri" w:hAnsi="Calibri" w:cs="Calibri"/>
          <w:lang w:val="en-IN"/>
        </w:rPr>
        <w:t xml:space="preserve">affecting the stock price, </w:t>
      </w:r>
      <w:r w:rsidR="00B52BA5" w:rsidRPr="004F3B18">
        <w:rPr>
          <w:rFonts w:ascii="Calibri" w:hAnsi="Calibri" w:cs="Calibri"/>
          <w:lang w:val="en-IN"/>
        </w:rPr>
        <w:t>investors</w:t>
      </w:r>
      <w:r w:rsidR="00272679" w:rsidRPr="004F3B18">
        <w:rPr>
          <w:rFonts w:ascii="Calibri" w:hAnsi="Calibri" w:cs="Calibri"/>
          <w:lang w:val="en-IN"/>
        </w:rPr>
        <w:t xml:space="preserve"> </w:t>
      </w:r>
      <w:r w:rsidR="008A6C92" w:rsidRPr="004F3B18">
        <w:rPr>
          <w:rFonts w:ascii="Calibri" w:hAnsi="Calibri" w:cs="Calibri"/>
          <w:lang w:val="en-IN"/>
        </w:rPr>
        <w:t xml:space="preserve">use stock </w:t>
      </w:r>
      <w:r w:rsidR="00DC2D7A" w:rsidRPr="004F3B18">
        <w:rPr>
          <w:rFonts w:ascii="Calibri" w:hAnsi="Calibri" w:cs="Calibri"/>
          <w:lang w:val="en-IN"/>
        </w:rPr>
        <w:t>market</w:t>
      </w:r>
      <w:r w:rsidR="008A6C92" w:rsidRPr="004F3B18">
        <w:rPr>
          <w:rFonts w:ascii="Calibri" w:hAnsi="Calibri" w:cs="Calibri"/>
          <w:lang w:val="en-IN"/>
        </w:rPr>
        <w:t xml:space="preserve"> prediction methods to </w:t>
      </w:r>
      <w:r w:rsidR="00C6791A" w:rsidRPr="004F3B18">
        <w:rPr>
          <w:rFonts w:ascii="Calibri" w:hAnsi="Calibri" w:cs="Calibri"/>
          <w:lang w:val="en-IN"/>
        </w:rPr>
        <w:t>forecast</w:t>
      </w:r>
      <w:r w:rsidR="008A6C92" w:rsidRPr="004F3B18">
        <w:rPr>
          <w:rFonts w:ascii="Calibri" w:hAnsi="Calibri" w:cs="Calibri"/>
          <w:lang w:val="en-IN"/>
        </w:rPr>
        <w:t xml:space="preserve"> the stock price </w:t>
      </w:r>
      <w:r w:rsidR="009C18B0" w:rsidRPr="004F3B18">
        <w:rPr>
          <w:rFonts w:ascii="Calibri" w:hAnsi="Calibri" w:cs="Calibri"/>
          <w:lang w:val="en-IN"/>
        </w:rPr>
        <w:t>to reduce their exposure to risk</w:t>
      </w:r>
      <w:r w:rsidR="0005029D" w:rsidRPr="004F3B18">
        <w:rPr>
          <w:rFonts w:ascii="Calibri" w:hAnsi="Calibri" w:cs="Calibri"/>
          <w:lang w:val="en-IN"/>
        </w:rPr>
        <w:t>.</w:t>
      </w:r>
      <w:r w:rsidR="0078686A" w:rsidRPr="004F3B18">
        <w:rPr>
          <w:rFonts w:ascii="Calibri" w:hAnsi="Calibri" w:cs="Calibri"/>
          <w:lang w:val="en-IN"/>
        </w:rPr>
        <w:t xml:space="preserve"> </w:t>
      </w:r>
      <w:r w:rsidR="005914C9" w:rsidRPr="004F3B18">
        <w:rPr>
          <w:rFonts w:ascii="Calibri" w:hAnsi="Calibri" w:cs="Calibri"/>
          <w:lang w:val="en-IN"/>
        </w:rPr>
        <w:t xml:space="preserve">Stock </w:t>
      </w:r>
      <w:r w:rsidR="00A61322" w:rsidRPr="004F3B18">
        <w:rPr>
          <w:rFonts w:ascii="Calibri" w:hAnsi="Calibri" w:cs="Calibri"/>
          <w:lang w:val="en-IN"/>
        </w:rPr>
        <w:t>market prediction</w:t>
      </w:r>
      <w:r w:rsidR="005A7FAE" w:rsidRPr="004F3B18">
        <w:rPr>
          <w:rFonts w:ascii="Calibri" w:hAnsi="Calibri" w:cs="Calibri"/>
          <w:lang w:val="en-IN"/>
        </w:rPr>
        <w:t xml:space="preserve"> is broadly categorised into three main </w:t>
      </w:r>
      <w:r w:rsidR="00BF44B0" w:rsidRPr="004F3B18">
        <w:rPr>
          <w:rFonts w:ascii="Calibri" w:hAnsi="Calibri" w:cs="Calibri"/>
          <w:lang w:val="en-IN"/>
        </w:rPr>
        <w:t>methods.</w:t>
      </w:r>
      <w:r w:rsidR="00A71BC5" w:rsidRPr="004F3B18">
        <w:rPr>
          <w:rFonts w:ascii="Calibri" w:hAnsi="Calibri" w:cs="Calibri"/>
          <w:lang w:val="en-IN"/>
        </w:rPr>
        <w:t xml:space="preserve"> </w:t>
      </w:r>
    </w:p>
    <w:p w14:paraId="43141D42" w14:textId="4C1F8328" w:rsidR="00497789" w:rsidRPr="004F3B18" w:rsidRDefault="008D6569" w:rsidP="00497789">
      <w:pPr>
        <w:pStyle w:val="ListParagraph"/>
        <w:numPr>
          <w:ilvl w:val="0"/>
          <w:numId w:val="7"/>
        </w:numPr>
        <w:spacing w:after="240"/>
        <w:rPr>
          <w:rFonts w:ascii="Calibri" w:hAnsi="Calibri" w:cs="Calibri"/>
          <w:lang w:val="en-IN"/>
        </w:rPr>
      </w:pPr>
      <w:r w:rsidRPr="004F3B18">
        <w:rPr>
          <w:rFonts w:ascii="Calibri" w:hAnsi="Calibri" w:cs="Calibri"/>
          <w:lang w:val="en-IN"/>
        </w:rPr>
        <w:t>fundamental analysis</w:t>
      </w:r>
      <w:r w:rsidR="00074459" w:rsidRPr="004F3B18">
        <w:rPr>
          <w:rFonts w:ascii="Calibri" w:hAnsi="Calibri" w:cs="Calibri"/>
          <w:lang w:val="en-IN"/>
        </w:rPr>
        <w:t xml:space="preserve"> – which is a method concerned </w:t>
      </w:r>
      <w:r w:rsidR="00BF44B0" w:rsidRPr="004F3B18">
        <w:rPr>
          <w:rFonts w:ascii="Calibri" w:hAnsi="Calibri" w:cs="Calibri"/>
          <w:lang w:val="en-IN"/>
        </w:rPr>
        <w:t>in finding</w:t>
      </w:r>
      <w:r w:rsidR="00452F02" w:rsidRPr="004F3B18">
        <w:rPr>
          <w:rFonts w:ascii="Calibri" w:hAnsi="Calibri" w:cs="Calibri"/>
          <w:lang w:val="en-IN"/>
        </w:rPr>
        <w:t xml:space="preserve"> </w:t>
      </w:r>
      <w:r w:rsidR="002A0FA8" w:rsidRPr="004F3B18">
        <w:rPr>
          <w:rFonts w:ascii="Calibri" w:hAnsi="Calibri" w:cs="Calibri"/>
          <w:lang w:val="en-IN"/>
        </w:rPr>
        <w:t xml:space="preserve">the company stock price </w:t>
      </w:r>
      <w:r w:rsidR="001A0F9A" w:rsidRPr="004F3B18">
        <w:rPr>
          <w:rFonts w:ascii="Calibri" w:hAnsi="Calibri" w:cs="Calibri"/>
          <w:lang w:val="en-IN"/>
        </w:rPr>
        <w:t>by evaluating the companies past performance</w:t>
      </w:r>
      <w:r w:rsidR="006652AF" w:rsidRPr="004F3B18">
        <w:rPr>
          <w:rFonts w:ascii="Calibri" w:hAnsi="Calibri" w:cs="Calibri"/>
          <w:lang w:val="en-IN"/>
        </w:rPr>
        <w:t xml:space="preserve"> and its</w:t>
      </w:r>
      <w:r w:rsidR="001A0F9A" w:rsidRPr="004F3B18">
        <w:rPr>
          <w:rFonts w:ascii="Calibri" w:hAnsi="Calibri" w:cs="Calibri"/>
          <w:lang w:val="en-IN"/>
        </w:rPr>
        <w:t xml:space="preserve"> </w:t>
      </w:r>
      <w:r w:rsidR="00BF44B0" w:rsidRPr="004F3B18">
        <w:rPr>
          <w:rFonts w:ascii="Calibri" w:hAnsi="Calibri" w:cs="Calibri"/>
          <w:lang w:val="en-IN"/>
        </w:rPr>
        <w:t>credibility.</w:t>
      </w:r>
    </w:p>
    <w:p w14:paraId="1B04E319" w14:textId="08B556BB" w:rsidR="00AA433D" w:rsidRPr="004F3B18" w:rsidRDefault="00A277B3" w:rsidP="00497789">
      <w:pPr>
        <w:pStyle w:val="ListParagraph"/>
        <w:numPr>
          <w:ilvl w:val="0"/>
          <w:numId w:val="7"/>
        </w:numPr>
        <w:spacing w:after="240"/>
        <w:rPr>
          <w:rFonts w:ascii="Calibri" w:hAnsi="Calibri" w:cs="Calibri"/>
          <w:lang w:val="en-IN"/>
        </w:rPr>
      </w:pPr>
      <w:r w:rsidRPr="004F3B18">
        <w:rPr>
          <w:rFonts w:ascii="Calibri" w:hAnsi="Calibri" w:cs="Calibri"/>
          <w:lang w:val="en-IN"/>
        </w:rPr>
        <w:t xml:space="preserve">technical analysis </w:t>
      </w:r>
      <w:r w:rsidR="00991876" w:rsidRPr="004F3B18">
        <w:rPr>
          <w:rFonts w:ascii="Calibri" w:hAnsi="Calibri" w:cs="Calibri"/>
          <w:lang w:val="en-IN"/>
        </w:rPr>
        <w:t>–</w:t>
      </w:r>
      <w:r w:rsidRPr="004F3B18">
        <w:rPr>
          <w:rFonts w:ascii="Calibri" w:hAnsi="Calibri" w:cs="Calibri"/>
          <w:lang w:val="en-IN"/>
        </w:rPr>
        <w:t xml:space="preserve"> </w:t>
      </w:r>
      <w:r w:rsidR="00991876" w:rsidRPr="004F3B18">
        <w:rPr>
          <w:rFonts w:ascii="Calibri" w:hAnsi="Calibri" w:cs="Calibri"/>
          <w:lang w:val="en-IN"/>
        </w:rPr>
        <w:t>analysing and forecas</w:t>
      </w:r>
      <w:r w:rsidR="00EB16AC" w:rsidRPr="004F3B18">
        <w:rPr>
          <w:rFonts w:ascii="Calibri" w:hAnsi="Calibri" w:cs="Calibri"/>
          <w:lang w:val="en-IN"/>
        </w:rPr>
        <w:t xml:space="preserve">ting </w:t>
      </w:r>
      <w:r w:rsidR="009216ED" w:rsidRPr="004F3B18">
        <w:rPr>
          <w:rFonts w:ascii="Calibri" w:hAnsi="Calibri" w:cs="Calibri"/>
          <w:lang w:val="en-IN"/>
        </w:rPr>
        <w:t xml:space="preserve">stock prices using </w:t>
      </w:r>
      <w:r w:rsidR="00EB16AC" w:rsidRPr="004F3B18">
        <w:rPr>
          <w:rFonts w:ascii="Calibri" w:hAnsi="Calibri" w:cs="Calibri"/>
          <w:lang w:val="en-IN"/>
        </w:rPr>
        <w:t>past market data</w:t>
      </w:r>
      <w:r w:rsidR="004E02FB" w:rsidRPr="004F3B18">
        <w:rPr>
          <w:rFonts w:ascii="Calibri" w:hAnsi="Calibri" w:cs="Calibri"/>
          <w:lang w:val="en-IN"/>
        </w:rPr>
        <w:t>, a form of t</w:t>
      </w:r>
      <w:r w:rsidR="00254F7C" w:rsidRPr="004F3B18">
        <w:rPr>
          <w:rFonts w:ascii="Calibri" w:hAnsi="Calibri" w:cs="Calibri"/>
          <w:lang w:val="en-IN"/>
        </w:rPr>
        <w:t xml:space="preserve">ime series </w:t>
      </w:r>
      <w:r w:rsidR="00BF44B0" w:rsidRPr="004F3B18">
        <w:rPr>
          <w:rFonts w:ascii="Calibri" w:hAnsi="Calibri" w:cs="Calibri"/>
          <w:lang w:val="en-IN"/>
        </w:rPr>
        <w:t>analysis.</w:t>
      </w:r>
    </w:p>
    <w:p w14:paraId="1493D529" w14:textId="674E6AAD" w:rsidR="00AA433D" w:rsidRPr="004F3B18" w:rsidRDefault="0041508D" w:rsidP="00497789">
      <w:pPr>
        <w:pStyle w:val="ListParagraph"/>
        <w:numPr>
          <w:ilvl w:val="0"/>
          <w:numId w:val="7"/>
        </w:numPr>
        <w:spacing w:after="240"/>
        <w:rPr>
          <w:rFonts w:ascii="Calibri" w:hAnsi="Calibri" w:cs="Calibri"/>
          <w:lang w:val="en-IN"/>
        </w:rPr>
      </w:pPr>
      <w:r w:rsidRPr="004F3B18">
        <w:rPr>
          <w:rFonts w:ascii="Calibri" w:hAnsi="Calibri" w:cs="Calibri"/>
          <w:lang w:val="en-IN"/>
        </w:rPr>
        <w:t xml:space="preserve">machine learning </w:t>
      </w:r>
      <w:r w:rsidR="00254F7C" w:rsidRPr="004F3B18">
        <w:rPr>
          <w:rFonts w:ascii="Calibri" w:hAnsi="Calibri" w:cs="Calibri"/>
          <w:lang w:val="en-IN"/>
        </w:rPr>
        <w:t>–</w:t>
      </w:r>
      <w:r w:rsidRPr="004F3B18">
        <w:rPr>
          <w:rFonts w:ascii="Calibri" w:hAnsi="Calibri" w:cs="Calibri"/>
          <w:lang w:val="en-IN"/>
        </w:rPr>
        <w:t xml:space="preserve"> </w:t>
      </w:r>
      <w:r w:rsidR="00254F7C" w:rsidRPr="004F3B18">
        <w:rPr>
          <w:rFonts w:ascii="Calibri" w:hAnsi="Calibri" w:cs="Calibri"/>
          <w:lang w:val="en-IN"/>
        </w:rPr>
        <w:t xml:space="preserve">with advancements in technology, machine learning </w:t>
      </w:r>
      <w:r w:rsidR="0015019C" w:rsidRPr="004F3B18">
        <w:rPr>
          <w:rFonts w:ascii="Calibri" w:hAnsi="Calibri" w:cs="Calibri"/>
          <w:lang w:val="en-IN"/>
        </w:rPr>
        <w:t>techniques</w:t>
      </w:r>
      <w:r w:rsidR="00254F7C" w:rsidRPr="004F3B18">
        <w:rPr>
          <w:rFonts w:ascii="Calibri" w:hAnsi="Calibri" w:cs="Calibri"/>
          <w:lang w:val="en-IN"/>
        </w:rPr>
        <w:t xml:space="preserve"> like </w:t>
      </w:r>
      <w:r w:rsidR="0015019C" w:rsidRPr="004F3B18">
        <w:rPr>
          <w:rFonts w:ascii="Calibri" w:hAnsi="Calibri" w:cs="Calibri"/>
          <w:lang w:val="en-IN"/>
        </w:rPr>
        <w:t>Artificial Neural Networks (ANN), Random Forests</w:t>
      </w:r>
      <w:r w:rsidR="00285BAC" w:rsidRPr="004F3B18">
        <w:rPr>
          <w:rFonts w:ascii="Calibri" w:hAnsi="Calibri" w:cs="Calibri"/>
          <w:lang w:val="en-IN"/>
        </w:rPr>
        <w:t xml:space="preserve">, Regression </w:t>
      </w:r>
      <w:r w:rsidR="000D2F0A" w:rsidRPr="004F3B18">
        <w:rPr>
          <w:rFonts w:ascii="Calibri" w:hAnsi="Calibri" w:cs="Calibri"/>
          <w:lang w:val="en-IN"/>
        </w:rPr>
        <w:t>are</w:t>
      </w:r>
      <w:r w:rsidR="00285BAC" w:rsidRPr="004F3B18">
        <w:rPr>
          <w:rFonts w:ascii="Calibri" w:hAnsi="Calibri" w:cs="Calibri"/>
          <w:lang w:val="en-IN"/>
        </w:rPr>
        <w:t xml:space="preserve"> used to predict the stock price.</w:t>
      </w:r>
    </w:p>
    <w:p w14:paraId="613E019A" w14:textId="323948F1" w:rsidR="00A829ED" w:rsidRPr="004F3B18" w:rsidRDefault="009858B7" w:rsidP="00AA433D">
      <w:pPr>
        <w:spacing w:after="240"/>
        <w:rPr>
          <w:rFonts w:ascii="Calibri" w:hAnsi="Calibri" w:cs="Calibri"/>
          <w:lang w:val="en-IN"/>
        </w:rPr>
      </w:pPr>
      <w:r w:rsidRPr="004F3B18">
        <w:rPr>
          <w:rFonts w:ascii="Calibri" w:hAnsi="Calibri" w:cs="Calibri"/>
          <w:lang w:val="en-IN"/>
        </w:rPr>
        <w:t xml:space="preserve">Fundamental analysis </w:t>
      </w:r>
      <w:r w:rsidR="00A26D27" w:rsidRPr="004F3B18">
        <w:rPr>
          <w:rFonts w:ascii="Calibri" w:hAnsi="Calibri" w:cs="Calibri"/>
          <w:lang w:val="en-IN"/>
        </w:rPr>
        <w:t>requires</w:t>
      </w:r>
      <w:r w:rsidRPr="004F3B18">
        <w:rPr>
          <w:rFonts w:ascii="Calibri" w:hAnsi="Calibri" w:cs="Calibri"/>
          <w:lang w:val="en-IN"/>
        </w:rPr>
        <w:t xml:space="preserve"> more information about the </w:t>
      </w:r>
      <w:r w:rsidR="007C6BBE" w:rsidRPr="004F3B18">
        <w:rPr>
          <w:rFonts w:ascii="Calibri" w:hAnsi="Calibri" w:cs="Calibri"/>
          <w:lang w:val="en-IN"/>
        </w:rPr>
        <w:t xml:space="preserve">company, </w:t>
      </w:r>
      <w:r w:rsidR="00204351" w:rsidRPr="004F3B18">
        <w:rPr>
          <w:rFonts w:ascii="Calibri" w:hAnsi="Calibri" w:cs="Calibri"/>
          <w:lang w:val="en-IN"/>
        </w:rPr>
        <w:t>while</w:t>
      </w:r>
      <w:r w:rsidR="007C6BBE" w:rsidRPr="004F3B18">
        <w:rPr>
          <w:rFonts w:ascii="Calibri" w:hAnsi="Calibri" w:cs="Calibri"/>
          <w:lang w:val="en-IN"/>
        </w:rPr>
        <w:t xml:space="preserve"> </w:t>
      </w:r>
      <w:r w:rsidR="004508BB" w:rsidRPr="004F3B18">
        <w:rPr>
          <w:rFonts w:ascii="Calibri" w:hAnsi="Calibri" w:cs="Calibri"/>
          <w:lang w:val="en-IN"/>
        </w:rPr>
        <w:t xml:space="preserve">with </w:t>
      </w:r>
      <w:r w:rsidR="007C6BBE" w:rsidRPr="004F3B18">
        <w:rPr>
          <w:rFonts w:ascii="Calibri" w:hAnsi="Calibri" w:cs="Calibri"/>
          <w:lang w:val="en-IN"/>
        </w:rPr>
        <w:t xml:space="preserve">technical analysis and machine learning </w:t>
      </w:r>
      <w:r w:rsidR="004508BB" w:rsidRPr="004F3B18">
        <w:rPr>
          <w:rFonts w:ascii="Calibri" w:hAnsi="Calibri" w:cs="Calibri"/>
          <w:lang w:val="en-IN"/>
        </w:rPr>
        <w:t xml:space="preserve">we </w:t>
      </w:r>
      <w:r w:rsidR="007C6BBE" w:rsidRPr="004F3B18">
        <w:rPr>
          <w:rFonts w:ascii="Calibri" w:hAnsi="Calibri" w:cs="Calibri"/>
          <w:lang w:val="en-IN"/>
        </w:rPr>
        <w:t>can utili</w:t>
      </w:r>
      <w:r w:rsidR="004508BB" w:rsidRPr="004F3B18">
        <w:rPr>
          <w:rFonts w:ascii="Calibri" w:hAnsi="Calibri" w:cs="Calibri"/>
          <w:lang w:val="en-IN"/>
        </w:rPr>
        <w:t>z</w:t>
      </w:r>
      <w:r w:rsidR="007C6BBE" w:rsidRPr="004F3B18">
        <w:rPr>
          <w:rFonts w:ascii="Calibri" w:hAnsi="Calibri" w:cs="Calibri"/>
          <w:lang w:val="en-IN"/>
        </w:rPr>
        <w:t>e pa</w:t>
      </w:r>
      <w:r w:rsidR="004508BB" w:rsidRPr="004F3B18">
        <w:rPr>
          <w:rFonts w:ascii="Calibri" w:hAnsi="Calibri" w:cs="Calibri"/>
          <w:lang w:val="en-IN"/>
        </w:rPr>
        <w:t xml:space="preserve">st market data to </w:t>
      </w:r>
      <w:r w:rsidR="00C43F83" w:rsidRPr="004F3B18">
        <w:rPr>
          <w:rFonts w:ascii="Calibri" w:hAnsi="Calibri" w:cs="Calibri"/>
          <w:lang w:val="en-IN"/>
        </w:rPr>
        <w:t xml:space="preserve">analyse and predict future stock price. </w:t>
      </w:r>
      <w:r w:rsidR="00E34380" w:rsidRPr="004F3B18">
        <w:rPr>
          <w:rFonts w:ascii="Calibri" w:hAnsi="Calibri" w:cs="Calibri"/>
          <w:lang w:val="en-IN"/>
        </w:rPr>
        <w:t xml:space="preserve">It is said </w:t>
      </w:r>
      <w:r w:rsidR="003E75DF" w:rsidRPr="004F3B18">
        <w:rPr>
          <w:rFonts w:ascii="Calibri" w:hAnsi="Calibri" w:cs="Calibri"/>
          <w:lang w:val="en-IN"/>
        </w:rPr>
        <w:t>by</w:t>
      </w:r>
      <w:r w:rsidR="00E34380" w:rsidRPr="004F3B18">
        <w:rPr>
          <w:rFonts w:ascii="Calibri" w:hAnsi="Calibri" w:cs="Calibri"/>
          <w:lang w:val="en-IN"/>
        </w:rPr>
        <w:t xml:space="preserve"> </w:t>
      </w:r>
      <w:sdt>
        <w:sdtPr>
          <w:rPr>
            <w:rFonts w:ascii="Calibri" w:hAnsi="Calibri" w:cs="Calibri"/>
            <w:lang w:val="en-IN"/>
          </w:rPr>
          <w:id w:val="96522927"/>
          <w:citation/>
        </w:sdtPr>
        <w:sdtContent>
          <w:r w:rsidR="009C751F" w:rsidRPr="004F3B18">
            <w:rPr>
              <w:rFonts w:ascii="Calibri" w:hAnsi="Calibri" w:cs="Calibri"/>
              <w:lang w:val="en-IN"/>
            </w:rPr>
            <w:fldChar w:fldCharType="begin"/>
          </w:r>
          <w:r w:rsidR="009C751F" w:rsidRPr="004F3B18">
            <w:rPr>
              <w:rFonts w:ascii="Calibri" w:hAnsi="Calibri" w:cs="Calibri"/>
              <w:lang w:val="en-US"/>
            </w:rPr>
            <w:instrText xml:space="preserve"> CITATION Ced23 \l 1033 </w:instrText>
          </w:r>
          <w:r w:rsidR="009C751F" w:rsidRPr="004F3B18">
            <w:rPr>
              <w:rFonts w:ascii="Calibri" w:hAnsi="Calibri" w:cs="Calibri"/>
              <w:lang w:val="en-IN"/>
            </w:rPr>
            <w:fldChar w:fldCharType="separate"/>
          </w:r>
          <w:r w:rsidR="00D03D78" w:rsidRPr="004F3B18">
            <w:rPr>
              <w:rFonts w:ascii="Calibri" w:hAnsi="Calibri" w:cs="Calibri"/>
              <w:noProof/>
              <w:lang w:val="en-US"/>
            </w:rPr>
            <w:t>(Thompson, 2023)</w:t>
          </w:r>
          <w:r w:rsidR="009C751F" w:rsidRPr="004F3B18">
            <w:rPr>
              <w:rFonts w:ascii="Calibri" w:hAnsi="Calibri" w:cs="Calibri"/>
              <w:lang w:val="en-IN"/>
            </w:rPr>
            <w:fldChar w:fldCharType="end"/>
          </w:r>
        </w:sdtContent>
      </w:sdt>
      <w:r w:rsidR="003E75DF" w:rsidRPr="004F3B18">
        <w:rPr>
          <w:rFonts w:ascii="Calibri" w:hAnsi="Calibri" w:cs="Calibri"/>
          <w:lang w:val="en-IN"/>
        </w:rPr>
        <w:t xml:space="preserve"> that</w:t>
      </w:r>
      <w:r w:rsidR="009C751F" w:rsidRPr="004F3B18">
        <w:rPr>
          <w:rFonts w:ascii="Calibri" w:hAnsi="Calibri" w:cs="Calibri"/>
          <w:lang w:val="en-IN"/>
        </w:rPr>
        <w:t xml:space="preserve"> f</w:t>
      </w:r>
      <w:r w:rsidR="003311CA" w:rsidRPr="004F3B18">
        <w:rPr>
          <w:rFonts w:ascii="Calibri" w:hAnsi="Calibri" w:cs="Calibri"/>
          <w:lang w:val="en-IN"/>
        </w:rPr>
        <w:t xml:space="preserve">undamental analysis </w:t>
      </w:r>
      <w:r w:rsidR="007B582E" w:rsidRPr="004F3B18">
        <w:rPr>
          <w:rFonts w:ascii="Calibri" w:hAnsi="Calibri" w:cs="Calibri"/>
          <w:lang w:val="en-IN"/>
        </w:rPr>
        <w:t xml:space="preserve">uses tools such as </w:t>
      </w:r>
      <w:r w:rsidR="002D531A" w:rsidRPr="004F3B18">
        <w:rPr>
          <w:rFonts w:ascii="Calibri" w:hAnsi="Calibri" w:cs="Calibri"/>
          <w:lang w:val="en-IN"/>
        </w:rPr>
        <w:t>financial</w:t>
      </w:r>
      <w:r w:rsidR="00126124" w:rsidRPr="004F3B18">
        <w:rPr>
          <w:rFonts w:ascii="Calibri" w:hAnsi="Calibri" w:cs="Calibri"/>
          <w:lang w:val="en-IN"/>
        </w:rPr>
        <w:t xml:space="preserve"> </w:t>
      </w:r>
      <w:r w:rsidR="004D477D" w:rsidRPr="004F3B18">
        <w:rPr>
          <w:rFonts w:ascii="Calibri" w:hAnsi="Calibri" w:cs="Calibri"/>
          <w:lang w:val="en-IN"/>
        </w:rPr>
        <w:t>s</w:t>
      </w:r>
      <w:r w:rsidR="00126124" w:rsidRPr="004F3B18">
        <w:rPr>
          <w:rFonts w:ascii="Calibri" w:hAnsi="Calibri" w:cs="Calibri"/>
          <w:lang w:val="en-IN"/>
        </w:rPr>
        <w:t xml:space="preserve">tatements, </w:t>
      </w:r>
      <w:r w:rsidR="009C751F" w:rsidRPr="004F3B18">
        <w:rPr>
          <w:rFonts w:ascii="Calibri" w:hAnsi="Calibri" w:cs="Calibri"/>
          <w:lang w:val="en-IN"/>
        </w:rPr>
        <w:t>e</w:t>
      </w:r>
      <w:r w:rsidR="00FD2B83" w:rsidRPr="004F3B18">
        <w:rPr>
          <w:rFonts w:ascii="Calibri" w:hAnsi="Calibri" w:cs="Calibri"/>
          <w:lang w:val="en-IN"/>
        </w:rPr>
        <w:t xml:space="preserve">conomic </w:t>
      </w:r>
      <w:r w:rsidR="004D477D" w:rsidRPr="004F3B18">
        <w:rPr>
          <w:rFonts w:ascii="Calibri" w:hAnsi="Calibri" w:cs="Calibri"/>
          <w:lang w:val="en-IN"/>
        </w:rPr>
        <w:t>i</w:t>
      </w:r>
      <w:r w:rsidR="00FD2B83" w:rsidRPr="004F3B18">
        <w:rPr>
          <w:rFonts w:ascii="Calibri" w:hAnsi="Calibri" w:cs="Calibri"/>
          <w:lang w:val="en-IN"/>
        </w:rPr>
        <w:t xml:space="preserve">ndicators, </w:t>
      </w:r>
      <w:r w:rsidR="009C751F" w:rsidRPr="004F3B18">
        <w:rPr>
          <w:rFonts w:ascii="Calibri" w:hAnsi="Calibri" w:cs="Calibri"/>
          <w:lang w:val="en-IN"/>
        </w:rPr>
        <w:t>i</w:t>
      </w:r>
      <w:r w:rsidR="004D477D" w:rsidRPr="004F3B18">
        <w:rPr>
          <w:rFonts w:ascii="Calibri" w:hAnsi="Calibri" w:cs="Calibri"/>
          <w:lang w:val="en-IN"/>
        </w:rPr>
        <w:t xml:space="preserve">nterest rates, </w:t>
      </w:r>
      <w:r w:rsidR="009C751F" w:rsidRPr="004F3B18">
        <w:rPr>
          <w:rFonts w:ascii="Calibri" w:hAnsi="Calibri" w:cs="Calibri"/>
          <w:lang w:val="en-IN"/>
        </w:rPr>
        <w:t>n</w:t>
      </w:r>
      <w:r w:rsidR="002D531A" w:rsidRPr="004F3B18">
        <w:rPr>
          <w:rFonts w:ascii="Calibri" w:hAnsi="Calibri" w:cs="Calibri"/>
          <w:lang w:val="en-IN"/>
        </w:rPr>
        <w:t xml:space="preserve">ews and events, </w:t>
      </w:r>
      <w:r w:rsidR="000D2F0A" w:rsidRPr="004F3B18">
        <w:rPr>
          <w:rFonts w:ascii="Calibri" w:hAnsi="Calibri" w:cs="Calibri"/>
          <w:lang w:val="en-IN"/>
        </w:rPr>
        <w:t xml:space="preserve">and </w:t>
      </w:r>
      <w:r w:rsidR="009C751F" w:rsidRPr="004F3B18">
        <w:rPr>
          <w:rFonts w:ascii="Calibri" w:hAnsi="Calibri" w:cs="Calibri"/>
          <w:lang w:val="en-IN"/>
        </w:rPr>
        <w:t>q</w:t>
      </w:r>
      <w:r w:rsidR="002D531A" w:rsidRPr="004F3B18">
        <w:rPr>
          <w:rFonts w:ascii="Calibri" w:hAnsi="Calibri" w:cs="Calibri"/>
          <w:lang w:val="en-IN"/>
        </w:rPr>
        <w:t>ualitative information etc.</w:t>
      </w:r>
      <w:r w:rsidR="009C751F" w:rsidRPr="004F3B18">
        <w:rPr>
          <w:rFonts w:ascii="Calibri" w:hAnsi="Calibri" w:cs="Calibri"/>
          <w:lang w:val="en-IN"/>
        </w:rPr>
        <w:t xml:space="preserve"> </w:t>
      </w:r>
      <w:r w:rsidR="00F76DED" w:rsidRPr="004F3B18">
        <w:rPr>
          <w:rFonts w:ascii="Calibri" w:hAnsi="Calibri" w:cs="Calibri"/>
          <w:lang w:val="en-IN"/>
        </w:rPr>
        <w:t xml:space="preserve">Technical analysis uses </w:t>
      </w:r>
      <w:r w:rsidR="00A967DA" w:rsidRPr="004F3B18">
        <w:rPr>
          <w:rFonts w:ascii="Calibri" w:hAnsi="Calibri" w:cs="Calibri"/>
          <w:lang w:val="en-IN"/>
        </w:rPr>
        <w:t xml:space="preserve">tools </w:t>
      </w:r>
      <w:r w:rsidR="0088341B" w:rsidRPr="004F3B18">
        <w:rPr>
          <w:rFonts w:ascii="Calibri" w:hAnsi="Calibri" w:cs="Calibri"/>
          <w:lang w:val="en-IN"/>
        </w:rPr>
        <w:t xml:space="preserve">such as </w:t>
      </w:r>
      <w:r w:rsidR="00A3213D" w:rsidRPr="004F3B18">
        <w:rPr>
          <w:rFonts w:ascii="Calibri" w:hAnsi="Calibri" w:cs="Calibri"/>
          <w:lang w:val="en-IN"/>
        </w:rPr>
        <w:t xml:space="preserve">technical indicators, </w:t>
      </w:r>
      <w:r w:rsidR="00D74543" w:rsidRPr="004F3B18">
        <w:rPr>
          <w:rFonts w:ascii="Calibri" w:hAnsi="Calibri" w:cs="Calibri"/>
          <w:lang w:val="en-IN"/>
        </w:rPr>
        <w:t xml:space="preserve">volume analysis, relative strength, </w:t>
      </w:r>
      <w:r w:rsidR="00592FA9" w:rsidRPr="004F3B18">
        <w:rPr>
          <w:rFonts w:ascii="Calibri" w:hAnsi="Calibri" w:cs="Calibri"/>
          <w:lang w:val="en-IN"/>
        </w:rPr>
        <w:t>chart pattern analysis, candlestick pattern analysis, support and resistance</w:t>
      </w:r>
      <w:r w:rsidR="00F754D3" w:rsidRPr="004F3B18">
        <w:rPr>
          <w:rFonts w:ascii="Calibri" w:hAnsi="Calibri" w:cs="Calibri"/>
          <w:lang w:val="en-IN"/>
        </w:rPr>
        <w:t>, trend analysis etc.</w:t>
      </w:r>
      <w:r w:rsidR="003E75DF" w:rsidRPr="004F3B18">
        <w:rPr>
          <w:rFonts w:ascii="Calibri" w:hAnsi="Calibri" w:cs="Calibri"/>
          <w:lang w:val="en-IN"/>
        </w:rPr>
        <w:t xml:space="preserve"> </w:t>
      </w:r>
      <w:r w:rsidR="003B622B" w:rsidRPr="004F3B18">
        <w:rPr>
          <w:rFonts w:ascii="Calibri" w:hAnsi="Calibri" w:cs="Calibri"/>
          <w:lang w:val="en-IN"/>
        </w:rPr>
        <w:t xml:space="preserve">It is </w:t>
      </w:r>
      <w:r w:rsidR="00C57C0C" w:rsidRPr="004F3B18">
        <w:rPr>
          <w:rFonts w:ascii="Calibri" w:hAnsi="Calibri" w:cs="Calibri"/>
          <w:lang w:val="en-IN"/>
        </w:rPr>
        <w:t xml:space="preserve">said that fundamental analysis is used for </w:t>
      </w:r>
      <w:r w:rsidR="00EF7ED8" w:rsidRPr="004F3B18">
        <w:rPr>
          <w:rFonts w:ascii="Calibri" w:hAnsi="Calibri" w:cs="Calibri"/>
          <w:lang w:val="en-IN"/>
        </w:rPr>
        <w:t>long-term investments and is not adap</w:t>
      </w:r>
      <w:r w:rsidR="003C2721" w:rsidRPr="004F3B18">
        <w:rPr>
          <w:rFonts w:ascii="Calibri" w:hAnsi="Calibri" w:cs="Calibri"/>
          <w:lang w:val="en-IN"/>
        </w:rPr>
        <w:t xml:space="preserve">table for short-term stock movements. </w:t>
      </w:r>
      <w:r w:rsidR="00937A08" w:rsidRPr="004F3B18">
        <w:rPr>
          <w:rFonts w:ascii="Calibri" w:hAnsi="Calibri" w:cs="Calibri"/>
          <w:lang w:val="en-IN"/>
        </w:rPr>
        <w:t xml:space="preserve">Technical analysis provides </w:t>
      </w:r>
      <w:r w:rsidR="00D71B8E" w:rsidRPr="004F3B18">
        <w:rPr>
          <w:rFonts w:ascii="Calibri" w:hAnsi="Calibri" w:cs="Calibri"/>
          <w:lang w:val="en-IN"/>
        </w:rPr>
        <w:t xml:space="preserve">a </w:t>
      </w:r>
      <w:r w:rsidR="002E521C" w:rsidRPr="004F3B18">
        <w:rPr>
          <w:rFonts w:ascii="Calibri" w:hAnsi="Calibri" w:cs="Calibri"/>
          <w:lang w:val="en-IN"/>
        </w:rPr>
        <w:t>visual way to asses</w:t>
      </w:r>
      <w:r w:rsidR="00C107B0" w:rsidRPr="004F3B18">
        <w:rPr>
          <w:rFonts w:ascii="Calibri" w:hAnsi="Calibri" w:cs="Calibri"/>
          <w:lang w:val="en-IN"/>
        </w:rPr>
        <w:t>s</w:t>
      </w:r>
      <w:r w:rsidR="002E521C" w:rsidRPr="004F3B18">
        <w:rPr>
          <w:rFonts w:ascii="Calibri" w:hAnsi="Calibri" w:cs="Calibri"/>
          <w:lang w:val="en-IN"/>
        </w:rPr>
        <w:t xml:space="preserve"> the stock</w:t>
      </w:r>
      <w:r w:rsidR="006D715E" w:rsidRPr="004F3B18">
        <w:rPr>
          <w:rFonts w:ascii="Calibri" w:hAnsi="Calibri" w:cs="Calibri"/>
          <w:lang w:val="en-IN"/>
        </w:rPr>
        <w:t>.</w:t>
      </w:r>
    </w:p>
    <w:p w14:paraId="67A88289" w14:textId="448851A5" w:rsidR="007A45B5" w:rsidRPr="004F3B18" w:rsidRDefault="002477DD" w:rsidP="00AA433D">
      <w:pPr>
        <w:spacing w:after="240"/>
        <w:rPr>
          <w:rFonts w:ascii="Calibri" w:hAnsi="Calibri" w:cs="Calibri"/>
          <w:lang w:val="en-IN"/>
        </w:rPr>
      </w:pPr>
      <w:r w:rsidRPr="004F3B18">
        <w:rPr>
          <w:rFonts w:ascii="Calibri" w:hAnsi="Calibri" w:cs="Calibri"/>
          <w:lang w:val="en-IN"/>
        </w:rPr>
        <w:t xml:space="preserve">Machine learning is a vast field and </w:t>
      </w:r>
      <w:r w:rsidR="00D71B8E" w:rsidRPr="004F3B18">
        <w:rPr>
          <w:rFonts w:ascii="Calibri" w:hAnsi="Calibri" w:cs="Calibri"/>
          <w:lang w:val="en-IN"/>
        </w:rPr>
        <w:t>has</w:t>
      </w:r>
      <w:r w:rsidR="003C678C" w:rsidRPr="004F3B18">
        <w:rPr>
          <w:rFonts w:ascii="Calibri" w:hAnsi="Calibri" w:cs="Calibri"/>
          <w:lang w:val="en-IN"/>
        </w:rPr>
        <w:t xml:space="preserve"> numerous methods and techniques to predict </w:t>
      </w:r>
      <w:r w:rsidR="00A113C4" w:rsidRPr="004F3B18">
        <w:rPr>
          <w:rFonts w:ascii="Calibri" w:hAnsi="Calibri" w:cs="Calibri"/>
          <w:lang w:val="en-IN"/>
        </w:rPr>
        <w:t>the unknown by training with the known</w:t>
      </w:r>
      <w:r w:rsidR="00702DD4" w:rsidRPr="004F3B18">
        <w:rPr>
          <w:rFonts w:ascii="Calibri" w:hAnsi="Calibri" w:cs="Calibri"/>
          <w:lang w:val="en-IN"/>
        </w:rPr>
        <w:t xml:space="preserve"> data. </w:t>
      </w:r>
      <w:r w:rsidR="00E259EC" w:rsidRPr="004F3B18">
        <w:rPr>
          <w:rFonts w:ascii="Calibri" w:hAnsi="Calibri" w:cs="Calibri"/>
          <w:lang w:val="en-IN"/>
        </w:rPr>
        <w:t>Machine learning techniques like neural networks, SVM, r</w:t>
      </w:r>
      <w:r w:rsidR="008F4933" w:rsidRPr="004F3B18">
        <w:rPr>
          <w:rFonts w:ascii="Calibri" w:hAnsi="Calibri" w:cs="Calibri"/>
          <w:lang w:val="en-IN"/>
        </w:rPr>
        <w:t xml:space="preserve">egression, LSTM, </w:t>
      </w:r>
      <w:r w:rsidR="00CF7D7A" w:rsidRPr="004F3B18">
        <w:rPr>
          <w:rFonts w:ascii="Calibri" w:hAnsi="Calibri" w:cs="Calibri"/>
          <w:lang w:val="en-IN"/>
        </w:rPr>
        <w:t>RNN, KNN, rando</w:t>
      </w:r>
      <w:r w:rsidR="00EB31F5" w:rsidRPr="004F3B18">
        <w:rPr>
          <w:rFonts w:ascii="Calibri" w:hAnsi="Calibri" w:cs="Calibri"/>
          <w:lang w:val="en-IN"/>
        </w:rPr>
        <w:t>m</w:t>
      </w:r>
      <w:r w:rsidR="00CF7D7A" w:rsidRPr="004F3B18">
        <w:rPr>
          <w:rFonts w:ascii="Calibri" w:hAnsi="Calibri" w:cs="Calibri"/>
          <w:lang w:val="en-IN"/>
        </w:rPr>
        <w:t xml:space="preserve"> forests etc are </w:t>
      </w:r>
      <w:r w:rsidR="00360B0C" w:rsidRPr="004F3B18">
        <w:rPr>
          <w:rFonts w:ascii="Calibri" w:hAnsi="Calibri" w:cs="Calibri"/>
          <w:lang w:val="en-IN"/>
        </w:rPr>
        <w:t>used</w:t>
      </w:r>
      <w:r w:rsidR="009155FB" w:rsidRPr="004F3B18">
        <w:rPr>
          <w:rFonts w:ascii="Calibri" w:hAnsi="Calibri" w:cs="Calibri"/>
          <w:lang w:val="en-IN"/>
        </w:rPr>
        <w:t xml:space="preserve"> </w:t>
      </w:r>
      <w:r w:rsidR="00301046" w:rsidRPr="004F3B18">
        <w:rPr>
          <w:rFonts w:ascii="Calibri" w:hAnsi="Calibri" w:cs="Calibri"/>
          <w:lang w:val="en-IN"/>
        </w:rPr>
        <w:t xml:space="preserve">for stock market prediction. A recent study by </w:t>
      </w:r>
      <w:sdt>
        <w:sdtPr>
          <w:rPr>
            <w:rFonts w:ascii="Calibri" w:hAnsi="Calibri" w:cs="Calibri"/>
            <w:lang w:val="en-IN"/>
          </w:rPr>
          <w:id w:val="-2062396001"/>
          <w:citation/>
        </w:sdtPr>
        <w:sdtContent>
          <w:r w:rsidR="00083919" w:rsidRPr="004F3B18">
            <w:rPr>
              <w:rFonts w:ascii="Calibri" w:hAnsi="Calibri" w:cs="Calibri"/>
              <w:lang w:val="en-IN"/>
            </w:rPr>
            <w:fldChar w:fldCharType="begin"/>
          </w:r>
          <w:r w:rsidR="00083919" w:rsidRPr="004F3B18">
            <w:rPr>
              <w:rFonts w:ascii="Calibri" w:hAnsi="Calibri" w:cs="Calibri"/>
              <w:lang w:val="en-US"/>
            </w:rPr>
            <w:instrText xml:space="preserve"> CITATION Lat23 \l 1033 </w:instrText>
          </w:r>
          <w:r w:rsidR="00083919" w:rsidRPr="004F3B18">
            <w:rPr>
              <w:rFonts w:ascii="Calibri" w:hAnsi="Calibri" w:cs="Calibri"/>
              <w:lang w:val="en-IN"/>
            </w:rPr>
            <w:fldChar w:fldCharType="separate"/>
          </w:r>
          <w:r w:rsidR="00D03D78" w:rsidRPr="004F3B18">
            <w:rPr>
              <w:rFonts w:ascii="Calibri" w:hAnsi="Calibri" w:cs="Calibri"/>
              <w:noProof/>
              <w:lang w:val="en-US"/>
            </w:rPr>
            <w:t>(Latrisha, et al., 2023)</w:t>
          </w:r>
          <w:r w:rsidR="00083919" w:rsidRPr="004F3B18">
            <w:rPr>
              <w:rFonts w:ascii="Calibri" w:hAnsi="Calibri" w:cs="Calibri"/>
              <w:lang w:val="en-IN"/>
            </w:rPr>
            <w:fldChar w:fldCharType="end"/>
          </w:r>
        </w:sdtContent>
      </w:sdt>
      <w:r w:rsidR="007C0AE2" w:rsidRPr="004F3B18">
        <w:rPr>
          <w:rFonts w:ascii="Calibri" w:hAnsi="Calibri" w:cs="Calibri"/>
          <w:lang w:val="en-IN"/>
        </w:rPr>
        <w:t xml:space="preserve"> </w:t>
      </w:r>
      <w:r w:rsidR="00477970" w:rsidRPr="004F3B18">
        <w:rPr>
          <w:rFonts w:ascii="Calibri" w:hAnsi="Calibri" w:cs="Calibri"/>
          <w:lang w:val="en-IN"/>
        </w:rPr>
        <w:t xml:space="preserve">concluded that, </w:t>
      </w:r>
      <w:r w:rsidR="0057740A" w:rsidRPr="004F3B18">
        <w:rPr>
          <w:rFonts w:ascii="Calibri" w:hAnsi="Calibri" w:cs="Calibri"/>
          <w:lang w:val="en-IN"/>
        </w:rPr>
        <w:t xml:space="preserve">machine learning techniques like neural networks and LSTM networks are used more than other techniques for </w:t>
      </w:r>
      <w:r w:rsidR="00414576" w:rsidRPr="004F3B18">
        <w:rPr>
          <w:rFonts w:ascii="Calibri" w:hAnsi="Calibri" w:cs="Calibri"/>
          <w:lang w:val="en-IN"/>
        </w:rPr>
        <w:t xml:space="preserve">stock market prediction. </w:t>
      </w:r>
      <w:r w:rsidR="00BB1D11" w:rsidRPr="004F3B18">
        <w:rPr>
          <w:rFonts w:ascii="Calibri" w:hAnsi="Calibri" w:cs="Calibri"/>
          <w:lang w:val="en-IN"/>
        </w:rPr>
        <w:t>However, all these methods and techniques</w:t>
      </w:r>
      <w:r w:rsidR="00B845D0" w:rsidRPr="004F3B18">
        <w:rPr>
          <w:rFonts w:ascii="Calibri" w:hAnsi="Calibri" w:cs="Calibri"/>
          <w:lang w:val="en-IN"/>
        </w:rPr>
        <w:t xml:space="preserve"> </w:t>
      </w:r>
      <w:r w:rsidR="00D3393A" w:rsidRPr="004F3B18">
        <w:rPr>
          <w:rFonts w:ascii="Calibri" w:hAnsi="Calibri" w:cs="Calibri"/>
          <w:lang w:val="en-IN"/>
        </w:rPr>
        <w:t>use past market data</w:t>
      </w:r>
      <w:r w:rsidR="00F9161C" w:rsidRPr="004F3B18">
        <w:rPr>
          <w:rFonts w:ascii="Calibri" w:hAnsi="Calibri" w:cs="Calibri"/>
          <w:lang w:val="en-IN"/>
        </w:rPr>
        <w:t>. Yahoo</w:t>
      </w:r>
      <w:r w:rsidR="006E1497" w:rsidRPr="004F3B18">
        <w:rPr>
          <w:rFonts w:ascii="Calibri" w:hAnsi="Calibri" w:cs="Calibri"/>
          <w:lang w:val="en-IN"/>
        </w:rPr>
        <w:t xml:space="preserve">! Finance provides </w:t>
      </w:r>
      <w:r w:rsidR="00EB31F5" w:rsidRPr="004F3B18">
        <w:rPr>
          <w:rFonts w:ascii="Calibri" w:hAnsi="Calibri" w:cs="Calibri"/>
          <w:lang w:val="en-IN"/>
        </w:rPr>
        <w:t xml:space="preserve">the </w:t>
      </w:r>
      <w:r w:rsidR="006E1497" w:rsidRPr="004F3B18">
        <w:rPr>
          <w:rFonts w:ascii="Calibri" w:hAnsi="Calibri" w:cs="Calibri"/>
          <w:lang w:val="en-IN"/>
        </w:rPr>
        <w:t xml:space="preserve">public with </w:t>
      </w:r>
      <w:r w:rsidR="00FD656C" w:rsidRPr="004F3B18">
        <w:rPr>
          <w:rFonts w:ascii="Calibri" w:hAnsi="Calibri" w:cs="Calibri"/>
          <w:lang w:val="en-IN"/>
        </w:rPr>
        <w:t xml:space="preserve">past market data which is good enough to implement </w:t>
      </w:r>
      <w:r w:rsidR="00D14F22" w:rsidRPr="004F3B18">
        <w:rPr>
          <w:rFonts w:ascii="Calibri" w:hAnsi="Calibri" w:cs="Calibri"/>
          <w:lang w:val="en-IN"/>
        </w:rPr>
        <w:t>stock market prediction methods.</w:t>
      </w:r>
      <w:r w:rsidR="00BB1D11" w:rsidRPr="004F3B18">
        <w:rPr>
          <w:rFonts w:ascii="Calibri" w:hAnsi="Calibri" w:cs="Calibri"/>
          <w:lang w:val="en-IN"/>
        </w:rPr>
        <w:t xml:space="preserve"> </w:t>
      </w:r>
    </w:p>
    <w:p w14:paraId="477879BD" w14:textId="35ABF83F" w:rsidR="004C2AE4" w:rsidRPr="004F3B18" w:rsidRDefault="00D614B6" w:rsidP="004C2AE4">
      <w:pPr>
        <w:spacing w:after="240"/>
        <w:rPr>
          <w:rFonts w:ascii="Calibri" w:hAnsi="Calibri" w:cs="Calibri"/>
          <w:lang w:val="en-IN"/>
        </w:rPr>
      </w:pPr>
      <w:r w:rsidRPr="004F3B18">
        <w:rPr>
          <w:rFonts w:ascii="Calibri" w:hAnsi="Calibri" w:cs="Calibri"/>
          <w:lang w:val="en-IN"/>
        </w:rPr>
        <w:t>Yahoo</w:t>
      </w:r>
      <w:r w:rsidR="0067046B" w:rsidRPr="004F3B18">
        <w:rPr>
          <w:rFonts w:ascii="Calibri" w:hAnsi="Calibri" w:cs="Calibri"/>
          <w:lang w:val="en-IN"/>
        </w:rPr>
        <w:t>!</w:t>
      </w:r>
      <w:r w:rsidRPr="004F3B18">
        <w:rPr>
          <w:rFonts w:ascii="Calibri" w:hAnsi="Calibri" w:cs="Calibri"/>
          <w:lang w:val="en-IN"/>
        </w:rPr>
        <w:t xml:space="preserve"> </w:t>
      </w:r>
      <w:r w:rsidR="00495AA1" w:rsidRPr="004F3B18">
        <w:rPr>
          <w:rFonts w:ascii="Calibri" w:hAnsi="Calibri" w:cs="Calibri"/>
          <w:lang w:val="en-IN"/>
        </w:rPr>
        <w:t>Finance</w:t>
      </w:r>
      <w:r w:rsidR="0067046B" w:rsidRPr="004F3B18">
        <w:rPr>
          <w:rFonts w:ascii="Calibri" w:hAnsi="Calibri" w:cs="Calibri"/>
          <w:lang w:val="en-IN"/>
        </w:rPr>
        <w:t xml:space="preserve"> </w:t>
      </w:r>
      <w:sdt>
        <w:sdtPr>
          <w:rPr>
            <w:rFonts w:ascii="Calibri" w:hAnsi="Calibri" w:cs="Calibri"/>
            <w:lang w:val="en-IN"/>
          </w:rPr>
          <w:id w:val="-198086517"/>
          <w:citation/>
        </w:sdtPr>
        <w:sdtContent>
          <w:r w:rsidR="0067046B" w:rsidRPr="004F3B18">
            <w:rPr>
              <w:rFonts w:ascii="Calibri" w:hAnsi="Calibri" w:cs="Calibri"/>
              <w:lang w:val="en-IN"/>
            </w:rPr>
            <w:fldChar w:fldCharType="begin"/>
          </w:r>
          <w:r w:rsidR="0067046B" w:rsidRPr="004F3B18">
            <w:rPr>
              <w:rFonts w:ascii="Calibri" w:hAnsi="Calibri" w:cs="Calibri"/>
              <w:lang w:val="en-US"/>
            </w:rPr>
            <w:instrText xml:space="preserve">CITATION Yah97 \l 1033 </w:instrText>
          </w:r>
          <w:r w:rsidR="0067046B" w:rsidRPr="004F3B18">
            <w:rPr>
              <w:rFonts w:ascii="Calibri" w:hAnsi="Calibri" w:cs="Calibri"/>
              <w:lang w:val="en-IN"/>
            </w:rPr>
            <w:fldChar w:fldCharType="separate"/>
          </w:r>
          <w:r w:rsidR="00D03D78" w:rsidRPr="004F3B18">
            <w:rPr>
              <w:rFonts w:ascii="Calibri" w:hAnsi="Calibri" w:cs="Calibri"/>
              <w:noProof/>
              <w:lang w:val="en-US"/>
            </w:rPr>
            <w:t>(Yahoo Inc., 1997)</w:t>
          </w:r>
          <w:r w:rsidR="0067046B" w:rsidRPr="004F3B18">
            <w:rPr>
              <w:rFonts w:ascii="Calibri" w:hAnsi="Calibri" w:cs="Calibri"/>
              <w:lang w:val="en-IN"/>
            </w:rPr>
            <w:fldChar w:fldCharType="end"/>
          </w:r>
        </w:sdtContent>
      </w:sdt>
      <w:r w:rsidR="00495AA1" w:rsidRPr="004F3B18">
        <w:rPr>
          <w:rFonts w:ascii="Calibri" w:hAnsi="Calibri" w:cs="Calibri"/>
          <w:lang w:val="en-IN"/>
        </w:rPr>
        <w:t xml:space="preserve">, </w:t>
      </w:r>
      <w:r w:rsidR="00013A14" w:rsidRPr="004F3B18">
        <w:rPr>
          <w:rFonts w:ascii="Calibri" w:hAnsi="Calibri" w:cs="Calibri"/>
          <w:lang w:val="en-IN"/>
        </w:rPr>
        <w:t>l</w:t>
      </w:r>
      <w:r w:rsidR="00C4104E" w:rsidRPr="004F3B18">
        <w:rPr>
          <w:rFonts w:ascii="Calibri" w:hAnsi="Calibri" w:cs="Calibri"/>
          <w:lang w:val="en-IN"/>
        </w:rPr>
        <w:t>aunched on 19</w:t>
      </w:r>
      <w:r w:rsidR="00C4104E" w:rsidRPr="004F3B18">
        <w:rPr>
          <w:rFonts w:ascii="Calibri" w:hAnsi="Calibri" w:cs="Calibri"/>
          <w:vertAlign w:val="superscript"/>
          <w:lang w:val="en-IN"/>
        </w:rPr>
        <w:t>th</w:t>
      </w:r>
      <w:r w:rsidR="00C4104E" w:rsidRPr="004F3B18">
        <w:rPr>
          <w:rFonts w:ascii="Calibri" w:hAnsi="Calibri" w:cs="Calibri"/>
          <w:lang w:val="en-IN"/>
        </w:rPr>
        <w:t xml:space="preserve"> January 199</w:t>
      </w:r>
      <w:r w:rsidR="003B7366" w:rsidRPr="004F3B18">
        <w:rPr>
          <w:rFonts w:ascii="Calibri" w:hAnsi="Calibri" w:cs="Calibri"/>
          <w:lang w:val="en-IN"/>
        </w:rPr>
        <w:t xml:space="preserve">7 provides us with </w:t>
      </w:r>
      <w:r w:rsidR="00A06E0B" w:rsidRPr="004F3B18">
        <w:rPr>
          <w:rFonts w:ascii="Calibri" w:hAnsi="Calibri" w:cs="Calibri"/>
          <w:lang w:val="en-IN"/>
        </w:rPr>
        <w:t xml:space="preserve">the data </w:t>
      </w:r>
      <w:r w:rsidR="00A20800" w:rsidRPr="004F3B18">
        <w:rPr>
          <w:rFonts w:ascii="Calibri" w:hAnsi="Calibri" w:cs="Calibri"/>
          <w:lang w:val="en-IN"/>
        </w:rPr>
        <w:t>needed</w:t>
      </w:r>
      <w:r w:rsidR="00A06E0B" w:rsidRPr="004F3B18">
        <w:rPr>
          <w:rFonts w:ascii="Calibri" w:hAnsi="Calibri" w:cs="Calibri"/>
          <w:lang w:val="en-IN"/>
        </w:rPr>
        <w:t xml:space="preserve"> for </w:t>
      </w:r>
      <w:r w:rsidR="00324D37" w:rsidRPr="004F3B18">
        <w:rPr>
          <w:rFonts w:ascii="Calibri" w:hAnsi="Calibri" w:cs="Calibri"/>
          <w:lang w:val="en-IN"/>
        </w:rPr>
        <w:t xml:space="preserve">performing stock market prediction with </w:t>
      </w:r>
      <w:r w:rsidR="005811E2" w:rsidRPr="004F3B18">
        <w:rPr>
          <w:rFonts w:ascii="Calibri" w:hAnsi="Calibri" w:cs="Calibri"/>
          <w:lang w:val="en-IN"/>
        </w:rPr>
        <w:t xml:space="preserve">financial analysis, </w:t>
      </w:r>
      <w:r w:rsidR="00324D37" w:rsidRPr="004F3B18">
        <w:rPr>
          <w:rFonts w:ascii="Calibri" w:hAnsi="Calibri" w:cs="Calibri"/>
          <w:lang w:val="en-IN"/>
        </w:rPr>
        <w:t xml:space="preserve">technical </w:t>
      </w:r>
      <w:r w:rsidR="00273337" w:rsidRPr="004F3B18">
        <w:rPr>
          <w:rFonts w:ascii="Calibri" w:hAnsi="Calibri" w:cs="Calibri"/>
          <w:lang w:val="en-IN"/>
        </w:rPr>
        <w:t>analysis,</w:t>
      </w:r>
      <w:r w:rsidR="00324D37" w:rsidRPr="004F3B18">
        <w:rPr>
          <w:rFonts w:ascii="Calibri" w:hAnsi="Calibri" w:cs="Calibri"/>
          <w:lang w:val="en-IN"/>
        </w:rPr>
        <w:t xml:space="preserve"> and machine learning. </w:t>
      </w:r>
      <w:r w:rsidR="00A05AC5" w:rsidRPr="004F3B18">
        <w:rPr>
          <w:rFonts w:ascii="Calibri" w:hAnsi="Calibri" w:cs="Calibri"/>
          <w:lang w:val="en-IN"/>
        </w:rPr>
        <w:t xml:space="preserve">Yahoo! Finance </w:t>
      </w:r>
      <w:r w:rsidR="004C7213" w:rsidRPr="004F3B18">
        <w:rPr>
          <w:rFonts w:ascii="Calibri" w:hAnsi="Calibri" w:cs="Calibri"/>
          <w:lang w:val="en-IN"/>
        </w:rPr>
        <w:t xml:space="preserve">provides </w:t>
      </w:r>
      <w:r w:rsidR="006204A0" w:rsidRPr="004F3B18">
        <w:rPr>
          <w:rFonts w:ascii="Calibri" w:hAnsi="Calibri" w:cs="Calibri"/>
          <w:lang w:val="en-IN"/>
        </w:rPr>
        <w:t xml:space="preserve">data such as finance news, stock quotes, </w:t>
      </w:r>
      <w:r w:rsidR="00C11207" w:rsidRPr="004F3B18">
        <w:rPr>
          <w:rFonts w:ascii="Calibri" w:hAnsi="Calibri" w:cs="Calibri"/>
          <w:lang w:val="en-IN"/>
        </w:rPr>
        <w:t>livestock</w:t>
      </w:r>
      <w:r w:rsidR="006204A0" w:rsidRPr="004F3B18">
        <w:rPr>
          <w:rFonts w:ascii="Calibri" w:hAnsi="Calibri" w:cs="Calibri"/>
          <w:lang w:val="en-IN"/>
        </w:rPr>
        <w:t xml:space="preserve"> price changes, past stock price analytics</w:t>
      </w:r>
      <w:r w:rsidR="00713A64" w:rsidRPr="004F3B18">
        <w:rPr>
          <w:rFonts w:ascii="Calibri" w:hAnsi="Calibri" w:cs="Calibri"/>
          <w:lang w:val="en-IN"/>
        </w:rPr>
        <w:t xml:space="preserve"> and features such as portfolio track</w:t>
      </w:r>
      <w:r w:rsidR="003C24AD" w:rsidRPr="004F3B18">
        <w:rPr>
          <w:rFonts w:ascii="Calibri" w:hAnsi="Calibri" w:cs="Calibri"/>
          <w:lang w:val="en-IN"/>
        </w:rPr>
        <w:t xml:space="preserve">ing and </w:t>
      </w:r>
      <w:r w:rsidR="003C24AD" w:rsidRPr="004F3B18">
        <w:rPr>
          <w:rFonts w:ascii="Calibri" w:hAnsi="Calibri" w:cs="Calibri"/>
          <w:lang w:val="en-IN"/>
        </w:rPr>
        <w:lastRenderedPageBreak/>
        <w:t>watch lists.</w:t>
      </w:r>
      <w:r w:rsidR="000B5A90" w:rsidRPr="004F3B18">
        <w:rPr>
          <w:rFonts w:ascii="Calibri" w:hAnsi="Calibri" w:cs="Calibri"/>
          <w:lang w:val="en-IN"/>
        </w:rPr>
        <w:t xml:space="preserve"> </w:t>
      </w:r>
      <w:r w:rsidR="00285AFA" w:rsidRPr="004F3B18">
        <w:rPr>
          <w:rFonts w:ascii="Calibri" w:hAnsi="Calibri" w:cs="Calibri"/>
        </w:rPr>
        <w:t>Yahoo! Finance provides</w:t>
      </w:r>
      <w:r w:rsidR="00EF1321" w:rsidRPr="004F3B18">
        <w:rPr>
          <w:rFonts w:ascii="Calibri" w:hAnsi="Calibri" w:cs="Calibri"/>
        </w:rPr>
        <w:t xml:space="preserve"> us</w:t>
      </w:r>
      <w:r w:rsidR="00285AFA" w:rsidRPr="004F3B18">
        <w:rPr>
          <w:rFonts w:ascii="Calibri" w:hAnsi="Calibri" w:cs="Calibri"/>
        </w:rPr>
        <w:t xml:space="preserve"> with all the </w:t>
      </w:r>
      <w:r w:rsidR="00BD00ED" w:rsidRPr="004F3B18">
        <w:rPr>
          <w:rFonts w:ascii="Calibri" w:hAnsi="Calibri" w:cs="Calibri"/>
        </w:rPr>
        <w:t xml:space="preserve">necessary information </w:t>
      </w:r>
      <w:r w:rsidR="00EF1321" w:rsidRPr="004F3B18">
        <w:rPr>
          <w:rFonts w:ascii="Calibri" w:hAnsi="Calibri" w:cs="Calibri"/>
        </w:rPr>
        <w:t xml:space="preserve">regarding selected stock </w:t>
      </w:r>
      <w:r w:rsidR="00675392" w:rsidRPr="004F3B18">
        <w:rPr>
          <w:rFonts w:ascii="Calibri" w:hAnsi="Calibri" w:cs="Calibri"/>
        </w:rPr>
        <w:t xml:space="preserve">symbol </w:t>
      </w:r>
      <w:r w:rsidR="0093523F" w:rsidRPr="004F3B18">
        <w:rPr>
          <w:rFonts w:ascii="Calibri" w:hAnsi="Calibri" w:cs="Calibri"/>
        </w:rPr>
        <w:t xml:space="preserve">and gives the first insight </w:t>
      </w:r>
      <w:r w:rsidR="00413078" w:rsidRPr="004F3B18">
        <w:rPr>
          <w:rFonts w:ascii="Calibri" w:hAnsi="Calibri" w:cs="Calibri"/>
        </w:rPr>
        <w:t xml:space="preserve">into trading the stock. </w:t>
      </w:r>
      <w:r w:rsidR="00817D3C" w:rsidRPr="004F3B18">
        <w:rPr>
          <w:rFonts w:ascii="Calibri" w:hAnsi="Calibri" w:cs="Calibri"/>
        </w:rPr>
        <w:t xml:space="preserve">Yahoo! Finance </w:t>
      </w:r>
      <w:r w:rsidR="00F84357" w:rsidRPr="004F3B18">
        <w:rPr>
          <w:rFonts w:ascii="Calibri" w:hAnsi="Calibri" w:cs="Calibri"/>
        </w:rPr>
        <w:t>provides past stock</w:t>
      </w:r>
      <w:r w:rsidR="002D15E6" w:rsidRPr="004F3B18">
        <w:rPr>
          <w:rFonts w:ascii="Calibri" w:hAnsi="Calibri" w:cs="Calibri"/>
        </w:rPr>
        <w:t xml:space="preserve"> market</w:t>
      </w:r>
      <w:r w:rsidR="00F84357" w:rsidRPr="004F3B18">
        <w:rPr>
          <w:rFonts w:ascii="Calibri" w:hAnsi="Calibri" w:cs="Calibri"/>
        </w:rPr>
        <w:t xml:space="preserve"> data with the features</w:t>
      </w:r>
      <w:r w:rsidR="008875B8" w:rsidRPr="004F3B18">
        <w:rPr>
          <w:rFonts w:ascii="Calibri" w:hAnsi="Calibri" w:cs="Calibri"/>
        </w:rPr>
        <w:t xml:space="preserve">: </w:t>
      </w:r>
      <w:r w:rsidR="002D15E6" w:rsidRPr="004F3B18">
        <w:rPr>
          <w:rFonts w:ascii="Calibri" w:hAnsi="Calibri" w:cs="Calibri"/>
        </w:rPr>
        <w:t xml:space="preserve">Date, </w:t>
      </w:r>
      <w:r w:rsidR="00826ECC" w:rsidRPr="004F3B18">
        <w:rPr>
          <w:rFonts w:ascii="Calibri" w:hAnsi="Calibri" w:cs="Calibri"/>
        </w:rPr>
        <w:t xml:space="preserve">Open Price, </w:t>
      </w:r>
      <w:r w:rsidR="00A733C3" w:rsidRPr="004F3B18">
        <w:rPr>
          <w:rFonts w:ascii="Calibri" w:hAnsi="Calibri" w:cs="Calibri"/>
        </w:rPr>
        <w:t xml:space="preserve">High Price, Low Price, Close Price, Adjusted Close </w:t>
      </w:r>
      <w:r w:rsidR="008875B8" w:rsidRPr="004F3B18">
        <w:rPr>
          <w:rFonts w:ascii="Calibri" w:hAnsi="Calibri" w:cs="Calibri"/>
        </w:rPr>
        <w:t xml:space="preserve">Price, and </w:t>
      </w:r>
      <w:r w:rsidR="00A733C3" w:rsidRPr="004F3B18">
        <w:rPr>
          <w:rFonts w:ascii="Calibri" w:hAnsi="Calibri" w:cs="Calibri"/>
        </w:rPr>
        <w:t>Volume</w:t>
      </w:r>
      <w:r w:rsidR="008712DF" w:rsidRPr="004F3B18">
        <w:rPr>
          <w:rFonts w:ascii="Calibri" w:hAnsi="Calibri" w:cs="Calibri"/>
        </w:rPr>
        <w:t xml:space="preserve"> of the selected stock. </w:t>
      </w:r>
      <w:r w:rsidR="00B91C8D" w:rsidRPr="004F3B18">
        <w:rPr>
          <w:rFonts w:ascii="Calibri" w:hAnsi="Calibri" w:cs="Calibri"/>
        </w:rPr>
        <w:t xml:space="preserve">The stock </w:t>
      </w:r>
      <w:r w:rsidR="00C11EC5" w:rsidRPr="004F3B18">
        <w:rPr>
          <w:rFonts w:ascii="Calibri" w:hAnsi="Calibri" w:cs="Calibri"/>
        </w:rPr>
        <w:t>can also be</w:t>
      </w:r>
      <w:r w:rsidR="00B91C8D" w:rsidRPr="004F3B18">
        <w:rPr>
          <w:rFonts w:ascii="Calibri" w:hAnsi="Calibri" w:cs="Calibri"/>
        </w:rPr>
        <w:t xml:space="preserve"> identified </w:t>
      </w:r>
      <w:r w:rsidR="00D6089E" w:rsidRPr="004F3B18">
        <w:rPr>
          <w:rFonts w:ascii="Calibri" w:hAnsi="Calibri" w:cs="Calibri"/>
        </w:rPr>
        <w:t>using</w:t>
      </w:r>
      <w:r w:rsidR="00B91C8D" w:rsidRPr="004F3B18">
        <w:rPr>
          <w:rFonts w:ascii="Calibri" w:hAnsi="Calibri" w:cs="Calibri"/>
        </w:rPr>
        <w:t xml:space="preserve"> symbols or ticker</w:t>
      </w:r>
      <w:r w:rsidR="00D6089E" w:rsidRPr="004F3B18">
        <w:rPr>
          <w:rFonts w:ascii="Calibri" w:hAnsi="Calibri" w:cs="Calibri"/>
        </w:rPr>
        <w:t xml:space="preserve">s to access the past stock </w:t>
      </w:r>
      <w:r w:rsidR="00C11EC5" w:rsidRPr="004F3B18">
        <w:rPr>
          <w:rFonts w:ascii="Calibri" w:hAnsi="Calibri" w:cs="Calibri"/>
        </w:rPr>
        <w:t>market data</w:t>
      </w:r>
      <w:r w:rsidR="00D6089E" w:rsidRPr="004F3B18">
        <w:rPr>
          <w:rFonts w:ascii="Calibri" w:hAnsi="Calibri" w:cs="Calibri"/>
        </w:rPr>
        <w:t xml:space="preserve">. For Shell plc, </w:t>
      </w:r>
      <w:r w:rsidR="006E295D" w:rsidRPr="004F3B18">
        <w:rPr>
          <w:rFonts w:ascii="Calibri" w:hAnsi="Calibri" w:cs="Calibri"/>
        </w:rPr>
        <w:t>‘</w:t>
      </w:r>
      <w:r w:rsidR="00D6089E" w:rsidRPr="004F3B18">
        <w:rPr>
          <w:rFonts w:ascii="Calibri" w:hAnsi="Calibri" w:cs="Calibri"/>
        </w:rPr>
        <w:t>SHEL</w:t>
      </w:r>
      <w:r w:rsidR="006E295D" w:rsidRPr="004F3B18">
        <w:rPr>
          <w:rFonts w:ascii="Calibri" w:hAnsi="Calibri" w:cs="Calibri"/>
        </w:rPr>
        <w:t>’</w:t>
      </w:r>
      <w:r w:rsidR="00D6089E" w:rsidRPr="004F3B18">
        <w:rPr>
          <w:rFonts w:ascii="Calibri" w:hAnsi="Calibri" w:cs="Calibri"/>
        </w:rPr>
        <w:t xml:space="preserve"> is used as </w:t>
      </w:r>
      <w:r w:rsidR="00782450" w:rsidRPr="004F3B18">
        <w:rPr>
          <w:rFonts w:ascii="Calibri" w:hAnsi="Calibri" w:cs="Calibri"/>
        </w:rPr>
        <w:t xml:space="preserve">symbol or ticker for accessing the past stock market data </w:t>
      </w:r>
      <w:r w:rsidR="00F6237E" w:rsidRPr="004F3B18">
        <w:rPr>
          <w:rFonts w:ascii="Calibri" w:hAnsi="Calibri" w:cs="Calibri"/>
        </w:rPr>
        <w:t>in Yahoo! Finance.</w:t>
      </w:r>
      <w:r w:rsidR="000B5A90" w:rsidRPr="004F3B18">
        <w:rPr>
          <w:rFonts w:ascii="Calibri" w:hAnsi="Calibri" w:cs="Calibri"/>
          <w:lang w:val="en-IN"/>
        </w:rPr>
        <w:t xml:space="preserve"> </w:t>
      </w:r>
      <w:r w:rsidR="008875B8" w:rsidRPr="004F3B18">
        <w:rPr>
          <w:rFonts w:ascii="Calibri" w:hAnsi="Calibri" w:cs="Calibri"/>
          <w:lang w:val="en-IN"/>
        </w:rPr>
        <w:t xml:space="preserve">The </w:t>
      </w:r>
      <w:r w:rsidR="004C2AE4" w:rsidRPr="004F3B18">
        <w:rPr>
          <w:rFonts w:ascii="Calibri" w:hAnsi="Calibri" w:cs="Calibri"/>
          <w:lang w:val="en-IN"/>
        </w:rPr>
        <w:t xml:space="preserve">Shell plc stock summary from Yahoo! Finance </w:t>
      </w:r>
      <w:r w:rsidR="00B90438" w:rsidRPr="004F3B18">
        <w:rPr>
          <w:rFonts w:ascii="Calibri" w:hAnsi="Calibri" w:cs="Calibri"/>
          <w:lang w:val="en-IN"/>
        </w:rPr>
        <w:t>is presented</w:t>
      </w:r>
      <w:r w:rsidR="004C2AE4" w:rsidRPr="004F3B18">
        <w:rPr>
          <w:rFonts w:ascii="Calibri" w:hAnsi="Calibri" w:cs="Calibri"/>
          <w:lang w:val="en-IN"/>
        </w:rPr>
        <w:t xml:space="preserve"> in Figure 1.</w:t>
      </w:r>
    </w:p>
    <w:p w14:paraId="73E32817" w14:textId="77777777" w:rsidR="004C2AE4" w:rsidRPr="004F3B18" w:rsidRDefault="004C2AE4" w:rsidP="004C2AE4">
      <w:pPr>
        <w:keepNext/>
        <w:spacing w:after="240"/>
        <w:jc w:val="center"/>
        <w:rPr>
          <w:rFonts w:ascii="Calibri" w:hAnsi="Calibri" w:cs="Calibri"/>
        </w:rPr>
      </w:pPr>
      <w:r w:rsidRPr="004F3B18">
        <w:rPr>
          <w:rFonts w:ascii="Calibri" w:hAnsi="Calibri" w:cs="Calibri"/>
          <w:noProof/>
          <w:lang w:val="en-IN"/>
        </w:rPr>
        <w:drawing>
          <wp:inline distT="0" distB="0" distL="0" distR="0" wp14:anchorId="6999C0E6" wp14:editId="4A8A34C2">
            <wp:extent cx="4689763" cy="2252373"/>
            <wp:effectExtent l="0" t="0" r="0" b="0"/>
            <wp:docPr id="1697030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30690" name="Picture 1" descr="A screen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t="11227" r="3113" b="6047"/>
                    <a:stretch/>
                  </pic:blipFill>
                  <pic:spPr bwMode="auto">
                    <a:xfrm>
                      <a:off x="0" y="0"/>
                      <a:ext cx="4767994" cy="2289945"/>
                    </a:xfrm>
                    <a:prstGeom prst="rect">
                      <a:avLst/>
                    </a:prstGeom>
                    <a:ln>
                      <a:noFill/>
                    </a:ln>
                    <a:extLst>
                      <a:ext uri="{53640926-AAD7-44D8-BBD7-CCE9431645EC}">
                        <a14:shadowObscured xmlns:a14="http://schemas.microsoft.com/office/drawing/2010/main"/>
                      </a:ext>
                    </a:extLst>
                  </pic:spPr>
                </pic:pic>
              </a:graphicData>
            </a:graphic>
          </wp:inline>
        </w:drawing>
      </w:r>
    </w:p>
    <w:p w14:paraId="6C85F1CA" w14:textId="77A9A0BB" w:rsidR="004C2AE4" w:rsidRPr="004F3B18" w:rsidRDefault="004C2AE4" w:rsidP="004C2AE4">
      <w:pPr>
        <w:pStyle w:val="Caption"/>
        <w:jc w:val="center"/>
        <w:rPr>
          <w:rFonts w:ascii="Calibri" w:hAnsi="Calibri" w:cs="Calibri"/>
          <w:lang w:val="en-IN"/>
        </w:rPr>
      </w:pPr>
      <w:bookmarkStart w:id="5" w:name="_Toc165500054"/>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1</w:t>
      </w:r>
      <w:r w:rsidRPr="004F3B18">
        <w:rPr>
          <w:rFonts w:ascii="Calibri" w:hAnsi="Calibri" w:cs="Calibri"/>
        </w:rPr>
        <w:fldChar w:fldCharType="end"/>
      </w:r>
      <w:r w:rsidRPr="004F3B18">
        <w:rPr>
          <w:rFonts w:ascii="Calibri" w:hAnsi="Calibri" w:cs="Calibri"/>
        </w:rPr>
        <w:t xml:space="preserve">: Shell plc. Stock summary </w:t>
      </w:r>
      <w:sdt>
        <w:sdtPr>
          <w:rPr>
            <w:rFonts w:ascii="Calibri" w:hAnsi="Calibri" w:cs="Calibri"/>
          </w:rPr>
          <w:id w:val="-232939467"/>
          <w:citation/>
        </w:sdtPr>
        <w:sdtContent>
          <w:r w:rsidRPr="004F3B18">
            <w:rPr>
              <w:rFonts w:ascii="Calibri" w:hAnsi="Calibri" w:cs="Calibri"/>
            </w:rPr>
            <w:fldChar w:fldCharType="begin"/>
          </w:r>
          <w:r w:rsidRPr="004F3B18">
            <w:rPr>
              <w:rFonts w:ascii="Calibri" w:hAnsi="Calibri" w:cs="Calibri"/>
              <w:lang w:val="en-US"/>
            </w:rPr>
            <w:instrText xml:space="preserve"> CITATION Yah97 \l 1033 </w:instrText>
          </w:r>
          <w:r w:rsidRPr="004F3B18">
            <w:rPr>
              <w:rFonts w:ascii="Calibri" w:hAnsi="Calibri" w:cs="Calibri"/>
            </w:rPr>
            <w:fldChar w:fldCharType="separate"/>
          </w:r>
          <w:r w:rsidR="00D03D78" w:rsidRPr="004F3B18">
            <w:rPr>
              <w:rFonts w:ascii="Calibri" w:hAnsi="Calibri" w:cs="Calibri"/>
              <w:noProof/>
              <w:lang w:val="en-US"/>
            </w:rPr>
            <w:t>(Yahoo Inc., 1997)</w:t>
          </w:r>
          <w:r w:rsidRPr="004F3B18">
            <w:rPr>
              <w:rFonts w:ascii="Calibri" w:hAnsi="Calibri" w:cs="Calibri"/>
            </w:rPr>
            <w:fldChar w:fldCharType="end"/>
          </w:r>
        </w:sdtContent>
      </w:sdt>
      <w:bookmarkEnd w:id="5"/>
    </w:p>
    <w:p w14:paraId="05F9BBDE" w14:textId="0B4DF1C0" w:rsidR="00C7024B" w:rsidRPr="004F3B18" w:rsidRDefault="003123FA" w:rsidP="00D12208">
      <w:pPr>
        <w:spacing w:after="240"/>
        <w:rPr>
          <w:rFonts w:ascii="Calibri" w:hAnsi="Calibri" w:cs="Calibri"/>
        </w:rPr>
      </w:pPr>
      <w:r w:rsidRPr="004F3B18">
        <w:rPr>
          <w:rFonts w:ascii="Calibri" w:hAnsi="Calibri" w:cs="Calibri"/>
        </w:rPr>
        <w:t xml:space="preserve"> </w:t>
      </w:r>
      <w:r w:rsidR="006964D3" w:rsidRPr="004F3B18">
        <w:rPr>
          <w:rFonts w:ascii="Calibri" w:hAnsi="Calibri" w:cs="Calibri"/>
        </w:rPr>
        <w:t xml:space="preserve">There are different </w:t>
      </w:r>
      <w:r w:rsidR="00A71190" w:rsidRPr="004F3B18">
        <w:rPr>
          <w:rFonts w:ascii="Calibri" w:hAnsi="Calibri" w:cs="Calibri"/>
        </w:rPr>
        <w:t>ways of how people trade the stock</w:t>
      </w:r>
      <w:r w:rsidR="00B811D3" w:rsidRPr="004F3B18">
        <w:rPr>
          <w:rFonts w:ascii="Calibri" w:hAnsi="Calibri" w:cs="Calibri"/>
        </w:rPr>
        <w:t>s</w:t>
      </w:r>
      <w:r w:rsidR="00B90438" w:rsidRPr="004F3B18">
        <w:rPr>
          <w:rFonts w:ascii="Calibri" w:hAnsi="Calibri" w:cs="Calibri"/>
        </w:rPr>
        <w:t>. For ex</w:t>
      </w:r>
      <w:r w:rsidR="009362CA" w:rsidRPr="004F3B18">
        <w:rPr>
          <w:rFonts w:ascii="Calibri" w:hAnsi="Calibri" w:cs="Calibri"/>
        </w:rPr>
        <w:t>ample,</w:t>
      </w:r>
      <w:r w:rsidR="00B811D3" w:rsidRPr="004F3B18">
        <w:rPr>
          <w:rFonts w:ascii="Calibri" w:hAnsi="Calibri" w:cs="Calibri"/>
        </w:rPr>
        <w:t xml:space="preserve"> </w:t>
      </w:r>
    </w:p>
    <w:p w14:paraId="1BA54298" w14:textId="02BF6892" w:rsidR="00C7024B" w:rsidRPr="004F3B18" w:rsidRDefault="00B811D3" w:rsidP="00C7024B">
      <w:pPr>
        <w:pStyle w:val="ListParagraph"/>
        <w:numPr>
          <w:ilvl w:val="0"/>
          <w:numId w:val="8"/>
        </w:numPr>
        <w:spacing w:after="240"/>
        <w:rPr>
          <w:rFonts w:ascii="Calibri" w:hAnsi="Calibri" w:cs="Calibri"/>
        </w:rPr>
      </w:pPr>
      <w:r w:rsidRPr="004F3B18">
        <w:rPr>
          <w:rFonts w:ascii="Calibri" w:hAnsi="Calibri" w:cs="Calibri"/>
        </w:rPr>
        <w:t>scalping</w:t>
      </w:r>
      <w:r w:rsidR="00E12362" w:rsidRPr="004F3B18">
        <w:rPr>
          <w:rFonts w:ascii="Calibri" w:hAnsi="Calibri" w:cs="Calibri"/>
        </w:rPr>
        <w:t xml:space="preserve"> </w:t>
      </w:r>
      <w:r w:rsidR="00007188" w:rsidRPr="004F3B18">
        <w:rPr>
          <w:rFonts w:ascii="Calibri" w:hAnsi="Calibri" w:cs="Calibri"/>
        </w:rPr>
        <w:t>–</w:t>
      </w:r>
      <w:r w:rsidR="00E12362" w:rsidRPr="004F3B18">
        <w:rPr>
          <w:rFonts w:ascii="Calibri" w:hAnsi="Calibri" w:cs="Calibri"/>
        </w:rPr>
        <w:t xml:space="preserve"> </w:t>
      </w:r>
      <w:r w:rsidR="00007188" w:rsidRPr="004F3B18">
        <w:rPr>
          <w:rFonts w:ascii="Calibri" w:hAnsi="Calibri" w:cs="Calibri"/>
        </w:rPr>
        <w:t xml:space="preserve">trading in very short intervals of time ranging from few seconds to </w:t>
      </w:r>
      <w:r w:rsidR="00D464FD" w:rsidRPr="004F3B18">
        <w:rPr>
          <w:rFonts w:ascii="Calibri" w:hAnsi="Calibri" w:cs="Calibri"/>
        </w:rPr>
        <w:t>minutes.</w:t>
      </w:r>
    </w:p>
    <w:p w14:paraId="44C68145" w14:textId="6C496519" w:rsidR="00C7024B" w:rsidRPr="004F3B18" w:rsidRDefault="001861A1" w:rsidP="00C7024B">
      <w:pPr>
        <w:pStyle w:val="ListParagraph"/>
        <w:numPr>
          <w:ilvl w:val="0"/>
          <w:numId w:val="8"/>
        </w:numPr>
        <w:spacing w:after="240"/>
        <w:rPr>
          <w:rFonts w:ascii="Calibri" w:hAnsi="Calibri" w:cs="Calibri"/>
        </w:rPr>
      </w:pPr>
      <w:r w:rsidRPr="004F3B18">
        <w:rPr>
          <w:rFonts w:ascii="Calibri" w:hAnsi="Calibri" w:cs="Calibri"/>
        </w:rPr>
        <w:t>day trading</w:t>
      </w:r>
      <w:r w:rsidR="00D464FD" w:rsidRPr="004F3B18">
        <w:rPr>
          <w:rFonts w:ascii="Calibri" w:hAnsi="Calibri" w:cs="Calibri"/>
        </w:rPr>
        <w:t xml:space="preserve"> </w:t>
      </w:r>
      <w:r w:rsidR="001D4BED" w:rsidRPr="004F3B18">
        <w:rPr>
          <w:rFonts w:ascii="Calibri" w:hAnsi="Calibri" w:cs="Calibri"/>
        </w:rPr>
        <w:t>–</w:t>
      </w:r>
      <w:r w:rsidR="00D464FD" w:rsidRPr="004F3B18">
        <w:rPr>
          <w:rFonts w:ascii="Calibri" w:hAnsi="Calibri" w:cs="Calibri"/>
        </w:rPr>
        <w:t xml:space="preserve"> </w:t>
      </w:r>
      <w:r w:rsidR="001D4BED" w:rsidRPr="004F3B18">
        <w:rPr>
          <w:rFonts w:ascii="Calibri" w:hAnsi="Calibri" w:cs="Calibri"/>
        </w:rPr>
        <w:t xml:space="preserve">trading </w:t>
      </w:r>
      <w:r w:rsidR="007777D0" w:rsidRPr="004F3B18">
        <w:rPr>
          <w:rFonts w:ascii="Calibri" w:hAnsi="Calibri" w:cs="Calibri"/>
        </w:rPr>
        <w:t>within the same day.</w:t>
      </w:r>
    </w:p>
    <w:p w14:paraId="28B2826C" w14:textId="11DE3126" w:rsidR="00E12362" w:rsidRPr="004F3B18" w:rsidRDefault="001861A1" w:rsidP="00C7024B">
      <w:pPr>
        <w:pStyle w:val="ListParagraph"/>
        <w:numPr>
          <w:ilvl w:val="0"/>
          <w:numId w:val="8"/>
        </w:numPr>
        <w:spacing w:after="240"/>
        <w:rPr>
          <w:rFonts w:ascii="Calibri" w:hAnsi="Calibri" w:cs="Calibri"/>
        </w:rPr>
      </w:pPr>
      <w:r w:rsidRPr="004F3B18">
        <w:rPr>
          <w:rFonts w:ascii="Calibri" w:hAnsi="Calibri" w:cs="Calibri"/>
        </w:rPr>
        <w:t>swing trading</w:t>
      </w:r>
      <w:r w:rsidR="007777D0" w:rsidRPr="004F3B18">
        <w:rPr>
          <w:rFonts w:ascii="Calibri" w:hAnsi="Calibri" w:cs="Calibri"/>
        </w:rPr>
        <w:t xml:space="preserve"> </w:t>
      </w:r>
      <w:r w:rsidR="0084507B" w:rsidRPr="004F3B18">
        <w:rPr>
          <w:rFonts w:ascii="Calibri" w:hAnsi="Calibri" w:cs="Calibri"/>
        </w:rPr>
        <w:t>–</w:t>
      </w:r>
      <w:r w:rsidR="007777D0" w:rsidRPr="004F3B18">
        <w:rPr>
          <w:rFonts w:ascii="Calibri" w:hAnsi="Calibri" w:cs="Calibri"/>
        </w:rPr>
        <w:t xml:space="preserve"> </w:t>
      </w:r>
      <w:r w:rsidR="0084507B" w:rsidRPr="004F3B18">
        <w:rPr>
          <w:rFonts w:ascii="Calibri" w:hAnsi="Calibri" w:cs="Calibri"/>
        </w:rPr>
        <w:t xml:space="preserve">trading </w:t>
      </w:r>
      <w:r w:rsidR="00FA69BA" w:rsidRPr="004F3B18">
        <w:rPr>
          <w:rFonts w:ascii="Calibri" w:hAnsi="Calibri" w:cs="Calibri"/>
        </w:rPr>
        <w:t xml:space="preserve">between days, </w:t>
      </w:r>
      <w:r w:rsidR="00CB6F50" w:rsidRPr="004F3B18">
        <w:rPr>
          <w:rFonts w:ascii="Calibri" w:hAnsi="Calibri" w:cs="Calibri"/>
        </w:rPr>
        <w:t>weeks, or few months.</w:t>
      </w:r>
    </w:p>
    <w:p w14:paraId="277E3F30" w14:textId="0087F81C" w:rsidR="00016DD1" w:rsidRPr="004F3B18" w:rsidRDefault="001861A1" w:rsidP="00016DD1">
      <w:pPr>
        <w:pStyle w:val="ListParagraph"/>
        <w:numPr>
          <w:ilvl w:val="0"/>
          <w:numId w:val="8"/>
        </w:numPr>
        <w:spacing w:after="240"/>
        <w:rPr>
          <w:rFonts w:ascii="Calibri" w:hAnsi="Calibri" w:cs="Calibri"/>
        </w:rPr>
      </w:pPr>
      <w:r w:rsidRPr="004F3B18">
        <w:rPr>
          <w:rFonts w:ascii="Calibri" w:hAnsi="Calibri" w:cs="Calibri"/>
        </w:rPr>
        <w:t>position trading</w:t>
      </w:r>
      <w:r w:rsidR="00CB6F50" w:rsidRPr="004F3B18">
        <w:rPr>
          <w:rFonts w:ascii="Calibri" w:hAnsi="Calibri" w:cs="Calibri"/>
        </w:rPr>
        <w:t xml:space="preserve"> </w:t>
      </w:r>
      <w:r w:rsidR="00F46D88" w:rsidRPr="004F3B18">
        <w:rPr>
          <w:rFonts w:ascii="Calibri" w:hAnsi="Calibri" w:cs="Calibri"/>
        </w:rPr>
        <w:t>–</w:t>
      </w:r>
      <w:r w:rsidR="00CB6F50" w:rsidRPr="004F3B18">
        <w:rPr>
          <w:rFonts w:ascii="Calibri" w:hAnsi="Calibri" w:cs="Calibri"/>
        </w:rPr>
        <w:t xml:space="preserve"> </w:t>
      </w:r>
      <w:r w:rsidR="00F46D88" w:rsidRPr="004F3B18">
        <w:rPr>
          <w:rFonts w:ascii="Calibri" w:hAnsi="Calibri" w:cs="Calibri"/>
        </w:rPr>
        <w:t xml:space="preserve">trading in </w:t>
      </w:r>
      <w:r w:rsidR="009362CA" w:rsidRPr="004F3B18">
        <w:rPr>
          <w:rFonts w:ascii="Calibri" w:hAnsi="Calibri" w:cs="Calibri"/>
        </w:rPr>
        <w:t xml:space="preserve">the </w:t>
      </w:r>
      <w:r w:rsidR="00F72A91" w:rsidRPr="004F3B18">
        <w:rPr>
          <w:rFonts w:ascii="Calibri" w:hAnsi="Calibri" w:cs="Calibri"/>
        </w:rPr>
        <w:t>long-term</w:t>
      </w:r>
      <w:r w:rsidR="009362CA" w:rsidRPr="004F3B18">
        <w:rPr>
          <w:rFonts w:ascii="Calibri" w:hAnsi="Calibri" w:cs="Calibri"/>
        </w:rPr>
        <w:t>,</w:t>
      </w:r>
      <w:r w:rsidR="00F46D88" w:rsidRPr="004F3B18">
        <w:rPr>
          <w:rFonts w:ascii="Calibri" w:hAnsi="Calibri" w:cs="Calibri"/>
        </w:rPr>
        <w:t xml:space="preserve"> ranging from several months </w:t>
      </w:r>
      <w:r w:rsidR="00F72A91" w:rsidRPr="004F3B18">
        <w:rPr>
          <w:rFonts w:ascii="Calibri" w:hAnsi="Calibri" w:cs="Calibri"/>
        </w:rPr>
        <w:t>to years, a form of investment</w:t>
      </w:r>
      <w:r w:rsidRPr="004F3B18">
        <w:rPr>
          <w:rFonts w:ascii="Calibri" w:hAnsi="Calibri" w:cs="Calibri"/>
        </w:rPr>
        <w:t>.</w:t>
      </w:r>
      <w:r w:rsidR="007514EE" w:rsidRPr="004F3B18">
        <w:rPr>
          <w:rFonts w:ascii="Calibri" w:hAnsi="Calibri" w:cs="Calibri"/>
        </w:rPr>
        <w:t xml:space="preserve"> </w:t>
      </w:r>
    </w:p>
    <w:p w14:paraId="5F4078BF" w14:textId="5EC769A0" w:rsidR="007F6772" w:rsidRPr="004F3B18" w:rsidRDefault="00766F40" w:rsidP="00073BFE">
      <w:pPr>
        <w:spacing w:after="240"/>
        <w:rPr>
          <w:rFonts w:ascii="Calibri" w:hAnsi="Calibri" w:cs="Calibri"/>
        </w:rPr>
      </w:pPr>
      <w:r w:rsidRPr="004F3B18">
        <w:rPr>
          <w:rFonts w:ascii="Calibri" w:hAnsi="Calibri" w:cs="Calibri"/>
        </w:rPr>
        <w:t xml:space="preserve">For </w:t>
      </w:r>
      <w:r w:rsidR="00073351" w:rsidRPr="004F3B18">
        <w:rPr>
          <w:rFonts w:ascii="Calibri" w:hAnsi="Calibri" w:cs="Calibri"/>
        </w:rPr>
        <w:t xml:space="preserve">swing trading and position trading, the closing price of the day is </w:t>
      </w:r>
      <w:r w:rsidR="003E4FB7" w:rsidRPr="004F3B18">
        <w:rPr>
          <w:rFonts w:ascii="Calibri" w:hAnsi="Calibri" w:cs="Calibri"/>
        </w:rPr>
        <w:t xml:space="preserve">a </w:t>
      </w:r>
      <w:r w:rsidR="0046522F" w:rsidRPr="004F3B18">
        <w:rPr>
          <w:rFonts w:ascii="Calibri" w:hAnsi="Calibri" w:cs="Calibri"/>
        </w:rPr>
        <w:t>decision-making</w:t>
      </w:r>
      <w:r w:rsidR="003E4FB7" w:rsidRPr="004F3B18">
        <w:rPr>
          <w:rFonts w:ascii="Calibri" w:hAnsi="Calibri" w:cs="Calibri"/>
        </w:rPr>
        <w:t xml:space="preserve"> feature for </w:t>
      </w:r>
      <w:r w:rsidR="00777C69" w:rsidRPr="004F3B18">
        <w:rPr>
          <w:rFonts w:ascii="Calibri" w:hAnsi="Calibri" w:cs="Calibri"/>
        </w:rPr>
        <w:t xml:space="preserve">whether to </w:t>
      </w:r>
      <w:r w:rsidR="00970B2A" w:rsidRPr="004F3B18">
        <w:rPr>
          <w:rFonts w:ascii="Calibri" w:hAnsi="Calibri" w:cs="Calibri"/>
        </w:rPr>
        <w:t>hold the stock for the</w:t>
      </w:r>
      <w:r w:rsidR="00777C69" w:rsidRPr="004F3B18">
        <w:rPr>
          <w:rFonts w:ascii="Calibri" w:hAnsi="Calibri" w:cs="Calibri"/>
        </w:rPr>
        <w:t xml:space="preserve"> </w:t>
      </w:r>
      <w:r w:rsidR="00970B2A" w:rsidRPr="004F3B18">
        <w:rPr>
          <w:rFonts w:ascii="Calibri" w:hAnsi="Calibri" w:cs="Calibri"/>
        </w:rPr>
        <w:t xml:space="preserve">next </w:t>
      </w:r>
      <w:r w:rsidR="00777C69" w:rsidRPr="004F3B18">
        <w:rPr>
          <w:rFonts w:ascii="Calibri" w:hAnsi="Calibri" w:cs="Calibri"/>
        </w:rPr>
        <w:t xml:space="preserve">trading </w:t>
      </w:r>
      <w:r w:rsidR="00970B2A" w:rsidRPr="004F3B18">
        <w:rPr>
          <w:rFonts w:ascii="Calibri" w:hAnsi="Calibri" w:cs="Calibri"/>
        </w:rPr>
        <w:t xml:space="preserve">day. </w:t>
      </w:r>
      <w:r w:rsidR="006429DF" w:rsidRPr="004F3B18">
        <w:rPr>
          <w:rFonts w:ascii="Calibri" w:hAnsi="Calibri" w:cs="Calibri"/>
        </w:rPr>
        <w:t xml:space="preserve">In the view of swing trading and position </w:t>
      </w:r>
      <w:r w:rsidR="0070355D" w:rsidRPr="004F3B18">
        <w:rPr>
          <w:rFonts w:ascii="Calibri" w:hAnsi="Calibri" w:cs="Calibri"/>
        </w:rPr>
        <w:t xml:space="preserve">trading, we decided to </w:t>
      </w:r>
      <w:r w:rsidR="00F1644D" w:rsidRPr="004F3B18">
        <w:rPr>
          <w:rFonts w:ascii="Calibri" w:hAnsi="Calibri" w:cs="Calibri"/>
        </w:rPr>
        <w:t>predict the closing price of the</w:t>
      </w:r>
      <w:r w:rsidR="00E8362E" w:rsidRPr="004F3B18">
        <w:rPr>
          <w:rFonts w:ascii="Calibri" w:hAnsi="Calibri" w:cs="Calibri"/>
        </w:rPr>
        <w:t xml:space="preserve"> chosen</w:t>
      </w:r>
      <w:r w:rsidR="00F1644D" w:rsidRPr="004F3B18">
        <w:rPr>
          <w:rFonts w:ascii="Calibri" w:hAnsi="Calibri" w:cs="Calibri"/>
        </w:rPr>
        <w:t xml:space="preserve"> stock</w:t>
      </w:r>
      <w:r w:rsidR="001772C3" w:rsidRPr="004F3B18">
        <w:rPr>
          <w:rFonts w:ascii="Calibri" w:hAnsi="Calibri" w:cs="Calibri"/>
        </w:rPr>
        <w:t xml:space="preserve"> accurately. </w:t>
      </w:r>
      <w:r w:rsidR="00237079" w:rsidRPr="004F3B18">
        <w:rPr>
          <w:rFonts w:ascii="Calibri" w:hAnsi="Calibri" w:cs="Calibri"/>
        </w:rPr>
        <w:t xml:space="preserve">Machine learning is preferred over other methods for predicting </w:t>
      </w:r>
      <w:r w:rsidR="00E97AD8" w:rsidRPr="004F3B18">
        <w:rPr>
          <w:rFonts w:ascii="Calibri" w:hAnsi="Calibri" w:cs="Calibri"/>
        </w:rPr>
        <w:t xml:space="preserve">the stock market, so we chose to </w:t>
      </w:r>
      <w:r w:rsidR="004D0CA2" w:rsidRPr="004F3B18">
        <w:rPr>
          <w:rFonts w:ascii="Calibri" w:hAnsi="Calibri" w:cs="Calibri"/>
        </w:rPr>
        <w:t>build</w:t>
      </w:r>
      <w:r w:rsidR="00E97AD8" w:rsidRPr="004F3B18">
        <w:rPr>
          <w:rFonts w:ascii="Calibri" w:hAnsi="Calibri" w:cs="Calibri"/>
        </w:rPr>
        <w:t xml:space="preserve"> </w:t>
      </w:r>
      <w:r w:rsidR="0068664F" w:rsidRPr="004F3B18">
        <w:rPr>
          <w:rFonts w:ascii="Calibri" w:hAnsi="Calibri" w:cs="Calibri"/>
        </w:rPr>
        <w:t xml:space="preserve">machine learning models for predicting the close price of the given stock. </w:t>
      </w:r>
      <w:r w:rsidR="00DC5DAF" w:rsidRPr="004F3B18">
        <w:rPr>
          <w:rFonts w:ascii="Calibri" w:hAnsi="Calibri" w:cs="Calibri"/>
        </w:rPr>
        <w:t xml:space="preserve">It is seen </w:t>
      </w:r>
      <w:r w:rsidR="007F60D1" w:rsidRPr="004F3B18">
        <w:rPr>
          <w:rFonts w:ascii="Calibri" w:hAnsi="Calibri" w:cs="Calibri"/>
        </w:rPr>
        <w:t xml:space="preserve">that neural networks are most used </w:t>
      </w:r>
      <w:r w:rsidR="004E0BC8" w:rsidRPr="004F3B18">
        <w:rPr>
          <w:rFonts w:ascii="Calibri" w:hAnsi="Calibri" w:cs="Calibri"/>
        </w:rPr>
        <w:t>for stock prediction and</w:t>
      </w:r>
      <w:r w:rsidR="00A126F5" w:rsidRPr="004F3B18">
        <w:rPr>
          <w:rFonts w:ascii="Calibri" w:hAnsi="Calibri" w:cs="Calibri"/>
        </w:rPr>
        <w:t xml:space="preserve"> a</w:t>
      </w:r>
      <w:r w:rsidR="004E0BC8" w:rsidRPr="004F3B18">
        <w:rPr>
          <w:rFonts w:ascii="Calibri" w:hAnsi="Calibri" w:cs="Calibri"/>
        </w:rPr>
        <w:t xml:space="preserve"> thorough literature review is made</w:t>
      </w:r>
      <w:r w:rsidR="00073BFE" w:rsidRPr="004F3B18">
        <w:rPr>
          <w:rFonts w:ascii="Calibri" w:hAnsi="Calibri" w:cs="Calibri"/>
        </w:rPr>
        <w:t>.</w:t>
      </w:r>
    </w:p>
    <w:p w14:paraId="16FFCA57" w14:textId="684A436F" w:rsidR="002E4FE9" w:rsidRPr="004F3B18" w:rsidRDefault="002E4FE9" w:rsidP="005110CF">
      <w:pPr>
        <w:pStyle w:val="Heading1"/>
        <w:numPr>
          <w:ilvl w:val="0"/>
          <w:numId w:val="11"/>
        </w:numPr>
        <w:rPr>
          <w:rFonts w:ascii="Calibri" w:hAnsi="Calibri" w:cs="Calibri"/>
        </w:rPr>
      </w:pPr>
      <w:bookmarkStart w:id="6" w:name="_Toc165500007"/>
      <w:r w:rsidRPr="004F3B18">
        <w:rPr>
          <w:rFonts w:ascii="Calibri" w:hAnsi="Calibri" w:cs="Calibri"/>
        </w:rPr>
        <w:t>Literature</w:t>
      </w:r>
      <w:r w:rsidR="003235BF" w:rsidRPr="004F3B18">
        <w:rPr>
          <w:rFonts w:ascii="Calibri" w:hAnsi="Calibri" w:cs="Calibri"/>
        </w:rPr>
        <w:t xml:space="preserve"> Review</w:t>
      </w:r>
      <w:bookmarkEnd w:id="6"/>
    </w:p>
    <w:p w14:paraId="44BB880E" w14:textId="259F595B" w:rsidR="007F390A" w:rsidRPr="004F3B18" w:rsidRDefault="003C682E" w:rsidP="00873F44">
      <w:pPr>
        <w:spacing w:after="240"/>
        <w:rPr>
          <w:rFonts w:ascii="Calibri" w:hAnsi="Calibri" w:cs="Calibri"/>
          <w:lang w:val="en-US"/>
        </w:rPr>
      </w:pPr>
      <w:r w:rsidRPr="004F3B18">
        <w:rPr>
          <w:rFonts w:ascii="Calibri" w:hAnsi="Calibri" w:cs="Calibri"/>
          <w:lang w:val="en-US"/>
        </w:rPr>
        <w:t>Neural networks</w:t>
      </w:r>
      <w:r w:rsidR="0004414B" w:rsidRPr="004F3B18">
        <w:rPr>
          <w:rFonts w:ascii="Calibri" w:hAnsi="Calibri" w:cs="Calibri"/>
          <w:lang w:val="en-US"/>
        </w:rPr>
        <w:t xml:space="preserve"> like RNN, LSTM, GRU, </w:t>
      </w:r>
      <w:r w:rsidR="00A126F5" w:rsidRPr="004F3B18">
        <w:rPr>
          <w:rFonts w:ascii="Calibri" w:hAnsi="Calibri" w:cs="Calibri"/>
          <w:lang w:val="en-US"/>
        </w:rPr>
        <w:t xml:space="preserve">and </w:t>
      </w:r>
      <w:r w:rsidR="0068225A" w:rsidRPr="004F3B18">
        <w:rPr>
          <w:rFonts w:ascii="Calibri" w:hAnsi="Calibri" w:cs="Calibri"/>
          <w:lang w:val="en-US"/>
        </w:rPr>
        <w:t>Bidirectional LSTM</w:t>
      </w:r>
      <w:r w:rsidR="003D7D73" w:rsidRPr="004F3B18">
        <w:rPr>
          <w:rFonts w:ascii="Calibri" w:hAnsi="Calibri" w:cs="Calibri"/>
          <w:lang w:val="en-US"/>
        </w:rPr>
        <w:t xml:space="preserve"> are </w:t>
      </w:r>
      <w:r w:rsidR="00A126F5" w:rsidRPr="004F3B18">
        <w:rPr>
          <w:rFonts w:ascii="Calibri" w:hAnsi="Calibri" w:cs="Calibri"/>
          <w:lang w:val="en-US"/>
        </w:rPr>
        <w:t xml:space="preserve">the </w:t>
      </w:r>
      <w:r w:rsidR="003D7D73" w:rsidRPr="004F3B18">
        <w:rPr>
          <w:rFonts w:ascii="Calibri" w:hAnsi="Calibri" w:cs="Calibri"/>
          <w:lang w:val="en-US"/>
        </w:rPr>
        <w:t xml:space="preserve">most used </w:t>
      </w:r>
      <w:r w:rsidR="00A126F5" w:rsidRPr="004F3B18">
        <w:rPr>
          <w:rFonts w:ascii="Calibri" w:hAnsi="Calibri" w:cs="Calibri"/>
          <w:lang w:val="en-US"/>
        </w:rPr>
        <w:t xml:space="preserve">methods </w:t>
      </w:r>
      <w:r w:rsidR="003D7D73" w:rsidRPr="004F3B18">
        <w:rPr>
          <w:rFonts w:ascii="Calibri" w:hAnsi="Calibri" w:cs="Calibri"/>
          <w:lang w:val="en-US"/>
        </w:rPr>
        <w:t xml:space="preserve">for </w:t>
      </w:r>
      <w:r w:rsidR="006272F4" w:rsidRPr="004F3B18">
        <w:rPr>
          <w:rFonts w:ascii="Calibri" w:hAnsi="Calibri" w:cs="Calibri"/>
          <w:lang w:val="en-US"/>
        </w:rPr>
        <w:t>stock price prediction</w:t>
      </w:r>
      <w:r w:rsidR="0004414B" w:rsidRPr="004F3B18">
        <w:rPr>
          <w:rFonts w:ascii="Calibri" w:hAnsi="Calibri" w:cs="Calibri"/>
          <w:lang w:val="en-US"/>
        </w:rPr>
        <w:t xml:space="preserve">. </w:t>
      </w:r>
      <w:r w:rsidR="007F390A" w:rsidRPr="004F3B18">
        <w:rPr>
          <w:rFonts w:ascii="Calibri" w:hAnsi="Calibri" w:cs="Calibri"/>
          <w:lang w:val="en-US"/>
        </w:rPr>
        <w:t xml:space="preserve">For understanding and gaining confidence </w:t>
      </w:r>
      <w:r w:rsidR="00085730" w:rsidRPr="004F3B18">
        <w:rPr>
          <w:rFonts w:ascii="Calibri" w:hAnsi="Calibri" w:cs="Calibri"/>
          <w:lang w:val="en-US"/>
        </w:rPr>
        <w:t>about</w:t>
      </w:r>
      <w:r w:rsidR="007F390A" w:rsidRPr="004F3B18">
        <w:rPr>
          <w:rFonts w:ascii="Calibri" w:hAnsi="Calibri" w:cs="Calibri"/>
          <w:lang w:val="en-US"/>
        </w:rPr>
        <w:t xml:space="preserve"> the methods and approaches to build</w:t>
      </w:r>
      <w:r w:rsidR="00D344F5" w:rsidRPr="004F3B18">
        <w:rPr>
          <w:rFonts w:ascii="Calibri" w:hAnsi="Calibri" w:cs="Calibri"/>
          <w:lang w:val="en-US"/>
        </w:rPr>
        <w:t>ing</w:t>
      </w:r>
      <w:r w:rsidR="007F390A" w:rsidRPr="004F3B18">
        <w:rPr>
          <w:rFonts w:ascii="Calibri" w:hAnsi="Calibri" w:cs="Calibri"/>
          <w:lang w:val="en-US"/>
        </w:rPr>
        <w:t xml:space="preserve"> the model and evaluate its performance, the following literature review </w:t>
      </w:r>
      <w:r w:rsidR="00D344F5" w:rsidRPr="004F3B18">
        <w:rPr>
          <w:rFonts w:ascii="Calibri" w:hAnsi="Calibri" w:cs="Calibri"/>
          <w:lang w:val="en-US"/>
        </w:rPr>
        <w:t>was</w:t>
      </w:r>
      <w:r w:rsidR="007F390A" w:rsidRPr="004F3B18">
        <w:rPr>
          <w:rFonts w:ascii="Calibri" w:hAnsi="Calibri" w:cs="Calibri"/>
          <w:lang w:val="en-US"/>
        </w:rPr>
        <w:t xml:space="preserve"> </w:t>
      </w:r>
      <w:r w:rsidR="00FA563E" w:rsidRPr="004F3B18">
        <w:rPr>
          <w:rFonts w:ascii="Calibri" w:hAnsi="Calibri" w:cs="Calibri"/>
          <w:lang w:val="en-US"/>
        </w:rPr>
        <w:t>reviewed</w:t>
      </w:r>
      <w:r w:rsidR="007F390A" w:rsidRPr="004F3B18">
        <w:rPr>
          <w:rFonts w:ascii="Calibri" w:hAnsi="Calibri" w:cs="Calibri"/>
          <w:lang w:val="en-US"/>
        </w:rPr>
        <w:t xml:space="preserve">. </w:t>
      </w:r>
    </w:p>
    <w:p w14:paraId="695F5D18" w14:textId="00489EFA" w:rsidR="007F390A" w:rsidRPr="004F3B18" w:rsidRDefault="007F390A" w:rsidP="00873F44">
      <w:pPr>
        <w:spacing w:after="240"/>
        <w:rPr>
          <w:rFonts w:ascii="Calibri" w:hAnsi="Calibri" w:cs="Calibri"/>
          <w:lang w:val="en-US"/>
        </w:rPr>
      </w:pPr>
      <w:r w:rsidRPr="004F3B18">
        <w:rPr>
          <w:rFonts w:ascii="Calibri" w:hAnsi="Calibri" w:cs="Calibri"/>
          <w:lang w:val="en-US"/>
        </w:rPr>
        <w:t>The</w:t>
      </w:r>
      <w:r w:rsidR="00FA563E" w:rsidRPr="004F3B18">
        <w:rPr>
          <w:rFonts w:ascii="Calibri" w:hAnsi="Calibri" w:cs="Calibri"/>
          <w:lang w:val="en-US"/>
        </w:rPr>
        <w:t xml:space="preserve"> </w:t>
      </w:r>
      <w:r w:rsidRPr="004F3B18">
        <w:rPr>
          <w:rFonts w:ascii="Calibri" w:hAnsi="Calibri" w:cs="Calibri"/>
          <w:lang w:val="en-US"/>
        </w:rPr>
        <w:t xml:space="preserve">review from </w:t>
      </w:r>
      <w:sdt>
        <w:sdtPr>
          <w:rPr>
            <w:rFonts w:ascii="Calibri" w:hAnsi="Calibri" w:cs="Calibri"/>
            <w:lang w:val="en-US"/>
          </w:rPr>
          <w:id w:val="729657682"/>
          <w:citation/>
        </w:sdtPr>
        <w:sdtContent>
          <w:r w:rsidRPr="004F3B18">
            <w:rPr>
              <w:rFonts w:ascii="Calibri" w:hAnsi="Calibri" w:cs="Calibri"/>
              <w:lang w:val="en-US"/>
            </w:rPr>
            <w:fldChar w:fldCharType="begin"/>
          </w:r>
          <w:r w:rsidRPr="004F3B18">
            <w:rPr>
              <w:rFonts w:ascii="Calibri" w:hAnsi="Calibri" w:cs="Calibri"/>
              <w:lang w:val="en-US"/>
            </w:rPr>
            <w:instrText xml:space="preserve"> CITATION Cha18 \l 1033 </w:instrText>
          </w:r>
          <w:r w:rsidRPr="004F3B18">
            <w:rPr>
              <w:rFonts w:ascii="Calibri" w:hAnsi="Calibri" w:cs="Calibri"/>
              <w:lang w:val="en-US"/>
            </w:rPr>
            <w:fldChar w:fldCharType="separate"/>
          </w:r>
          <w:r w:rsidR="00D03D78" w:rsidRPr="004F3B18">
            <w:rPr>
              <w:rFonts w:ascii="Calibri" w:hAnsi="Calibri" w:cs="Calibri"/>
              <w:noProof/>
              <w:lang w:val="en-US"/>
            </w:rPr>
            <w:t>(Chawalit, et al., 2018)</w:t>
          </w:r>
          <w:r w:rsidRPr="004F3B18">
            <w:rPr>
              <w:rFonts w:ascii="Calibri" w:hAnsi="Calibri" w:cs="Calibri"/>
              <w:lang w:val="en-US"/>
            </w:rPr>
            <w:fldChar w:fldCharType="end"/>
          </w:r>
        </w:sdtContent>
      </w:sdt>
      <w:r w:rsidRPr="004F3B18">
        <w:rPr>
          <w:rFonts w:ascii="Calibri" w:hAnsi="Calibri" w:cs="Calibri"/>
          <w:lang w:val="en-US"/>
        </w:rPr>
        <w:t xml:space="preserve"> speaks about Recurrent Neural Network (RNN), Long-Short Term Memory (LSTM) and how they were applied to forecast </w:t>
      </w:r>
      <w:r w:rsidR="002402B8" w:rsidRPr="004F3B18">
        <w:rPr>
          <w:rFonts w:ascii="Calibri" w:hAnsi="Calibri" w:cs="Calibri"/>
          <w:lang w:val="en-US"/>
        </w:rPr>
        <w:t>the next day</w:t>
      </w:r>
      <w:r w:rsidRPr="004F3B18">
        <w:rPr>
          <w:rFonts w:ascii="Calibri" w:hAnsi="Calibri" w:cs="Calibri"/>
          <w:lang w:val="en-US"/>
        </w:rPr>
        <w:t xml:space="preserve"> stock </w:t>
      </w:r>
      <w:r w:rsidRPr="004F3B18">
        <w:rPr>
          <w:rFonts w:ascii="Calibri" w:hAnsi="Calibri" w:cs="Calibri"/>
          <w:lang w:val="en-US"/>
        </w:rPr>
        <w:lastRenderedPageBreak/>
        <w:t>price</w:t>
      </w:r>
      <w:r w:rsidR="00823A22" w:rsidRPr="004F3B18">
        <w:rPr>
          <w:rFonts w:ascii="Calibri" w:hAnsi="Calibri" w:cs="Calibri"/>
          <w:lang w:val="en-US"/>
        </w:rPr>
        <w:t>.</w:t>
      </w:r>
      <w:r w:rsidRPr="004F3B18">
        <w:rPr>
          <w:rFonts w:ascii="Calibri" w:hAnsi="Calibri" w:cs="Calibri"/>
          <w:lang w:val="en-US"/>
        </w:rPr>
        <w:t xml:space="preserve"> </w:t>
      </w:r>
      <w:r w:rsidR="00823A22" w:rsidRPr="004F3B18">
        <w:rPr>
          <w:rFonts w:ascii="Calibri" w:hAnsi="Calibri" w:cs="Calibri"/>
          <w:lang w:val="en-US"/>
        </w:rPr>
        <w:t>T</w:t>
      </w:r>
      <w:r w:rsidRPr="004F3B18">
        <w:rPr>
          <w:rFonts w:ascii="Calibri" w:hAnsi="Calibri" w:cs="Calibri"/>
          <w:lang w:val="en-US"/>
        </w:rPr>
        <w:t xml:space="preserve">he results achieved were compared </w:t>
      </w:r>
      <w:r w:rsidR="00C5470A" w:rsidRPr="004F3B18">
        <w:rPr>
          <w:rFonts w:ascii="Calibri" w:hAnsi="Calibri" w:cs="Calibri"/>
          <w:lang w:val="en-US"/>
        </w:rPr>
        <w:t>with those</w:t>
      </w:r>
      <w:r w:rsidRPr="004F3B18">
        <w:rPr>
          <w:rFonts w:ascii="Calibri" w:hAnsi="Calibri" w:cs="Calibri"/>
          <w:lang w:val="en-US"/>
        </w:rPr>
        <w:t xml:space="preserve"> obtained by a hybrid model with </w:t>
      </w:r>
      <w:r w:rsidR="00C5470A" w:rsidRPr="004F3B18">
        <w:rPr>
          <w:rFonts w:ascii="Calibri" w:hAnsi="Calibri" w:cs="Calibri"/>
          <w:lang w:val="en-US"/>
        </w:rPr>
        <w:t xml:space="preserve">a </w:t>
      </w:r>
      <w:r w:rsidRPr="004F3B18">
        <w:rPr>
          <w:rFonts w:ascii="Calibri" w:hAnsi="Calibri" w:cs="Calibri"/>
          <w:lang w:val="en-US"/>
        </w:rPr>
        <w:t xml:space="preserve">Deep Belief Network (DBN). The results were compared using metrics such as Mean Square Error (MSE), Root Mean Square Error (RMSE) and Mean Absolute Percentage Error (MAPE). </w:t>
      </w:r>
      <w:sdt>
        <w:sdtPr>
          <w:rPr>
            <w:rFonts w:ascii="Calibri" w:hAnsi="Calibri" w:cs="Calibri"/>
            <w:lang w:val="en-US"/>
          </w:rPr>
          <w:id w:val="-876237813"/>
          <w:citation/>
        </w:sdtPr>
        <w:sdtContent>
          <w:r w:rsidRPr="004F3B18">
            <w:rPr>
              <w:rFonts w:ascii="Calibri" w:hAnsi="Calibri" w:cs="Calibri"/>
              <w:lang w:val="en-US"/>
            </w:rPr>
            <w:fldChar w:fldCharType="begin"/>
          </w:r>
          <w:r w:rsidRPr="004F3B18">
            <w:rPr>
              <w:rFonts w:ascii="Calibri" w:hAnsi="Calibri" w:cs="Calibri"/>
              <w:lang w:val="en-US"/>
            </w:rPr>
            <w:instrText xml:space="preserve"> CITATION Cha18 \l 1033 </w:instrText>
          </w:r>
          <w:r w:rsidRPr="004F3B18">
            <w:rPr>
              <w:rFonts w:ascii="Calibri" w:hAnsi="Calibri" w:cs="Calibri"/>
              <w:lang w:val="en-US"/>
            </w:rPr>
            <w:fldChar w:fldCharType="separate"/>
          </w:r>
          <w:r w:rsidR="00D03D78" w:rsidRPr="004F3B18">
            <w:rPr>
              <w:rFonts w:ascii="Calibri" w:hAnsi="Calibri" w:cs="Calibri"/>
              <w:noProof/>
              <w:lang w:val="en-US"/>
            </w:rPr>
            <w:t>(Chawalit, et al., 2018)</w:t>
          </w:r>
          <w:r w:rsidRPr="004F3B18">
            <w:rPr>
              <w:rFonts w:ascii="Calibri" w:hAnsi="Calibri" w:cs="Calibri"/>
              <w:lang w:val="en-US"/>
            </w:rPr>
            <w:fldChar w:fldCharType="end"/>
          </w:r>
        </w:sdtContent>
      </w:sdt>
      <w:r w:rsidRPr="004F3B18">
        <w:rPr>
          <w:rFonts w:ascii="Calibri" w:hAnsi="Calibri" w:cs="Calibri"/>
          <w:lang w:val="en-US"/>
        </w:rPr>
        <w:t xml:space="preserve"> used different input features such as four inputs, five inputs and six inputs from Open Price, High Price, Low Price, Close Price, Volume, </w:t>
      </w:r>
      <w:r w:rsidR="00873F44" w:rsidRPr="004F3B18">
        <w:rPr>
          <w:rFonts w:ascii="Calibri" w:hAnsi="Calibri" w:cs="Calibri"/>
          <w:lang w:val="en-US"/>
        </w:rPr>
        <w:t>3-day</w:t>
      </w:r>
      <w:r w:rsidRPr="004F3B18">
        <w:rPr>
          <w:rFonts w:ascii="Calibri" w:hAnsi="Calibri" w:cs="Calibri"/>
          <w:lang w:val="en-US"/>
        </w:rPr>
        <w:t xml:space="preserve"> Simple Moving Average. The LSTM blocks used default sigmoid activation function while DBN used default </w:t>
      </w:r>
      <w:r w:rsidR="006B07F0" w:rsidRPr="004F3B18">
        <w:rPr>
          <w:rFonts w:ascii="Calibri" w:hAnsi="Calibri" w:cs="Calibri"/>
          <w:lang w:val="en-US"/>
        </w:rPr>
        <w:t>‘relu’</w:t>
      </w:r>
      <w:r w:rsidRPr="004F3B18">
        <w:rPr>
          <w:rFonts w:ascii="Calibri" w:hAnsi="Calibri" w:cs="Calibri"/>
          <w:lang w:val="en-US"/>
        </w:rPr>
        <w:t xml:space="preserve"> activation function. Both the networks are trained for 200 epochs with one look back and two look backs. The network </w:t>
      </w:r>
      <w:r w:rsidR="00B20A53" w:rsidRPr="004F3B18">
        <w:rPr>
          <w:rFonts w:ascii="Calibri" w:hAnsi="Calibri" w:cs="Calibri"/>
          <w:lang w:val="en-US"/>
        </w:rPr>
        <w:t>is</w:t>
      </w:r>
      <w:r w:rsidRPr="004F3B18">
        <w:rPr>
          <w:rFonts w:ascii="Calibri" w:hAnsi="Calibri" w:cs="Calibri"/>
          <w:lang w:val="en-US"/>
        </w:rPr>
        <w:t xml:space="preserve"> trained </w:t>
      </w:r>
      <w:r w:rsidR="00BA68B1" w:rsidRPr="004F3B18">
        <w:rPr>
          <w:rFonts w:ascii="Calibri" w:hAnsi="Calibri" w:cs="Calibri"/>
          <w:lang w:val="en-US"/>
        </w:rPr>
        <w:t>with</w:t>
      </w:r>
      <w:r w:rsidRPr="004F3B18">
        <w:rPr>
          <w:rFonts w:ascii="Calibri" w:hAnsi="Calibri" w:cs="Calibri"/>
          <w:lang w:val="en-US"/>
        </w:rPr>
        <w:t xml:space="preserve"> data from </w:t>
      </w:r>
      <w:r w:rsidR="00C5470A" w:rsidRPr="004F3B18">
        <w:rPr>
          <w:rFonts w:ascii="Calibri" w:hAnsi="Calibri" w:cs="Calibri"/>
          <w:lang w:val="en-US"/>
        </w:rPr>
        <w:t xml:space="preserve">the </w:t>
      </w:r>
      <w:r w:rsidRPr="004F3B18">
        <w:rPr>
          <w:rFonts w:ascii="Calibri" w:hAnsi="Calibri" w:cs="Calibri"/>
          <w:lang w:val="en-US"/>
        </w:rPr>
        <w:t xml:space="preserve">past 1 year, 3 years and 5 years. The </w:t>
      </w:r>
      <w:r w:rsidR="009B6D8A" w:rsidRPr="004F3B18">
        <w:rPr>
          <w:rFonts w:ascii="Calibri" w:hAnsi="Calibri" w:cs="Calibri"/>
          <w:lang w:val="en-US"/>
        </w:rPr>
        <w:t xml:space="preserve">average </w:t>
      </w:r>
      <w:r w:rsidRPr="004F3B18">
        <w:rPr>
          <w:rFonts w:ascii="Calibri" w:hAnsi="Calibri" w:cs="Calibri"/>
          <w:lang w:val="en-US"/>
        </w:rPr>
        <w:t>MAPE for the test data is less than 2% for all the stocks with different lengths of training data</w:t>
      </w:r>
      <w:r w:rsidR="00585704" w:rsidRPr="004F3B18">
        <w:rPr>
          <w:rFonts w:ascii="Calibri" w:hAnsi="Calibri" w:cs="Calibri"/>
          <w:lang w:val="en-US"/>
        </w:rPr>
        <w:t>.</w:t>
      </w:r>
      <w:r w:rsidR="009B6D8A" w:rsidRPr="004F3B18">
        <w:rPr>
          <w:rFonts w:ascii="Calibri" w:hAnsi="Calibri" w:cs="Calibri"/>
          <w:lang w:val="en-US"/>
        </w:rPr>
        <w:t xml:space="preserve"> </w:t>
      </w:r>
      <w:r w:rsidR="00585704" w:rsidRPr="004F3B18">
        <w:rPr>
          <w:rFonts w:ascii="Calibri" w:hAnsi="Calibri" w:cs="Calibri"/>
          <w:lang w:val="en-US"/>
        </w:rPr>
        <w:t>Th</w:t>
      </w:r>
      <w:r w:rsidR="009B6D8A" w:rsidRPr="004F3B18">
        <w:rPr>
          <w:rFonts w:ascii="Calibri" w:hAnsi="Calibri" w:cs="Calibri"/>
          <w:lang w:val="en-US"/>
        </w:rPr>
        <w:t xml:space="preserve">e MAPE variation </w:t>
      </w:r>
      <w:r w:rsidR="00FE44DA" w:rsidRPr="004F3B18">
        <w:rPr>
          <w:rFonts w:ascii="Calibri" w:hAnsi="Calibri" w:cs="Calibri"/>
          <w:lang w:val="en-US"/>
        </w:rPr>
        <w:t>with test data is visualized</w:t>
      </w:r>
      <w:r w:rsidR="00BC7D53" w:rsidRPr="004F3B18">
        <w:rPr>
          <w:rFonts w:ascii="Calibri" w:hAnsi="Calibri" w:cs="Calibri"/>
          <w:lang w:val="en-US"/>
        </w:rPr>
        <w:t xml:space="preserve"> and </w:t>
      </w:r>
      <w:r w:rsidR="006B07F0" w:rsidRPr="004F3B18">
        <w:rPr>
          <w:rFonts w:ascii="Calibri" w:hAnsi="Calibri" w:cs="Calibri"/>
          <w:lang w:val="en-US"/>
        </w:rPr>
        <w:t>presented in</w:t>
      </w:r>
      <w:r w:rsidR="00FE44DA" w:rsidRPr="004F3B18">
        <w:rPr>
          <w:rFonts w:ascii="Calibri" w:hAnsi="Calibri" w:cs="Calibri"/>
          <w:lang w:val="en-US"/>
        </w:rPr>
        <w:t xml:space="preserve"> Figure 2</w:t>
      </w:r>
      <w:r w:rsidRPr="004F3B18">
        <w:rPr>
          <w:rFonts w:ascii="Calibri" w:hAnsi="Calibri" w:cs="Calibri"/>
          <w:lang w:val="en-US"/>
        </w:rPr>
        <w:t xml:space="preserve">. It is said that LSTM provides </w:t>
      </w:r>
      <w:r w:rsidR="00AA4167" w:rsidRPr="004F3B18">
        <w:rPr>
          <w:rFonts w:ascii="Calibri" w:hAnsi="Calibri" w:cs="Calibri"/>
          <w:lang w:val="en-US"/>
        </w:rPr>
        <w:t>reliable performance</w:t>
      </w:r>
      <w:r w:rsidRPr="004F3B18">
        <w:rPr>
          <w:rFonts w:ascii="Calibri" w:hAnsi="Calibri" w:cs="Calibri"/>
          <w:lang w:val="en-US"/>
        </w:rPr>
        <w:t xml:space="preserve"> for low volatile stocks and the DBN gives better result for high volatile stocks.</w:t>
      </w:r>
    </w:p>
    <w:p w14:paraId="77314A23" w14:textId="77777777" w:rsidR="0013131C" w:rsidRPr="004F3B18" w:rsidRDefault="0013131C" w:rsidP="0013131C">
      <w:pPr>
        <w:keepNext/>
        <w:spacing w:after="240"/>
        <w:jc w:val="center"/>
        <w:rPr>
          <w:rFonts w:ascii="Calibri" w:hAnsi="Calibri" w:cs="Calibri"/>
        </w:rPr>
      </w:pPr>
      <w:r w:rsidRPr="004F3B18">
        <w:rPr>
          <w:rFonts w:ascii="Calibri" w:hAnsi="Calibri" w:cs="Calibri"/>
          <w:noProof/>
        </w:rPr>
        <w:drawing>
          <wp:inline distT="0" distB="0" distL="0" distR="0" wp14:anchorId="53BE5CDD" wp14:editId="18440CA3">
            <wp:extent cx="4872349" cy="1778143"/>
            <wp:effectExtent l="0" t="0" r="5080" b="0"/>
            <wp:docPr id="170418535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185356" name="Picture 1" descr="A diagram of a graph&#10;&#10;Description automatically generated"/>
                    <pic:cNvPicPr/>
                  </pic:nvPicPr>
                  <pic:blipFill>
                    <a:blip r:embed="rId12"/>
                    <a:stretch>
                      <a:fillRect/>
                    </a:stretch>
                  </pic:blipFill>
                  <pic:spPr>
                    <a:xfrm>
                      <a:off x="0" y="0"/>
                      <a:ext cx="4880291" cy="1781041"/>
                    </a:xfrm>
                    <a:prstGeom prst="rect">
                      <a:avLst/>
                    </a:prstGeom>
                  </pic:spPr>
                </pic:pic>
              </a:graphicData>
            </a:graphic>
          </wp:inline>
        </w:drawing>
      </w:r>
    </w:p>
    <w:p w14:paraId="27106D33" w14:textId="255A76A9" w:rsidR="00AF7F95" w:rsidRPr="004F3B18" w:rsidRDefault="0013131C" w:rsidP="0013131C">
      <w:pPr>
        <w:pStyle w:val="Caption"/>
        <w:jc w:val="center"/>
        <w:rPr>
          <w:rFonts w:ascii="Calibri" w:hAnsi="Calibri" w:cs="Calibri"/>
          <w:lang w:val="en-US"/>
        </w:rPr>
      </w:pPr>
      <w:bookmarkStart w:id="7" w:name="_Toc165500055"/>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2</w:t>
      </w:r>
      <w:r w:rsidRPr="004F3B18">
        <w:rPr>
          <w:rFonts w:ascii="Calibri" w:hAnsi="Calibri" w:cs="Calibri"/>
        </w:rPr>
        <w:fldChar w:fldCharType="end"/>
      </w:r>
      <w:r w:rsidRPr="004F3B18">
        <w:rPr>
          <w:rFonts w:ascii="Calibri" w:hAnsi="Calibri" w:cs="Calibri"/>
        </w:rPr>
        <w:t>: Box Plot Comparisons of MAPE</w:t>
      </w:r>
      <w:sdt>
        <w:sdtPr>
          <w:rPr>
            <w:rFonts w:ascii="Calibri" w:hAnsi="Calibri" w:cs="Calibri"/>
          </w:rPr>
          <w:id w:val="1568067231"/>
          <w:citation/>
        </w:sdtPr>
        <w:sdtContent>
          <w:r w:rsidRPr="004F3B18">
            <w:rPr>
              <w:rFonts w:ascii="Calibri" w:hAnsi="Calibri" w:cs="Calibri"/>
            </w:rPr>
            <w:fldChar w:fldCharType="begin"/>
          </w:r>
          <w:r w:rsidRPr="004F3B18">
            <w:rPr>
              <w:rFonts w:ascii="Calibri" w:hAnsi="Calibri" w:cs="Calibri"/>
              <w:lang w:val="en-US"/>
            </w:rPr>
            <w:instrText xml:space="preserve"> CITATION Cha18 \l 1033 </w:instrText>
          </w:r>
          <w:r w:rsidRPr="004F3B18">
            <w:rPr>
              <w:rFonts w:ascii="Calibri" w:hAnsi="Calibri" w:cs="Calibri"/>
            </w:rPr>
            <w:fldChar w:fldCharType="separate"/>
          </w:r>
          <w:r w:rsidR="00D03D78" w:rsidRPr="004F3B18">
            <w:rPr>
              <w:rFonts w:ascii="Calibri" w:hAnsi="Calibri" w:cs="Calibri"/>
              <w:noProof/>
              <w:lang w:val="en-US"/>
            </w:rPr>
            <w:t xml:space="preserve"> (Chawalit, et al., 2018)</w:t>
          </w:r>
          <w:r w:rsidRPr="004F3B18">
            <w:rPr>
              <w:rFonts w:ascii="Calibri" w:hAnsi="Calibri" w:cs="Calibri"/>
            </w:rPr>
            <w:fldChar w:fldCharType="end"/>
          </w:r>
        </w:sdtContent>
      </w:sdt>
      <w:bookmarkEnd w:id="7"/>
    </w:p>
    <w:p w14:paraId="0A836406" w14:textId="3092F652" w:rsidR="007F390A" w:rsidRPr="004F3B18" w:rsidRDefault="007F390A" w:rsidP="00873F44">
      <w:pPr>
        <w:spacing w:after="240"/>
        <w:rPr>
          <w:rFonts w:ascii="Calibri" w:hAnsi="Calibri" w:cs="Calibri"/>
          <w:lang w:val="en-US"/>
        </w:rPr>
      </w:pPr>
      <w:r w:rsidRPr="004F3B18">
        <w:rPr>
          <w:rFonts w:ascii="Calibri" w:hAnsi="Calibri" w:cs="Calibri"/>
          <w:lang w:val="en-US"/>
        </w:rPr>
        <w:t xml:space="preserve">While </w:t>
      </w:r>
      <w:sdt>
        <w:sdtPr>
          <w:rPr>
            <w:rFonts w:ascii="Calibri" w:hAnsi="Calibri" w:cs="Calibri"/>
            <w:lang w:val="en-US"/>
          </w:rPr>
          <w:id w:val="-1310329048"/>
          <w:citation/>
        </w:sdtPr>
        <w:sdtContent>
          <w:r w:rsidRPr="004F3B18">
            <w:rPr>
              <w:rFonts w:ascii="Calibri" w:hAnsi="Calibri" w:cs="Calibri"/>
              <w:lang w:val="en-US"/>
            </w:rPr>
            <w:fldChar w:fldCharType="begin"/>
          </w:r>
          <w:r w:rsidRPr="004F3B18">
            <w:rPr>
              <w:rFonts w:ascii="Calibri" w:hAnsi="Calibri" w:cs="Calibri"/>
              <w:lang w:val="en-US"/>
            </w:rPr>
            <w:instrText xml:space="preserve"> CITATION Cha18 \l 1033 </w:instrText>
          </w:r>
          <w:r w:rsidRPr="004F3B18">
            <w:rPr>
              <w:rFonts w:ascii="Calibri" w:hAnsi="Calibri" w:cs="Calibri"/>
              <w:lang w:val="en-US"/>
            </w:rPr>
            <w:fldChar w:fldCharType="separate"/>
          </w:r>
          <w:r w:rsidR="00D03D78" w:rsidRPr="004F3B18">
            <w:rPr>
              <w:rFonts w:ascii="Calibri" w:hAnsi="Calibri" w:cs="Calibri"/>
              <w:noProof/>
              <w:lang w:val="en-US"/>
            </w:rPr>
            <w:t>(Chawalit, et al., 2018)</w:t>
          </w:r>
          <w:r w:rsidRPr="004F3B18">
            <w:rPr>
              <w:rFonts w:ascii="Calibri" w:hAnsi="Calibri" w:cs="Calibri"/>
              <w:lang w:val="en-US"/>
            </w:rPr>
            <w:fldChar w:fldCharType="end"/>
          </w:r>
        </w:sdtContent>
      </w:sdt>
      <w:r w:rsidRPr="004F3B18">
        <w:rPr>
          <w:rFonts w:ascii="Calibri" w:hAnsi="Calibri" w:cs="Calibri"/>
          <w:lang w:val="en-US"/>
        </w:rPr>
        <w:t xml:space="preserve"> built models using LSTM blocks and DBN blocks to compare their performance in predicting the stock price, we can see </w:t>
      </w:r>
      <w:sdt>
        <w:sdtPr>
          <w:rPr>
            <w:rFonts w:ascii="Calibri" w:hAnsi="Calibri" w:cs="Calibri"/>
            <w:lang w:val="en-US"/>
          </w:rPr>
          <w:id w:val="964470772"/>
          <w:citation/>
        </w:sdtPr>
        <w:sdtContent>
          <w:r w:rsidRPr="004F3B18">
            <w:rPr>
              <w:rFonts w:ascii="Calibri" w:hAnsi="Calibri" w:cs="Calibri"/>
              <w:lang w:val="en-US"/>
            </w:rPr>
            <w:fldChar w:fldCharType="begin"/>
          </w:r>
          <w:r w:rsidRPr="004F3B18">
            <w:rPr>
              <w:rFonts w:ascii="Calibri" w:hAnsi="Calibri" w:cs="Calibri"/>
              <w:lang w:val="en-US"/>
            </w:rPr>
            <w:instrText xml:space="preserve">CITATION Moh18 \l 1033 </w:instrText>
          </w:r>
          <w:r w:rsidRPr="004F3B18">
            <w:rPr>
              <w:rFonts w:ascii="Calibri" w:hAnsi="Calibri" w:cs="Calibri"/>
              <w:lang w:val="en-US"/>
            </w:rPr>
            <w:fldChar w:fldCharType="separate"/>
          </w:r>
          <w:r w:rsidR="00D03D78" w:rsidRPr="004F3B18">
            <w:rPr>
              <w:rFonts w:ascii="Calibri" w:hAnsi="Calibri" w:cs="Calibri"/>
              <w:noProof/>
              <w:lang w:val="en-US"/>
            </w:rPr>
            <w:t>(Mohammad, et al., 2018)</w:t>
          </w:r>
          <w:r w:rsidRPr="004F3B18">
            <w:rPr>
              <w:rFonts w:ascii="Calibri" w:hAnsi="Calibri" w:cs="Calibri"/>
              <w:lang w:val="en-US"/>
            </w:rPr>
            <w:fldChar w:fldCharType="end"/>
          </w:r>
        </w:sdtContent>
      </w:sdt>
      <w:r w:rsidRPr="004F3B18">
        <w:rPr>
          <w:rFonts w:ascii="Calibri" w:hAnsi="Calibri" w:cs="Calibri"/>
          <w:lang w:val="en-US"/>
        </w:rPr>
        <w:t xml:space="preserve"> proposed a hybrid model with a combination of LSTM and Gated Recurrent Unit (GRU). </w:t>
      </w:r>
      <w:sdt>
        <w:sdtPr>
          <w:rPr>
            <w:rFonts w:ascii="Calibri" w:hAnsi="Calibri" w:cs="Calibri"/>
            <w:lang w:val="en-US"/>
          </w:rPr>
          <w:id w:val="-1878004841"/>
          <w:citation/>
        </w:sdtPr>
        <w:sdtContent>
          <w:r w:rsidRPr="004F3B18">
            <w:rPr>
              <w:rFonts w:ascii="Calibri" w:hAnsi="Calibri" w:cs="Calibri"/>
              <w:lang w:val="en-US"/>
            </w:rPr>
            <w:fldChar w:fldCharType="begin"/>
          </w:r>
          <w:r w:rsidRPr="004F3B18">
            <w:rPr>
              <w:rFonts w:ascii="Calibri" w:hAnsi="Calibri" w:cs="Calibri"/>
              <w:lang w:val="en-US"/>
            </w:rPr>
            <w:instrText xml:space="preserve"> CITATION Moh18 \l 1033 </w:instrText>
          </w:r>
          <w:r w:rsidRPr="004F3B18">
            <w:rPr>
              <w:rFonts w:ascii="Calibri" w:hAnsi="Calibri" w:cs="Calibri"/>
              <w:lang w:val="en-US"/>
            </w:rPr>
            <w:fldChar w:fldCharType="separate"/>
          </w:r>
          <w:r w:rsidR="00D03D78" w:rsidRPr="004F3B18">
            <w:rPr>
              <w:rFonts w:ascii="Calibri" w:hAnsi="Calibri" w:cs="Calibri"/>
              <w:noProof/>
              <w:lang w:val="en-US"/>
            </w:rPr>
            <w:t>(Mohammad, et al., 2018)</w:t>
          </w:r>
          <w:r w:rsidRPr="004F3B18">
            <w:rPr>
              <w:rFonts w:ascii="Calibri" w:hAnsi="Calibri" w:cs="Calibri"/>
              <w:lang w:val="en-US"/>
            </w:rPr>
            <w:fldChar w:fldCharType="end"/>
          </w:r>
        </w:sdtContent>
      </w:sdt>
      <w:r w:rsidRPr="004F3B18">
        <w:rPr>
          <w:rFonts w:ascii="Calibri" w:hAnsi="Calibri" w:cs="Calibri"/>
          <w:lang w:val="en-US"/>
        </w:rPr>
        <w:t xml:space="preserve"> used around 66 years of data</w:t>
      </w:r>
      <w:r w:rsidR="008F7751" w:rsidRPr="004F3B18">
        <w:rPr>
          <w:rFonts w:ascii="Calibri" w:hAnsi="Calibri" w:cs="Calibri"/>
          <w:lang w:val="en-US"/>
        </w:rPr>
        <w:t>,</w:t>
      </w:r>
      <w:r w:rsidRPr="004F3B18">
        <w:rPr>
          <w:rFonts w:ascii="Calibri" w:hAnsi="Calibri" w:cs="Calibri"/>
          <w:lang w:val="en-US"/>
        </w:rPr>
        <w:t xml:space="preserve"> out of which 80% of the data is used for training and 20% is used for </w:t>
      </w:r>
      <w:r w:rsidR="00776657" w:rsidRPr="004F3B18">
        <w:rPr>
          <w:rFonts w:ascii="Calibri" w:hAnsi="Calibri" w:cs="Calibri"/>
          <w:lang w:val="en-US"/>
        </w:rPr>
        <w:t>evaluating</w:t>
      </w:r>
      <w:r w:rsidRPr="004F3B18">
        <w:rPr>
          <w:rFonts w:ascii="Calibri" w:hAnsi="Calibri" w:cs="Calibri"/>
          <w:lang w:val="en-US"/>
        </w:rPr>
        <w:t xml:space="preserve"> the model. The data have been scaled using </w:t>
      </w:r>
      <w:r w:rsidR="006B07F0" w:rsidRPr="004F3B18">
        <w:rPr>
          <w:rFonts w:ascii="Calibri" w:hAnsi="Calibri" w:cs="Calibri"/>
          <w:lang w:val="en-US"/>
        </w:rPr>
        <w:t>‘</w:t>
      </w:r>
      <w:r w:rsidRPr="004F3B18">
        <w:rPr>
          <w:rFonts w:ascii="Calibri" w:hAnsi="Calibri" w:cs="Calibri"/>
          <w:lang w:val="en-US"/>
        </w:rPr>
        <w:t>MinMaxScaler</w:t>
      </w:r>
      <w:r w:rsidR="006B07F0" w:rsidRPr="004F3B18">
        <w:rPr>
          <w:rFonts w:ascii="Calibri" w:hAnsi="Calibri" w:cs="Calibri"/>
          <w:lang w:val="en-US"/>
        </w:rPr>
        <w:t>’</w:t>
      </w:r>
      <w:r w:rsidRPr="004F3B18">
        <w:rPr>
          <w:rFonts w:ascii="Calibri" w:hAnsi="Calibri" w:cs="Calibri"/>
          <w:lang w:val="en-US"/>
        </w:rPr>
        <w:t xml:space="preserve"> and for training </w:t>
      </w:r>
      <w:sdt>
        <w:sdtPr>
          <w:rPr>
            <w:rFonts w:ascii="Calibri" w:hAnsi="Calibri" w:cs="Calibri"/>
            <w:lang w:val="en-US"/>
          </w:rPr>
          <w:id w:val="1796323462"/>
          <w:citation/>
        </w:sdtPr>
        <w:sdtContent>
          <w:r w:rsidRPr="004F3B18">
            <w:rPr>
              <w:rFonts w:ascii="Calibri" w:hAnsi="Calibri" w:cs="Calibri"/>
              <w:lang w:val="en-US"/>
            </w:rPr>
            <w:fldChar w:fldCharType="begin"/>
          </w:r>
          <w:r w:rsidRPr="004F3B18">
            <w:rPr>
              <w:rFonts w:ascii="Calibri" w:hAnsi="Calibri" w:cs="Calibri"/>
              <w:lang w:val="en-US"/>
            </w:rPr>
            <w:instrText xml:space="preserve"> CITATION Moh18 \l 1033 </w:instrText>
          </w:r>
          <w:r w:rsidRPr="004F3B18">
            <w:rPr>
              <w:rFonts w:ascii="Calibri" w:hAnsi="Calibri" w:cs="Calibri"/>
              <w:lang w:val="en-US"/>
            </w:rPr>
            <w:fldChar w:fldCharType="separate"/>
          </w:r>
          <w:r w:rsidR="00D03D78" w:rsidRPr="004F3B18">
            <w:rPr>
              <w:rFonts w:ascii="Calibri" w:hAnsi="Calibri" w:cs="Calibri"/>
              <w:noProof/>
              <w:lang w:val="en-US"/>
            </w:rPr>
            <w:t>(Mohammad, et al., 2018)</w:t>
          </w:r>
          <w:r w:rsidRPr="004F3B18">
            <w:rPr>
              <w:rFonts w:ascii="Calibri" w:hAnsi="Calibri" w:cs="Calibri"/>
              <w:lang w:val="en-US"/>
            </w:rPr>
            <w:fldChar w:fldCharType="end"/>
          </w:r>
        </w:sdtContent>
      </w:sdt>
      <w:r w:rsidRPr="004F3B18">
        <w:rPr>
          <w:rFonts w:ascii="Calibri" w:hAnsi="Calibri" w:cs="Calibri"/>
          <w:lang w:val="en-US"/>
        </w:rPr>
        <w:t xml:space="preserve"> used </w:t>
      </w:r>
      <w:r w:rsidR="005A1144" w:rsidRPr="004F3B18">
        <w:rPr>
          <w:rFonts w:ascii="Calibri" w:hAnsi="Calibri" w:cs="Calibri"/>
          <w:lang w:val="en-US"/>
        </w:rPr>
        <w:t xml:space="preserve">the </w:t>
      </w:r>
      <w:r w:rsidRPr="004F3B18">
        <w:rPr>
          <w:rFonts w:ascii="Calibri" w:hAnsi="Calibri" w:cs="Calibri"/>
          <w:lang w:val="en-US"/>
        </w:rPr>
        <w:t xml:space="preserve">Adam Optimizer with the learning rate set to 0.001 and trained for 20 epochs. </w:t>
      </w:r>
      <w:r w:rsidR="005A1144" w:rsidRPr="004F3B18">
        <w:rPr>
          <w:rFonts w:ascii="Calibri" w:hAnsi="Calibri" w:cs="Calibri"/>
          <w:lang w:val="en-US"/>
        </w:rPr>
        <w:t>T</w:t>
      </w:r>
      <w:r w:rsidRPr="004F3B18">
        <w:rPr>
          <w:rFonts w:ascii="Calibri" w:hAnsi="Calibri" w:cs="Calibri"/>
          <w:lang w:val="en-US"/>
        </w:rPr>
        <w:t xml:space="preserve">he model performs better with a dropout layer and achieved a 0.00098 MSE. The MAPE of </w:t>
      </w:r>
      <w:sdt>
        <w:sdtPr>
          <w:rPr>
            <w:rFonts w:ascii="Calibri" w:hAnsi="Calibri" w:cs="Calibri"/>
            <w:lang w:val="en-US"/>
          </w:rPr>
          <w:id w:val="-171117290"/>
          <w:citation/>
        </w:sdtPr>
        <w:sdtContent>
          <w:r w:rsidRPr="004F3B18">
            <w:rPr>
              <w:rFonts w:ascii="Calibri" w:hAnsi="Calibri" w:cs="Calibri"/>
              <w:lang w:val="en-US"/>
            </w:rPr>
            <w:fldChar w:fldCharType="begin"/>
          </w:r>
          <w:r w:rsidRPr="004F3B18">
            <w:rPr>
              <w:rFonts w:ascii="Calibri" w:hAnsi="Calibri" w:cs="Calibri"/>
              <w:lang w:val="en-US"/>
            </w:rPr>
            <w:instrText xml:space="preserve"> CITATION Moh18 \l 1033 </w:instrText>
          </w:r>
          <w:r w:rsidRPr="004F3B18">
            <w:rPr>
              <w:rFonts w:ascii="Calibri" w:hAnsi="Calibri" w:cs="Calibri"/>
              <w:lang w:val="en-US"/>
            </w:rPr>
            <w:fldChar w:fldCharType="separate"/>
          </w:r>
          <w:r w:rsidR="00D03D78" w:rsidRPr="004F3B18">
            <w:rPr>
              <w:rFonts w:ascii="Calibri" w:hAnsi="Calibri" w:cs="Calibri"/>
              <w:noProof/>
              <w:lang w:val="en-US"/>
            </w:rPr>
            <w:t>(Mohammad, et al., 2018)</w:t>
          </w:r>
          <w:r w:rsidRPr="004F3B18">
            <w:rPr>
              <w:rFonts w:ascii="Calibri" w:hAnsi="Calibri" w:cs="Calibri"/>
              <w:lang w:val="en-US"/>
            </w:rPr>
            <w:fldChar w:fldCharType="end"/>
          </w:r>
        </w:sdtContent>
      </w:sdt>
      <w:r w:rsidRPr="004F3B18">
        <w:rPr>
          <w:rFonts w:ascii="Calibri" w:hAnsi="Calibri" w:cs="Calibri"/>
          <w:lang w:val="en-US"/>
        </w:rPr>
        <w:t xml:space="preserve"> proposed model is 4.13% which is reasonably good but is not preferred when compared with </w:t>
      </w:r>
      <w:sdt>
        <w:sdtPr>
          <w:rPr>
            <w:rFonts w:ascii="Calibri" w:hAnsi="Calibri" w:cs="Calibri"/>
            <w:lang w:val="en-US"/>
          </w:rPr>
          <w:id w:val="-2146414369"/>
          <w:citation/>
        </w:sdtPr>
        <w:sdtContent>
          <w:r w:rsidRPr="004F3B18">
            <w:rPr>
              <w:rFonts w:ascii="Calibri" w:hAnsi="Calibri" w:cs="Calibri"/>
              <w:lang w:val="en-US"/>
            </w:rPr>
            <w:fldChar w:fldCharType="begin"/>
          </w:r>
          <w:r w:rsidRPr="004F3B18">
            <w:rPr>
              <w:rFonts w:ascii="Calibri" w:hAnsi="Calibri" w:cs="Calibri"/>
              <w:lang w:val="en-US"/>
            </w:rPr>
            <w:instrText xml:space="preserve"> CITATION Cha18 \l 1033 </w:instrText>
          </w:r>
          <w:r w:rsidRPr="004F3B18">
            <w:rPr>
              <w:rFonts w:ascii="Calibri" w:hAnsi="Calibri" w:cs="Calibri"/>
              <w:lang w:val="en-US"/>
            </w:rPr>
            <w:fldChar w:fldCharType="separate"/>
          </w:r>
          <w:r w:rsidR="00D03D78" w:rsidRPr="004F3B18">
            <w:rPr>
              <w:rFonts w:ascii="Calibri" w:hAnsi="Calibri" w:cs="Calibri"/>
              <w:noProof/>
              <w:lang w:val="en-US"/>
            </w:rPr>
            <w:t>(Chawalit, et al., 2018)</w:t>
          </w:r>
          <w:r w:rsidRPr="004F3B18">
            <w:rPr>
              <w:rFonts w:ascii="Calibri" w:hAnsi="Calibri" w:cs="Calibri"/>
              <w:lang w:val="en-US"/>
            </w:rPr>
            <w:fldChar w:fldCharType="end"/>
          </w:r>
        </w:sdtContent>
      </w:sdt>
      <w:r w:rsidRPr="004F3B18">
        <w:rPr>
          <w:rFonts w:ascii="Calibri" w:hAnsi="Calibri" w:cs="Calibri"/>
          <w:lang w:val="en-US"/>
        </w:rPr>
        <w:t xml:space="preserve">. </w:t>
      </w:r>
      <w:r w:rsidR="004E5791" w:rsidRPr="004F3B18">
        <w:rPr>
          <w:rFonts w:ascii="Calibri" w:hAnsi="Calibri" w:cs="Calibri"/>
          <w:lang w:val="en-US"/>
        </w:rPr>
        <w:t xml:space="preserve">Tabulated metrics </w:t>
      </w:r>
      <w:r w:rsidR="000C1249" w:rsidRPr="004F3B18">
        <w:rPr>
          <w:rFonts w:ascii="Calibri" w:hAnsi="Calibri" w:cs="Calibri"/>
          <w:lang w:val="en-US"/>
        </w:rPr>
        <w:t>are presented</w:t>
      </w:r>
      <w:r w:rsidR="004E5791" w:rsidRPr="004F3B18">
        <w:rPr>
          <w:rFonts w:ascii="Calibri" w:hAnsi="Calibri" w:cs="Calibri"/>
          <w:lang w:val="en-US"/>
        </w:rPr>
        <w:t xml:space="preserve"> in </w:t>
      </w:r>
      <w:r w:rsidR="0040696E" w:rsidRPr="004F3B18">
        <w:rPr>
          <w:rFonts w:ascii="Calibri" w:hAnsi="Calibri" w:cs="Calibri"/>
          <w:lang w:val="en-US"/>
        </w:rPr>
        <w:t>Figure 3.</w:t>
      </w:r>
    </w:p>
    <w:p w14:paraId="481B1733" w14:textId="77777777" w:rsidR="00B6242F" w:rsidRPr="004F3B18" w:rsidRDefault="00B6242F" w:rsidP="00B6242F">
      <w:pPr>
        <w:keepNext/>
        <w:spacing w:after="240"/>
        <w:jc w:val="center"/>
        <w:rPr>
          <w:rFonts w:ascii="Calibri" w:hAnsi="Calibri" w:cs="Calibri"/>
        </w:rPr>
      </w:pPr>
      <w:r w:rsidRPr="004F3B18">
        <w:rPr>
          <w:rFonts w:ascii="Calibri" w:hAnsi="Calibri" w:cs="Calibri"/>
          <w:noProof/>
        </w:rPr>
        <w:drawing>
          <wp:inline distT="0" distB="0" distL="0" distR="0" wp14:anchorId="455C4832" wp14:editId="6FC85FEE">
            <wp:extent cx="3629891" cy="1615877"/>
            <wp:effectExtent l="0" t="0" r="0" b="3810"/>
            <wp:docPr id="1188252468"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52468" name="Picture 1" descr="A table with text on it&#10;&#10;Description automatically generated"/>
                    <pic:cNvPicPr/>
                  </pic:nvPicPr>
                  <pic:blipFill>
                    <a:blip r:embed="rId13"/>
                    <a:stretch>
                      <a:fillRect/>
                    </a:stretch>
                  </pic:blipFill>
                  <pic:spPr>
                    <a:xfrm>
                      <a:off x="0" y="0"/>
                      <a:ext cx="3649496" cy="1624604"/>
                    </a:xfrm>
                    <a:prstGeom prst="rect">
                      <a:avLst/>
                    </a:prstGeom>
                  </pic:spPr>
                </pic:pic>
              </a:graphicData>
            </a:graphic>
          </wp:inline>
        </w:drawing>
      </w:r>
    </w:p>
    <w:p w14:paraId="725980EE" w14:textId="63C3DA73" w:rsidR="00B6242F" w:rsidRPr="004F3B18" w:rsidRDefault="00B6242F" w:rsidP="00B6242F">
      <w:pPr>
        <w:pStyle w:val="Caption"/>
        <w:jc w:val="center"/>
        <w:rPr>
          <w:rFonts w:ascii="Calibri" w:hAnsi="Calibri" w:cs="Calibri"/>
          <w:lang w:val="en-US"/>
        </w:rPr>
      </w:pPr>
      <w:bookmarkStart w:id="8" w:name="_Toc165500056"/>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3</w:t>
      </w:r>
      <w:r w:rsidRPr="004F3B18">
        <w:rPr>
          <w:rFonts w:ascii="Calibri" w:hAnsi="Calibri" w:cs="Calibri"/>
        </w:rPr>
        <w:fldChar w:fldCharType="end"/>
      </w:r>
      <w:r w:rsidRPr="004F3B18">
        <w:rPr>
          <w:rFonts w:ascii="Calibri" w:hAnsi="Calibri" w:cs="Calibri"/>
        </w:rPr>
        <w:t xml:space="preserve">: Tabulated Metrics of different models </w:t>
      </w:r>
      <w:sdt>
        <w:sdtPr>
          <w:rPr>
            <w:rFonts w:ascii="Calibri" w:hAnsi="Calibri" w:cs="Calibri"/>
          </w:rPr>
          <w:id w:val="439267468"/>
          <w:citation/>
        </w:sdtPr>
        <w:sdtContent>
          <w:r w:rsidRPr="004F3B18">
            <w:rPr>
              <w:rFonts w:ascii="Calibri" w:hAnsi="Calibri" w:cs="Calibri"/>
            </w:rPr>
            <w:fldChar w:fldCharType="begin"/>
          </w:r>
          <w:r w:rsidRPr="004F3B18">
            <w:rPr>
              <w:rFonts w:ascii="Calibri" w:hAnsi="Calibri" w:cs="Calibri"/>
              <w:lang w:val="en-US"/>
            </w:rPr>
            <w:instrText xml:space="preserve"> CITATION Moh18 \l 1033 </w:instrText>
          </w:r>
          <w:r w:rsidRPr="004F3B18">
            <w:rPr>
              <w:rFonts w:ascii="Calibri" w:hAnsi="Calibri" w:cs="Calibri"/>
            </w:rPr>
            <w:fldChar w:fldCharType="separate"/>
          </w:r>
          <w:r w:rsidR="00D03D78" w:rsidRPr="004F3B18">
            <w:rPr>
              <w:rFonts w:ascii="Calibri" w:hAnsi="Calibri" w:cs="Calibri"/>
              <w:noProof/>
              <w:lang w:val="en-US"/>
            </w:rPr>
            <w:t>(Mohammad, et al., 2018)</w:t>
          </w:r>
          <w:r w:rsidRPr="004F3B18">
            <w:rPr>
              <w:rFonts w:ascii="Calibri" w:hAnsi="Calibri" w:cs="Calibri"/>
            </w:rPr>
            <w:fldChar w:fldCharType="end"/>
          </w:r>
        </w:sdtContent>
      </w:sdt>
      <w:bookmarkEnd w:id="8"/>
    </w:p>
    <w:p w14:paraId="6DA0E8C8" w14:textId="2D943EA4" w:rsidR="007F390A" w:rsidRPr="004F3B18" w:rsidRDefault="007F390A" w:rsidP="00873F44">
      <w:pPr>
        <w:spacing w:after="240"/>
        <w:rPr>
          <w:rFonts w:ascii="Calibri" w:hAnsi="Calibri" w:cs="Calibri"/>
          <w:lang w:val="en-US"/>
        </w:rPr>
      </w:pPr>
      <w:r w:rsidRPr="004F3B18">
        <w:rPr>
          <w:rFonts w:ascii="Calibri" w:hAnsi="Calibri" w:cs="Calibri"/>
          <w:lang w:val="en-US"/>
        </w:rPr>
        <w:lastRenderedPageBreak/>
        <w:t xml:space="preserve">Looking at </w:t>
      </w:r>
      <w:sdt>
        <w:sdtPr>
          <w:rPr>
            <w:rFonts w:ascii="Calibri" w:hAnsi="Calibri" w:cs="Calibri"/>
            <w:lang w:val="en-US"/>
          </w:rPr>
          <w:id w:val="680476144"/>
          <w:citation/>
        </w:sdtPr>
        <w:sdtContent>
          <w:r w:rsidRPr="004F3B18">
            <w:rPr>
              <w:rFonts w:ascii="Calibri" w:hAnsi="Calibri" w:cs="Calibri"/>
              <w:lang w:val="en-US"/>
            </w:rPr>
            <w:fldChar w:fldCharType="begin"/>
          </w:r>
          <w:r w:rsidRPr="004F3B18">
            <w:rPr>
              <w:rFonts w:ascii="Calibri" w:hAnsi="Calibri" w:cs="Calibri"/>
              <w:lang w:val="en-US"/>
            </w:rPr>
            <w:instrText xml:space="preserve"> CITATION Alm23 \l 1033 </w:instrText>
          </w:r>
          <w:r w:rsidRPr="004F3B18">
            <w:rPr>
              <w:rFonts w:ascii="Calibri" w:hAnsi="Calibri" w:cs="Calibri"/>
              <w:lang w:val="en-US"/>
            </w:rPr>
            <w:fldChar w:fldCharType="separate"/>
          </w:r>
          <w:r w:rsidR="00D03D78" w:rsidRPr="004F3B18">
            <w:rPr>
              <w:rFonts w:ascii="Calibri" w:hAnsi="Calibri" w:cs="Calibri"/>
              <w:noProof/>
              <w:lang w:val="en-US"/>
            </w:rPr>
            <w:t>(Almusawi, et al., 2023)</w:t>
          </w:r>
          <w:r w:rsidRPr="004F3B18">
            <w:rPr>
              <w:rFonts w:ascii="Calibri" w:hAnsi="Calibri" w:cs="Calibri"/>
              <w:lang w:val="en-US"/>
            </w:rPr>
            <w:fldChar w:fldCharType="end"/>
          </w:r>
        </w:sdtContent>
      </w:sdt>
      <w:r w:rsidRPr="004F3B18">
        <w:rPr>
          <w:rFonts w:ascii="Calibri" w:hAnsi="Calibri" w:cs="Calibri"/>
          <w:lang w:val="en-US"/>
        </w:rPr>
        <w:t xml:space="preserve">, a set of optimizing algorithms were used to optimize the LSTM model to increase the accuracy of stock price prediction. The MAPE of the models that were optimized using the algorithms are less than 1%. These values are too good to be true and it is </w:t>
      </w:r>
      <w:r w:rsidR="003767CB" w:rsidRPr="004F3B18">
        <w:rPr>
          <w:rFonts w:ascii="Calibri" w:hAnsi="Calibri" w:cs="Calibri"/>
          <w:lang w:val="en-US"/>
        </w:rPr>
        <w:t>thought that</w:t>
      </w:r>
      <w:r w:rsidRPr="004F3B18">
        <w:rPr>
          <w:rFonts w:ascii="Calibri" w:hAnsi="Calibri" w:cs="Calibri"/>
          <w:lang w:val="en-US"/>
        </w:rPr>
        <w:t xml:space="preserve"> the proposed model with Improved Artificial Optimization Algorithm (IARO) overcame limitations such as distortion in price prediction and was able to predict non-volatile stock entities. </w:t>
      </w:r>
      <w:sdt>
        <w:sdtPr>
          <w:rPr>
            <w:rFonts w:ascii="Calibri" w:hAnsi="Calibri" w:cs="Calibri"/>
            <w:lang w:val="en-US"/>
          </w:rPr>
          <w:id w:val="221560046"/>
          <w:citation/>
        </w:sdtPr>
        <w:sdtContent>
          <w:r w:rsidRPr="004F3B18">
            <w:rPr>
              <w:rFonts w:ascii="Calibri" w:hAnsi="Calibri" w:cs="Calibri"/>
              <w:lang w:val="en-US"/>
            </w:rPr>
            <w:fldChar w:fldCharType="begin"/>
          </w:r>
          <w:r w:rsidRPr="004F3B18">
            <w:rPr>
              <w:rFonts w:ascii="Calibri" w:hAnsi="Calibri" w:cs="Calibri"/>
              <w:lang w:val="en-US"/>
            </w:rPr>
            <w:instrText xml:space="preserve"> CITATION Alm23 \l 1033 </w:instrText>
          </w:r>
          <w:r w:rsidRPr="004F3B18">
            <w:rPr>
              <w:rFonts w:ascii="Calibri" w:hAnsi="Calibri" w:cs="Calibri"/>
              <w:lang w:val="en-US"/>
            </w:rPr>
            <w:fldChar w:fldCharType="separate"/>
          </w:r>
          <w:r w:rsidR="00D03D78" w:rsidRPr="004F3B18">
            <w:rPr>
              <w:rFonts w:ascii="Calibri" w:hAnsi="Calibri" w:cs="Calibri"/>
              <w:noProof/>
              <w:lang w:val="en-US"/>
            </w:rPr>
            <w:t>(Almusawi, et al., 2023)</w:t>
          </w:r>
          <w:r w:rsidRPr="004F3B18">
            <w:rPr>
              <w:rFonts w:ascii="Calibri" w:hAnsi="Calibri" w:cs="Calibri"/>
              <w:lang w:val="en-US"/>
            </w:rPr>
            <w:fldChar w:fldCharType="end"/>
          </w:r>
        </w:sdtContent>
      </w:sdt>
      <w:r w:rsidRPr="004F3B18">
        <w:rPr>
          <w:rFonts w:ascii="Calibri" w:hAnsi="Calibri" w:cs="Calibri"/>
          <w:lang w:val="en-US"/>
        </w:rPr>
        <w:t xml:space="preserve"> performed Principal Component Analysis (PCA) to extract the features of the data. For evaluating the performance of the models MSE, MAPE, Mean Absolute Error (MAE) and Coefficient of Determination (R2</w:t>
      </w:r>
      <w:r w:rsidR="00350D4F" w:rsidRPr="004F3B18">
        <w:rPr>
          <w:rFonts w:ascii="Calibri" w:hAnsi="Calibri" w:cs="Calibri"/>
          <w:lang w:val="en-US"/>
        </w:rPr>
        <w:t xml:space="preserve"> </w:t>
      </w:r>
      <w:r w:rsidR="00CC4D91" w:rsidRPr="004F3B18">
        <w:rPr>
          <w:rFonts w:ascii="Calibri" w:hAnsi="Calibri" w:cs="Calibri"/>
          <w:lang w:val="en-US"/>
        </w:rPr>
        <w:t>score</w:t>
      </w:r>
      <w:r w:rsidRPr="004F3B18">
        <w:rPr>
          <w:rFonts w:ascii="Calibri" w:hAnsi="Calibri" w:cs="Calibri"/>
          <w:lang w:val="en-US"/>
        </w:rPr>
        <w:t>) have been used.</w:t>
      </w:r>
    </w:p>
    <w:p w14:paraId="510F401C" w14:textId="46895C37" w:rsidR="007F390A" w:rsidRPr="004F3B18" w:rsidRDefault="007F390A" w:rsidP="00873F44">
      <w:pPr>
        <w:spacing w:after="240"/>
        <w:rPr>
          <w:rFonts w:ascii="Calibri" w:hAnsi="Calibri" w:cs="Calibri"/>
          <w:lang w:val="en-US"/>
        </w:rPr>
      </w:pPr>
      <w:r w:rsidRPr="004F3B18">
        <w:rPr>
          <w:rFonts w:ascii="Calibri" w:hAnsi="Calibri" w:cs="Calibri"/>
          <w:lang w:val="en-US"/>
        </w:rPr>
        <w:t xml:space="preserve">Like </w:t>
      </w:r>
      <w:sdt>
        <w:sdtPr>
          <w:rPr>
            <w:rFonts w:ascii="Calibri" w:hAnsi="Calibri" w:cs="Calibri"/>
            <w:lang w:val="en-US"/>
          </w:rPr>
          <w:id w:val="-1316788918"/>
          <w:citation/>
        </w:sdtPr>
        <w:sdtContent>
          <w:r w:rsidRPr="004F3B18">
            <w:rPr>
              <w:rFonts w:ascii="Calibri" w:hAnsi="Calibri" w:cs="Calibri"/>
              <w:lang w:val="en-US"/>
            </w:rPr>
            <w:fldChar w:fldCharType="begin"/>
          </w:r>
          <w:r w:rsidRPr="004F3B18">
            <w:rPr>
              <w:rFonts w:ascii="Calibri" w:hAnsi="Calibri" w:cs="Calibri"/>
              <w:lang w:val="en-US"/>
            </w:rPr>
            <w:instrText xml:space="preserve"> CITATION Cha18 \l 1033 </w:instrText>
          </w:r>
          <w:r w:rsidRPr="004F3B18">
            <w:rPr>
              <w:rFonts w:ascii="Calibri" w:hAnsi="Calibri" w:cs="Calibri"/>
              <w:lang w:val="en-US"/>
            </w:rPr>
            <w:fldChar w:fldCharType="separate"/>
          </w:r>
          <w:r w:rsidR="00D03D78" w:rsidRPr="004F3B18">
            <w:rPr>
              <w:rFonts w:ascii="Calibri" w:hAnsi="Calibri" w:cs="Calibri"/>
              <w:noProof/>
              <w:lang w:val="en-US"/>
            </w:rPr>
            <w:t>(Chawalit, et al., 2018)</w:t>
          </w:r>
          <w:r w:rsidRPr="004F3B18">
            <w:rPr>
              <w:rFonts w:ascii="Calibri" w:hAnsi="Calibri" w:cs="Calibri"/>
              <w:lang w:val="en-US"/>
            </w:rPr>
            <w:fldChar w:fldCharType="end"/>
          </w:r>
        </w:sdtContent>
      </w:sdt>
      <w:r w:rsidRPr="004F3B18">
        <w:rPr>
          <w:rFonts w:ascii="Calibri" w:hAnsi="Calibri" w:cs="Calibri"/>
          <w:lang w:val="en-US"/>
        </w:rPr>
        <w:t xml:space="preserve">, </w:t>
      </w:r>
      <w:sdt>
        <w:sdtPr>
          <w:rPr>
            <w:rFonts w:ascii="Calibri" w:hAnsi="Calibri" w:cs="Calibri"/>
            <w:lang w:val="en-US"/>
          </w:rPr>
          <w:id w:val="1578251903"/>
          <w:citation/>
        </w:sdtPr>
        <w:sdtContent>
          <w:r w:rsidRPr="004F3B18">
            <w:rPr>
              <w:rFonts w:ascii="Calibri" w:hAnsi="Calibri" w:cs="Calibri"/>
              <w:lang w:val="en-US"/>
            </w:rPr>
            <w:fldChar w:fldCharType="begin"/>
          </w:r>
          <w:r w:rsidRPr="004F3B18">
            <w:rPr>
              <w:rFonts w:ascii="Calibri" w:hAnsi="Calibri" w:cs="Calibri"/>
              <w:lang w:val="en-US"/>
            </w:rPr>
            <w:instrText xml:space="preserve"> CITATION Bat20 \l 1033 </w:instrText>
          </w:r>
          <w:r w:rsidRPr="004F3B18">
            <w:rPr>
              <w:rFonts w:ascii="Calibri" w:hAnsi="Calibri" w:cs="Calibri"/>
              <w:lang w:val="en-US"/>
            </w:rPr>
            <w:fldChar w:fldCharType="separate"/>
          </w:r>
          <w:r w:rsidR="00D03D78" w:rsidRPr="004F3B18">
            <w:rPr>
              <w:rFonts w:ascii="Calibri" w:hAnsi="Calibri" w:cs="Calibri"/>
              <w:noProof/>
              <w:lang w:val="en-US"/>
            </w:rPr>
            <w:t>(Bathla, 2020)</w:t>
          </w:r>
          <w:r w:rsidRPr="004F3B18">
            <w:rPr>
              <w:rFonts w:ascii="Calibri" w:hAnsi="Calibri" w:cs="Calibri"/>
              <w:lang w:val="en-US"/>
            </w:rPr>
            <w:fldChar w:fldCharType="end"/>
          </w:r>
        </w:sdtContent>
      </w:sdt>
      <w:r w:rsidRPr="004F3B18">
        <w:rPr>
          <w:rFonts w:ascii="Calibri" w:hAnsi="Calibri" w:cs="Calibri"/>
          <w:lang w:val="en-US"/>
        </w:rPr>
        <w:t xml:space="preserve"> did similar work comparing LSTM with Support Vector Regression (SVR) and it is seen that the MAPE for all the selected stocks is less than 2% for LSTM</w:t>
      </w:r>
      <w:r w:rsidR="0026477E" w:rsidRPr="004F3B18">
        <w:rPr>
          <w:rFonts w:ascii="Calibri" w:hAnsi="Calibri" w:cs="Calibri"/>
          <w:lang w:val="en-US"/>
        </w:rPr>
        <w:t xml:space="preserve">. </w:t>
      </w:r>
      <w:r w:rsidR="00D40BB3" w:rsidRPr="004F3B18">
        <w:rPr>
          <w:rFonts w:ascii="Calibri" w:hAnsi="Calibri" w:cs="Calibri"/>
          <w:lang w:val="en-US"/>
        </w:rPr>
        <w:t xml:space="preserve">MAPE </w:t>
      </w:r>
      <w:r w:rsidR="00382492" w:rsidRPr="004F3B18">
        <w:rPr>
          <w:rFonts w:ascii="Calibri" w:hAnsi="Calibri" w:cs="Calibri"/>
          <w:lang w:val="en-US"/>
        </w:rPr>
        <w:t xml:space="preserve">values </w:t>
      </w:r>
      <w:r w:rsidR="00D40BB3" w:rsidRPr="004F3B18">
        <w:rPr>
          <w:rFonts w:ascii="Calibri" w:hAnsi="Calibri" w:cs="Calibri"/>
          <w:lang w:val="en-US"/>
        </w:rPr>
        <w:t xml:space="preserve">achieved by </w:t>
      </w:r>
      <w:r w:rsidRPr="004F3B18">
        <w:rPr>
          <w:rFonts w:ascii="Calibri" w:hAnsi="Calibri" w:cs="Calibri"/>
          <w:lang w:val="en-US"/>
        </w:rPr>
        <w:t>SVR model is close to the LSTM</w:t>
      </w:r>
      <w:r w:rsidR="00D40BB3" w:rsidRPr="004F3B18">
        <w:rPr>
          <w:rFonts w:ascii="Calibri" w:hAnsi="Calibri" w:cs="Calibri"/>
          <w:lang w:val="en-US"/>
        </w:rPr>
        <w:t xml:space="preserve"> model</w:t>
      </w:r>
      <w:r w:rsidRPr="004F3B18">
        <w:rPr>
          <w:rFonts w:ascii="Calibri" w:hAnsi="Calibri" w:cs="Calibri"/>
          <w:lang w:val="en-US"/>
        </w:rPr>
        <w:t xml:space="preserve"> MAPE </w:t>
      </w:r>
      <w:r w:rsidR="00382492" w:rsidRPr="004F3B18">
        <w:rPr>
          <w:rFonts w:ascii="Calibri" w:hAnsi="Calibri" w:cs="Calibri"/>
          <w:lang w:val="en-US"/>
        </w:rPr>
        <w:t xml:space="preserve">values, </w:t>
      </w:r>
      <w:r w:rsidRPr="004F3B18">
        <w:rPr>
          <w:rFonts w:ascii="Calibri" w:hAnsi="Calibri" w:cs="Calibri"/>
          <w:lang w:val="en-US"/>
        </w:rPr>
        <w:t xml:space="preserve">but relatively higher which makes LSTM model more accurate and efficient. </w:t>
      </w:r>
      <w:r w:rsidR="00925A4F" w:rsidRPr="004F3B18">
        <w:rPr>
          <w:rFonts w:ascii="Calibri" w:hAnsi="Calibri" w:cs="Calibri"/>
          <w:lang w:val="en-US"/>
        </w:rPr>
        <w:t xml:space="preserve">The MAPE variation is tabulated and can be seen in </w:t>
      </w:r>
      <w:r w:rsidR="00E71B51" w:rsidRPr="004F3B18">
        <w:rPr>
          <w:rFonts w:ascii="Calibri" w:hAnsi="Calibri" w:cs="Calibri"/>
          <w:lang w:val="en-US"/>
        </w:rPr>
        <w:t>Figure 4</w:t>
      </w:r>
      <w:r w:rsidR="00925A4F" w:rsidRPr="004F3B18">
        <w:rPr>
          <w:rFonts w:ascii="Calibri" w:hAnsi="Calibri" w:cs="Calibri"/>
          <w:lang w:val="en-US"/>
        </w:rPr>
        <w:t xml:space="preserve">. </w:t>
      </w:r>
      <w:r w:rsidRPr="004F3B18">
        <w:rPr>
          <w:rFonts w:ascii="Calibri" w:hAnsi="Calibri" w:cs="Calibri"/>
          <w:lang w:val="en-US"/>
        </w:rPr>
        <w:t xml:space="preserve">Stock data of about 4 years is </w:t>
      </w:r>
      <w:r w:rsidR="00873F44" w:rsidRPr="004F3B18">
        <w:rPr>
          <w:rFonts w:ascii="Calibri" w:hAnsi="Calibri" w:cs="Calibri"/>
          <w:lang w:val="en-US"/>
        </w:rPr>
        <w:t>used for</w:t>
      </w:r>
      <w:r w:rsidRPr="004F3B18">
        <w:rPr>
          <w:rFonts w:ascii="Calibri" w:hAnsi="Calibri" w:cs="Calibri"/>
          <w:lang w:val="en-US"/>
        </w:rPr>
        <w:t xml:space="preserve"> the LSTM blocks, default sigmoid activation and a dropout of 0.2 has been used with a window size of 30 days. Furthermore, Adam optimizer is used while training. The LSTM model is built with 7 hidden layers and the model is trained for 100 epochs.</w:t>
      </w:r>
    </w:p>
    <w:p w14:paraId="17EA3749" w14:textId="77777777" w:rsidR="00925A4F" w:rsidRPr="004F3B18" w:rsidRDefault="00B65F0E" w:rsidP="00925A4F">
      <w:pPr>
        <w:keepNext/>
        <w:spacing w:after="240"/>
        <w:jc w:val="center"/>
        <w:rPr>
          <w:rFonts w:ascii="Calibri" w:hAnsi="Calibri" w:cs="Calibri"/>
        </w:rPr>
      </w:pPr>
      <w:r w:rsidRPr="004F3B18">
        <w:rPr>
          <w:rFonts w:ascii="Calibri" w:hAnsi="Calibri" w:cs="Calibri"/>
          <w:noProof/>
        </w:rPr>
        <w:drawing>
          <wp:inline distT="0" distB="0" distL="0" distR="0" wp14:anchorId="10531138" wp14:editId="645A3408">
            <wp:extent cx="3513346" cy="1502495"/>
            <wp:effectExtent l="0" t="0" r="0" b="2540"/>
            <wp:docPr id="11643893"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893" name="Picture 1" descr="A table with numbers and text&#10;&#10;Description automatically generated"/>
                    <pic:cNvPicPr/>
                  </pic:nvPicPr>
                  <pic:blipFill>
                    <a:blip r:embed="rId14"/>
                    <a:stretch>
                      <a:fillRect/>
                    </a:stretch>
                  </pic:blipFill>
                  <pic:spPr>
                    <a:xfrm>
                      <a:off x="0" y="0"/>
                      <a:ext cx="3523188" cy="1506704"/>
                    </a:xfrm>
                    <a:prstGeom prst="rect">
                      <a:avLst/>
                    </a:prstGeom>
                  </pic:spPr>
                </pic:pic>
              </a:graphicData>
            </a:graphic>
          </wp:inline>
        </w:drawing>
      </w:r>
    </w:p>
    <w:p w14:paraId="6390C5EA" w14:textId="73C4DE73" w:rsidR="00B65F0E" w:rsidRPr="004F3B18" w:rsidRDefault="00925A4F" w:rsidP="00925A4F">
      <w:pPr>
        <w:pStyle w:val="Caption"/>
        <w:jc w:val="center"/>
        <w:rPr>
          <w:rFonts w:ascii="Calibri" w:hAnsi="Calibri" w:cs="Calibri"/>
          <w:lang w:val="en-US"/>
        </w:rPr>
      </w:pPr>
      <w:bookmarkStart w:id="9" w:name="_Toc165500057"/>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4</w:t>
      </w:r>
      <w:r w:rsidRPr="004F3B18">
        <w:rPr>
          <w:rFonts w:ascii="Calibri" w:hAnsi="Calibri" w:cs="Calibri"/>
        </w:rPr>
        <w:fldChar w:fldCharType="end"/>
      </w:r>
      <w:r w:rsidRPr="004F3B18">
        <w:rPr>
          <w:rFonts w:ascii="Calibri" w:hAnsi="Calibri" w:cs="Calibri"/>
        </w:rPr>
        <w:t xml:space="preserve">: MAPE variation between LSTM and SVR models </w:t>
      </w:r>
      <w:sdt>
        <w:sdtPr>
          <w:rPr>
            <w:rFonts w:ascii="Calibri" w:hAnsi="Calibri" w:cs="Calibri"/>
          </w:rPr>
          <w:id w:val="879281086"/>
          <w:citation/>
        </w:sdtPr>
        <w:sdtContent>
          <w:r w:rsidRPr="004F3B18">
            <w:rPr>
              <w:rFonts w:ascii="Calibri" w:hAnsi="Calibri" w:cs="Calibri"/>
            </w:rPr>
            <w:fldChar w:fldCharType="begin"/>
          </w:r>
          <w:r w:rsidRPr="004F3B18">
            <w:rPr>
              <w:rFonts w:ascii="Calibri" w:hAnsi="Calibri" w:cs="Calibri"/>
              <w:lang w:val="en-IN"/>
            </w:rPr>
            <w:instrText xml:space="preserve"> CITATION Bat20 \l 16393 </w:instrText>
          </w:r>
          <w:r w:rsidRPr="004F3B18">
            <w:rPr>
              <w:rFonts w:ascii="Calibri" w:hAnsi="Calibri" w:cs="Calibri"/>
            </w:rPr>
            <w:fldChar w:fldCharType="separate"/>
          </w:r>
          <w:r w:rsidR="00D03D78" w:rsidRPr="004F3B18">
            <w:rPr>
              <w:rFonts w:ascii="Calibri" w:hAnsi="Calibri" w:cs="Calibri"/>
              <w:noProof/>
              <w:lang w:val="en-IN"/>
            </w:rPr>
            <w:t>(Bathla, 2020)</w:t>
          </w:r>
          <w:r w:rsidRPr="004F3B18">
            <w:rPr>
              <w:rFonts w:ascii="Calibri" w:hAnsi="Calibri" w:cs="Calibri"/>
            </w:rPr>
            <w:fldChar w:fldCharType="end"/>
          </w:r>
        </w:sdtContent>
      </w:sdt>
      <w:bookmarkEnd w:id="9"/>
    </w:p>
    <w:p w14:paraId="511B4AF6" w14:textId="350393AF" w:rsidR="007F390A" w:rsidRPr="004F3B18" w:rsidRDefault="00000000" w:rsidP="00873F44">
      <w:pPr>
        <w:spacing w:after="240"/>
        <w:rPr>
          <w:rFonts w:ascii="Calibri" w:hAnsi="Calibri" w:cs="Calibri"/>
          <w:lang w:val="en-US"/>
        </w:rPr>
      </w:pPr>
      <w:sdt>
        <w:sdtPr>
          <w:rPr>
            <w:rFonts w:ascii="Calibri" w:hAnsi="Calibri" w:cs="Calibri"/>
            <w:lang w:val="en-US"/>
          </w:rPr>
          <w:id w:val="-1718653286"/>
          <w:citation/>
        </w:sdtPr>
        <w:sdtContent>
          <w:r w:rsidR="007F390A" w:rsidRPr="004F3B18">
            <w:rPr>
              <w:rFonts w:ascii="Calibri" w:hAnsi="Calibri" w:cs="Calibri"/>
              <w:lang w:val="en-US"/>
            </w:rPr>
            <w:fldChar w:fldCharType="begin"/>
          </w:r>
          <w:r w:rsidR="007F390A" w:rsidRPr="004F3B18">
            <w:rPr>
              <w:rFonts w:ascii="Calibri" w:hAnsi="Calibri" w:cs="Calibri"/>
            </w:rPr>
            <w:instrText xml:space="preserve"> CITATION Pus22 \l 16393 </w:instrText>
          </w:r>
          <w:r w:rsidR="007F390A" w:rsidRPr="004F3B18">
            <w:rPr>
              <w:rFonts w:ascii="Calibri" w:hAnsi="Calibri" w:cs="Calibri"/>
              <w:lang w:val="en-US"/>
            </w:rPr>
            <w:fldChar w:fldCharType="separate"/>
          </w:r>
          <w:r w:rsidR="00D03D78" w:rsidRPr="004F3B18">
            <w:rPr>
              <w:rFonts w:ascii="Calibri" w:hAnsi="Calibri" w:cs="Calibri"/>
              <w:noProof/>
            </w:rPr>
            <w:t>(Pushpendra, et al., 2022)</w:t>
          </w:r>
          <w:r w:rsidR="007F390A" w:rsidRPr="004F3B18">
            <w:rPr>
              <w:rFonts w:ascii="Calibri" w:hAnsi="Calibri" w:cs="Calibri"/>
              <w:lang w:val="en-US"/>
            </w:rPr>
            <w:fldChar w:fldCharType="end"/>
          </w:r>
        </w:sdtContent>
      </w:sdt>
      <w:r w:rsidR="007F390A" w:rsidRPr="004F3B18">
        <w:rPr>
          <w:rFonts w:ascii="Calibri" w:hAnsi="Calibri" w:cs="Calibri"/>
          <w:lang w:val="en-US"/>
        </w:rPr>
        <w:t xml:space="preserve"> proposed an LSTM model using a dropout layer after each LSTM block, which gave an accuracy of 83%. The model is trained on the Nifty50 index and </w:t>
      </w:r>
      <w:r w:rsidR="005E3CC2" w:rsidRPr="004F3B18">
        <w:rPr>
          <w:rFonts w:ascii="Calibri" w:hAnsi="Calibri" w:cs="Calibri"/>
          <w:lang w:val="en-US"/>
        </w:rPr>
        <w:t>evaluated</w:t>
      </w:r>
      <w:r w:rsidR="007F390A" w:rsidRPr="004F3B18">
        <w:rPr>
          <w:rFonts w:ascii="Calibri" w:hAnsi="Calibri" w:cs="Calibri"/>
          <w:lang w:val="en-US"/>
        </w:rPr>
        <w:t xml:space="preserve"> on 10 stocks from the Nifty50 index. The ratio of train and test data is 75:</w:t>
      </w:r>
      <w:r w:rsidR="005E3CC2" w:rsidRPr="004F3B18">
        <w:rPr>
          <w:rFonts w:ascii="Calibri" w:hAnsi="Calibri" w:cs="Calibri"/>
          <w:lang w:val="en-US"/>
        </w:rPr>
        <w:t>25,</w:t>
      </w:r>
      <w:r w:rsidR="007F390A" w:rsidRPr="004F3B18">
        <w:rPr>
          <w:rFonts w:ascii="Calibri" w:hAnsi="Calibri" w:cs="Calibri"/>
          <w:lang w:val="en-US"/>
        </w:rPr>
        <w:t xml:space="preserve"> respectively. Data from 10</w:t>
      </w:r>
      <w:r w:rsidR="00247684" w:rsidRPr="004F3B18">
        <w:rPr>
          <w:rFonts w:ascii="Calibri" w:hAnsi="Calibri" w:cs="Calibri"/>
          <w:vertAlign w:val="superscript"/>
          <w:lang w:val="en-US"/>
        </w:rPr>
        <w:t>th</w:t>
      </w:r>
      <w:r w:rsidR="007F390A" w:rsidRPr="004F3B18">
        <w:rPr>
          <w:rFonts w:ascii="Calibri" w:hAnsi="Calibri" w:cs="Calibri"/>
          <w:lang w:val="en-US"/>
        </w:rPr>
        <w:t xml:space="preserve"> December 2011 to 10</w:t>
      </w:r>
      <w:r w:rsidR="00247684" w:rsidRPr="004F3B18">
        <w:rPr>
          <w:rFonts w:ascii="Calibri" w:hAnsi="Calibri" w:cs="Calibri"/>
          <w:vertAlign w:val="superscript"/>
          <w:lang w:val="en-US"/>
        </w:rPr>
        <w:t>th</w:t>
      </w:r>
      <w:r w:rsidR="007F390A" w:rsidRPr="004F3B18">
        <w:rPr>
          <w:rFonts w:ascii="Calibri" w:hAnsi="Calibri" w:cs="Calibri"/>
          <w:lang w:val="en-US"/>
        </w:rPr>
        <w:t xml:space="preserve"> December 2021 is used for this study, which is a span of 10 years. </w:t>
      </w:r>
      <w:sdt>
        <w:sdtPr>
          <w:rPr>
            <w:rFonts w:ascii="Calibri" w:hAnsi="Calibri" w:cs="Calibri"/>
            <w:lang w:val="en-US"/>
          </w:rPr>
          <w:id w:val="1904097914"/>
          <w:citation/>
        </w:sdtPr>
        <w:sdtContent>
          <w:r w:rsidR="007F390A" w:rsidRPr="004F3B18">
            <w:rPr>
              <w:rFonts w:ascii="Calibri" w:hAnsi="Calibri" w:cs="Calibri"/>
              <w:lang w:val="en-US"/>
            </w:rPr>
            <w:fldChar w:fldCharType="begin"/>
          </w:r>
          <w:r w:rsidR="007F390A" w:rsidRPr="004F3B18">
            <w:rPr>
              <w:rFonts w:ascii="Calibri" w:hAnsi="Calibri" w:cs="Calibri"/>
            </w:rPr>
            <w:instrText xml:space="preserve"> CITATION Pus22 \l 16393 </w:instrText>
          </w:r>
          <w:r w:rsidR="007F390A" w:rsidRPr="004F3B18">
            <w:rPr>
              <w:rFonts w:ascii="Calibri" w:hAnsi="Calibri" w:cs="Calibri"/>
              <w:lang w:val="en-US"/>
            </w:rPr>
            <w:fldChar w:fldCharType="separate"/>
          </w:r>
          <w:r w:rsidR="00D03D78" w:rsidRPr="004F3B18">
            <w:rPr>
              <w:rFonts w:ascii="Calibri" w:hAnsi="Calibri" w:cs="Calibri"/>
              <w:noProof/>
            </w:rPr>
            <w:t>(Pushpendra, et al., 2022)</w:t>
          </w:r>
          <w:r w:rsidR="007F390A" w:rsidRPr="004F3B18">
            <w:rPr>
              <w:rFonts w:ascii="Calibri" w:hAnsi="Calibri" w:cs="Calibri"/>
              <w:lang w:val="en-US"/>
            </w:rPr>
            <w:fldChar w:fldCharType="end"/>
          </w:r>
        </w:sdtContent>
      </w:sdt>
      <w:r w:rsidR="007F390A" w:rsidRPr="004F3B18">
        <w:rPr>
          <w:rFonts w:ascii="Calibri" w:hAnsi="Calibri" w:cs="Calibri"/>
          <w:lang w:val="en-US"/>
        </w:rPr>
        <w:t xml:space="preserve"> used the data normalization technique to scale the values </w:t>
      </w:r>
      <w:r w:rsidR="000564BB" w:rsidRPr="004F3B18">
        <w:rPr>
          <w:rFonts w:ascii="Calibri" w:hAnsi="Calibri" w:cs="Calibri"/>
          <w:lang w:val="en-US"/>
        </w:rPr>
        <w:t xml:space="preserve">to </w:t>
      </w:r>
      <w:r w:rsidR="007F390A" w:rsidRPr="004F3B18">
        <w:rPr>
          <w:rFonts w:ascii="Calibri" w:hAnsi="Calibri" w:cs="Calibri"/>
          <w:lang w:val="en-US"/>
        </w:rPr>
        <w:t>between 0 to 1. Adam optimizer is used for compiling the model and the model is trained on 25 epochs. The metrics used to evaluate the model are MSE, RMSE, MAE, MAPE and Accuracy. A total of 4 hidden LSTM layers are used and total number of parameters of the model are about 71,051.</w:t>
      </w:r>
    </w:p>
    <w:p w14:paraId="1F17A293" w14:textId="3396F5FB" w:rsidR="007F390A" w:rsidRPr="004F3B18" w:rsidRDefault="00000000" w:rsidP="00873F44">
      <w:pPr>
        <w:spacing w:after="240"/>
        <w:rPr>
          <w:rFonts w:ascii="Calibri" w:hAnsi="Calibri" w:cs="Calibri"/>
          <w:lang w:val="en-US"/>
        </w:rPr>
      </w:pPr>
      <w:sdt>
        <w:sdtPr>
          <w:rPr>
            <w:rFonts w:ascii="Calibri" w:hAnsi="Calibri" w:cs="Calibri"/>
            <w:lang w:val="en-US"/>
          </w:rPr>
          <w:id w:val="367573643"/>
          <w:citation/>
        </w:sdtPr>
        <w:sdtContent>
          <w:r w:rsidR="007F390A" w:rsidRPr="004F3B18">
            <w:rPr>
              <w:rFonts w:ascii="Calibri" w:hAnsi="Calibri" w:cs="Calibri"/>
              <w:lang w:val="en-US"/>
            </w:rPr>
            <w:fldChar w:fldCharType="begin"/>
          </w:r>
          <w:r w:rsidR="007F390A" w:rsidRPr="004F3B18">
            <w:rPr>
              <w:rFonts w:ascii="Calibri" w:hAnsi="Calibri" w:cs="Calibri"/>
            </w:rPr>
            <w:instrText xml:space="preserve"> CITATION Yon23 \l 16393 </w:instrText>
          </w:r>
          <w:r w:rsidR="007F390A" w:rsidRPr="004F3B18">
            <w:rPr>
              <w:rFonts w:ascii="Calibri" w:hAnsi="Calibri" w:cs="Calibri"/>
              <w:lang w:val="en-US"/>
            </w:rPr>
            <w:fldChar w:fldCharType="separate"/>
          </w:r>
          <w:r w:rsidR="00D03D78" w:rsidRPr="004F3B18">
            <w:rPr>
              <w:rFonts w:ascii="Calibri" w:hAnsi="Calibri" w:cs="Calibri"/>
              <w:noProof/>
            </w:rPr>
            <w:t>(Yonten, et al., 2023)</w:t>
          </w:r>
          <w:r w:rsidR="007F390A" w:rsidRPr="004F3B18">
            <w:rPr>
              <w:rFonts w:ascii="Calibri" w:hAnsi="Calibri" w:cs="Calibri"/>
              <w:lang w:val="en-US"/>
            </w:rPr>
            <w:fldChar w:fldCharType="end"/>
          </w:r>
        </w:sdtContent>
      </w:sdt>
      <w:r w:rsidR="007F390A" w:rsidRPr="004F3B18">
        <w:rPr>
          <w:rFonts w:ascii="Calibri" w:hAnsi="Calibri" w:cs="Calibri"/>
          <w:lang w:val="en-US"/>
        </w:rPr>
        <w:t xml:space="preserve"> performed comparative analysis on four models built using LSTM, Bi-LSTM, Conv</w:t>
      </w:r>
      <w:r w:rsidR="001B5DD4" w:rsidRPr="004F3B18">
        <w:rPr>
          <w:rFonts w:ascii="Calibri" w:hAnsi="Calibri" w:cs="Calibri"/>
          <w:lang w:val="en-US"/>
        </w:rPr>
        <w:t xml:space="preserve"> </w:t>
      </w:r>
      <w:r w:rsidR="007F390A" w:rsidRPr="004F3B18">
        <w:rPr>
          <w:rFonts w:ascii="Calibri" w:hAnsi="Calibri" w:cs="Calibri"/>
          <w:lang w:val="en-US"/>
        </w:rPr>
        <w:t>LSTM and GRU layers. Data from 23</w:t>
      </w:r>
      <w:r w:rsidR="007F390A" w:rsidRPr="004F3B18">
        <w:rPr>
          <w:rFonts w:ascii="Calibri" w:hAnsi="Calibri" w:cs="Calibri"/>
          <w:vertAlign w:val="superscript"/>
          <w:lang w:val="en-US"/>
        </w:rPr>
        <w:t>rd</w:t>
      </w:r>
      <w:r w:rsidR="007F390A" w:rsidRPr="004F3B18">
        <w:rPr>
          <w:rFonts w:ascii="Calibri" w:hAnsi="Calibri" w:cs="Calibri"/>
          <w:lang w:val="en-US"/>
        </w:rPr>
        <w:t xml:space="preserve"> April 2020 to 15</w:t>
      </w:r>
      <w:r w:rsidR="007F390A" w:rsidRPr="004F3B18">
        <w:rPr>
          <w:rFonts w:ascii="Calibri" w:hAnsi="Calibri" w:cs="Calibri"/>
          <w:vertAlign w:val="superscript"/>
          <w:lang w:val="en-US"/>
        </w:rPr>
        <w:t>th</w:t>
      </w:r>
      <w:r w:rsidR="007F390A" w:rsidRPr="004F3B18">
        <w:rPr>
          <w:rFonts w:ascii="Calibri" w:hAnsi="Calibri" w:cs="Calibri"/>
          <w:lang w:val="en-US"/>
        </w:rPr>
        <w:t xml:space="preserve"> July 2022 is used for this study. Train and test data is split into 65:35 </w:t>
      </w:r>
      <w:r w:rsidR="005E3CC2" w:rsidRPr="004F3B18">
        <w:rPr>
          <w:rFonts w:ascii="Calibri" w:hAnsi="Calibri" w:cs="Calibri"/>
          <w:lang w:val="en-US"/>
        </w:rPr>
        <w:t>ratio,</w:t>
      </w:r>
      <w:r w:rsidR="007F390A" w:rsidRPr="004F3B18">
        <w:rPr>
          <w:rFonts w:ascii="Calibri" w:hAnsi="Calibri" w:cs="Calibri"/>
          <w:lang w:val="en-US"/>
        </w:rPr>
        <w:t xml:space="preserve"> respectively. All 4 models built used data with 10 look backs and trained for 200 epochs. Different activations such as elu, relu and selu are used for the deep learning layers with a combination of optimizers such as adam, </w:t>
      </w:r>
      <w:r w:rsidR="001B5DD4" w:rsidRPr="004F3B18">
        <w:rPr>
          <w:rFonts w:ascii="Calibri" w:hAnsi="Calibri" w:cs="Calibri"/>
          <w:lang w:val="en-US"/>
        </w:rPr>
        <w:t>a</w:t>
      </w:r>
      <w:r w:rsidR="007F390A" w:rsidRPr="004F3B18">
        <w:rPr>
          <w:rFonts w:ascii="Calibri" w:hAnsi="Calibri" w:cs="Calibri"/>
          <w:lang w:val="en-US"/>
        </w:rPr>
        <w:t xml:space="preserve">damax and </w:t>
      </w:r>
      <w:r w:rsidR="001B5DD4" w:rsidRPr="004F3B18">
        <w:rPr>
          <w:rFonts w:ascii="Calibri" w:hAnsi="Calibri" w:cs="Calibri"/>
          <w:lang w:val="en-US"/>
        </w:rPr>
        <w:t>n</w:t>
      </w:r>
      <w:r w:rsidR="007F390A" w:rsidRPr="004F3B18">
        <w:rPr>
          <w:rFonts w:ascii="Calibri" w:hAnsi="Calibri" w:cs="Calibri"/>
          <w:lang w:val="en-US"/>
        </w:rPr>
        <w:t xml:space="preserve">adam. Metrics used in this study to evaluate the performance of the models are RMSE, MAE and R2. It is concluded that Bi-LSTM model with relu activation and Nadam optimizer is the best combination and best performed model with lowest MAE of 9.53 when </w:t>
      </w:r>
      <w:r w:rsidR="007F390A" w:rsidRPr="004F3B18">
        <w:rPr>
          <w:rFonts w:ascii="Calibri" w:hAnsi="Calibri" w:cs="Calibri"/>
          <w:lang w:val="en-US"/>
        </w:rPr>
        <w:lastRenderedPageBreak/>
        <w:t>compared with other models and combinations. The models are evaluated on the forecast of the stock price for the next 15 days.</w:t>
      </w:r>
    </w:p>
    <w:p w14:paraId="68C4A7C2" w14:textId="220F6CFF" w:rsidR="007F390A" w:rsidRPr="004F3B18" w:rsidRDefault="00000000" w:rsidP="00873F44">
      <w:pPr>
        <w:spacing w:after="240"/>
        <w:rPr>
          <w:rFonts w:ascii="Calibri" w:hAnsi="Calibri" w:cs="Calibri"/>
          <w:lang w:val="en-US"/>
        </w:rPr>
      </w:pPr>
      <w:sdt>
        <w:sdtPr>
          <w:rPr>
            <w:rFonts w:ascii="Calibri" w:hAnsi="Calibri" w:cs="Calibri"/>
            <w:lang w:val="en-US"/>
          </w:rPr>
          <w:id w:val="-1022245010"/>
          <w:citation/>
        </w:sdtPr>
        <w:sdtContent>
          <w:r w:rsidR="007F390A" w:rsidRPr="004F3B18">
            <w:rPr>
              <w:rFonts w:ascii="Calibri" w:hAnsi="Calibri" w:cs="Calibri"/>
              <w:lang w:val="en-US"/>
            </w:rPr>
            <w:fldChar w:fldCharType="begin"/>
          </w:r>
          <w:r w:rsidR="007F390A" w:rsidRPr="004F3B18">
            <w:rPr>
              <w:rFonts w:ascii="Calibri" w:hAnsi="Calibri" w:cs="Calibri"/>
              <w:lang w:val="en-US"/>
            </w:rPr>
            <w:instrText xml:space="preserve"> CITATION Kar21 \l 1033 </w:instrText>
          </w:r>
          <w:r w:rsidR="007F390A" w:rsidRPr="004F3B18">
            <w:rPr>
              <w:rFonts w:ascii="Calibri" w:hAnsi="Calibri" w:cs="Calibri"/>
              <w:lang w:val="en-US"/>
            </w:rPr>
            <w:fldChar w:fldCharType="separate"/>
          </w:r>
          <w:r w:rsidR="00D03D78" w:rsidRPr="004F3B18">
            <w:rPr>
              <w:rFonts w:ascii="Calibri" w:hAnsi="Calibri" w:cs="Calibri"/>
              <w:noProof/>
              <w:lang w:val="en-US"/>
            </w:rPr>
            <w:t>(Karim &amp; Ahmed, 2021)</w:t>
          </w:r>
          <w:r w:rsidR="007F390A" w:rsidRPr="004F3B18">
            <w:rPr>
              <w:rFonts w:ascii="Calibri" w:hAnsi="Calibri" w:cs="Calibri"/>
              <w:lang w:val="en-US"/>
            </w:rPr>
            <w:fldChar w:fldCharType="end"/>
          </w:r>
        </w:sdtContent>
      </w:sdt>
      <w:r w:rsidR="007F390A" w:rsidRPr="004F3B18">
        <w:rPr>
          <w:rFonts w:ascii="Calibri" w:hAnsi="Calibri" w:cs="Calibri"/>
          <w:lang w:val="en-US"/>
        </w:rPr>
        <w:t xml:space="preserve"> proposed a </w:t>
      </w:r>
      <w:r w:rsidR="00B5171D" w:rsidRPr="004F3B18">
        <w:rPr>
          <w:rFonts w:ascii="Calibri" w:hAnsi="Calibri" w:cs="Calibri"/>
          <w:lang w:val="en-US"/>
        </w:rPr>
        <w:t xml:space="preserve">Bidirectional </w:t>
      </w:r>
      <w:r w:rsidR="007F390A" w:rsidRPr="004F3B18">
        <w:rPr>
          <w:rFonts w:ascii="Calibri" w:hAnsi="Calibri" w:cs="Calibri"/>
          <w:lang w:val="en-US"/>
        </w:rPr>
        <w:t xml:space="preserve">GRU model and compared with a traditional </w:t>
      </w:r>
      <w:r w:rsidR="00B5171D" w:rsidRPr="004F3B18">
        <w:rPr>
          <w:rFonts w:ascii="Calibri" w:hAnsi="Calibri" w:cs="Calibri"/>
          <w:lang w:val="en-US"/>
        </w:rPr>
        <w:t xml:space="preserve">Bidirectional </w:t>
      </w:r>
      <w:r w:rsidR="007F390A" w:rsidRPr="004F3B18">
        <w:rPr>
          <w:rFonts w:ascii="Calibri" w:hAnsi="Calibri" w:cs="Calibri"/>
          <w:lang w:val="en-US"/>
        </w:rPr>
        <w:t xml:space="preserve">LSTM model. Three different stocks from Nifty50 are used to implement this comparative analysis. Five different metrics namely MSE, RMSE, MAE, MSLE and R2 are used to evaluate both the models. The models are built with 1, 2 and 3 hidden layers and </w:t>
      </w:r>
      <w:r w:rsidR="005E3CC2" w:rsidRPr="004F3B18">
        <w:rPr>
          <w:rFonts w:ascii="Calibri" w:hAnsi="Calibri" w:cs="Calibri"/>
          <w:lang w:val="en-US"/>
        </w:rPr>
        <w:t>evaluated,</w:t>
      </w:r>
      <w:r w:rsidR="007F390A" w:rsidRPr="004F3B18">
        <w:rPr>
          <w:rFonts w:ascii="Calibri" w:hAnsi="Calibri" w:cs="Calibri"/>
          <w:lang w:val="en-US"/>
        </w:rPr>
        <w:t xml:space="preserve"> respectively. A window size of 60 and a learning rate of 0.001 is used and the models are trained for 100 iterations. The train and test data are split into 80:20 </w:t>
      </w:r>
      <w:r w:rsidR="005E3CC2" w:rsidRPr="004F3B18">
        <w:rPr>
          <w:rFonts w:ascii="Calibri" w:hAnsi="Calibri" w:cs="Calibri"/>
          <w:lang w:val="en-US"/>
        </w:rPr>
        <w:t>ratio,</w:t>
      </w:r>
      <w:r w:rsidR="007F390A" w:rsidRPr="004F3B18">
        <w:rPr>
          <w:rFonts w:ascii="Calibri" w:hAnsi="Calibri" w:cs="Calibri"/>
          <w:lang w:val="en-US"/>
        </w:rPr>
        <w:t xml:space="preserve"> respectively. The Closing Price is the feature used to </w:t>
      </w:r>
      <w:r w:rsidR="00776657" w:rsidRPr="004F3B18">
        <w:rPr>
          <w:rFonts w:ascii="Calibri" w:hAnsi="Calibri" w:cs="Calibri"/>
          <w:lang w:val="en-US"/>
        </w:rPr>
        <w:t>evaluate</w:t>
      </w:r>
      <w:r w:rsidR="007F390A" w:rsidRPr="004F3B18">
        <w:rPr>
          <w:rFonts w:ascii="Calibri" w:hAnsi="Calibri" w:cs="Calibri"/>
          <w:lang w:val="en-US"/>
        </w:rPr>
        <w:t xml:space="preserve"> the models</w:t>
      </w:r>
      <w:r w:rsidR="00776657" w:rsidRPr="004F3B18">
        <w:rPr>
          <w:rFonts w:ascii="Calibri" w:hAnsi="Calibri" w:cs="Calibri"/>
          <w:lang w:val="en-US"/>
        </w:rPr>
        <w:t xml:space="preserve">. </w:t>
      </w:r>
      <w:r w:rsidR="007F390A" w:rsidRPr="004F3B18">
        <w:rPr>
          <w:rFonts w:ascii="Calibri" w:hAnsi="Calibri" w:cs="Calibri"/>
          <w:lang w:val="en-US"/>
        </w:rPr>
        <w:t>MinMaxScaler function is used to normalize the stock price data between 0 and 1. It can be seen by the results that the Bi</w:t>
      </w:r>
      <w:r w:rsidR="002030F2" w:rsidRPr="004F3B18">
        <w:rPr>
          <w:rFonts w:ascii="Calibri" w:hAnsi="Calibri" w:cs="Calibri"/>
          <w:lang w:val="en-US"/>
        </w:rPr>
        <w:t xml:space="preserve">directional </w:t>
      </w:r>
      <w:r w:rsidR="007F390A" w:rsidRPr="004F3B18">
        <w:rPr>
          <w:rFonts w:ascii="Calibri" w:hAnsi="Calibri" w:cs="Calibri"/>
          <w:lang w:val="en-US"/>
        </w:rPr>
        <w:t>GRU model is performing better than Bi</w:t>
      </w:r>
      <w:r w:rsidR="002030F2" w:rsidRPr="004F3B18">
        <w:rPr>
          <w:rFonts w:ascii="Calibri" w:hAnsi="Calibri" w:cs="Calibri"/>
          <w:lang w:val="en-US"/>
        </w:rPr>
        <w:t xml:space="preserve">directional </w:t>
      </w:r>
      <w:r w:rsidR="007F390A" w:rsidRPr="004F3B18">
        <w:rPr>
          <w:rFonts w:ascii="Calibri" w:hAnsi="Calibri" w:cs="Calibri"/>
          <w:lang w:val="en-US"/>
        </w:rPr>
        <w:t>LSTM model in forecasting the stock prices. It is said that the Bi</w:t>
      </w:r>
      <w:r w:rsidR="00B5171D" w:rsidRPr="004F3B18">
        <w:rPr>
          <w:rFonts w:ascii="Calibri" w:hAnsi="Calibri" w:cs="Calibri"/>
          <w:lang w:val="en-US"/>
        </w:rPr>
        <w:t xml:space="preserve">directional </w:t>
      </w:r>
      <w:r w:rsidR="007F390A" w:rsidRPr="004F3B18">
        <w:rPr>
          <w:rFonts w:ascii="Calibri" w:hAnsi="Calibri" w:cs="Calibri"/>
          <w:lang w:val="en-US"/>
        </w:rPr>
        <w:t xml:space="preserve">GRU model can accurately predict the stock price for the next 1000 days with near zero deviation. The </w:t>
      </w:r>
      <w:r w:rsidR="00B5171D" w:rsidRPr="004F3B18">
        <w:rPr>
          <w:rFonts w:ascii="Calibri" w:hAnsi="Calibri" w:cs="Calibri"/>
          <w:lang w:val="en-US"/>
        </w:rPr>
        <w:t xml:space="preserve">Bidirectional </w:t>
      </w:r>
      <w:r w:rsidR="007F390A" w:rsidRPr="004F3B18">
        <w:rPr>
          <w:rFonts w:ascii="Calibri" w:hAnsi="Calibri" w:cs="Calibri"/>
          <w:lang w:val="en-US"/>
        </w:rPr>
        <w:t>GRU model forecasts the sudden drop or rise in the stock price accurately.</w:t>
      </w:r>
    </w:p>
    <w:p w14:paraId="5B64ACD2" w14:textId="35579E54" w:rsidR="007F390A" w:rsidRPr="004F3B18" w:rsidRDefault="00000000" w:rsidP="00873F44">
      <w:pPr>
        <w:spacing w:after="240"/>
        <w:rPr>
          <w:rFonts w:ascii="Calibri" w:hAnsi="Calibri" w:cs="Calibri"/>
          <w:lang w:val="en-US"/>
        </w:rPr>
      </w:pPr>
      <w:sdt>
        <w:sdtPr>
          <w:rPr>
            <w:rFonts w:ascii="Calibri" w:hAnsi="Calibri" w:cs="Calibri"/>
            <w:lang w:val="en-US"/>
          </w:rPr>
          <w:id w:val="-1657376436"/>
          <w:citation/>
        </w:sdtPr>
        <w:sdtContent>
          <w:r w:rsidR="007F390A" w:rsidRPr="004F3B18">
            <w:rPr>
              <w:rFonts w:ascii="Calibri" w:hAnsi="Calibri" w:cs="Calibri"/>
              <w:lang w:val="en-US"/>
            </w:rPr>
            <w:fldChar w:fldCharType="begin"/>
          </w:r>
          <w:r w:rsidR="007F390A" w:rsidRPr="004F3B18">
            <w:rPr>
              <w:rFonts w:ascii="Calibri" w:hAnsi="Calibri" w:cs="Calibri"/>
              <w:lang w:val="en-US"/>
            </w:rPr>
            <w:instrText xml:space="preserve"> CITATION Jia19 \l 1033 </w:instrText>
          </w:r>
          <w:r w:rsidR="007F390A" w:rsidRPr="004F3B18">
            <w:rPr>
              <w:rFonts w:ascii="Calibri" w:hAnsi="Calibri" w:cs="Calibri"/>
              <w:lang w:val="en-US"/>
            </w:rPr>
            <w:fldChar w:fldCharType="separate"/>
          </w:r>
          <w:r w:rsidR="00D03D78" w:rsidRPr="004F3B18">
            <w:rPr>
              <w:rFonts w:ascii="Calibri" w:hAnsi="Calibri" w:cs="Calibri"/>
              <w:noProof/>
              <w:lang w:val="en-US"/>
            </w:rPr>
            <w:t>(Jia, et al., 2019)</w:t>
          </w:r>
          <w:r w:rsidR="007F390A" w:rsidRPr="004F3B18">
            <w:rPr>
              <w:rFonts w:ascii="Calibri" w:hAnsi="Calibri" w:cs="Calibri"/>
              <w:lang w:val="en-US"/>
            </w:rPr>
            <w:fldChar w:fldCharType="end"/>
          </w:r>
        </w:sdtContent>
      </w:sdt>
      <w:r w:rsidR="007F390A" w:rsidRPr="004F3B18">
        <w:rPr>
          <w:rFonts w:ascii="Calibri" w:hAnsi="Calibri" w:cs="Calibri"/>
          <w:lang w:val="en-US"/>
        </w:rPr>
        <w:t xml:space="preserve"> built a </w:t>
      </w:r>
      <w:r w:rsidR="00B5171D" w:rsidRPr="004F3B18">
        <w:rPr>
          <w:rFonts w:ascii="Calibri" w:hAnsi="Calibri" w:cs="Calibri"/>
          <w:lang w:val="en-US"/>
        </w:rPr>
        <w:t xml:space="preserve">Bidirectional </w:t>
      </w:r>
      <w:r w:rsidR="007F390A" w:rsidRPr="004F3B18">
        <w:rPr>
          <w:rFonts w:ascii="Calibri" w:hAnsi="Calibri" w:cs="Calibri"/>
          <w:lang w:val="en-US"/>
        </w:rPr>
        <w:t xml:space="preserve">LSTM model and compared with the LSTM model with same set of parameters. Dropout layers are used to prevent the model from over fitting. Both the models are evaluated using RMSE, MAE. Different Dropout frequencies are used while building the models. GREE stock price data from </w:t>
      </w:r>
      <w:r w:rsidR="00897DDC" w:rsidRPr="004F3B18">
        <w:rPr>
          <w:rFonts w:ascii="Calibri" w:hAnsi="Calibri" w:cs="Calibri"/>
          <w:lang w:val="en-US"/>
        </w:rPr>
        <w:t>1</w:t>
      </w:r>
      <w:r w:rsidR="00897DDC" w:rsidRPr="004F3B18">
        <w:rPr>
          <w:rFonts w:ascii="Calibri" w:hAnsi="Calibri" w:cs="Calibri"/>
          <w:vertAlign w:val="superscript"/>
          <w:lang w:val="en-US"/>
        </w:rPr>
        <w:t>st</w:t>
      </w:r>
      <w:r w:rsidR="00897DDC" w:rsidRPr="004F3B18">
        <w:rPr>
          <w:rFonts w:ascii="Calibri" w:hAnsi="Calibri" w:cs="Calibri"/>
          <w:lang w:val="en-US"/>
        </w:rPr>
        <w:t xml:space="preserve"> January</w:t>
      </w:r>
      <w:r w:rsidR="007F390A" w:rsidRPr="004F3B18">
        <w:rPr>
          <w:rFonts w:ascii="Calibri" w:hAnsi="Calibri" w:cs="Calibri"/>
          <w:lang w:val="en-US"/>
        </w:rPr>
        <w:t xml:space="preserve"> 2017 to </w:t>
      </w:r>
      <w:r w:rsidR="00897DDC" w:rsidRPr="004F3B18">
        <w:rPr>
          <w:rFonts w:ascii="Calibri" w:hAnsi="Calibri" w:cs="Calibri"/>
          <w:lang w:val="en-US"/>
        </w:rPr>
        <w:t>14</w:t>
      </w:r>
      <w:r w:rsidR="00897DDC" w:rsidRPr="004F3B18">
        <w:rPr>
          <w:rFonts w:ascii="Calibri" w:hAnsi="Calibri" w:cs="Calibri"/>
          <w:vertAlign w:val="superscript"/>
          <w:lang w:val="en-US"/>
        </w:rPr>
        <w:t>th</w:t>
      </w:r>
      <w:r w:rsidR="00897DDC" w:rsidRPr="004F3B18">
        <w:rPr>
          <w:rFonts w:ascii="Calibri" w:hAnsi="Calibri" w:cs="Calibri"/>
          <w:lang w:val="en-US"/>
        </w:rPr>
        <w:t xml:space="preserve"> May</w:t>
      </w:r>
      <w:r w:rsidR="007F390A" w:rsidRPr="004F3B18">
        <w:rPr>
          <w:rFonts w:ascii="Calibri" w:hAnsi="Calibri" w:cs="Calibri"/>
          <w:lang w:val="en-US"/>
        </w:rPr>
        <w:t xml:space="preserve"> 2019, is used in this study</w:t>
      </w:r>
      <w:r w:rsidR="005E3CC2" w:rsidRPr="004F3B18">
        <w:rPr>
          <w:rFonts w:ascii="Calibri" w:hAnsi="Calibri" w:cs="Calibri"/>
          <w:lang w:val="en-US"/>
        </w:rPr>
        <w:t xml:space="preserve">. </w:t>
      </w:r>
      <w:r w:rsidR="007F390A" w:rsidRPr="004F3B18">
        <w:rPr>
          <w:rFonts w:ascii="Calibri" w:hAnsi="Calibri" w:cs="Calibri"/>
          <w:lang w:val="en-US"/>
        </w:rPr>
        <w:t xml:space="preserve">Preprocessing techniques like normalization and standardization are </w:t>
      </w:r>
      <w:r w:rsidR="00776657" w:rsidRPr="004F3B18">
        <w:rPr>
          <w:rFonts w:ascii="Calibri" w:hAnsi="Calibri" w:cs="Calibri"/>
          <w:lang w:val="en-US"/>
        </w:rPr>
        <w:t>conducted</w:t>
      </w:r>
      <w:r w:rsidR="007F390A" w:rsidRPr="004F3B18">
        <w:rPr>
          <w:rFonts w:ascii="Calibri" w:hAnsi="Calibri" w:cs="Calibri"/>
          <w:lang w:val="en-US"/>
        </w:rPr>
        <w:t xml:space="preserve">. Looking at the metrics, the two-way LSTM or </w:t>
      </w:r>
      <w:r w:rsidR="00B5171D" w:rsidRPr="004F3B18">
        <w:rPr>
          <w:rFonts w:ascii="Calibri" w:hAnsi="Calibri" w:cs="Calibri"/>
          <w:lang w:val="en-US"/>
        </w:rPr>
        <w:t xml:space="preserve">Bidirectional </w:t>
      </w:r>
      <w:r w:rsidR="007F390A" w:rsidRPr="004F3B18">
        <w:rPr>
          <w:rFonts w:ascii="Calibri" w:hAnsi="Calibri" w:cs="Calibri"/>
          <w:lang w:val="en-US"/>
        </w:rPr>
        <w:t>LSTM model is better than LSTM model. Looking at the results against the Dropout frequencies, the RMSE, MAE and Loss are increasing with increasing Dropout frequency.</w:t>
      </w:r>
    </w:p>
    <w:p w14:paraId="4046CAFB" w14:textId="38D5D897" w:rsidR="007F390A" w:rsidRPr="004F3B18" w:rsidRDefault="00000000" w:rsidP="00873F44">
      <w:pPr>
        <w:spacing w:after="240"/>
        <w:rPr>
          <w:rFonts w:ascii="Calibri" w:hAnsi="Calibri" w:cs="Calibri"/>
        </w:rPr>
      </w:pPr>
      <w:sdt>
        <w:sdtPr>
          <w:rPr>
            <w:rFonts w:ascii="Calibri" w:hAnsi="Calibri" w:cs="Calibri"/>
          </w:rPr>
          <w:id w:val="-381179845"/>
          <w:citation/>
        </w:sdtPr>
        <w:sdtContent>
          <w:r w:rsidR="007F390A" w:rsidRPr="004F3B18">
            <w:rPr>
              <w:rFonts w:ascii="Calibri" w:hAnsi="Calibri" w:cs="Calibri"/>
            </w:rPr>
            <w:fldChar w:fldCharType="begin"/>
          </w:r>
          <w:r w:rsidR="007F390A" w:rsidRPr="004F3B18">
            <w:rPr>
              <w:rFonts w:ascii="Calibri" w:hAnsi="Calibri" w:cs="Calibri"/>
            </w:rPr>
            <w:instrText xml:space="preserve"> CITATION Ali14 \l 16393 </w:instrText>
          </w:r>
          <w:r w:rsidR="007F390A" w:rsidRPr="004F3B18">
            <w:rPr>
              <w:rFonts w:ascii="Calibri" w:hAnsi="Calibri" w:cs="Calibri"/>
            </w:rPr>
            <w:fldChar w:fldCharType="separate"/>
          </w:r>
          <w:r w:rsidR="00D03D78" w:rsidRPr="004F3B18">
            <w:rPr>
              <w:rFonts w:ascii="Calibri" w:hAnsi="Calibri" w:cs="Calibri"/>
              <w:noProof/>
            </w:rPr>
            <w:t>(Ali, et al., 2014)</w:t>
          </w:r>
          <w:r w:rsidR="007F390A" w:rsidRPr="004F3B18">
            <w:rPr>
              <w:rFonts w:ascii="Calibri" w:hAnsi="Calibri" w:cs="Calibri"/>
            </w:rPr>
            <w:fldChar w:fldCharType="end"/>
          </w:r>
        </w:sdtContent>
      </w:sdt>
      <w:r w:rsidR="007F390A" w:rsidRPr="004F3B18">
        <w:rPr>
          <w:rFonts w:ascii="Calibri" w:hAnsi="Calibri" w:cs="Calibri"/>
        </w:rPr>
        <w:t xml:space="preserve"> performed a comparative study between Auto Regressive Integral Moving Average (ARIMA) and Artificial Neural Networks (ANN) for predicting stock price of Dell Inc. from the New York Stock Exchange. Feature chosen for prediction is Closing Price of the selected stock data. Data from </w:t>
      </w:r>
      <w:r w:rsidR="000A5B68" w:rsidRPr="004F3B18">
        <w:rPr>
          <w:rFonts w:ascii="Calibri" w:hAnsi="Calibri" w:cs="Calibri"/>
        </w:rPr>
        <w:t>17</w:t>
      </w:r>
      <w:r w:rsidR="000A5B68" w:rsidRPr="004F3B18">
        <w:rPr>
          <w:rFonts w:ascii="Calibri" w:hAnsi="Calibri" w:cs="Calibri"/>
          <w:vertAlign w:val="superscript"/>
        </w:rPr>
        <w:t>th</w:t>
      </w:r>
      <w:r w:rsidR="000A5B68" w:rsidRPr="004F3B18">
        <w:rPr>
          <w:rFonts w:ascii="Calibri" w:hAnsi="Calibri" w:cs="Calibri"/>
        </w:rPr>
        <w:t xml:space="preserve"> August</w:t>
      </w:r>
      <w:r w:rsidR="007F390A" w:rsidRPr="004F3B18">
        <w:rPr>
          <w:rFonts w:ascii="Calibri" w:hAnsi="Calibri" w:cs="Calibri"/>
        </w:rPr>
        <w:t xml:space="preserve"> 1988 to </w:t>
      </w:r>
      <w:r w:rsidR="000A5B68" w:rsidRPr="004F3B18">
        <w:rPr>
          <w:rFonts w:ascii="Calibri" w:hAnsi="Calibri" w:cs="Calibri"/>
        </w:rPr>
        <w:t>25</w:t>
      </w:r>
      <w:r w:rsidR="000A5B68" w:rsidRPr="004F3B18">
        <w:rPr>
          <w:rFonts w:ascii="Calibri" w:hAnsi="Calibri" w:cs="Calibri"/>
          <w:vertAlign w:val="superscript"/>
        </w:rPr>
        <w:t>th</w:t>
      </w:r>
      <w:r w:rsidR="000A5B68" w:rsidRPr="004F3B18">
        <w:rPr>
          <w:rFonts w:ascii="Calibri" w:hAnsi="Calibri" w:cs="Calibri"/>
        </w:rPr>
        <w:t xml:space="preserve"> February</w:t>
      </w:r>
      <w:r w:rsidR="007F390A" w:rsidRPr="004F3B18">
        <w:rPr>
          <w:rFonts w:ascii="Calibri" w:hAnsi="Calibri" w:cs="Calibri"/>
        </w:rPr>
        <w:t xml:space="preserve"> 2011 is used for this study, roughly 33 years. The ANN model consisting of 10 input neurons, 17 hidden neurons and 1 output neuron is the most accurate model for stock price prediction. Both ARIMA and ANN models have relatively close accuracy. But ANN gives less error for the forecasted price when compared with ARIMA. It is observed that the ARIMA model forecast pattern is directional.</w:t>
      </w:r>
    </w:p>
    <w:p w14:paraId="76E5DF17" w14:textId="0A35BC91" w:rsidR="007F390A" w:rsidRPr="004F3B18" w:rsidRDefault="00000000" w:rsidP="00873F44">
      <w:pPr>
        <w:spacing w:after="240"/>
        <w:rPr>
          <w:rFonts w:ascii="Calibri" w:hAnsi="Calibri" w:cs="Calibri"/>
        </w:rPr>
      </w:pPr>
      <w:sdt>
        <w:sdtPr>
          <w:rPr>
            <w:rFonts w:ascii="Calibri" w:hAnsi="Calibri" w:cs="Calibri"/>
          </w:rPr>
          <w:id w:val="1318301758"/>
          <w:citation/>
        </w:sdtPr>
        <w:sdtContent>
          <w:r w:rsidR="007F390A" w:rsidRPr="004F3B18">
            <w:rPr>
              <w:rFonts w:ascii="Calibri" w:hAnsi="Calibri" w:cs="Calibri"/>
            </w:rPr>
            <w:fldChar w:fldCharType="begin"/>
          </w:r>
          <w:r w:rsidR="007F390A" w:rsidRPr="004F3B18">
            <w:rPr>
              <w:rFonts w:ascii="Calibri" w:hAnsi="Calibri" w:cs="Calibri"/>
            </w:rPr>
            <w:instrText xml:space="preserve"> CITATION Ist20 \l 16393 </w:instrText>
          </w:r>
          <w:r w:rsidR="007F390A" w:rsidRPr="004F3B18">
            <w:rPr>
              <w:rFonts w:ascii="Calibri" w:hAnsi="Calibri" w:cs="Calibri"/>
            </w:rPr>
            <w:fldChar w:fldCharType="separate"/>
          </w:r>
          <w:r w:rsidR="00D03D78" w:rsidRPr="004F3B18">
            <w:rPr>
              <w:rFonts w:ascii="Calibri" w:hAnsi="Calibri" w:cs="Calibri"/>
              <w:noProof/>
            </w:rPr>
            <w:t>(Istiake Sunny, et al., 2020)</w:t>
          </w:r>
          <w:r w:rsidR="007F390A" w:rsidRPr="004F3B18">
            <w:rPr>
              <w:rFonts w:ascii="Calibri" w:hAnsi="Calibri" w:cs="Calibri"/>
            </w:rPr>
            <w:fldChar w:fldCharType="end"/>
          </w:r>
        </w:sdtContent>
      </w:sdt>
      <w:r w:rsidR="007F390A" w:rsidRPr="004F3B18">
        <w:rPr>
          <w:rFonts w:ascii="Calibri" w:hAnsi="Calibri" w:cs="Calibri"/>
        </w:rPr>
        <w:t xml:space="preserve"> performed a simulation study between LSTM and </w:t>
      </w:r>
      <w:r w:rsidR="002621D8" w:rsidRPr="004F3B18">
        <w:rPr>
          <w:rFonts w:ascii="Calibri" w:hAnsi="Calibri" w:cs="Calibri"/>
          <w:lang w:val="en-US"/>
        </w:rPr>
        <w:t xml:space="preserve">Bidirectional </w:t>
      </w:r>
      <w:r w:rsidR="007F390A" w:rsidRPr="004F3B18">
        <w:rPr>
          <w:rFonts w:ascii="Calibri" w:hAnsi="Calibri" w:cs="Calibri"/>
        </w:rPr>
        <w:t xml:space="preserve">LSTM model with a different combination of epochs, hidden layers, dense layers, and varying units. Google stock data from </w:t>
      </w:r>
      <w:r w:rsidR="009F62F3" w:rsidRPr="004F3B18">
        <w:rPr>
          <w:rFonts w:ascii="Calibri" w:hAnsi="Calibri" w:cs="Calibri"/>
        </w:rPr>
        <w:t>19</w:t>
      </w:r>
      <w:r w:rsidR="009F62F3" w:rsidRPr="004F3B18">
        <w:rPr>
          <w:rFonts w:ascii="Calibri" w:hAnsi="Calibri" w:cs="Calibri"/>
          <w:vertAlign w:val="superscript"/>
        </w:rPr>
        <w:t>th</w:t>
      </w:r>
      <w:r w:rsidR="009F62F3" w:rsidRPr="004F3B18">
        <w:rPr>
          <w:rFonts w:ascii="Calibri" w:hAnsi="Calibri" w:cs="Calibri"/>
        </w:rPr>
        <w:t xml:space="preserve"> August </w:t>
      </w:r>
      <w:r w:rsidR="007F390A" w:rsidRPr="004F3B18">
        <w:rPr>
          <w:rFonts w:ascii="Calibri" w:hAnsi="Calibri" w:cs="Calibri"/>
        </w:rPr>
        <w:t xml:space="preserve">2004 to </w:t>
      </w:r>
      <w:r w:rsidR="009F62F3" w:rsidRPr="004F3B18">
        <w:rPr>
          <w:rFonts w:ascii="Calibri" w:hAnsi="Calibri" w:cs="Calibri"/>
        </w:rPr>
        <w:t>4</w:t>
      </w:r>
      <w:r w:rsidR="009F62F3" w:rsidRPr="004F3B18">
        <w:rPr>
          <w:rFonts w:ascii="Calibri" w:hAnsi="Calibri" w:cs="Calibri"/>
          <w:vertAlign w:val="superscript"/>
        </w:rPr>
        <w:t>th</w:t>
      </w:r>
      <w:r w:rsidR="009F62F3" w:rsidRPr="004F3B18">
        <w:rPr>
          <w:rFonts w:ascii="Calibri" w:hAnsi="Calibri" w:cs="Calibri"/>
        </w:rPr>
        <w:t xml:space="preserve"> October </w:t>
      </w:r>
      <w:r w:rsidR="007F390A" w:rsidRPr="004F3B18">
        <w:rPr>
          <w:rFonts w:ascii="Calibri" w:hAnsi="Calibri" w:cs="Calibri"/>
        </w:rPr>
        <w:t xml:space="preserve">2019 is used for this study, nearly 15 years of data. The data is collected from yahoo finance. Train and test data are split into 88:12 ratio respectively. RMSE metric is used to evaluate the models in this study. </w:t>
      </w:r>
      <w:r w:rsidR="007C61B8" w:rsidRPr="004F3B18">
        <w:rPr>
          <w:rFonts w:ascii="Calibri" w:hAnsi="Calibri" w:cs="Calibri"/>
        </w:rPr>
        <w:t>‘</w:t>
      </w:r>
      <w:r w:rsidR="007F390A" w:rsidRPr="004F3B18">
        <w:rPr>
          <w:rFonts w:ascii="Calibri" w:hAnsi="Calibri" w:cs="Calibri"/>
        </w:rPr>
        <w:t>Relu</w:t>
      </w:r>
      <w:r w:rsidR="007C61B8" w:rsidRPr="004F3B18">
        <w:rPr>
          <w:rFonts w:ascii="Calibri" w:hAnsi="Calibri" w:cs="Calibri"/>
        </w:rPr>
        <w:t>’</w:t>
      </w:r>
      <w:r w:rsidR="007F390A" w:rsidRPr="004F3B18">
        <w:rPr>
          <w:rFonts w:ascii="Calibri" w:hAnsi="Calibri" w:cs="Calibri"/>
        </w:rPr>
        <w:t xml:space="preserve"> is used as the activation function for the hidden layers. The models are trained from 10 to 250 epochs. Models are built with 2 and 4 hidden layers and hidden layer units as 64 or 128 and dense layer units as 16 and 1. It is seen that </w:t>
      </w:r>
      <w:r w:rsidR="002621D8" w:rsidRPr="004F3B18">
        <w:rPr>
          <w:rFonts w:ascii="Calibri" w:hAnsi="Calibri" w:cs="Calibri"/>
          <w:lang w:val="en-US"/>
        </w:rPr>
        <w:t xml:space="preserve">Bidirectional </w:t>
      </w:r>
      <w:r w:rsidR="007F390A" w:rsidRPr="004F3B18">
        <w:rPr>
          <w:rFonts w:ascii="Calibri" w:hAnsi="Calibri" w:cs="Calibri"/>
        </w:rPr>
        <w:t xml:space="preserve">LSTM is performing well at 250 epochs while LSTM RMSE increased at 250 epochs. LSTM model with 2 hidden layers and 1 dense layer trained for 100 epochs gave good results among LSTM models. </w:t>
      </w:r>
      <w:r w:rsidR="002621D8" w:rsidRPr="004F3B18">
        <w:rPr>
          <w:rFonts w:ascii="Calibri" w:hAnsi="Calibri" w:cs="Calibri"/>
          <w:lang w:val="en-US"/>
        </w:rPr>
        <w:t xml:space="preserve">Bidirectional </w:t>
      </w:r>
      <w:r w:rsidR="007F390A" w:rsidRPr="004F3B18">
        <w:rPr>
          <w:rFonts w:ascii="Calibri" w:hAnsi="Calibri" w:cs="Calibri"/>
        </w:rPr>
        <w:t>LSTM model formed with 2 hidden layers and 2 dense layers gave the lowest RMSE. It is seen that the increase in number of units in the hidden layers results in an increase in consuming the computing resources and time to train the model.</w:t>
      </w:r>
      <w:r w:rsidR="004D2739" w:rsidRPr="004F3B18">
        <w:rPr>
          <w:rFonts w:ascii="Calibri" w:hAnsi="Calibri" w:cs="Calibri"/>
        </w:rPr>
        <w:t xml:space="preserve"> The time consumed for training the model</w:t>
      </w:r>
      <w:r w:rsidR="00D84F0C" w:rsidRPr="004F3B18">
        <w:rPr>
          <w:rFonts w:ascii="Calibri" w:hAnsi="Calibri" w:cs="Calibri"/>
        </w:rPr>
        <w:t xml:space="preserve"> along with RMSE of LSTM and Bi-LSTM model</w:t>
      </w:r>
      <w:r w:rsidR="004D2739" w:rsidRPr="004F3B18">
        <w:rPr>
          <w:rFonts w:ascii="Calibri" w:hAnsi="Calibri" w:cs="Calibri"/>
        </w:rPr>
        <w:t xml:space="preserve"> </w:t>
      </w:r>
      <w:r w:rsidR="005B7930" w:rsidRPr="004F3B18">
        <w:rPr>
          <w:rFonts w:ascii="Calibri" w:hAnsi="Calibri" w:cs="Calibri"/>
        </w:rPr>
        <w:t xml:space="preserve">is noted and can be seen in Figure </w:t>
      </w:r>
      <w:r w:rsidR="00D84F0C" w:rsidRPr="004F3B18">
        <w:rPr>
          <w:rFonts w:ascii="Calibri" w:hAnsi="Calibri" w:cs="Calibri"/>
        </w:rPr>
        <w:t>5.</w:t>
      </w:r>
    </w:p>
    <w:p w14:paraId="640D6E50" w14:textId="77777777" w:rsidR="005B7930" w:rsidRPr="004F3B18" w:rsidRDefault="004D2739" w:rsidP="005B7930">
      <w:pPr>
        <w:keepNext/>
        <w:spacing w:after="240"/>
        <w:jc w:val="center"/>
        <w:rPr>
          <w:rFonts w:ascii="Calibri" w:hAnsi="Calibri" w:cs="Calibri"/>
        </w:rPr>
      </w:pPr>
      <w:r w:rsidRPr="004F3B18">
        <w:rPr>
          <w:rFonts w:ascii="Calibri" w:hAnsi="Calibri" w:cs="Calibri"/>
          <w:noProof/>
        </w:rPr>
        <w:lastRenderedPageBreak/>
        <w:drawing>
          <wp:inline distT="0" distB="0" distL="0" distR="0" wp14:anchorId="32546D62" wp14:editId="29C6D287">
            <wp:extent cx="5004146" cy="1330595"/>
            <wp:effectExtent l="0" t="0" r="6350" b="3175"/>
            <wp:docPr id="743686103"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86103" name="Picture 1" descr="A table with numbers and letters&#10;&#10;Description automatically generated"/>
                    <pic:cNvPicPr/>
                  </pic:nvPicPr>
                  <pic:blipFill>
                    <a:blip r:embed="rId15"/>
                    <a:stretch>
                      <a:fillRect/>
                    </a:stretch>
                  </pic:blipFill>
                  <pic:spPr>
                    <a:xfrm>
                      <a:off x="0" y="0"/>
                      <a:ext cx="5010025" cy="1332158"/>
                    </a:xfrm>
                    <a:prstGeom prst="rect">
                      <a:avLst/>
                    </a:prstGeom>
                  </pic:spPr>
                </pic:pic>
              </a:graphicData>
            </a:graphic>
          </wp:inline>
        </w:drawing>
      </w:r>
    </w:p>
    <w:p w14:paraId="242A56E3" w14:textId="2A882472" w:rsidR="00A0005D" w:rsidRPr="004F3B18" w:rsidRDefault="005B7930" w:rsidP="005B7930">
      <w:pPr>
        <w:pStyle w:val="Caption"/>
        <w:jc w:val="center"/>
        <w:rPr>
          <w:rFonts w:ascii="Calibri" w:hAnsi="Calibri" w:cs="Calibri"/>
        </w:rPr>
      </w:pPr>
      <w:bookmarkStart w:id="10" w:name="_Toc165500058"/>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5</w:t>
      </w:r>
      <w:r w:rsidRPr="004F3B18">
        <w:rPr>
          <w:rFonts w:ascii="Calibri" w:hAnsi="Calibri" w:cs="Calibri"/>
        </w:rPr>
        <w:fldChar w:fldCharType="end"/>
      </w:r>
      <w:r w:rsidRPr="004F3B18">
        <w:rPr>
          <w:rFonts w:ascii="Calibri" w:hAnsi="Calibri" w:cs="Calibri"/>
        </w:rPr>
        <w:t>: RMSE of LSTM and Bi-LSTM over epochs</w:t>
      </w:r>
      <w:sdt>
        <w:sdtPr>
          <w:rPr>
            <w:rFonts w:ascii="Calibri" w:hAnsi="Calibri" w:cs="Calibri"/>
          </w:rPr>
          <w:id w:val="1369563504"/>
          <w:citation/>
        </w:sdtPr>
        <w:sdtContent>
          <w:r w:rsidRPr="004F3B18">
            <w:rPr>
              <w:rFonts w:ascii="Calibri" w:hAnsi="Calibri" w:cs="Calibri"/>
            </w:rPr>
            <w:fldChar w:fldCharType="begin"/>
          </w:r>
          <w:r w:rsidRPr="004F3B18">
            <w:rPr>
              <w:rFonts w:ascii="Calibri" w:hAnsi="Calibri" w:cs="Calibri"/>
              <w:lang w:val="en-IN"/>
            </w:rPr>
            <w:instrText xml:space="preserve"> CITATION Ist20 \l 16393 </w:instrText>
          </w:r>
          <w:r w:rsidRPr="004F3B18">
            <w:rPr>
              <w:rFonts w:ascii="Calibri" w:hAnsi="Calibri" w:cs="Calibri"/>
            </w:rPr>
            <w:fldChar w:fldCharType="separate"/>
          </w:r>
          <w:r w:rsidR="00D03D78" w:rsidRPr="004F3B18">
            <w:rPr>
              <w:rFonts w:ascii="Calibri" w:hAnsi="Calibri" w:cs="Calibri"/>
              <w:noProof/>
              <w:lang w:val="en-IN"/>
            </w:rPr>
            <w:t xml:space="preserve"> (Istiake Sunny, et al., 2020)</w:t>
          </w:r>
          <w:r w:rsidRPr="004F3B18">
            <w:rPr>
              <w:rFonts w:ascii="Calibri" w:hAnsi="Calibri" w:cs="Calibri"/>
            </w:rPr>
            <w:fldChar w:fldCharType="end"/>
          </w:r>
        </w:sdtContent>
      </w:sdt>
      <w:bookmarkEnd w:id="10"/>
    </w:p>
    <w:p w14:paraId="6BAC6260" w14:textId="040959C9" w:rsidR="007F390A" w:rsidRPr="004F3B18" w:rsidRDefault="00000000" w:rsidP="00873F44">
      <w:pPr>
        <w:spacing w:after="240"/>
        <w:rPr>
          <w:rFonts w:ascii="Calibri" w:hAnsi="Calibri" w:cs="Calibri"/>
        </w:rPr>
      </w:pPr>
      <w:sdt>
        <w:sdtPr>
          <w:rPr>
            <w:rFonts w:ascii="Calibri" w:hAnsi="Calibri" w:cs="Calibri"/>
          </w:rPr>
          <w:id w:val="919838812"/>
          <w:citation/>
        </w:sdtPr>
        <w:sdtContent>
          <w:r w:rsidR="007F390A" w:rsidRPr="004F3B18">
            <w:rPr>
              <w:rFonts w:ascii="Calibri" w:hAnsi="Calibri" w:cs="Calibri"/>
            </w:rPr>
            <w:fldChar w:fldCharType="begin"/>
          </w:r>
          <w:r w:rsidR="007F390A" w:rsidRPr="004F3B18">
            <w:rPr>
              <w:rFonts w:ascii="Calibri" w:hAnsi="Calibri" w:cs="Calibri"/>
            </w:rPr>
            <w:instrText xml:space="preserve"> CITATION Ami24 \l 16393 </w:instrText>
          </w:r>
          <w:r w:rsidR="007F390A" w:rsidRPr="004F3B18">
            <w:rPr>
              <w:rFonts w:ascii="Calibri" w:hAnsi="Calibri" w:cs="Calibri"/>
            </w:rPr>
            <w:fldChar w:fldCharType="separate"/>
          </w:r>
          <w:r w:rsidR="00D03D78" w:rsidRPr="004F3B18">
            <w:rPr>
              <w:rFonts w:ascii="Calibri" w:hAnsi="Calibri" w:cs="Calibri"/>
              <w:noProof/>
            </w:rPr>
            <w:t>(Amini &amp; Kalantari, 2024)</w:t>
          </w:r>
          <w:r w:rsidR="007F390A" w:rsidRPr="004F3B18">
            <w:rPr>
              <w:rFonts w:ascii="Calibri" w:hAnsi="Calibri" w:cs="Calibri"/>
            </w:rPr>
            <w:fldChar w:fldCharType="end"/>
          </w:r>
        </w:sdtContent>
      </w:sdt>
      <w:r w:rsidR="007F390A" w:rsidRPr="004F3B18">
        <w:rPr>
          <w:rFonts w:ascii="Calibri" w:hAnsi="Calibri" w:cs="Calibri"/>
        </w:rPr>
        <w:t xml:space="preserve">  proposed a hybrid model based on LSTM and Convolutional Neural Networks (CNN) layers to predict gold price and evaluated using metrics such as RMSE, RMAE and R2. The Gold price from 1978 to 2021, nearly 44 years is used for this study. The Closing Price feature from the selected data is used for this study. The model used Adam optimizer with learning rates chosen between 0.05, 0.005, 0.0005 and 0.00005. The lookback values are ranged from 1 to 40 with one step. The Dropout frequency is ranged between 0.1 to 0.9 with 0.1 step. 70% of the data is used for training the model and 20% of the data for validation and 10% of the data for testing. It is seen the proposed CNN-Bi-LSTM resulted in a high R2 score when compared with Stacked LSTM, CNN, CNN-LSTM and Conv</w:t>
      </w:r>
      <w:r w:rsidR="001168FA" w:rsidRPr="004F3B18">
        <w:rPr>
          <w:rFonts w:ascii="Calibri" w:hAnsi="Calibri" w:cs="Calibri"/>
        </w:rPr>
        <w:t>olutional</w:t>
      </w:r>
      <w:r w:rsidR="002621D8" w:rsidRPr="004F3B18">
        <w:rPr>
          <w:rFonts w:ascii="Calibri" w:hAnsi="Calibri" w:cs="Calibri"/>
        </w:rPr>
        <w:t xml:space="preserve"> </w:t>
      </w:r>
      <w:r w:rsidR="007F390A" w:rsidRPr="004F3B18">
        <w:rPr>
          <w:rFonts w:ascii="Calibri" w:hAnsi="Calibri" w:cs="Calibri"/>
        </w:rPr>
        <w:t xml:space="preserve">LSTM. It is said that the lookback of 24 is the optimal for the proposed model. 0.0005 learning rate provided highest R2 score for the proposed model. </w:t>
      </w:r>
      <w:r w:rsidR="00EE6DD9" w:rsidRPr="004F3B18">
        <w:rPr>
          <w:rFonts w:ascii="Calibri" w:hAnsi="Calibri" w:cs="Calibri"/>
        </w:rPr>
        <w:t xml:space="preserve">The </w:t>
      </w:r>
      <w:r w:rsidR="00C6461D" w:rsidRPr="004F3B18">
        <w:rPr>
          <w:rFonts w:ascii="Calibri" w:hAnsi="Calibri" w:cs="Calibri"/>
        </w:rPr>
        <w:t>box plot of R2 variations can be seen in Figure 6.</w:t>
      </w:r>
    </w:p>
    <w:p w14:paraId="3E470187" w14:textId="77777777" w:rsidR="0029508E" w:rsidRPr="004F3B18" w:rsidRDefault="00B954A7" w:rsidP="0029508E">
      <w:pPr>
        <w:keepNext/>
        <w:spacing w:after="240"/>
        <w:jc w:val="center"/>
        <w:rPr>
          <w:rFonts w:ascii="Calibri" w:hAnsi="Calibri" w:cs="Calibri"/>
        </w:rPr>
      </w:pPr>
      <w:r w:rsidRPr="004F3B18">
        <w:rPr>
          <w:rFonts w:ascii="Calibri" w:hAnsi="Calibri" w:cs="Calibri"/>
          <w:noProof/>
        </w:rPr>
        <w:drawing>
          <wp:inline distT="0" distB="0" distL="0" distR="0" wp14:anchorId="538DE0AC" wp14:editId="16498749">
            <wp:extent cx="4061638" cy="3023504"/>
            <wp:effectExtent l="0" t="0" r="0" b="5715"/>
            <wp:docPr id="76153390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33900" name="Picture 1" descr="A diagram of a graph&#10;&#10;Description automatically generated with medium confidence"/>
                    <pic:cNvPicPr/>
                  </pic:nvPicPr>
                  <pic:blipFill>
                    <a:blip r:embed="rId16"/>
                    <a:stretch>
                      <a:fillRect/>
                    </a:stretch>
                  </pic:blipFill>
                  <pic:spPr>
                    <a:xfrm>
                      <a:off x="0" y="0"/>
                      <a:ext cx="4067047" cy="3027531"/>
                    </a:xfrm>
                    <a:prstGeom prst="rect">
                      <a:avLst/>
                    </a:prstGeom>
                  </pic:spPr>
                </pic:pic>
              </a:graphicData>
            </a:graphic>
          </wp:inline>
        </w:drawing>
      </w:r>
    </w:p>
    <w:p w14:paraId="18B4162E" w14:textId="16251CEA" w:rsidR="00B954A7" w:rsidRPr="004F3B18" w:rsidRDefault="0029508E" w:rsidP="0029508E">
      <w:pPr>
        <w:pStyle w:val="Caption"/>
        <w:jc w:val="center"/>
        <w:rPr>
          <w:rFonts w:ascii="Calibri" w:hAnsi="Calibri" w:cs="Calibri"/>
        </w:rPr>
      </w:pPr>
      <w:bookmarkStart w:id="11" w:name="_Toc165500059"/>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6</w:t>
      </w:r>
      <w:r w:rsidRPr="004F3B18">
        <w:rPr>
          <w:rFonts w:ascii="Calibri" w:hAnsi="Calibri" w:cs="Calibri"/>
        </w:rPr>
        <w:fldChar w:fldCharType="end"/>
      </w:r>
      <w:r w:rsidRPr="004F3B18">
        <w:rPr>
          <w:rFonts w:ascii="Calibri" w:hAnsi="Calibri" w:cs="Calibri"/>
        </w:rPr>
        <w:t xml:space="preserve">: Box plot of R2 Score variation of different models </w:t>
      </w:r>
      <w:sdt>
        <w:sdtPr>
          <w:rPr>
            <w:rFonts w:ascii="Calibri" w:hAnsi="Calibri" w:cs="Calibri"/>
          </w:rPr>
          <w:id w:val="-1137796641"/>
          <w:citation/>
        </w:sdtPr>
        <w:sdtContent>
          <w:r w:rsidRPr="004F3B18">
            <w:rPr>
              <w:rFonts w:ascii="Calibri" w:hAnsi="Calibri" w:cs="Calibri"/>
            </w:rPr>
            <w:fldChar w:fldCharType="begin"/>
          </w:r>
          <w:r w:rsidRPr="004F3B18">
            <w:rPr>
              <w:rFonts w:ascii="Calibri" w:hAnsi="Calibri" w:cs="Calibri"/>
              <w:lang w:val="en-IN"/>
            </w:rPr>
            <w:instrText xml:space="preserve"> CITATION Ami24 \l 16393 </w:instrText>
          </w:r>
          <w:r w:rsidRPr="004F3B18">
            <w:rPr>
              <w:rFonts w:ascii="Calibri" w:hAnsi="Calibri" w:cs="Calibri"/>
            </w:rPr>
            <w:fldChar w:fldCharType="separate"/>
          </w:r>
          <w:r w:rsidR="00D03D78" w:rsidRPr="004F3B18">
            <w:rPr>
              <w:rFonts w:ascii="Calibri" w:hAnsi="Calibri" w:cs="Calibri"/>
              <w:noProof/>
              <w:lang w:val="en-IN"/>
            </w:rPr>
            <w:t>(Amini &amp; Kalantari, 2024)</w:t>
          </w:r>
          <w:r w:rsidRPr="004F3B18">
            <w:rPr>
              <w:rFonts w:ascii="Calibri" w:hAnsi="Calibri" w:cs="Calibri"/>
            </w:rPr>
            <w:fldChar w:fldCharType="end"/>
          </w:r>
        </w:sdtContent>
      </w:sdt>
      <w:bookmarkEnd w:id="11"/>
    </w:p>
    <w:p w14:paraId="4F46E1CE" w14:textId="3CAAB028" w:rsidR="007F390A" w:rsidRPr="004F3B18" w:rsidRDefault="00000000" w:rsidP="00873F44">
      <w:pPr>
        <w:spacing w:after="240"/>
        <w:rPr>
          <w:rFonts w:ascii="Calibri" w:hAnsi="Calibri" w:cs="Calibri"/>
        </w:rPr>
      </w:pPr>
      <w:sdt>
        <w:sdtPr>
          <w:rPr>
            <w:rFonts w:ascii="Calibri" w:hAnsi="Calibri" w:cs="Calibri"/>
          </w:rPr>
          <w:id w:val="2028908628"/>
          <w:citation/>
        </w:sdtPr>
        <w:sdtContent>
          <w:r w:rsidR="007F390A" w:rsidRPr="004F3B18">
            <w:rPr>
              <w:rFonts w:ascii="Calibri" w:hAnsi="Calibri" w:cs="Calibri"/>
            </w:rPr>
            <w:fldChar w:fldCharType="begin"/>
          </w:r>
          <w:r w:rsidR="007F390A" w:rsidRPr="004F3B18">
            <w:rPr>
              <w:rFonts w:ascii="Calibri" w:hAnsi="Calibri" w:cs="Calibri"/>
            </w:rPr>
            <w:instrText xml:space="preserve"> CITATION Var24 \l 16393 </w:instrText>
          </w:r>
          <w:r w:rsidR="007F390A" w:rsidRPr="004F3B18">
            <w:rPr>
              <w:rFonts w:ascii="Calibri" w:hAnsi="Calibri" w:cs="Calibri"/>
            </w:rPr>
            <w:fldChar w:fldCharType="separate"/>
          </w:r>
          <w:r w:rsidR="00D03D78" w:rsidRPr="004F3B18">
            <w:rPr>
              <w:rFonts w:ascii="Calibri" w:hAnsi="Calibri" w:cs="Calibri"/>
              <w:noProof/>
            </w:rPr>
            <w:t>(Varadharajan, et al., 2024)</w:t>
          </w:r>
          <w:r w:rsidR="007F390A" w:rsidRPr="004F3B18">
            <w:rPr>
              <w:rFonts w:ascii="Calibri" w:hAnsi="Calibri" w:cs="Calibri"/>
            </w:rPr>
            <w:fldChar w:fldCharType="end"/>
          </w:r>
        </w:sdtContent>
      </w:sdt>
      <w:r w:rsidR="007F390A" w:rsidRPr="004F3B18">
        <w:rPr>
          <w:rFonts w:ascii="Calibri" w:hAnsi="Calibri" w:cs="Calibri"/>
        </w:rPr>
        <w:t xml:space="preserve"> built an LSTM-RNN model to predict the Amazon stock closing price with high accuracy. The data is split into training and testing data with 80:20 ratio respectively. The data is scaled using MinMax</w:t>
      </w:r>
      <w:r w:rsidR="001F6231" w:rsidRPr="004F3B18">
        <w:rPr>
          <w:rFonts w:ascii="Calibri" w:hAnsi="Calibri" w:cs="Calibri"/>
        </w:rPr>
        <w:t>S</w:t>
      </w:r>
      <w:r w:rsidR="007F390A" w:rsidRPr="004F3B18">
        <w:rPr>
          <w:rFonts w:ascii="Calibri" w:hAnsi="Calibri" w:cs="Calibri"/>
        </w:rPr>
        <w:t>caler. A total of 27 combinations of models with parameters of epochs, neurons and batch size are made. The proposed LSTM-RNN model achieved MAPE of 1.84% and RMSE of 2.51 on the training set.</w:t>
      </w:r>
    </w:p>
    <w:p w14:paraId="6D516916" w14:textId="14A4E75D" w:rsidR="007F390A" w:rsidRPr="004F3B18" w:rsidRDefault="00000000" w:rsidP="00873F44">
      <w:pPr>
        <w:spacing w:after="240"/>
        <w:rPr>
          <w:rFonts w:ascii="Calibri" w:hAnsi="Calibri" w:cs="Calibri"/>
        </w:rPr>
      </w:pPr>
      <w:sdt>
        <w:sdtPr>
          <w:rPr>
            <w:rFonts w:ascii="Calibri" w:hAnsi="Calibri" w:cs="Calibri"/>
          </w:rPr>
          <w:id w:val="-1493013302"/>
          <w:citation/>
        </w:sdtPr>
        <w:sdtContent>
          <w:r w:rsidR="007F390A" w:rsidRPr="004F3B18">
            <w:rPr>
              <w:rFonts w:ascii="Calibri" w:hAnsi="Calibri" w:cs="Calibri"/>
            </w:rPr>
            <w:fldChar w:fldCharType="begin"/>
          </w:r>
          <w:r w:rsidR="007F390A" w:rsidRPr="004F3B18">
            <w:rPr>
              <w:rFonts w:ascii="Calibri" w:hAnsi="Calibri" w:cs="Calibri"/>
            </w:rPr>
            <w:instrText xml:space="preserve"> CITATION Div23 \l 16393 </w:instrText>
          </w:r>
          <w:r w:rsidR="007F390A" w:rsidRPr="004F3B18">
            <w:rPr>
              <w:rFonts w:ascii="Calibri" w:hAnsi="Calibri" w:cs="Calibri"/>
            </w:rPr>
            <w:fldChar w:fldCharType="separate"/>
          </w:r>
          <w:r w:rsidR="00D03D78" w:rsidRPr="004F3B18">
            <w:rPr>
              <w:rFonts w:ascii="Calibri" w:hAnsi="Calibri" w:cs="Calibri"/>
              <w:noProof/>
            </w:rPr>
            <w:t>(Divy &amp; Warish, 2023)</w:t>
          </w:r>
          <w:r w:rsidR="007F390A" w:rsidRPr="004F3B18">
            <w:rPr>
              <w:rFonts w:ascii="Calibri" w:hAnsi="Calibri" w:cs="Calibri"/>
            </w:rPr>
            <w:fldChar w:fldCharType="end"/>
          </w:r>
        </w:sdtContent>
      </w:sdt>
      <w:r w:rsidR="007F390A" w:rsidRPr="004F3B18">
        <w:rPr>
          <w:rFonts w:ascii="Calibri" w:hAnsi="Calibri" w:cs="Calibri"/>
        </w:rPr>
        <w:t xml:space="preserve"> proposed a method using Bi-LSTM model to predict Open High Low Close Volume (OHLCV) values of APPLE stock. The APPLE stock data listen on the NASDAQ stock market is collected from yahoo finance. The data is selected between 2013 and 2018. The train and test data are split into 75:25 ratio respectively. The data is scaled using MinMax</w:t>
      </w:r>
      <w:r w:rsidR="00594B3C" w:rsidRPr="004F3B18">
        <w:rPr>
          <w:rFonts w:ascii="Calibri" w:hAnsi="Calibri" w:cs="Calibri"/>
        </w:rPr>
        <w:t>S</w:t>
      </w:r>
      <w:r w:rsidR="007F390A" w:rsidRPr="004F3B18">
        <w:rPr>
          <w:rFonts w:ascii="Calibri" w:hAnsi="Calibri" w:cs="Calibri"/>
        </w:rPr>
        <w:t xml:space="preserve">caler from sklearn. The model used RMSProp optimizer and a learning rate of 0.001 and the loss function used is </w:t>
      </w:r>
      <w:r w:rsidR="003D3EAE" w:rsidRPr="004F3B18">
        <w:rPr>
          <w:rFonts w:ascii="Calibri" w:hAnsi="Calibri" w:cs="Calibri"/>
        </w:rPr>
        <w:t>Mean Squared Error</w:t>
      </w:r>
      <w:r w:rsidR="007F390A" w:rsidRPr="004F3B18">
        <w:rPr>
          <w:rFonts w:ascii="Calibri" w:hAnsi="Calibri" w:cs="Calibri"/>
        </w:rPr>
        <w:t>. Metrics used for evaluating the models are MAE, MSE and RMSE. The RMSE values of Bi</w:t>
      </w:r>
      <w:r w:rsidR="003D3EAE" w:rsidRPr="004F3B18">
        <w:rPr>
          <w:rFonts w:ascii="Calibri" w:hAnsi="Calibri" w:cs="Calibri"/>
        </w:rPr>
        <w:t xml:space="preserve">directional </w:t>
      </w:r>
      <w:r w:rsidR="007F390A" w:rsidRPr="004F3B18">
        <w:rPr>
          <w:rFonts w:ascii="Calibri" w:hAnsi="Calibri" w:cs="Calibri"/>
        </w:rPr>
        <w:t>LSTM sequential and multitasking are less when compared with other models.</w:t>
      </w:r>
    </w:p>
    <w:p w14:paraId="6739553F" w14:textId="15A3E17C" w:rsidR="007F390A" w:rsidRPr="004F3B18" w:rsidRDefault="00000000" w:rsidP="00873F44">
      <w:pPr>
        <w:spacing w:after="240"/>
        <w:rPr>
          <w:rFonts w:ascii="Calibri" w:hAnsi="Calibri" w:cs="Calibri"/>
        </w:rPr>
      </w:pPr>
      <w:sdt>
        <w:sdtPr>
          <w:rPr>
            <w:rFonts w:ascii="Calibri" w:hAnsi="Calibri" w:cs="Calibri"/>
          </w:rPr>
          <w:id w:val="648018481"/>
          <w:citation/>
        </w:sdtPr>
        <w:sdtContent>
          <w:r w:rsidR="007F390A" w:rsidRPr="004F3B18">
            <w:rPr>
              <w:rFonts w:ascii="Calibri" w:hAnsi="Calibri" w:cs="Calibri"/>
            </w:rPr>
            <w:fldChar w:fldCharType="begin"/>
          </w:r>
          <w:r w:rsidR="007F390A" w:rsidRPr="004F3B18">
            <w:rPr>
              <w:rFonts w:ascii="Calibri" w:hAnsi="Calibri" w:cs="Calibri"/>
            </w:rPr>
            <w:instrText xml:space="preserve"> CITATION Beh23 \l 16393 </w:instrText>
          </w:r>
          <w:r w:rsidR="007F390A" w:rsidRPr="004F3B18">
            <w:rPr>
              <w:rFonts w:ascii="Calibri" w:hAnsi="Calibri" w:cs="Calibri"/>
            </w:rPr>
            <w:fldChar w:fldCharType="separate"/>
          </w:r>
          <w:r w:rsidR="00D03D78" w:rsidRPr="004F3B18">
            <w:rPr>
              <w:rFonts w:ascii="Calibri" w:hAnsi="Calibri" w:cs="Calibri"/>
              <w:noProof/>
            </w:rPr>
            <w:t>(Behura, et al., 2023)</w:t>
          </w:r>
          <w:r w:rsidR="007F390A" w:rsidRPr="004F3B18">
            <w:rPr>
              <w:rFonts w:ascii="Calibri" w:hAnsi="Calibri" w:cs="Calibri"/>
            </w:rPr>
            <w:fldChar w:fldCharType="end"/>
          </w:r>
        </w:sdtContent>
      </w:sdt>
      <w:r w:rsidR="007F390A" w:rsidRPr="004F3B18">
        <w:rPr>
          <w:rFonts w:ascii="Calibri" w:hAnsi="Calibri" w:cs="Calibri"/>
        </w:rPr>
        <w:t xml:space="preserve"> proposed a multi-layer LSTM model to predict stock price. TATA Consumer stock data from National Stock Exchange is used for this work. The data is selected from 1</w:t>
      </w:r>
      <w:r w:rsidR="007F390A" w:rsidRPr="004F3B18">
        <w:rPr>
          <w:rFonts w:ascii="Calibri" w:hAnsi="Calibri" w:cs="Calibri"/>
          <w:vertAlign w:val="superscript"/>
        </w:rPr>
        <w:t>st</w:t>
      </w:r>
      <w:r w:rsidR="007F390A" w:rsidRPr="004F3B18">
        <w:rPr>
          <w:rFonts w:ascii="Calibri" w:hAnsi="Calibri" w:cs="Calibri"/>
        </w:rPr>
        <w:t xml:space="preserve"> Jan</w:t>
      </w:r>
      <w:r w:rsidR="001168FA" w:rsidRPr="004F3B18">
        <w:rPr>
          <w:rFonts w:ascii="Calibri" w:hAnsi="Calibri" w:cs="Calibri"/>
        </w:rPr>
        <w:t>uary</w:t>
      </w:r>
      <w:r w:rsidR="007F390A" w:rsidRPr="004F3B18">
        <w:rPr>
          <w:rFonts w:ascii="Calibri" w:hAnsi="Calibri" w:cs="Calibri"/>
        </w:rPr>
        <w:t xml:space="preserve"> 2018 to 31</w:t>
      </w:r>
      <w:r w:rsidR="007F390A" w:rsidRPr="004F3B18">
        <w:rPr>
          <w:rFonts w:ascii="Calibri" w:hAnsi="Calibri" w:cs="Calibri"/>
          <w:vertAlign w:val="superscript"/>
        </w:rPr>
        <w:t>st</w:t>
      </w:r>
      <w:r w:rsidR="007F390A" w:rsidRPr="004F3B18">
        <w:rPr>
          <w:rFonts w:ascii="Calibri" w:hAnsi="Calibri" w:cs="Calibri"/>
        </w:rPr>
        <w:t xml:space="preserve"> Dec</w:t>
      </w:r>
      <w:r w:rsidR="001168FA" w:rsidRPr="004F3B18">
        <w:rPr>
          <w:rFonts w:ascii="Calibri" w:hAnsi="Calibri" w:cs="Calibri"/>
        </w:rPr>
        <w:t>ember</w:t>
      </w:r>
      <w:r w:rsidR="007F390A" w:rsidRPr="004F3B18">
        <w:rPr>
          <w:rFonts w:ascii="Calibri" w:hAnsi="Calibri" w:cs="Calibri"/>
        </w:rPr>
        <w:t xml:space="preserve"> 2022. The last 5 records of the selected data are used to test the model. The model is built to predict the closing price of the stock. The data is normalized for training the model. Lookback of 10 is used and the Adam optimizer is used, and the model is trained for 10 epochs. Relu activation is used and return_sequences is enabled. 2, 3 and 4 hidden layers models were built and compared. It is said that the forecast gave high accuracy for only near future values and fails to predict the stock price for the next 30 or 60 days.</w:t>
      </w:r>
    </w:p>
    <w:p w14:paraId="1D882D3A" w14:textId="1618B0FB" w:rsidR="007F390A" w:rsidRPr="004F3B18" w:rsidRDefault="00000000" w:rsidP="00873F44">
      <w:pPr>
        <w:spacing w:after="240"/>
        <w:rPr>
          <w:rFonts w:ascii="Calibri" w:hAnsi="Calibri" w:cs="Calibri"/>
        </w:rPr>
      </w:pPr>
      <w:sdt>
        <w:sdtPr>
          <w:rPr>
            <w:rFonts w:ascii="Calibri" w:hAnsi="Calibri" w:cs="Calibri"/>
          </w:rPr>
          <w:id w:val="-994098840"/>
          <w:citation/>
        </w:sdtPr>
        <w:sdtContent>
          <w:r w:rsidR="007F390A" w:rsidRPr="004F3B18">
            <w:rPr>
              <w:rFonts w:ascii="Calibri" w:hAnsi="Calibri" w:cs="Calibri"/>
            </w:rPr>
            <w:fldChar w:fldCharType="begin"/>
          </w:r>
          <w:r w:rsidR="007F390A" w:rsidRPr="004F3B18">
            <w:rPr>
              <w:rFonts w:ascii="Calibri" w:hAnsi="Calibri" w:cs="Calibri"/>
            </w:rPr>
            <w:instrText xml:space="preserve"> CITATION Sha21 \l 16393 </w:instrText>
          </w:r>
          <w:r w:rsidR="007F390A" w:rsidRPr="004F3B18">
            <w:rPr>
              <w:rFonts w:ascii="Calibri" w:hAnsi="Calibri" w:cs="Calibri"/>
            </w:rPr>
            <w:fldChar w:fldCharType="separate"/>
          </w:r>
          <w:r w:rsidR="00D03D78" w:rsidRPr="004F3B18">
            <w:rPr>
              <w:rFonts w:ascii="Calibri" w:hAnsi="Calibri" w:cs="Calibri"/>
              <w:noProof/>
            </w:rPr>
            <w:t>(Shah, et al., 2021)</w:t>
          </w:r>
          <w:r w:rsidR="007F390A" w:rsidRPr="004F3B18">
            <w:rPr>
              <w:rFonts w:ascii="Calibri" w:hAnsi="Calibri" w:cs="Calibri"/>
            </w:rPr>
            <w:fldChar w:fldCharType="end"/>
          </w:r>
        </w:sdtContent>
      </w:sdt>
      <w:r w:rsidR="007F390A" w:rsidRPr="004F3B18">
        <w:rPr>
          <w:rFonts w:ascii="Calibri" w:hAnsi="Calibri" w:cs="Calibri"/>
        </w:rPr>
        <w:t xml:space="preserve"> proposed a </w:t>
      </w:r>
      <w:r w:rsidR="003D3EAE" w:rsidRPr="004F3B18">
        <w:rPr>
          <w:rFonts w:ascii="Calibri" w:hAnsi="Calibri" w:cs="Calibri"/>
          <w:lang w:val="en-US"/>
        </w:rPr>
        <w:t>Bidirectional LSTM</w:t>
      </w:r>
      <w:r w:rsidR="007F390A" w:rsidRPr="004F3B18">
        <w:rPr>
          <w:rFonts w:ascii="Calibri" w:hAnsi="Calibri" w:cs="Calibri"/>
        </w:rPr>
        <w:t xml:space="preserve"> model to predict the stock closing price. Previous 6 years data of Tesla and Citi Bank are used for this study and the data is collected using yahoo finance. The models are trained for 80% of the data and tested on 20% data. The data is scaled using MinMaxScaler from scikit-learn. The model is trained for 200 epochs. The model training MAPE values are 1.669% and 0.445% for the Tesla and Citi Bank training data respectively. The model test MAPE values are 3.379% and 1.412% for Tesla and Citi Bank respectively. It is stated that the model with MAPE less than 10% is considered as a good model. The model test accuracy for Tesla is 0.96 and for Citi Bank is 0.98. </w:t>
      </w:r>
    </w:p>
    <w:p w14:paraId="0C3BCDA9" w14:textId="23BAEEFF" w:rsidR="007F390A" w:rsidRPr="004F3B18" w:rsidRDefault="007F390A" w:rsidP="00873F44">
      <w:pPr>
        <w:spacing w:after="240"/>
        <w:rPr>
          <w:rFonts w:ascii="Calibri" w:hAnsi="Calibri" w:cs="Calibri"/>
        </w:rPr>
      </w:pPr>
      <w:r w:rsidRPr="004F3B18">
        <w:rPr>
          <w:rFonts w:ascii="Calibri" w:hAnsi="Calibri" w:cs="Calibri"/>
        </w:rPr>
        <w:t xml:space="preserve">The above literature review is thoroughly done to understand and know the different machine learning and deep learning algorithms or methods implemented to predict stock price. It is seen there are different traditional ways apart from neural networks to predict the stock price. </w:t>
      </w:r>
      <w:sdt>
        <w:sdtPr>
          <w:rPr>
            <w:rFonts w:ascii="Calibri" w:hAnsi="Calibri" w:cs="Calibri"/>
          </w:rPr>
          <w:id w:val="413292315"/>
          <w:citation/>
        </w:sdtPr>
        <w:sdtContent>
          <w:r w:rsidRPr="004F3B18">
            <w:rPr>
              <w:rFonts w:ascii="Calibri" w:hAnsi="Calibri" w:cs="Calibri"/>
            </w:rPr>
            <w:fldChar w:fldCharType="begin"/>
          </w:r>
          <w:r w:rsidRPr="004F3B18">
            <w:rPr>
              <w:rFonts w:ascii="Calibri" w:hAnsi="Calibri" w:cs="Calibri"/>
            </w:rPr>
            <w:instrText xml:space="preserve"> CITATION Ali14 \l 16393 </w:instrText>
          </w:r>
          <w:r w:rsidRPr="004F3B18">
            <w:rPr>
              <w:rFonts w:ascii="Calibri" w:hAnsi="Calibri" w:cs="Calibri"/>
            </w:rPr>
            <w:fldChar w:fldCharType="separate"/>
          </w:r>
          <w:r w:rsidR="00D03D78" w:rsidRPr="004F3B18">
            <w:rPr>
              <w:rFonts w:ascii="Calibri" w:hAnsi="Calibri" w:cs="Calibri"/>
              <w:noProof/>
            </w:rPr>
            <w:t>(Ali, et al., 2014)</w:t>
          </w:r>
          <w:r w:rsidRPr="004F3B18">
            <w:rPr>
              <w:rFonts w:ascii="Calibri" w:hAnsi="Calibri" w:cs="Calibri"/>
            </w:rPr>
            <w:fldChar w:fldCharType="end"/>
          </w:r>
        </w:sdtContent>
      </w:sdt>
      <w:r w:rsidRPr="004F3B18">
        <w:rPr>
          <w:rFonts w:ascii="Calibri" w:hAnsi="Calibri" w:cs="Calibri"/>
        </w:rPr>
        <w:t xml:space="preserve"> stated that the traditional ways are sensitive to the sudden drops and rise in the stock price and are directional in predicting the stock price. Different neural networks namely RNN, DBN, LSTM, GRU, Bi-Directional LSTM, CNN etc are used to predict stock prices.</w:t>
      </w:r>
    </w:p>
    <w:p w14:paraId="6D4D79B9" w14:textId="77777777" w:rsidR="007F390A" w:rsidRPr="004F3B18" w:rsidRDefault="007F390A" w:rsidP="00873F44">
      <w:pPr>
        <w:spacing w:after="240"/>
        <w:rPr>
          <w:rFonts w:ascii="Calibri" w:hAnsi="Calibri" w:cs="Calibri"/>
        </w:rPr>
      </w:pPr>
      <w:r w:rsidRPr="004F3B18">
        <w:rPr>
          <w:rFonts w:ascii="Calibri" w:hAnsi="Calibri" w:cs="Calibri"/>
        </w:rPr>
        <w:t>Comparing the neural networks with the accuracy obtained at different studies, it is seen that the models with LSTM, GRU and Bi-Directional models are trusted to give high accuracy. It is not always the same for these models to perform better than other models. It can be said that these models with a smaller number of units, epochs and number of layers are able to produce good accuracy when compared with other models. Hybrid models with a combination of these layers performs better than the stacked layers.</w:t>
      </w:r>
    </w:p>
    <w:p w14:paraId="5043AA4A" w14:textId="1EF7A1A3" w:rsidR="007F390A" w:rsidRPr="004F3B18" w:rsidRDefault="007F390A" w:rsidP="00873F44">
      <w:pPr>
        <w:spacing w:after="240"/>
        <w:rPr>
          <w:rFonts w:ascii="Calibri" w:hAnsi="Calibri" w:cs="Calibri"/>
        </w:rPr>
      </w:pPr>
      <w:r w:rsidRPr="004F3B18">
        <w:rPr>
          <w:rFonts w:ascii="Calibri" w:hAnsi="Calibri" w:cs="Calibri"/>
        </w:rPr>
        <w:t xml:space="preserve">All the above discussed studies utilize historical stock price data to predict the next day or future stock prices. It is seen in the study by </w:t>
      </w:r>
      <w:sdt>
        <w:sdtPr>
          <w:rPr>
            <w:rFonts w:ascii="Calibri" w:hAnsi="Calibri" w:cs="Calibri"/>
          </w:rPr>
          <w:id w:val="-1914612311"/>
          <w:citation/>
        </w:sdtPr>
        <w:sdtContent>
          <w:r w:rsidRPr="004F3B18">
            <w:rPr>
              <w:rFonts w:ascii="Calibri" w:hAnsi="Calibri" w:cs="Calibri"/>
            </w:rPr>
            <w:fldChar w:fldCharType="begin"/>
          </w:r>
          <w:r w:rsidRPr="004F3B18">
            <w:rPr>
              <w:rFonts w:ascii="Calibri" w:hAnsi="Calibri" w:cs="Calibri"/>
            </w:rPr>
            <w:instrText xml:space="preserve"> CITATION Puh23 \l 16393 </w:instrText>
          </w:r>
          <w:r w:rsidRPr="004F3B18">
            <w:rPr>
              <w:rFonts w:ascii="Calibri" w:hAnsi="Calibri" w:cs="Calibri"/>
            </w:rPr>
            <w:fldChar w:fldCharType="separate"/>
          </w:r>
          <w:r w:rsidR="00D03D78" w:rsidRPr="004F3B18">
            <w:rPr>
              <w:rFonts w:ascii="Calibri" w:hAnsi="Calibri" w:cs="Calibri"/>
              <w:noProof/>
            </w:rPr>
            <w:t>(Puh &amp; Marina, 2023)</w:t>
          </w:r>
          <w:r w:rsidRPr="004F3B18">
            <w:rPr>
              <w:rFonts w:ascii="Calibri" w:hAnsi="Calibri" w:cs="Calibri"/>
            </w:rPr>
            <w:fldChar w:fldCharType="end"/>
          </w:r>
        </w:sdtContent>
      </w:sdt>
      <w:r w:rsidRPr="004F3B18">
        <w:rPr>
          <w:rFonts w:ascii="Calibri" w:hAnsi="Calibri" w:cs="Calibri"/>
        </w:rPr>
        <w:t xml:space="preserve"> that NLP can be used to analyse the news headlines about a particular stock and feed the neural networks the trend of the stock price and this helps in predicting the stock price. It is said that the resources required to perform the text processing is high and acceptable results can be achieved by </w:t>
      </w:r>
      <w:r w:rsidRPr="004F3B18">
        <w:rPr>
          <w:rFonts w:ascii="Calibri" w:hAnsi="Calibri" w:cs="Calibri"/>
        </w:rPr>
        <w:lastRenderedPageBreak/>
        <w:t xml:space="preserve">using neural networks without extensive computing. It is said that </w:t>
      </w:r>
      <w:r w:rsidR="00916F4D" w:rsidRPr="004F3B18">
        <w:rPr>
          <w:rFonts w:ascii="Calibri" w:hAnsi="Calibri" w:cs="Calibri"/>
        </w:rPr>
        <w:t>Fin BERT</w:t>
      </w:r>
      <w:r w:rsidRPr="004F3B18">
        <w:rPr>
          <w:rFonts w:ascii="Calibri" w:hAnsi="Calibri" w:cs="Calibri"/>
        </w:rPr>
        <w:t xml:space="preserve"> model outperformed all other models with least RMSE for stock price prediction using news polarity.</w:t>
      </w:r>
    </w:p>
    <w:p w14:paraId="4EE8AAEE" w14:textId="1FFE9D21" w:rsidR="007F390A" w:rsidRPr="004F3B18" w:rsidRDefault="007F390A" w:rsidP="00873F44">
      <w:pPr>
        <w:spacing w:after="240"/>
        <w:rPr>
          <w:rFonts w:ascii="Calibri" w:hAnsi="Calibri" w:cs="Calibri"/>
          <w:lang w:val="en-US"/>
        </w:rPr>
      </w:pPr>
      <w:r w:rsidRPr="004F3B18">
        <w:rPr>
          <w:rFonts w:ascii="Calibri" w:hAnsi="Calibri" w:cs="Calibri"/>
          <w:lang w:val="en-US"/>
        </w:rPr>
        <w:t xml:space="preserve">Looking at the work done for predicting the stock price, it is common in all the reports that the common metrics used to </w:t>
      </w:r>
      <w:r w:rsidR="00696221" w:rsidRPr="004F3B18">
        <w:rPr>
          <w:rFonts w:ascii="Calibri" w:hAnsi="Calibri" w:cs="Calibri"/>
          <w:lang w:val="en-US"/>
        </w:rPr>
        <w:t>assess</w:t>
      </w:r>
      <w:r w:rsidRPr="004F3B18">
        <w:rPr>
          <w:rFonts w:ascii="Calibri" w:hAnsi="Calibri" w:cs="Calibri"/>
          <w:lang w:val="en-US"/>
        </w:rPr>
        <w:t xml:space="preserve"> the performance of predicting the stock price are MSE, RMSE, MAE, MAPE and R2. Out of these, we prefer to evaluate the performance of the models using MAPE which says the average error rate of the predicted and actual stock prices and R2</w:t>
      </w:r>
      <w:r w:rsidR="001E35E1" w:rsidRPr="004F3B18">
        <w:rPr>
          <w:rFonts w:ascii="Calibri" w:hAnsi="Calibri" w:cs="Calibri"/>
          <w:lang w:val="en-US"/>
        </w:rPr>
        <w:t xml:space="preserve"> score</w:t>
      </w:r>
      <w:r w:rsidRPr="004F3B18">
        <w:rPr>
          <w:rFonts w:ascii="Calibri" w:hAnsi="Calibri" w:cs="Calibri"/>
          <w:lang w:val="en-US"/>
        </w:rPr>
        <w:t xml:space="preserve"> which </w:t>
      </w:r>
      <w:r w:rsidR="001E35E1" w:rsidRPr="004F3B18">
        <w:rPr>
          <w:rFonts w:ascii="Calibri" w:hAnsi="Calibri" w:cs="Calibri"/>
          <w:lang w:val="en-US"/>
        </w:rPr>
        <w:t>figures out</w:t>
      </w:r>
      <w:r w:rsidRPr="004F3B18">
        <w:rPr>
          <w:rFonts w:ascii="Calibri" w:hAnsi="Calibri" w:cs="Calibri"/>
          <w:lang w:val="en-US"/>
        </w:rPr>
        <w:t xml:space="preserve"> the accuracy score between the predicted and actual values. They speak about the exact model performance which can be evaluated for comparison. The MSE, RMSE and MAE are not preferred since the data used for this analysis is varied.</w:t>
      </w:r>
    </w:p>
    <w:p w14:paraId="4EF24254" w14:textId="6A1EEAC4" w:rsidR="007F390A" w:rsidRPr="004F3B18" w:rsidRDefault="007F390A" w:rsidP="00873F44">
      <w:pPr>
        <w:spacing w:after="240"/>
        <w:rPr>
          <w:rFonts w:ascii="Calibri" w:hAnsi="Calibri" w:cs="Calibri"/>
          <w:lang w:val="en-US"/>
        </w:rPr>
      </w:pPr>
      <w:r w:rsidRPr="004F3B18">
        <w:rPr>
          <w:rFonts w:ascii="Calibri" w:hAnsi="Calibri" w:cs="Calibri"/>
          <w:lang w:val="en-US"/>
        </w:rPr>
        <w:t xml:space="preserve">To overcome this, we can perform data processing to scale the data, yet the errors can never be known if they are minimal. It is </w:t>
      </w:r>
      <w:r w:rsidR="00E51A8E" w:rsidRPr="004F3B18">
        <w:rPr>
          <w:rFonts w:ascii="Calibri" w:hAnsi="Calibri" w:cs="Calibri"/>
          <w:lang w:val="en-US"/>
        </w:rPr>
        <w:t>recommended</w:t>
      </w:r>
      <w:r w:rsidRPr="004F3B18">
        <w:rPr>
          <w:rFonts w:ascii="Calibri" w:hAnsi="Calibri" w:cs="Calibri"/>
          <w:lang w:val="en-US"/>
        </w:rPr>
        <w:t xml:space="preserve"> to scale the data due to the differences between the minimum and maximum prices of the stock, which makes it difficult while training. </w:t>
      </w:r>
      <w:sdt>
        <w:sdtPr>
          <w:rPr>
            <w:rFonts w:ascii="Calibri" w:hAnsi="Calibri" w:cs="Calibri"/>
            <w:lang w:val="en-US"/>
          </w:rPr>
          <w:id w:val="1511266187"/>
          <w:citation/>
        </w:sdtPr>
        <w:sdtContent>
          <w:r w:rsidRPr="004F3B18">
            <w:rPr>
              <w:rFonts w:ascii="Calibri" w:hAnsi="Calibri" w:cs="Calibri"/>
              <w:lang w:val="en-US"/>
            </w:rPr>
            <w:fldChar w:fldCharType="begin"/>
          </w:r>
          <w:r w:rsidRPr="004F3B18">
            <w:rPr>
              <w:rFonts w:ascii="Calibri" w:hAnsi="Calibri" w:cs="Calibri"/>
            </w:rPr>
            <w:instrText xml:space="preserve"> CITATION Cha18 \l 16393 </w:instrText>
          </w:r>
          <w:r w:rsidRPr="004F3B18">
            <w:rPr>
              <w:rFonts w:ascii="Calibri" w:hAnsi="Calibri" w:cs="Calibri"/>
              <w:lang w:val="en-US"/>
            </w:rPr>
            <w:fldChar w:fldCharType="separate"/>
          </w:r>
          <w:r w:rsidR="00D03D78" w:rsidRPr="004F3B18">
            <w:rPr>
              <w:rFonts w:ascii="Calibri" w:hAnsi="Calibri" w:cs="Calibri"/>
              <w:noProof/>
            </w:rPr>
            <w:t>(Chawalit, et al., 2018)</w:t>
          </w:r>
          <w:r w:rsidRPr="004F3B18">
            <w:rPr>
              <w:rFonts w:ascii="Calibri" w:hAnsi="Calibri" w:cs="Calibri"/>
              <w:lang w:val="en-US"/>
            </w:rPr>
            <w:fldChar w:fldCharType="end"/>
          </w:r>
        </w:sdtContent>
      </w:sdt>
      <w:r w:rsidRPr="004F3B18">
        <w:rPr>
          <w:rFonts w:ascii="Calibri" w:hAnsi="Calibri" w:cs="Calibri"/>
          <w:lang w:val="en-US"/>
        </w:rPr>
        <w:t xml:space="preserve"> used </w:t>
      </w:r>
      <w:r w:rsidR="00916F4D" w:rsidRPr="004F3B18">
        <w:rPr>
          <w:rFonts w:ascii="Calibri" w:hAnsi="Calibri" w:cs="Calibri"/>
          <w:lang w:val="en-US"/>
        </w:rPr>
        <w:t>MinMaxScaler</w:t>
      </w:r>
      <w:r w:rsidRPr="004F3B18">
        <w:rPr>
          <w:rFonts w:ascii="Calibri" w:hAnsi="Calibri" w:cs="Calibri"/>
          <w:lang w:val="en-US"/>
        </w:rPr>
        <w:t xml:space="preserve"> for scaling the data and we prefer to experiment with the performance of the model using </w:t>
      </w:r>
      <w:r w:rsidR="00916F4D" w:rsidRPr="004F3B18">
        <w:rPr>
          <w:rFonts w:ascii="Calibri" w:hAnsi="Calibri" w:cs="Calibri"/>
          <w:lang w:val="en-US"/>
        </w:rPr>
        <w:t>S</w:t>
      </w:r>
      <w:r w:rsidR="00F47434" w:rsidRPr="004F3B18">
        <w:rPr>
          <w:rFonts w:ascii="Calibri" w:hAnsi="Calibri" w:cs="Calibri"/>
          <w:lang w:val="en-US"/>
        </w:rPr>
        <w:t>tandard</w:t>
      </w:r>
      <w:r w:rsidR="00916F4D" w:rsidRPr="004F3B18">
        <w:rPr>
          <w:rFonts w:ascii="Calibri" w:hAnsi="Calibri" w:cs="Calibri"/>
          <w:lang w:val="en-US"/>
        </w:rPr>
        <w:t>S</w:t>
      </w:r>
      <w:r w:rsidR="00F47434" w:rsidRPr="004F3B18">
        <w:rPr>
          <w:rFonts w:ascii="Calibri" w:hAnsi="Calibri" w:cs="Calibri"/>
          <w:lang w:val="en-US"/>
        </w:rPr>
        <w:t>caler</w:t>
      </w:r>
      <w:r w:rsidRPr="004F3B18">
        <w:rPr>
          <w:rFonts w:ascii="Calibri" w:hAnsi="Calibri" w:cs="Calibri"/>
          <w:lang w:val="en-US"/>
        </w:rPr>
        <w:t xml:space="preserve">. We would not recommend using </w:t>
      </w:r>
      <w:r w:rsidR="00916F4D" w:rsidRPr="004F3B18">
        <w:rPr>
          <w:rFonts w:ascii="Calibri" w:hAnsi="Calibri" w:cs="Calibri"/>
          <w:lang w:val="en-US"/>
        </w:rPr>
        <w:t>M</w:t>
      </w:r>
      <w:r w:rsidR="00F47434" w:rsidRPr="004F3B18">
        <w:rPr>
          <w:rFonts w:ascii="Calibri" w:hAnsi="Calibri" w:cs="Calibri"/>
          <w:lang w:val="en-US"/>
        </w:rPr>
        <w:t>ax</w:t>
      </w:r>
      <w:r w:rsidR="00916F4D" w:rsidRPr="004F3B18">
        <w:rPr>
          <w:rFonts w:ascii="Calibri" w:hAnsi="Calibri" w:cs="Calibri"/>
          <w:lang w:val="en-US"/>
        </w:rPr>
        <w:t>A</w:t>
      </w:r>
      <w:r w:rsidR="00F47434" w:rsidRPr="004F3B18">
        <w:rPr>
          <w:rFonts w:ascii="Calibri" w:hAnsi="Calibri" w:cs="Calibri"/>
          <w:lang w:val="en-US"/>
        </w:rPr>
        <w:t>bs</w:t>
      </w:r>
      <w:r w:rsidR="00916F4D" w:rsidRPr="004F3B18">
        <w:rPr>
          <w:rFonts w:ascii="Calibri" w:hAnsi="Calibri" w:cs="Calibri"/>
          <w:lang w:val="en-US"/>
        </w:rPr>
        <w:t>S</w:t>
      </w:r>
      <w:r w:rsidR="00F47434" w:rsidRPr="004F3B18">
        <w:rPr>
          <w:rFonts w:ascii="Calibri" w:hAnsi="Calibri" w:cs="Calibri"/>
          <w:lang w:val="en-US"/>
        </w:rPr>
        <w:t>caler,</w:t>
      </w:r>
      <w:r w:rsidRPr="004F3B18">
        <w:rPr>
          <w:rFonts w:ascii="Calibri" w:hAnsi="Calibri" w:cs="Calibri"/>
          <w:lang w:val="en-US"/>
        </w:rPr>
        <w:t xml:space="preserve"> </w:t>
      </w:r>
      <w:r w:rsidR="00F47434" w:rsidRPr="004F3B18">
        <w:rPr>
          <w:rFonts w:ascii="Calibri" w:hAnsi="Calibri" w:cs="Calibri"/>
          <w:lang w:val="en-US"/>
        </w:rPr>
        <w:t>as</w:t>
      </w:r>
      <w:r w:rsidRPr="004F3B18">
        <w:rPr>
          <w:rFonts w:ascii="Calibri" w:hAnsi="Calibri" w:cs="Calibri"/>
          <w:lang w:val="en-US"/>
        </w:rPr>
        <w:t xml:space="preserve"> it is not efficient in handling outliers </w:t>
      </w:r>
      <w:r w:rsidR="00F47434" w:rsidRPr="004F3B18">
        <w:rPr>
          <w:rFonts w:ascii="Calibri" w:hAnsi="Calibri" w:cs="Calibri"/>
          <w:lang w:val="en-US"/>
        </w:rPr>
        <w:t>with</w:t>
      </w:r>
      <w:r w:rsidRPr="004F3B18">
        <w:rPr>
          <w:rFonts w:ascii="Calibri" w:hAnsi="Calibri" w:cs="Calibri"/>
          <w:lang w:val="en-US"/>
        </w:rPr>
        <w:t>in the data.</w:t>
      </w:r>
    </w:p>
    <w:p w14:paraId="24A051AA" w14:textId="3A17031A" w:rsidR="004D0CA2" w:rsidRPr="004F3B18" w:rsidRDefault="007F390A" w:rsidP="00873F44">
      <w:pPr>
        <w:spacing w:after="240"/>
        <w:rPr>
          <w:rFonts w:ascii="Calibri" w:hAnsi="Calibri" w:cs="Calibri"/>
          <w:lang w:val="en-US"/>
        </w:rPr>
      </w:pPr>
      <w:r w:rsidRPr="004F3B18">
        <w:rPr>
          <w:rFonts w:ascii="Calibri" w:hAnsi="Calibri" w:cs="Calibri"/>
          <w:lang w:val="en-US"/>
        </w:rPr>
        <w:t xml:space="preserve">Referring to the studies, there is no explanation given for why a certain number of look backs are selected while training the model, and the data used for training is varied from being the past 4 years data to 66 years data. Thinking of the computing resources used to train the models for the vast data, we prefer to use data varying from 5 to 10 years for training and testing. The ratios for splitting training and testing data are used as 80:20 and 75:25 and 65:35 in the related works. The epochs are ranged between 10 and 200. The parameters are </w:t>
      </w:r>
      <w:r w:rsidR="00AA4167" w:rsidRPr="004F3B18">
        <w:rPr>
          <w:rFonts w:ascii="Calibri" w:hAnsi="Calibri" w:cs="Calibri"/>
          <w:lang w:val="en-US"/>
        </w:rPr>
        <w:t>not similar</w:t>
      </w:r>
      <w:r w:rsidRPr="004F3B18">
        <w:rPr>
          <w:rFonts w:ascii="Calibri" w:hAnsi="Calibri" w:cs="Calibri"/>
          <w:lang w:val="en-US"/>
        </w:rPr>
        <w:t xml:space="preserve"> in any of the works, and it is recommended to experiment with them for the efficiency of the model.</w:t>
      </w:r>
    </w:p>
    <w:p w14:paraId="0C57D17F" w14:textId="2111813A" w:rsidR="003235BF" w:rsidRPr="004F3B18" w:rsidRDefault="003235BF" w:rsidP="002969DD">
      <w:pPr>
        <w:pStyle w:val="Heading1"/>
        <w:numPr>
          <w:ilvl w:val="0"/>
          <w:numId w:val="11"/>
        </w:numPr>
        <w:rPr>
          <w:rFonts w:ascii="Calibri" w:hAnsi="Calibri" w:cs="Calibri"/>
        </w:rPr>
      </w:pPr>
      <w:bookmarkStart w:id="12" w:name="_Toc165500008"/>
      <w:r w:rsidRPr="004F3B18">
        <w:rPr>
          <w:rFonts w:ascii="Calibri" w:hAnsi="Calibri" w:cs="Calibri"/>
        </w:rPr>
        <w:t>Methodology</w:t>
      </w:r>
      <w:bookmarkEnd w:id="12"/>
    </w:p>
    <w:p w14:paraId="04ED0C8D" w14:textId="6FFC3F0D" w:rsidR="00E70CB7" w:rsidRPr="004F3B18" w:rsidRDefault="008F2F30" w:rsidP="00E70CB7">
      <w:pPr>
        <w:spacing w:after="240"/>
        <w:rPr>
          <w:rFonts w:ascii="Calibri" w:hAnsi="Calibri" w:cs="Calibri"/>
        </w:rPr>
      </w:pPr>
      <w:r w:rsidRPr="004F3B18">
        <w:rPr>
          <w:rFonts w:ascii="Calibri" w:hAnsi="Calibri" w:cs="Calibri"/>
        </w:rPr>
        <w:t xml:space="preserve">Considering the literature review, </w:t>
      </w:r>
      <w:r w:rsidR="007D3594" w:rsidRPr="004F3B18">
        <w:rPr>
          <w:rFonts w:ascii="Calibri" w:hAnsi="Calibri" w:cs="Calibri"/>
        </w:rPr>
        <w:t xml:space="preserve">different </w:t>
      </w:r>
      <w:r w:rsidR="005923AD" w:rsidRPr="004F3B18">
        <w:rPr>
          <w:rFonts w:ascii="Calibri" w:hAnsi="Calibri" w:cs="Calibri"/>
        </w:rPr>
        <w:t>models with the combination of LSTM, GRU</w:t>
      </w:r>
      <w:r w:rsidR="000112CD">
        <w:rPr>
          <w:rFonts w:ascii="Calibri" w:hAnsi="Calibri" w:cs="Calibri"/>
        </w:rPr>
        <w:t>,</w:t>
      </w:r>
      <w:r w:rsidR="005923AD" w:rsidRPr="004F3B18">
        <w:rPr>
          <w:rFonts w:ascii="Calibri" w:hAnsi="Calibri" w:cs="Calibri"/>
        </w:rPr>
        <w:t xml:space="preserve"> Bi-Directional and Dropout layers </w:t>
      </w:r>
      <w:r w:rsidR="00F42F02" w:rsidRPr="004F3B18">
        <w:rPr>
          <w:rFonts w:ascii="Calibri" w:hAnsi="Calibri" w:cs="Calibri"/>
        </w:rPr>
        <w:t xml:space="preserve">are built and </w:t>
      </w:r>
      <w:r w:rsidR="00BB6F7C" w:rsidRPr="004F3B18">
        <w:rPr>
          <w:rFonts w:ascii="Calibri" w:hAnsi="Calibri" w:cs="Calibri"/>
        </w:rPr>
        <w:t>evaluated with the chosen metrics.</w:t>
      </w:r>
      <w:r w:rsidR="00E70CB7" w:rsidRPr="004F3B18">
        <w:rPr>
          <w:rFonts w:ascii="Calibri" w:hAnsi="Calibri" w:cs="Calibri"/>
        </w:rPr>
        <w:t xml:space="preserve"> We chose four different stocks from Oil and Gas Integrated sector for this project namely British Petroleum (BP), Shell plc (SHEL), Exxon Mobil Corporation (XOM) and Chevron Corporation (CVX). Past 10 years data of these 4 stocks from 2</w:t>
      </w:r>
      <w:r w:rsidR="00E70CB7" w:rsidRPr="004F3B18">
        <w:rPr>
          <w:rFonts w:ascii="Calibri" w:hAnsi="Calibri" w:cs="Calibri"/>
          <w:vertAlign w:val="superscript"/>
        </w:rPr>
        <w:t>nd</w:t>
      </w:r>
      <w:r w:rsidR="00E70CB7" w:rsidRPr="004F3B18">
        <w:rPr>
          <w:rFonts w:ascii="Calibri" w:hAnsi="Calibri" w:cs="Calibri"/>
        </w:rPr>
        <w:t xml:space="preserve"> February 2014 to 2</w:t>
      </w:r>
      <w:r w:rsidR="00E70CB7" w:rsidRPr="004F3B18">
        <w:rPr>
          <w:rFonts w:ascii="Calibri" w:hAnsi="Calibri" w:cs="Calibri"/>
          <w:vertAlign w:val="superscript"/>
        </w:rPr>
        <w:t>nd</w:t>
      </w:r>
      <w:r w:rsidR="00E70CB7" w:rsidRPr="004F3B18">
        <w:rPr>
          <w:rFonts w:ascii="Calibri" w:hAnsi="Calibri" w:cs="Calibri"/>
        </w:rPr>
        <w:t xml:space="preserve"> February 2024 is used for this project. </w:t>
      </w:r>
      <w:r w:rsidR="008C2EED" w:rsidRPr="004F3B18">
        <w:rPr>
          <w:rFonts w:ascii="Calibri" w:hAnsi="Calibri" w:cs="Calibri"/>
        </w:rPr>
        <w:t xml:space="preserve">The BP stock is listed </w:t>
      </w:r>
      <w:r w:rsidR="005B2F24" w:rsidRPr="004F3B18">
        <w:rPr>
          <w:rFonts w:ascii="Calibri" w:hAnsi="Calibri" w:cs="Calibri"/>
        </w:rPr>
        <w:t xml:space="preserve">in London Stock Exchange (LSE) and other stocks are listed in </w:t>
      </w:r>
      <w:r w:rsidR="00CE0965" w:rsidRPr="004F3B18">
        <w:rPr>
          <w:rFonts w:ascii="Calibri" w:hAnsi="Calibri" w:cs="Calibri"/>
        </w:rPr>
        <w:t>New York Stock Exchange (NYSE)</w:t>
      </w:r>
      <w:r w:rsidR="008C2EED" w:rsidRPr="004F3B18">
        <w:rPr>
          <w:rFonts w:ascii="Calibri" w:hAnsi="Calibri" w:cs="Calibri"/>
        </w:rPr>
        <w:t>.</w:t>
      </w:r>
      <w:r w:rsidR="00BE4E0F" w:rsidRPr="004F3B18">
        <w:rPr>
          <w:rFonts w:ascii="Calibri" w:hAnsi="Calibri" w:cs="Calibri"/>
        </w:rPr>
        <w:t xml:space="preserve"> </w:t>
      </w:r>
      <w:r w:rsidR="00E70CB7" w:rsidRPr="004F3B18">
        <w:rPr>
          <w:rFonts w:ascii="Calibri" w:hAnsi="Calibri" w:cs="Calibri"/>
        </w:rPr>
        <w:t>These four stocks exhibit similar performance over years and</w:t>
      </w:r>
      <w:r w:rsidR="005E163B" w:rsidRPr="004F3B18">
        <w:rPr>
          <w:rFonts w:ascii="Calibri" w:hAnsi="Calibri" w:cs="Calibri"/>
        </w:rPr>
        <w:t xml:space="preserve"> th</w:t>
      </w:r>
      <w:r w:rsidR="00E70CB7" w:rsidRPr="004F3B18">
        <w:rPr>
          <w:rFonts w:ascii="Calibri" w:hAnsi="Calibri" w:cs="Calibri"/>
        </w:rPr>
        <w:t>e price variations of these stocks over years can be seen below in Figure 7.</w:t>
      </w:r>
    </w:p>
    <w:p w14:paraId="15072516" w14:textId="77777777" w:rsidR="00E70CB7" w:rsidRPr="004F3B18" w:rsidRDefault="00E70CB7" w:rsidP="00E70CB7">
      <w:pPr>
        <w:keepNext/>
        <w:spacing w:after="240"/>
        <w:jc w:val="center"/>
        <w:rPr>
          <w:rFonts w:ascii="Calibri" w:hAnsi="Calibri" w:cs="Calibri"/>
        </w:rPr>
      </w:pPr>
      <w:r w:rsidRPr="004F3B18">
        <w:rPr>
          <w:rFonts w:ascii="Calibri" w:hAnsi="Calibri" w:cs="Calibri"/>
          <w:noProof/>
        </w:rPr>
        <w:lastRenderedPageBreak/>
        <w:drawing>
          <wp:inline distT="0" distB="0" distL="0" distR="0" wp14:anchorId="65B177AA" wp14:editId="6448AFA3">
            <wp:extent cx="5731510" cy="2632075"/>
            <wp:effectExtent l="0" t="0" r="2540" b="0"/>
            <wp:docPr id="444596530" name="Picture 3" descr="A graph of stock perform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96530" name="Picture 3" descr="A graph of stock performan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32075"/>
                    </a:xfrm>
                    <a:prstGeom prst="rect">
                      <a:avLst/>
                    </a:prstGeom>
                    <a:noFill/>
                    <a:ln>
                      <a:noFill/>
                    </a:ln>
                  </pic:spPr>
                </pic:pic>
              </a:graphicData>
            </a:graphic>
          </wp:inline>
        </w:drawing>
      </w:r>
    </w:p>
    <w:p w14:paraId="4E2688BF" w14:textId="0B0797E7" w:rsidR="00E70CB7" w:rsidRPr="004F3B18" w:rsidRDefault="00E70CB7" w:rsidP="00E70CB7">
      <w:pPr>
        <w:pStyle w:val="Caption"/>
        <w:jc w:val="center"/>
        <w:rPr>
          <w:rFonts w:ascii="Calibri" w:hAnsi="Calibri" w:cs="Calibri"/>
        </w:rPr>
      </w:pPr>
      <w:bookmarkStart w:id="13" w:name="_Toc165500060"/>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7</w:t>
      </w:r>
      <w:r w:rsidRPr="004F3B18">
        <w:rPr>
          <w:rFonts w:ascii="Calibri" w:hAnsi="Calibri" w:cs="Calibri"/>
        </w:rPr>
        <w:fldChar w:fldCharType="end"/>
      </w:r>
      <w:r w:rsidRPr="004F3B18">
        <w:rPr>
          <w:rFonts w:ascii="Calibri" w:hAnsi="Calibri" w:cs="Calibri"/>
        </w:rPr>
        <w:t>: Stocks performance over years.</w:t>
      </w:r>
      <w:bookmarkEnd w:id="13"/>
    </w:p>
    <w:p w14:paraId="6EF05016" w14:textId="77777777" w:rsidR="00587FB9" w:rsidRPr="004F3B18" w:rsidRDefault="00E70CB7" w:rsidP="00E70CB7">
      <w:pPr>
        <w:spacing w:after="240"/>
        <w:rPr>
          <w:rFonts w:ascii="Calibri" w:hAnsi="Calibri" w:cs="Calibri"/>
        </w:rPr>
      </w:pPr>
      <w:r w:rsidRPr="004F3B18">
        <w:rPr>
          <w:rFonts w:ascii="Calibri" w:hAnsi="Calibri" w:cs="Calibri"/>
        </w:rPr>
        <w:t xml:space="preserve">The data is gathered from Yahoo! Finance using yfinance library in python, which uses an API to pull the data from Yahoo! Finance and ticker helps gathering the desired stock data. The data collected does not include any personal information or any information that leads to ethical considerations. </w:t>
      </w:r>
    </w:p>
    <w:p w14:paraId="5F61981A" w14:textId="5E9D1A57" w:rsidR="00146184" w:rsidRPr="004F3B18" w:rsidRDefault="00D73FDB" w:rsidP="00146184">
      <w:pPr>
        <w:spacing w:after="240"/>
        <w:rPr>
          <w:rFonts w:ascii="Calibri" w:hAnsi="Calibri" w:cs="Calibri"/>
        </w:rPr>
      </w:pPr>
      <w:r w:rsidRPr="004F3B18">
        <w:rPr>
          <w:rFonts w:ascii="Calibri" w:hAnsi="Calibri" w:cs="Calibri"/>
        </w:rPr>
        <w:t xml:space="preserve">A function named </w:t>
      </w:r>
      <w:r w:rsidR="00D94B46" w:rsidRPr="004F3B18">
        <w:rPr>
          <w:rFonts w:ascii="Calibri" w:hAnsi="Calibri" w:cs="Calibri"/>
        </w:rPr>
        <w:t>‘</w:t>
      </w:r>
      <w:r w:rsidR="008E76C2" w:rsidRPr="004F3B18">
        <w:rPr>
          <w:rFonts w:ascii="Calibri" w:hAnsi="Calibri" w:cs="Calibri"/>
        </w:rPr>
        <w:t xml:space="preserve">data_download’ is created which </w:t>
      </w:r>
      <w:r w:rsidR="003E714E" w:rsidRPr="004F3B18">
        <w:rPr>
          <w:rFonts w:ascii="Calibri" w:hAnsi="Calibri" w:cs="Calibri"/>
        </w:rPr>
        <w:t xml:space="preserve">takes in ticker and </w:t>
      </w:r>
      <w:r w:rsidR="00297E72" w:rsidRPr="004F3B18">
        <w:rPr>
          <w:rFonts w:ascii="Calibri" w:hAnsi="Calibri" w:cs="Calibri"/>
        </w:rPr>
        <w:t xml:space="preserve">gives out desired stock close price for the 10 years and </w:t>
      </w:r>
      <w:r w:rsidR="00EB52C7" w:rsidRPr="004F3B18">
        <w:rPr>
          <w:rFonts w:ascii="Calibri" w:hAnsi="Calibri" w:cs="Calibri"/>
        </w:rPr>
        <w:t>further days beyond 2</w:t>
      </w:r>
      <w:r w:rsidR="00EB52C7" w:rsidRPr="004F3B18">
        <w:rPr>
          <w:rFonts w:ascii="Calibri" w:hAnsi="Calibri" w:cs="Calibri"/>
          <w:vertAlign w:val="superscript"/>
        </w:rPr>
        <w:t>nd</w:t>
      </w:r>
      <w:r w:rsidR="00EB52C7" w:rsidRPr="004F3B18">
        <w:rPr>
          <w:rFonts w:ascii="Calibri" w:hAnsi="Calibri" w:cs="Calibri"/>
        </w:rPr>
        <w:t xml:space="preserve"> February 2024. </w:t>
      </w:r>
      <w:r w:rsidR="00E91BC8" w:rsidRPr="004F3B18">
        <w:rPr>
          <w:rFonts w:ascii="Calibri" w:hAnsi="Calibri" w:cs="Calibri"/>
        </w:rPr>
        <w:t xml:space="preserve">Another function named ‘train_test_gen’ takes </w:t>
      </w:r>
      <w:r w:rsidR="0016559A" w:rsidRPr="004F3B18">
        <w:rPr>
          <w:rFonts w:ascii="Calibri" w:hAnsi="Calibri" w:cs="Calibri"/>
        </w:rPr>
        <w:t>the stock close price data</w:t>
      </w:r>
      <w:r w:rsidR="0069348F">
        <w:rPr>
          <w:rFonts w:ascii="Calibri" w:hAnsi="Calibri" w:cs="Calibri"/>
        </w:rPr>
        <w:t>,</w:t>
      </w:r>
      <w:r w:rsidR="0016559A" w:rsidRPr="004F3B18">
        <w:rPr>
          <w:rFonts w:ascii="Calibri" w:hAnsi="Calibri" w:cs="Calibri"/>
        </w:rPr>
        <w:t xml:space="preserve"> </w:t>
      </w:r>
      <w:r w:rsidR="009D1057" w:rsidRPr="004F3B18">
        <w:rPr>
          <w:rFonts w:ascii="Calibri" w:hAnsi="Calibri" w:cs="Calibri"/>
        </w:rPr>
        <w:t xml:space="preserve">scaler and look back </w:t>
      </w:r>
      <w:r w:rsidR="00AD63AA" w:rsidRPr="004F3B18">
        <w:rPr>
          <w:rFonts w:ascii="Calibri" w:hAnsi="Calibri" w:cs="Calibri"/>
        </w:rPr>
        <w:t>period and</w:t>
      </w:r>
      <w:r w:rsidR="009E7F03" w:rsidRPr="004F3B18">
        <w:rPr>
          <w:rFonts w:ascii="Calibri" w:hAnsi="Calibri" w:cs="Calibri"/>
        </w:rPr>
        <w:t xml:space="preserve"> scales the </w:t>
      </w:r>
      <w:r w:rsidR="00175D60" w:rsidRPr="004F3B18">
        <w:rPr>
          <w:rFonts w:ascii="Calibri" w:hAnsi="Calibri" w:cs="Calibri"/>
          <w:lang w:val="en-IN"/>
        </w:rPr>
        <w:t>data u</w:t>
      </w:r>
      <w:r w:rsidR="00F5742C" w:rsidRPr="004F3B18">
        <w:rPr>
          <w:rFonts w:ascii="Calibri" w:hAnsi="Calibri" w:cs="Calibri"/>
          <w:lang w:val="en-IN"/>
        </w:rPr>
        <w:t xml:space="preserve">sing either </w:t>
      </w:r>
      <w:r w:rsidR="00F5742C" w:rsidRPr="004F3B18">
        <w:rPr>
          <w:rFonts w:ascii="Calibri" w:hAnsi="Calibri" w:cs="Calibri"/>
        </w:rPr>
        <w:t>MinMaxScaler or StandardScaler</w:t>
      </w:r>
      <w:r w:rsidR="00AD63AA" w:rsidRPr="004F3B18">
        <w:rPr>
          <w:rFonts w:ascii="Calibri" w:hAnsi="Calibri" w:cs="Calibri"/>
        </w:rPr>
        <w:t>. This scaled data is transformed into timeseries data using TimeSeriesGenerator</w:t>
      </w:r>
      <w:r w:rsidR="008A77FE" w:rsidRPr="004F3B18">
        <w:rPr>
          <w:rFonts w:ascii="Calibri" w:hAnsi="Calibri" w:cs="Calibri"/>
        </w:rPr>
        <w:t xml:space="preserve"> with the given lookback period. </w:t>
      </w:r>
      <w:r w:rsidR="00940CC9" w:rsidRPr="004F3B18">
        <w:rPr>
          <w:rFonts w:ascii="Calibri" w:hAnsi="Calibri" w:cs="Calibri"/>
        </w:rPr>
        <w:t xml:space="preserve">This function </w:t>
      </w:r>
      <w:r w:rsidR="00E95439" w:rsidRPr="004F3B18">
        <w:rPr>
          <w:rFonts w:ascii="Calibri" w:hAnsi="Calibri" w:cs="Calibri"/>
        </w:rPr>
        <w:t xml:space="preserve">returns the </w:t>
      </w:r>
      <w:r w:rsidR="006360C7" w:rsidRPr="004F3B18">
        <w:rPr>
          <w:rFonts w:ascii="Calibri" w:hAnsi="Calibri" w:cs="Calibri"/>
        </w:rPr>
        <w:t xml:space="preserve">total stock data </w:t>
      </w:r>
      <w:r w:rsidR="009B10BF" w:rsidRPr="004F3B18">
        <w:rPr>
          <w:rFonts w:ascii="Calibri" w:hAnsi="Calibri" w:cs="Calibri"/>
        </w:rPr>
        <w:t xml:space="preserve">and both the test and train data </w:t>
      </w:r>
      <w:r w:rsidR="00F71135" w:rsidRPr="004F3B18">
        <w:rPr>
          <w:rFonts w:ascii="Calibri" w:hAnsi="Calibri" w:cs="Calibri"/>
        </w:rPr>
        <w:t>in timeseries format</w:t>
      </w:r>
      <w:r w:rsidR="000E30CB" w:rsidRPr="004F3B18">
        <w:rPr>
          <w:rFonts w:ascii="Calibri" w:hAnsi="Calibri" w:cs="Calibri"/>
        </w:rPr>
        <w:t>.</w:t>
      </w:r>
      <w:r w:rsidR="00E70CB7" w:rsidRPr="004F3B18">
        <w:rPr>
          <w:rFonts w:ascii="Calibri" w:hAnsi="Calibri" w:cs="Calibri"/>
        </w:rPr>
        <w:t xml:space="preserve"> The data is split into training and testing data with a ratio of 80:20 respectively. LSTM model with and without dropout layers, GRU model with and without dropout layers and Bi-LSTM, Bi-GRU models are created</w:t>
      </w:r>
      <w:r w:rsidR="00257C09">
        <w:rPr>
          <w:rFonts w:ascii="Calibri" w:hAnsi="Calibri" w:cs="Calibri"/>
        </w:rPr>
        <w:t>,</w:t>
      </w:r>
      <w:r w:rsidR="00E70CB7" w:rsidRPr="004F3B18">
        <w:rPr>
          <w:rFonts w:ascii="Calibri" w:hAnsi="Calibri" w:cs="Calibri"/>
        </w:rPr>
        <w:t xml:space="preserve"> trained</w:t>
      </w:r>
      <w:r w:rsidR="00B67940">
        <w:rPr>
          <w:rFonts w:ascii="Calibri" w:hAnsi="Calibri" w:cs="Calibri"/>
        </w:rPr>
        <w:t xml:space="preserve">, </w:t>
      </w:r>
      <w:r w:rsidR="00257C09">
        <w:rPr>
          <w:rFonts w:ascii="Calibri" w:hAnsi="Calibri" w:cs="Calibri"/>
        </w:rPr>
        <w:t xml:space="preserve">tested </w:t>
      </w:r>
      <w:r w:rsidR="00E70CB7" w:rsidRPr="004F3B18">
        <w:rPr>
          <w:rFonts w:ascii="Calibri" w:hAnsi="Calibri" w:cs="Calibri"/>
        </w:rPr>
        <w:t xml:space="preserve">with the </w:t>
      </w:r>
      <w:r w:rsidR="00257C09">
        <w:rPr>
          <w:rFonts w:ascii="Calibri" w:hAnsi="Calibri" w:cs="Calibri"/>
        </w:rPr>
        <w:t xml:space="preserve">test </w:t>
      </w:r>
      <w:r w:rsidR="00E70CB7" w:rsidRPr="004F3B18">
        <w:rPr>
          <w:rFonts w:ascii="Calibri" w:hAnsi="Calibri" w:cs="Calibri"/>
        </w:rPr>
        <w:t xml:space="preserve">data and </w:t>
      </w:r>
      <w:r w:rsidR="00B67940">
        <w:rPr>
          <w:rFonts w:ascii="Calibri" w:hAnsi="Calibri" w:cs="Calibri"/>
        </w:rPr>
        <w:t xml:space="preserve">evaluated </w:t>
      </w:r>
      <w:r w:rsidR="00E70CB7" w:rsidRPr="004F3B18">
        <w:rPr>
          <w:rFonts w:ascii="Calibri" w:hAnsi="Calibri" w:cs="Calibri"/>
        </w:rPr>
        <w:t xml:space="preserve">with selected metrics. </w:t>
      </w:r>
      <w:r w:rsidR="009B6F75" w:rsidRPr="004F3B18">
        <w:rPr>
          <w:rFonts w:ascii="Calibri" w:hAnsi="Calibri" w:cs="Calibri"/>
        </w:rPr>
        <w:t xml:space="preserve">All the models created </w:t>
      </w:r>
      <w:r w:rsidR="00A53690" w:rsidRPr="004F3B18">
        <w:rPr>
          <w:rFonts w:ascii="Calibri" w:hAnsi="Calibri" w:cs="Calibri"/>
        </w:rPr>
        <w:t xml:space="preserve">are </w:t>
      </w:r>
      <w:r w:rsidR="00C6292E" w:rsidRPr="004F3B18">
        <w:rPr>
          <w:rFonts w:ascii="Calibri" w:hAnsi="Calibri" w:cs="Calibri"/>
        </w:rPr>
        <w:t xml:space="preserve">trained for </w:t>
      </w:r>
      <w:r w:rsidR="00F3408B" w:rsidRPr="004F3B18">
        <w:rPr>
          <w:rFonts w:ascii="Calibri" w:hAnsi="Calibri" w:cs="Calibri"/>
        </w:rPr>
        <w:t>20, 50, 100 and 150 epoc</w:t>
      </w:r>
      <w:r w:rsidR="008C3985" w:rsidRPr="004F3B18">
        <w:rPr>
          <w:rFonts w:ascii="Calibri" w:hAnsi="Calibri" w:cs="Calibri"/>
        </w:rPr>
        <w:t xml:space="preserve">hs. The </w:t>
      </w:r>
      <w:r w:rsidR="000A292E" w:rsidRPr="004F3B18">
        <w:rPr>
          <w:rFonts w:ascii="Calibri" w:hAnsi="Calibri" w:cs="Calibri"/>
        </w:rPr>
        <w:t xml:space="preserve">timeseries </w:t>
      </w:r>
      <w:r w:rsidR="008C3985" w:rsidRPr="004F3B18">
        <w:rPr>
          <w:rFonts w:ascii="Calibri" w:hAnsi="Calibri" w:cs="Calibri"/>
        </w:rPr>
        <w:t xml:space="preserve">data is generated for </w:t>
      </w:r>
      <w:r w:rsidR="009D5A4C" w:rsidRPr="004F3B18">
        <w:rPr>
          <w:rFonts w:ascii="Calibri" w:hAnsi="Calibri" w:cs="Calibri"/>
        </w:rPr>
        <w:t>10, 25 and 50</w:t>
      </w:r>
      <w:r w:rsidR="008C3985" w:rsidRPr="004F3B18">
        <w:rPr>
          <w:rFonts w:ascii="Calibri" w:hAnsi="Calibri" w:cs="Calibri"/>
        </w:rPr>
        <w:t xml:space="preserve"> </w:t>
      </w:r>
      <w:r w:rsidR="009D5A4C" w:rsidRPr="004F3B18">
        <w:rPr>
          <w:rFonts w:ascii="Calibri" w:hAnsi="Calibri" w:cs="Calibri"/>
        </w:rPr>
        <w:t xml:space="preserve">lookback periods and </w:t>
      </w:r>
      <w:r w:rsidR="00F234D4" w:rsidRPr="004F3B18">
        <w:rPr>
          <w:rFonts w:ascii="Calibri" w:hAnsi="Calibri" w:cs="Calibri"/>
        </w:rPr>
        <w:t xml:space="preserve">these data is used for training and testing the models for </w:t>
      </w:r>
      <w:r w:rsidR="00B67903" w:rsidRPr="004F3B18">
        <w:rPr>
          <w:rFonts w:ascii="Calibri" w:hAnsi="Calibri" w:cs="Calibri"/>
        </w:rPr>
        <w:t xml:space="preserve">different epochs. </w:t>
      </w:r>
    </w:p>
    <w:p w14:paraId="2F5CDAC3" w14:textId="56AA2F82" w:rsidR="00BB6F7C" w:rsidRPr="004F3B18" w:rsidRDefault="00B67903" w:rsidP="00146184">
      <w:pPr>
        <w:spacing w:after="240"/>
        <w:rPr>
          <w:rFonts w:ascii="Calibri" w:hAnsi="Calibri" w:cs="Calibri"/>
        </w:rPr>
      </w:pPr>
      <w:r w:rsidRPr="004F3B18">
        <w:rPr>
          <w:rFonts w:ascii="Calibri" w:hAnsi="Calibri" w:cs="Calibri"/>
        </w:rPr>
        <w:t xml:space="preserve">BP stock data is used for training the models for different epochs and lookback periods. </w:t>
      </w:r>
      <w:r w:rsidR="00E56394" w:rsidRPr="004F3B18">
        <w:rPr>
          <w:rFonts w:ascii="Calibri" w:hAnsi="Calibri" w:cs="Calibri"/>
        </w:rPr>
        <w:t>The trained models are tested using the BP</w:t>
      </w:r>
      <w:r w:rsidR="00E46238" w:rsidRPr="004F3B18">
        <w:rPr>
          <w:rFonts w:ascii="Calibri" w:hAnsi="Calibri" w:cs="Calibri"/>
        </w:rPr>
        <w:t>, SHEL, XOM and CVX test data</w:t>
      </w:r>
      <w:r w:rsidR="00B46A02" w:rsidRPr="004F3B18">
        <w:rPr>
          <w:rFonts w:ascii="Calibri" w:hAnsi="Calibri" w:cs="Calibri"/>
        </w:rPr>
        <w:t xml:space="preserve"> for predicting the next day close price</w:t>
      </w:r>
      <w:r w:rsidR="00E46238" w:rsidRPr="004F3B18">
        <w:rPr>
          <w:rFonts w:ascii="Calibri" w:hAnsi="Calibri" w:cs="Calibri"/>
        </w:rPr>
        <w:t>. The</w:t>
      </w:r>
      <w:r w:rsidR="007076AF" w:rsidRPr="004F3B18">
        <w:rPr>
          <w:rFonts w:ascii="Calibri" w:hAnsi="Calibri" w:cs="Calibri"/>
        </w:rPr>
        <w:t xml:space="preserve">se </w:t>
      </w:r>
      <w:r w:rsidR="00A52545" w:rsidRPr="004F3B18">
        <w:rPr>
          <w:rFonts w:ascii="Calibri" w:hAnsi="Calibri" w:cs="Calibri"/>
        </w:rPr>
        <w:t>test predictions are evaluated with MAPE and R2 Score for all the stocks for different epochs, lookback periods and different scaled data</w:t>
      </w:r>
      <w:r w:rsidR="003A3B2C" w:rsidRPr="004F3B18">
        <w:rPr>
          <w:rFonts w:ascii="Calibri" w:hAnsi="Calibri" w:cs="Calibri"/>
        </w:rPr>
        <w:t>.</w:t>
      </w:r>
      <w:r w:rsidR="00A86329" w:rsidRPr="004F3B18">
        <w:rPr>
          <w:rFonts w:ascii="Calibri" w:hAnsi="Calibri" w:cs="Calibri"/>
        </w:rPr>
        <w:t xml:space="preserve"> </w:t>
      </w:r>
      <w:r w:rsidR="00B46A02" w:rsidRPr="004F3B18">
        <w:rPr>
          <w:rFonts w:ascii="Calibri" w:hAnsi="Calibri" w:cs="Calibri"/>
        </w:rPr>
        <w:t xml:space="preserve">The models are used to forecast these four stocks for further </w:t>
      </w:r>
      <w:r w:rsidR="006121EB" w:rsidRPr="004F3B18">
        <w:rPr>
          <w:rFonts w:ascii="Calibri" w:hAnsi="Calibri" w:cs="Calibri"/>
        </w:rPr>
        <w:t xml:space="preserve">days for up to 30 days and metrics for 1 day forecast, 15 days </w:t>
      </w:r>
      <w:r w:rsidR="0081606A" w:rsidRPr="004F3B18">
        <w:rPr>
          <w:rFonts w:ascii="Calibri" w:hAnsi="Calibri" w:cs="Calibri"/>
        </w:rPr>
        <w:t>forecast,</w:t>
      </w:r>
      <w:r w:rsidR="006121EB" w:rsidRPr="004F3B18">
        <w:rPr>
          <w:rFonts w:ascii="Calibri" w:hAnsi="Calibri" w:cs="Calibri"/>
        </w:rPr>
        <w:t xml:space="preserve"> and 30 days forecast are </w:t>
      </w:r>
      <w:r w:rsidR="00BE3FDB" w:rsidRPr="004F3B18">
        <w:rPr>
          <w:rFonts w:ascii="Calibri" w:hAnsi="Calibri" w:cs="Calibri"/>
        </w:rPr>
        <w:t xml:space="preserve">calculated and evaluated. Only MAPE is calculated for 1 </w:t>
      </w:r>
      <w:r w:rsidR="0081606A" w:rsidRPr="004F3B18">
        <w:rPr>
          <w:rFonts w:ascii="Calibri" w:hAnsi="Calibri" w:cs="Calibri"/>
        </w:rPr>
        <w:t>day forecast data, since R2 cannot be calculated for 1 record of data.</w:t>
      </w:r>
      <w:r w:rsidR="00E70CB7" w:rsidRPr="004F3B18">
        <w:rPr>
          <w:rFonts w:ascii="Calibri" w:hAnsi="Calibri" w:cs="Calibri"/>
        </w:rPr>
        <w:t xml:space="preserve"> </w:t>
      </w:r>
      <w:r w:rsidR="00E717DA" w:rsidRPr="004F3B18">
        <w:rPr>
          <w:rFonts w:ascii="Calibri" w:hAnsi="Calibri" w:cs="Calibri"/>
        </w:rPr>
        <w:t xml:space="preserve">A brief about </w:t>
      </w:r>
      <w:r w:rsidR="007C2EF0" w:rsidRPr="004F3B18">
        <w:rPr>
          <w:rFonts w:ascii="Calibri" w:hAnsi="Calibri" w:cs="Calibri"/>
        </w:rPr>
        <w:t>the layers, parameters</w:t>
      </w:r>
      <w:r w:rsidR="00FA3BA5" w:rsidRPr="004F3B18">
        <w:rPr>
          <w:rFonts w:ascii="Calibri" w:hAnsi="Calibri" w:cs="Calibri"/>
        </w:rPr>
        <w:t xml:space="preserve"> and metrics are detailed below:</w:t>
      </w:r>
    </w:p>
    <w:p w14:paraId="25A6252C" w14:textId="1FCE3AEC" w:rsidR="00FA3BA5" w:rsidRPr="004F3B18" w:rsidRDefault="000C44C5" w:rsidP="00FA3BA5">
      <w:pPr>
        <w:pStyle w:val="Heading2"/>
        <w:rPr>
          <w:rFonts w:ascii="Calibri" w:hAnsi="Calibri" w:cs="Calibri"/>
          <w:sz w:val="24"/>
          <w:szCs w:val="24"/>
        </w:rPr>
      </w:pPr>
      <w:bookmarkStart w:id="14" w:name="_Toc165500009"/>
      <w:r w:rsidRPr="004F3B18">
        <w:rPr>
          <w:rFonts w:ascii="Calibri" w:hAnsi="Calibri" w:cs="Calibri"/>
          <w:sz w:val="24"/>
          <w:szCs w:val="24"/>
        </w:rPr>
        <w:t>Long</w:t>
      </w:r>
      <w:r w:rsidR="00880892" w:rsidRPr="004F3B18">
        <w:rPr>
          <w:rFonts w:ascii="Calibri" w:hAnsi="Calibri" w:cs="Calibri"/>
          <w:sz w:val="24"/>
          <w:szCs w:val="24"/>
        </w:rPr>
        <w:t>-Short Term Memory (</w:t>
      </w:r>
      <w:r w:rsidR="00FA3BA5" w:rsidRPr="004F3B18">
        <w:rPr>
          <w:rFonts w:ascii="Calibri" w:hAnsi="Calibri" w:cs="Calibri"/>
          <w:sz w:val="24"/>
          <w:szCs w:val="24"/>
        </w:rPr>
        <w:t>LSTM</w:t>
      </w:r>
      <w:r w:rsidR="00880892" w:rsidRPr="004F3B18">
        <w:rPr>
          <w:rFonts w:ascii="Calibri" w:hAnsi="Calibri" w:cs="Calibri"/>
          <w:sz w:val="24"/>
          <w:szCs w:val="24"/>
        </w:rPr>
        <w:t>)</w:t>
      </w:r>
      <w:bookmarkEnd w:id="14"/>
    </w:p>
    <w:p w14:paraId="32F9FFD8" w14:textId="5F93FC14" w:rsidR="00795651" w:rsidRPr="004F3B18" w:rsidRDefault="008D7109" w:rsidP="00795651">
      <w:pPr>
        <w:pStyle w:val="BodyText"/>
        <w:rPr>
          <w:rFonts w:ascii="Calibri" w:hAnsi="Calibri" w:cs="Calibri"/>
        </w:rPr>
      </w:pPr>
      <w:r w:rsidRPr="004F3B18">
        <w:rPr>
          <w:rFonts w:ascii="Calibri" w:hAnsi="Calibri" w:cs="Calibri"/>
        </w:rPr>
        <w:t xml:space="preserve">Long-Short Term </w:t>
      </w:r>
      <w:r w:rsidR="00195802" w:rsidRPr="004F3B18">
        <w:rPr>
          <w:rFonts w:ascii="Calibri" w:hAnsi="Calibri" w:cs="Calibri"/>
        </w:rPr>
        <w:t>Memory (</w:t>
      </w:r>
      <w:r w:rsidRPr="004F3B18">
        <w:rPr>
          <w:rFonts w:ascii="Calibri" w:hAnsi="Calibri" w:cs="Calibri"/>
        </w:rPr>
        <w:t xml:space="preserve">LSTM) network is a </w:t>
      </w:r>
      <w:r w:rsidR="00195802" w:rsidRPr="004F3B18">
        <w:rPr>
          <w:rFonts w:ascii="Calibri" w:hAnsi="Calibri" w:cs="Calibri"/>
        </w:rPr>
        <w:t xml:space="preserve">Recurrent Neural Network (RNN) </w:t>
      </w:r>
      <w:r w:rsidR="006010C6" w:rsidRPr="004F3B18">
        <w:rPr>
          <w:rFonts w:ascii="Calibri" w:hAnsi="Calibri" w:cs="Calibri"/>
        </w:rPr>
        <w:t xml:space="preserve">built to solve the vanishing gradient issue with the </w:t>
      </w:r>
      <w:r w:rsidR="003D57C1" w:rsidRPr="004F3B18">
        <w:rPr>
          <w:rFonts w:ascii="Calibri" w:hAnsi="Calibri" w:cs="Calibri"/>
        </w:rPr>
        <w:t xml:space="preserve">RNN network. </w:t>
      </w:r>
      <w:r w:rsidR="00A22FFD" w:rsidRPr="004F3B18">
        <w:rPr>
          <w:rFonts w:ascii="Calibri" w:hAnsi="Calibri" w:cs="Calibri"/>
        </w:rPr>
        <w:t xml:space="preserve">LSTM </w:t>
      </w:r>
      <w:r w:rsidR="009B1BD8" w:rsidRPr="004F3B18">
        <w:rPr>
          <w:rFonts w:ascii="Calibri" w:hAnsi="Calibri" w:cs="Calibri"/>
        </w:rPr>
        <w:t xml:space="preserve">block is composed of </w:t>
      </w:r>
      <w:r w:rsidR="00F22805" w:rsidRPr="004F3B18">
        <w:rPr>
          <w:rFonts w:ascii="Calibri" w:hAnsi="Calibri" w:cs="Calibri"/>
        </w:rPr>
        <w:t xml:space="preserve">one or more cells with an input gate, forget gate and output gate. </w:t>
      </w:r>
      <w:r w:rsidR="00412574" w:rsidRPr="004F3B18">
        <w:rPr>
          <w:rFonts w:ascii="Calibri" w:hAnsi="Calibri" w:cs="Calibri"/>
        </w:rPr>
        <w:t xml:space="preserve">It is described </w:t>
      </w:r>
      <w:r w:rsidR="00477205" w:rsidRPr="004F3B18">
        <w:rPr>
          <w:rFonts w:ascii="Calibri" w:hAnsi="Calibri" w:cs="Calibri"/>
        </w:rPr>
        <w:t>by</w:t>
      </w:r>
      <w:r w:rsidR="00412574" w:rsidRPr="004F3B18">
        <w:rPr>
          <w:rFonts w:ascii="Calibri" w:hAnsi="Calibri" w:cs="Calibri"/>
        </w:rPr>
        <w:t xml:space="preserve"> </w:t>
      </w:r>
      <w:sdt>
        <w:sdtPr>
          <w:rPr>
            <w:rFonts w:ascii="Calibri" w:hAnsi="Calibri" w:cs="Calibri"/>
          </w:rPr>
          <w:id w:val="-655217716"/>
          <w:citation/>
        </w:sdtPr>
        <w:sdtContent>
          <w:r w:rsidR="00D22D31" w:rsidRPr="004F3B18">
            <w:rPr>
              <w:rFonts w:ascii="Calibri" w:hAnsi="Calibri" w:cs="Calibri"/>
            </w:rPr>
            <w:fldChar w:fldCharType="begin"/>
          </w:r>
          <w:r w:rsidR="00D22D31" w:rsidRPr="004F3B18">
            <w:rPr>
              <w:rFonts w:ascii="Calibri" w:hAnsi="Calibri" w:cs="Calibri"/>
              <w:lang w:val="en-IN"/>
            </w:rPr>
            <w:instrText xml:space="preserve"> CITATION Jon22 \l 16393 </w:instrText>
          </w:r>
          <w:r w:rsidR="00D22D31" w:rsidRPr="004F3B18">
            <w:rPr>
              <w:rFonts w:ascii="Calibri" w:hAnsi="Calibri" w:cs="Calibri"/>
            </w:rPr>
            <w:fldChar w:fldCharType="separate"/>
          </w:r>
          <w:r w:rsidR="00D03D78" w:rsidRPr="004F3B18">
            <w:rPr>
              <w:rFonts w:ascii="Calibri" w:hAnsi="Calibri" w:cs="Calibri"/>
              <w:noProof/>
              <w:lang w:val="en-IN"/>
            </w:rPr>
            <w:t>(Danker, 2022)</w:t>
          </w:r>
          <w:r w:rsidR="00D22D31" w:rsidRPr="004F3B18">
            <w:rPr>
              <w:rFonts w:ascii="Calibri" w:hAnsi="Calibri" w:cs="Calibri"/>
            </w:rPr>
            <w:fldChar w:fldCharType="end"/>
          </w:r>
        </w:sdtContent>
      </w:sdt>
      <w:r w:rsidR="00D22D31" w:rsidRPr="004F3B18">
        <w:rPr>
          <w:rFonts w:ascii="Calibri" w:hAnsi="Calibri" w:cs="Calibri"/>
        </w:rPr>
        <w:t xml:space="preserve"> </w:t>
      </w:r>
      <w:r w:rsidR="00412574" w:rsidRPr="004F3B18">
        <w:rPr>
          <w:rFonts w:ascii="Calibri" w:hAnsi="Calibri" w:cs="Calibri"/>
        </w:rPr>
        <w:lastRenderedPageBreak/>
        <w:t>that, c</w:t>
      </w:r>
      <w:r w:rsidR="00E22B8E" w:rsidRPr="004F3B18">
        <w:rPr>
          <w:rFonts w:ascii="Calibri" w:hAnsi="Calibri" w:cs="Calibri"/>
        </w:rPr>
        <w:t>ell</w:t>
      </w:r>
      <w:r w:rsidR="0053213B" w:rsidRPr="004F3B18">
        <w:rPr>
          <w:rFonts w:ascii="Calibri" w:hAnsi="Calibri" w:cs="Calibri"/>
        </w:rPr>
        <w:t xml:space="preserve">s flow information from </w:t>
      </w:r>
      <w:r w:rsidR="005D6BD3" w:rsidRPr="004F3B18">
        <w:rPr>
          <w:rFonts w:ascii="Calibri" w:hAnsi="Calibri" w:cs="Calibri"/>
        </w:rPr>
        <w:t>forget</w:t>
      </w:r>
      <w:r w:rsidR="0053213B" w:rsidRPr="004F3B18">
        <w:rPr>
          <w:rFonts w:ascii="Calibri" w:hAnsi="Calibri" w:cs="Calibri"/>
        </w:rPr>
        <w:t xml:space="preserve"> gate through </w:t>
      </w:r>
      <w:r w:rsidR="00F10D33" w:rsidRPr="004F3B18">
        <w:rPr>
          <w:rFonts w:ascii="Calibri" w:hAnsi="Calibri" w:cs="Calibri"/>
        </w:rPr>
        <w:t>input</w:t>
      </w:r>
      <w:r w:rsidR="008A239C" w:rsidRPr="004F3B18">
        <w:rPr>
          <w:rFonts w:ascii="Calibri" w:hAnsi="Calibri" w:cs="Calibri"/>
        </w:rPr>
        <w:t xml:space="preserve"> gate </w:t>
      </w:r>
      <w:r w:rsidR="00893232" w:rsidRPr="004F3B18">
        <w:rPr>
          <w:rFonts w:ascii="Calibri" w:hAnsi="Calibri" w:cs="Calibri"/>
        </w:rPr>
        <w:t>to</w:t>
      </w:r>
      <w:r w:rsidR="008A239C" w:rsidRPr="004F3B18">
        <w:rPr>
          <w:rFonts w:ascii="Calibri" w:hAnsi="Calibri" w:cs="Calibri"/>
        </w:rPr>
        <w:t xml:space="preserve"> </w:t>
      </w:r>
      <w:r w:rsidR="00893232" w:rsidRPr="004F3B18">
        <w:rPr>
          <w:rFonts w:ascii="Calibri" w:hAnsi="Calibri" w:cs="Calibri"/>
        </w:rPr>
        <w:t>output gate.</w:t>
      </w:r>
      <w:r w:rsidR="007C6544" w:rsidRPr="004F3B18">
        <w:rPr>
          <w:rFonts w:ascii="Calibri" w:hAnsi="Calibri" w:cs="Calibri"/>
        </w:rPr>
        <w:t xml:space="preserve"> The</w:t>
      </w:r>
      <w:r w:rsidR="009A3001" w:rsidRPr="004F3B18">
        <w:rPr>
          <w:rFonts w:ascii="Calibri" w:hAnsi="Calibri" w:cs="Calibri"/>
        </w:rPr>
        <w:t xml:space="preserve"> information passed through the cells are controlled by the three gates </w:t>
      </w:r>
      <w:r w:rsidR="00E15525" w:rsidRPr="004F3B18">
        <w:rPr>
          <w:rFonts w:ascii="Calibri" w:hAnsi="Calibri" w:cs="Calibri"/>
        </w:rPr>
        <w:t xml:space="preserve">and they </w:t>
      </w:r>
      <w:r w:rsidR="007421C5" w:rsidRPr="004F3B18">
        <w:rPr>
          <w:rFonts w:ascii="Calibri" w:hAnsi="Calibri" w:cs="Calibri"/>
        </w:rPr>
        <w:t>act</w:t>
      </w:r>
      <w:r w:rsidR="00E15525" w:rsidRPr="004F3B18">
        <w:rPr>
          <w:rFonts w:ascii="Calibri" w:hAnsi="Calibri" w:cs="Calibri"/>
        </w:rPr>
        <w:t xml:space="preserve"> as filters and determine</w:t>
      </w:r>
      <w:r w:rsidR="00F34756" w:rsidRPr="004F3B18">
        <w:rPr>
          <w:rFonts w:ascii="Calibri" w:hAnsi="Calibri" w:cs="Calibri"/>
        </w:rPr>
        <w:t xml:space="preserve"> if</w:t>
      </w:r>
      <w:r w:rsidR="00E15525" w:rsidRPr="004F3B18">
        <w:rPr>
          <w:rFonts w:ascii="Calibri" w:hAnsi="Calibri" w:cs="Calibri"/>
        </w:rPr>
        <w:t xml:space="preserve"> the information to be </w:t>
      </w:r>
      <w:r w:rsidR="001028F1" w:rsidRPr="004F3B18">
        <w:rPr>
          <w:rFonts w:ascii="Calibri" w:hAnsi="Calibri" w:cs="Calibri"/>
        </w:rPr>
        <w:t>kept or deleted</w:t>
      </w:r>
      <w:r w:rsidR="00F34756" w:rsidRPr="004F3B18">
        <w:rPr>
          <w:rFonts w:ascii="Calibri" w:hAnsi="Calibri" w:cs="Calibri"/>
        </w:rPr>
        <w:t xml:space="preserve">. </w:t>
      </w:r>
      <w:r w:rsidR="0076444B" w:rsidRPr="004F3B18">
        <w:rPr>
          <w:rFonts w:ascii="Calibri" w:hAnsi="Calibri" w:cs="Calibri"/>
        </w:rPr>
        <w:t xml:space="preserve">Forget gate </w:t>
      </w:r>
      <w:r w:rsidR="00A873AC" w:rsidRPr="004F3B18">
        <w:rPr>
          <w:rFonts w:ascii="Calibri" w:hAnsi="Calibri" w:cs="Calibri"/>
        </w:rPr>
        <w:t xml:space="preserve">decides the </w:t>
      </w:r>
      <w:r w:rsidR="00D37054" w:rsidRPr="004F3B18">
        <w:rPr>
          <w:rFonts w:ascii="Calibri" w:hAnsi="Calibri" w:cs="Calibri"/>
        </w:rPr>
        <w:t xml:space="preserve">amount of information to be kept, </w:t>
      </w:r>
      <w:r w:rsidR="00D37FB9" w:rsidRPr="004F3B18">
        <w:rPr>
          <w:rFonts w:ascii="Calibri" w:hAnsi="Calibri" w:cs="Calibri"/>
        </w:rPr>
        <w:t>input gate</w:t>
      </w:r>
      <w:r w:rsidR="00F20561" w:rsidRPr="004F3B18">
        <w:rPr>
          <w:rFonts w:ascii="Calibri" w:hAnsi="Calibri" w:cs="Calibri"/>
        </w:rPr>
        <w:t xml:space="preserve"> </w:t>
      </w:r>
      <w:r w:rsidR="00552696" w:rsidRPr="004F3B18">
        <w:rPr>
          <w:rFonts w:ascii="Calibri" w:hAnsi="Calibri" w:cs="Calibri"/>
        </w:rPr>
        <w:t>decides</w:t>
      </w:r>
      <w:r w:rsidR="00E4297D" w:rsidRPr="004F3B18">
        <w:rPr>
          <w:rFonts w:ascii="Calibri" w:hAnsi="Calibri" w:cs="Calibri"/>
        </w:rPr>
        <w:t xml:space="preserve"> which information to be passed to the cell and output gate decides which part of the cell </w:t>
      </w:r>
      <w:r w:rsidR="00EA1F8E" w:rsidRPr="004F3B18">
        <w:rPr>
          <w:rFonts w:ascii="Calibri" w:hAnsi="Calibri" w:cs="Calibri"/>
        </w:rPr>
        <w:t>build</w:t>
      </w:r>
      <w:r w:rsidR="00C1169F" w:rsidRPr="004F3B18">
        <w:rPr>
          <w:rFonts w:ascii="Calibri" w:hAnsi="Calibri" w:cs="Calibri"/>
        </w:rPr>
        <w:t xml:space="preserve">s the output. </w:t>
      </w:r>
      <w:r w:rsidR="003367CD" w:rsidRPr="004F3B18">
        <w:rPr>
          <w:rFonts w:ascii="Calibri" w:hAnsi="Calibri" w:cs="Calibri"/>
        </w:rPr>
        <w:t>T</w:t>
      </w:r>
      <w:r w:rsidR="00484525" w:rsidRPr="004F3B18">
        <w:rPr>
          <w:rFonts w:ascii="Calibri" w:hAnsi="Calibri" w:cs="Calibri"/>
        </w:rPr>
        <w:t>he</w:t>
      </w:r>
      <w:r w:rsidR="006C7B39" w:rsidRPr="004F3B18">
        <w:rPr>
          <w:rFonts w:ascii="Calibri" w:hAnsi="Calibri" w:cs="Calibri"/>
        </w:rPr>
        <w:t>se</w:t>
      </w:r>
      <w:r w:rsidR="00484525" w:rsidRPr="004F3B18">
        <w:rPr>
          <w:rFonts w:ascii="Calibri" w:hAnsi="Calibri" w:cs="Calibri"/>
        </w:rPr>
        <w:t xml:space="preserve"> gates are combined with sigmoid function </w:t>
      </w:r>
      <w:r w:rsidR="004E44E1" w:rsidRPr="004F3B18">
        <w:rPr>
          <w:rFonts w:ascii="Calibri" w:hAnsi="Calibri" w:cs="Calibri"/>
        </w:rPr>
        <w:t xml:space="preserve">for </w:t>
      </w:r>
      <w:r w:rsidR="00375D03" w:rsidRPr="004F3B18">
        <w:rPr>
          <w:rFonts w:ascii="Calibri" w:hAnsi="Calibri" w:cs="Calibri"/>
        </w:rPr>
        <w:t xml:space="preserve">making the decision </w:t>
      </w:r>
      <w:r w:rsidR="006D4377" w:rsidRPr="004F3B18">
        <w:rPr>
          <w:rFonts w:ascii="Calibri" w:hAnsi="Calibri" w:cs="Calibri"/>
        </w:rPr>
        <w:t>about the information. Sigmoid function output ranges between 0 and 1</w:t>
      </w:r>
      <w:r w:rsidR="00587E96" w:rsidRPr="004F3B18">
        <w:rPr>
          <w:rFonts w:ascii="Calibri" w:hAnsi="Calibri" w:cs="Calibri"/>
        </w:rPr>
        <w:t xml:space="preserve">, </w:t>
      </w:r>
      <w:r w:rsidR="00AC14AA" w:rsidRPr="004F3B18">
        <w:rPr>
          <w:rFonts w:ascii="Calibri" w:hAnsi="Calibri" w:cs="Calibri"/>
        </w:rPr>
        <w:t>and these outputs states how much information can be kept or forget</w:t>
      </w:r>
      <w:r w:rsidR="00795C24" w:rsidRPr="004F3B18">
        <w:rPr>
          <w:rFonts w:ascii="Calibri" w:hAnsi="Calibri" w:cs="Calibri"/>
        </w:rPr>
        <w:t xml:space="preserve">. </w:t>
      </w:r>
      <w:r w:rsidR="00D31DAC" w:rsidRPr="004F3B18">
        <w:rPr>
          <w:rFonts w:ascii="Calibri" w:hAnsi="Calibri" w:cs="Calibri"/>
        </w:rPr>
        <w:t xml:space="preserve">A schematic structure of an unfolded LSTM cell can be seen </w:t>
      </w:r>
      <w:r w:rsidR="00FF3CFB" w:rsidRPr="004F3B18">
        <w:rPr>
          <w:rFonts w:ascii="Calibri" w:hAnsi="Calibri" w:cs="Calibri"/>
        </w:rPr>
        <w:t xml:space="preserve">below in Figure </w:t>
      </w:r>
      <w:r w:rsidR="00515193" w:rsidRPr="004F3B18">
        <w:rPr>
          <w:rFonts w:ascii="Calibri" w:hAnsi="Calibri" w:cs="Calibri"/>
        </w:rPr>
        <w:t>8</w:t>
      </w:r>
      <w:r w:rsidR="00FF3CFB" w:rsidRPr="004F3B18">
        <w:rPr>
          <w:rFonts w:ascii="Calibri" w:hAnsi="Calibri" w:cs="Calibri"/>
        </w:rPr>
        <w:t>.</w:t>
      </w:r>
    </w:p>
    <w:p w14:paraId="74B62D1E" w14:textId="77777777" w:rsidR="00C6627D" w:rsidRPr="004F3B18" w:rsidRDefault="002A6E9B" w:rsidP="00C6627D">
      <w:pPr>
        <w:pStyle w:val="BodyText"/>
        <w:keepNext/>
        <w:jc w:val="center"/>
        <w:rPr>
          <w:rFonts w:ascii="Calibri" w:hAnsi="Calibri" w:cs="Calibri"/>
        </w:rPr>
      </w:pPr>
      <w:r w:rsidRPr="004F3B18">
        <w:rPr>
          <w:rFonts w:ascii="Calibri" w:hAnsi="Calibri" w:cs="Calibri"/>
          <w:noProof/>
        </w:rPr>
        <w:drawing>
          <wp:inline distT="0" distB="0" distL="0" distR="0" wp14:anchorId="1109B295" wp14:editId="61B15E92">
            <wp:extent cx="5731510" cy="1800860"/>
            <wp:effectExtent l="0" t="0" r="2540" b="8890"/>
            <wp:docPr id="62536769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67690" name="Picture 1" descr="A diagram of a mach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00860"/>
                    </a:xfrm>
                    <a:prstGeom prst="rect">
                      <a:avLst/>
                    </a:prstGeom>
                    <a:noFill/>
                    <a:ln>
                      <a:noFill/>
                    </a:ln>
                  </pic:spPr>
                </pic:pic>
              </a:graphicData>
            </a:graphic>
          </wp:inline>
        </w:drawing>
      </w:r>
    </w:p>
    <w:p w14:paraId="706D2799" w14:textId="5030ACAD" w:rsidR="002A6E9B" w:rsidRPr="004F3B18" w:rsidRDefault="00C6627D" w:rsidP="00C6627D">
      <w:pPr>
        <w:pStyle w:val="Caption"/>
        <w:jc w:val="center"/>
        <w:rPr>
          <w:rFonts w:ascii="Calibri" w:hAnsi="Calibri" w:cs="Calibri"/>
        </w:rPr>
      </w:pPr>
      <w:bookmarkStart w:id="15" w:name="_Toc165500061"/>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8</w:t>
      </w:r>
      <w:r w:rsidRPr="004F3B18">
        <w:rPr>
          <w:rFonts w:ascii="Calibri" w:hAnsi="Calibri" w:cs="Calibri"/>
        </w:rPr>
        <w:fldChar w:fldCharType="end"/>
      </w:r>
      <w:r w:rsidR="00FF3CFB" w:rsidRPr="004F3B18">
        <w:rPr>
          <w:rFonts w:ascii="Calibri" w:hAnsi="Calibri" w:cs="Calibri"/>
        </w:rPr>
        <w:t xml:space="preserve"> :</w:t>
      </w:r>
      <w:r w:rsidRPr="004F3B18">
        <w:rPr>
          <w:rFonts w:ascii="Calibri" w:hAnsi="Calibri" w:cs="Calibri"/>
        </w:rPr>
        <w:t xml:space="preserve"> Unfolded LSTM Cell</w:t>
      </w:r>
      <w:r w:rsidR="00477205" w:rsidRPr="004F3B18">
        <w:rPr>
          <w:rFonts w:ascii="Calibri" w:hAnsi="Calibri" w:cs="Calibri"/>
        </w:rPr>
        <w:t xml:space="preserve"> </w:t>
      </w:r>
      <w:sdt>
        <w:sdtPr>
          <w:rPr>
            <w:rFonts w:ascii="Calibri" w:hAnsi="Calibri" w:cs="Calibri"/>
          </w:rPr>
          <w:id w:val="1434330947"/>
          <w:citation/>
        </w:sdtPr>
        <w:sdtContent>
          <w:r w:rsidR="00477205" w:rsidRPr="004F3B18">
            <w:rPr>
              <w:rFonts w:ascii="Calibri" w:hAnsi="Calibri" w:cs="Calibri"/>
            </w:rPr>
            <w:fldChar w:fldCharType="begin"/>
          </w:r>
          <w:r w:rsidR="00477205" w:rsidRPr="004F3B18">
            <w:rPr>
              <w:rFonts w:ascii="Calibri" w:hAnsi="Calibri" w:cs="Calibri"/>
              <w:lang w:val="en-IN"/>
            </w:rPr>
            <w:instrText xml:space="preserve"> CITATION Jon22 \l 16393 </w:instrText>
          </w:r>
          <w:r w:rsidR="00477205" w:rsidRPr="004F3B18">
            <w:rPr>
              <w:rFonts w:ascii="Calibri" w:hAnsi="Calibri" w:cs="Calibri"/>
            </w:rPr>
            <w:fldChar w:fldCharType="separate"/>
          </w:r>
          <w:r w:rsidR="00D03D78" w:rsidRPr="004F3B18">
            <w:rPr>
              <w:rFonts w:ascii="Calibri" w:hAnsi="Calibri" w:cs="Calibri"/>
              <w:noProof/>
              <w:lang w:val="en-IN"/>
            </w:rPr>
            <w:t>(Danker, 2022)</w:t>
          </w:r>
          <w:r w:rsidR="00477205" w:rsidRPr="004F3B18">
            <w:rPr>
              <w:rFonts w:ascii="Calibri" w:hAnsi="Calibri" w:cs="Calibri"/>
            </w:rPr>
            <w:fldChar w:fldCharType="end"/>
          </w:r>
        </w:sdtContent>
      </w:sdt>
      <w:bookmarkEnd w:id="15"/>
    </w:p>
    <w:p w14:paraId="4E82F7C9" w14:textId="53B063FB" w:rsidR="00A851EA" w:rsidRPr="004F3B18" w:rsidRDefault="000C44C5" w:rsidP="00A851EA">
      <w:pPr>
        <w:pStyle w:val="Heading2"/>
        <w:rPr>
          <w:rFonts w:ascii="Calibri" w:hAnsi="Calibri" w:cs="Calibri"/>
          <w:sz w:val="24"/>
          <w:szCs w:val="24"/>
        </w:rPr>
      </w:pPr>
      <w:bookmarkStart w:id="16" w:name="_Toc165500010"/>
      <w:r w:rsidRPr="004F3B18">
        <w:rPr>
          <w:rFonts w:ascii="Calibri" w:hAnsi="Calibri" w:cs="Calibri"/>
          <w:sz w:val="24"/>
          <w:szCs w:val="24"/>
        </w:rPr>
        <w:t>Gated Recurrent Unit (</w:t>
      </w:r>
      <w:r w:rsidR="00A851EA" w:rsidRPr="004F3B18">
        <w:rPr>
          <w:rFonts w:ascii="Calibri" w:hAnsi="Calibri" w:cs="Calibri"/>
          <w:sz w:val="24"/>
          <w:szCs w:val="24"/>
        </w:rPr>
        <w:t>GRU</w:t>
      </w:r>
      <w:r w:rsidRPr="004F3B18">
        <w:rPr>
          <w:rFonts w:ascii="Calibri" w:hAnsi="Calibri" w:cs="Calibri"/>
          <w:sz w:val="24"/>
          <w:szCs w:val="24"/>
        </w:rPr>
        <w:t>)</w:t>
      </w:r>
      <w:bookmarkEnd w:id="16"/>
    </w:p>
    <w:p w14:paraId="65307D1E" w14:textId="02862F70" w:rsidR="00BB692C" w:rsidRPr="004F3B18" w:rsidRDefault="006D227C" w:rsidP="00BB692C">
      <w:pPr>
        <w:pStyle w:val="BodyText"/>
        <w:rPr>
          <w:rFonts w:ascii="Calibri" w:hAnsi="Calibri" w:cs="Calibri"/>
        </w:rPr>
      </w:pPr>
      <w:r w:rsidRPr="004F3B18">
        <w:rPr>
          <w:rFonts w:ascii="Calibri" w:hAnsi="Calibri" w:cs="Calibri"/>
        </w:rPr>
        <w:t>Like</w:t>
      </w:r>
      <w:r w:rsidR="001D39C6" w:rsidRPr="004F3B18">
        <w:rPr>
          <w:rFonts w:ascii="Calibri" w:hAnsi="Calibri" w:cs="Calibri"/>
        </w:rPr>
        <w:t xml:space="preserve"> </w:t>
      </w:r>
      <w:r w:rsidR="000C44C5" w:rsidRPr="004F3B18">
        <w:rPr>
          <w:rFonts w:ascii="Calibri" w:hAnsi="Calibri" w:cs="Calibri"/>
        </w:rPr>
        <w:t>LSTM, GRU</w:t>
      </w:r>
      <w:r w:rsidR="00880892" w:rsidRPr="004F3B18">
        <w:rPr>
          <w:rFonts w:ascii="Calibri" w:hAnsi="Calibri" w:cs="Calibri"/>
        </w:rPr>
        <w:t xml:space="preserve"> solves the </w:t>
      </w:r>
      <w:r w:rsidR="00EC7731" w:rsidRPr="004F3B18">
        <w:rPr>
          <w:rFonts w:ascii="Calibri" w:hAnsi="Calibri" w:cs="Calibri"/>
        </w:rPr>
        <w:t>vanishing gradient issue from simple RNN</w:t>
      </w:r>
      <w:r w:rsidR="00493562" w:rsidRPr="004F3B18">
        <w:rPr>
          <w:rFonts w:ascii="Calibri" w:hAnsi="Calibri" w:cs="Calibri"/>
        </w:rPr>
        <w:t xml:space="preserve">s. </w:t>
      </w:r>
      <w:r w:rsidRPr="004F3B18">
        <w:rPr>
          <w:rFonts w:ascii="Calibri" w:hAnsi="Calibri" w:cs="Calibri"/>
        </w:rPr>
        <w:t xml:space="preserve">Unlike LSTM, GRU have </w:t>
      </w:r>
      <w:r w:rsidR="00B509CE" w:rsidRPr="004F3B18">
        <w:rPr>
          <w:rFonts w:ascii="Calibri" w:hAnsi="Calibri" w:cs="Calibri"/>
        </w:rPr>
        <w:t>fewer gates and do not have separate memory and use</w:t>
      </w:r>
      <w:r w:rsidR="000253D7" w:rsidRPr="004F3B18">
        <w:rPr>
          <w:rFonts w:ascii="Calibri" w:hAnsi="Calibri" w:cs="Calibri"/>
        </w:rPr>
        <w:t>s</w:t>
      </w:r>
      <w:r w:rsidR="00B509CE" w:rsidRPr="004F3B18">
        <w:rPr>
          <w:rFonts w:ascii="Calibri" w:hAnsi="Calibri" w:cs="Calibri"/>
        </w:rPr>
        <w:t xml:space="preserve"> hidden state as the </w:t>
      </w:r>
      <w:r w:rsidR="000253D7" w:rsidRPr="004F3B18">
        <w:rPr>
          <w:rFonts w:ascii="Calibri" w:hAnsi="Calibri" w:cs="Calibri"/>
        </w:rPr>
        <w:t xml:space="preserve">memory. </w:t>
      </w:r>
      <w:r w:rsidR="003602C9" w:rsidRPr="004F3B18">
        <w:rPr>
          <w:rFonts w:ascii="Calibri" w:hAnsi="Calibri" w:cs="Calibri"/>
        </w:rPr>
        <w:t>GRU consists</w:t>
      </w:r>
      <w:r w:rsidR="00D76BB5" w:rsidRPr="004F3B18">
        <w:rPr>
          <w:rFonts w:ascii="Calibri" w:hAnsi="Calibri" w:cs="Calibri"/>
        </w:rPr>
        <w:t xml:space="preserve"> of </w:t>
      </w:r>
      <w:r w:rsidR="007C21C2" w:rsidRPr="004F3B18">
        <w:rPr>
          <w:rFonts w:ascii="Calibri" w:hAnsi="Calibri" w:cs="Calibri"/>
        </w:rPr>
        <w:t xml:space="preserve">reset gate and update gate. </w:t>
      </w:r>
      <w:r w:rsidR="003D356E" w:rsidRPr="004F3B18">
        <w:rPr>
          <w:rFonts w:ascii="Calibri" w:hAnsi="Calibri" w:cs="Calibri"/>
        </w:rPr>
        <w:t xml:space="preserve">The reset gate </w:t>
      </w:r>
      <w:r w:rsidR="004F52A7" w:rsidRPr="004F3B18">
        <w:rPr>
          <w:rFonts w:ascii="Calibri" w:hAnsi="Calibri" w:cs="Calibri"/>
        </w:rPr>
        <w:t xml:space="preserve">decides the amount of past information </w:t>
      </w:r>
      <w:r w:rsidR="00CF41C2" w:rsidRPr="004F3B18">
        <w:rPr>
          <w:rFonts w:ascii="Calibri" w:hAnsi="Calibri" w:cs="Calibri"/>
        </w:rPr>
        <w:t>to be kept or deleted</w:t>
      </w:r>
      <w:r w:rsidR="00024B44" w:rsidRPr="004F3B18">
        <w:rPr>
          <w:rFonts w:ascii="Calibri" w:hAnsi="Calibri" w:cs="Calibri"/>
        </w:rPr>
        <w:t>,</w:t>
      </w:r>
      <w:r w:rsidR="00662FC7" w:rsidRPr="004F3B18">
        <w:rPr>
          <w:rFonts w:ascii="Calibri" w:hAnsi="Calibri" w:cs="Calibri"/>
        </w:rPr>
        <w:t xml:space="preserve"> responsible for </w:t>
      </w:r>
      <w:r w:rsidR="00024B44" w:rsidRPr="004F3B18">
        <w:rPr>
          <w:rFonts w:ascii="Calibri" w:hAnsi="Calibri" w:cs="Calibri"/>
        </w:rPr>
        <w:t>short-term memory</w:t>
      </w:r>
      <w:r w:rsidR="00CF41C2" w:rsidRPr="004F3B18">
        <w:rPr>
          <w:rFonts w:ascii="Calibri" w:hAnsi="Calibri" w:cs="Calibri"/>
        </w:rPr>
        <w:t xml:space="preserve">. The update gate </w:t>
      </w:r>
      <w:r w:rsidR="00D83204" w:rsidRPr="004F3B18">
        <w:rPr>
          <w:rFonts w:ascii="Calibri" w:hAnsi="Calibri" w:cs="Calibri"/>
        </w:rPr>
        <w:t>works</w:t>
      </w:r>
      <w:r w:rsidR="0006548D" w:rsidRPr="004F3B18">
        <w:rPr>
          <w:rFonts w:ascii="Calibri" w:hAnsi="Calibri" w:cs="Calibri"/>
        </w:rPr>
        <w:t xml:space="preserve"> as LSTM’s forget gate and is responsible for long-term memory.</w:t>
      </w:r>
      <w:r w:rsidR="00187EA1" w:rsidRPr="004F3B18">
        <w:rPr>
          <w:rFonts w:ascii="Calibri" w:hAnsi="Calibri" w:cs="Calibri"/>
        </w:rPr>
        <w:t xml:space="preserve"> A schematic structure of an unfolded GRU cell can be seen below in </w:t>
      </w:r>
      <w:r w:rsidR="00F81716" w:rsidRPr="004F3B18">
        <w:rPr>
          <w:rFonts w:ascii="Calibri" w:hAnsi="Calibri" w:cs="Calibri"/>
        </w:rPr>
        <w:t xml:space="preserve">Figure </w:t>
      </w:r>
      <w:r w:rsidR="00515193" w:rsidRPr="004F3B18">
        <w:rPr>
          <w:rFonts w:ascii="Calibri" w:hAnsi="Calibri" w:cs="Calibri"/>
        </w:rPr>
        <w:t>9</w:t>
      </w:r>
      <w:r w:rsidR="00F81716" w:rsidRPr="004F3B18">
        <w:rPr>
          <w:rFonts w:ascii="Calibri" w:hAnsi="Calibri" w:cs="Calibri"/>
        </w:rPr>
        <w:t>.</w:t>
      </w:r>
    </w:p>
    <w:p w14:paraId="0AD53CCC" w14:textId="77777777" w:rsidR="00967F6F" w:rsidRPr="004F3B18" w:rsidRDefault="00967F6F" w:rsidP="00967F6F">
      <w:pPr>
        <w:pStyle w:val="BodyText"/>
        <w:keepNext/>
        <w:jc w:val="center"/>
        <w:rPr>
          <w:rFonts w:ascii="Calibri" w:hAnsi="Calibri" w:cs="Calibri"/>
        </w:rPr>
      </w:pPr>
      <w:r w:rsidRPr="004F3B18">
        <w:rPr>
          <w:rFonts w:ascii="Calibri" w:hAnsi="Calibri" w:cs="Calibri"/>
          <w:noProof/>
        </w:rPr>
        <w:drawing>
          <wp:inline distT="0" distB="0" distL="0" distR="0" wp14:anchorId="328A1D58" wp14:editId="0C32084A">
            <wp:extent cx="5731510" cy="1724660"/>
            <wp:effectExtent l="0" t="0" r="2540" b="8890"/>
            <wp:docPr id="2032338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385" name="Picture 1"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724660"/>
                    </a:xfrm>
                    <a:prstGeom prst="rect">
                      <a:avLst/>
                    </a:prstGeom>
                    <a:noFill/>
                    <a:ln>
                      <a:noFill/>
                    </a:ln>
                  </pic:spPr>
                </pic:pic>
              </a:graphicData>
            </a:graphic>
          </wp:inline>
        </w:drawing>
      </w:r>
    </w:p>
    <w:p w14:paraId="47A23BBF" w14:textId="73E587C0" w:rsidR="00967F6F" w:rsidRPr="004F3B18" w:rsidRDefault="00967F6F" w:rsidP="00967F6F">
      <w:pPr>
        <w:pStyle w:val="Caption"/>
        <w:jc w:val="center"/>
        <w:rPr>
          <w:rFonts w:ascii="Calibri" w:hAnsi="Calibri" w:cs="Calibri"/>
        </w:rPr>
      </w:pPr>
      <w:bookmarkStart w:id="17" w:name="_Toc165500062"/>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9</w:t>
      </w:r>
      <w:r w:rsidRPr="004F3B18">
        <w:rPr>
          <w:rFonts w:ascii="Calibri" w:hAnsi="Calibri" w:cs="Calibri"/>
        </w:rPr>
        <w:fldChar w:fldCharType="end"/>
      </w:r>
      <w:r w:rsidRPr="004F3B18">
        <w:rPr>
          <w:rFonts w:ascii="Calibri" w:hAnsi="Calibri" w:cs="Calibri"/>
        </w:rPr>
        <w:t xml:space="preserve"> : Unfolded GRU Cell </w:t>
      </w:r>
      <w:sdt>
        <w:sdtPr>
          <w:rPr>
            <w:rFonts w:ascii="Calibri" w:hAnsi="Calibri" w:cs="Calibri"/>
          </w:rPr>
          <w:id w:val="1867258790"/>
          <w:citation/>
        </w:sdtPr>
        <w:sdtContent>
          <w:r w:rsidRPr="004F3B18">
            <w:rPr>
              <w:rFonts w:ascii="Calibri" w:hAnsi="Calibri" w:cs="Calibri"/>
            </w:rPr>
            <w:fldChar w:fldCharType="begin"/>
          </w:r>
          <w:r w:rsidRPr="004F3B18">
            <w:rPr>
              <w:rFonts w:ascii="Calibri" w:hAnsi="Calibri" w:cs="Calibri"/>
              <w:lang w:val="en-IN"/>
            </w:rPr>
            <w:instrText xml:space="preserve"> CITATION Jon22 \l 16393 </w:instrText>
          </w:r>
          <w:r w:rsidRPr="004F3B18">
            <w:rPr>
              <w:rFonts w:ascii="Calibri" w:hAnsi="Calibri" w:cs="Calibri"/>
            </w:rPr>
            <w:fldChar w:fldCharType="separate"/>
          </w:r>
          <w:r w:rsidR="00D03D78" w:rsidRPr="004F3B18">
            <w:rPr>
              <w:rFonts w:ascii="Calibri" w:hAnsi="Calibri" w:cs="Calibri"/>
              <w:noProof/>
              <w:lang w:val="en-IN"/>
            </w:rPr>
            <w:t>(Danker, 2022)</w:t>
          </w:r>
          <w:r w:rsidRPr="004F3B18">
            <w:rPr>
              <w:rFonts w:ascii="Calibri" w:hAnsi="Calibri" w:cs="Calibri"/>
            </w:rPr>
            <w:fldChar w:fldCharType="end"/>
          </w:r>
        </w:sdtContent>
      </w:sdt>
      <w:bookmarkEnd w:id="17"/>
    </w:p>
    <w:p w14:paraId="461935A5" w14:textId="10D7CA16" w:rsidR="00A851EA" w:rsidRPr="004F3B18" w:rsidRDefault="00A851EA" w:rsidP="00A851EA">
      <w:pPr>
        <w:pStyle w:val="Heading2"/>
        <w:rPr>
          <w:rFonts w:ascii="Calibri" w:hAnsi="Calibri" w:cs="Calibri"/>
          <w:sz w:val="24"/>
          <w:szCs w:val="24"/>
        </w:rPr>
      </w:pPr>
      <w:bookmarkStart w:id="18" w:name="_Toc165500011"/>
      <w:r w:rsidRPr="004F3B18">
        <w:rPr>
          <w:rFonts w:ascii="Calibri" w:hAnsi="Calibri" w:cs="Calibri"/>
          <w:sz w:val="24"/>
          <w:szCs w:val="24"/>
        </w:rPr>
        <w:t>Bi</w:t>
      </w:r>
      <w:r w:rsidR="00C91AF6" w:rsidRPr="004F3B18">
        <w:rPr>
          <w:rFonts w:ascii="Calibri" w:hAnsi="Calibri" w:cs="Calibri"/>
          <w:sz w:val="24"/>
          <w:szCs w:val="24"/>
        </w:rPr>
        <w:t>-</w:t>
      </w:r>
      <w:r w:rsidRPr="004F3B18">
        <w:rPr>
          <w:rFonts w:ascii="Calibri" w:hAnsi="Calibri" w:cs="Calibri"/>
          <w:sz w:val="24"/>
          <w:szCs w:val="24"/>
        </w:rPr>
        <w:t>D</w:t>
      </w:r>
      <w:r w:rsidR="00C91AF6" w:rsidRPr="004F3B18">
        <w:rPr>
          <w:rFonts w:ascii="Calibri" w:hAnsi="Calibri" w:cs="Calibri"/>
          <w:sz w:val="24"/>
          <w:szCs w:val="24"/>
        </w:rPr>
        <w:t>i</w:t>
      </w:r>
      <w:r w:rsidRPr="004F3B18">
        <w:rPr>
          <w:rFonts w:ascii="Calibri" w:hAnsi="Calibri" w:cs="Calibri"/>
          <w:sz w:val="24"/>
          <w:szCs w:val="24"/>
        </w:rPr>
        <w:t>rectional</w:t>
      </w:r>
      <w:bookmarkEnd w:id="18"/>
      <w:r w:rsidR="00371975" w:rsidRPr="004F3B18">
        <w:rPr>
          <w:rFonts w:ascii="Calibri" w:hAnsi="Calibri" w:cs="Calibri"/>
          <w:sz w:val="24"/>
          <w:szCs w:val="24"/>
        </w:rPr>
        <w:t xml:space="preserve"> </w:t>
      </w:r>
    </w:p>
    <w:p w14:paraId="502457DA" w14:textId="6E3507FF" w:rsidR="00967F6F" w:rsidRPr="004F3B18" w:rsidRDefault="009936E5" w:rsidP="00967F6F">
      <w:pPr>
        <w:pStyle w:val="BodyText"/>
        <w:rPr>
          <w:rFonts w:ascii="Calibri" w:hAnsi="Calibri" w:cs="Calibri"/>
        </w:rPr>
      </w:pPr>
      <w:r w:rsidRPr="004F3B18">
        <w:rPr>
          <w:rFonts w:ascii="Calibri" w:hAnsi="Calibri" w:cs="Calibri"/>
        </w:rPr>
        <w:t>Bidirectio</w:t>
      </w:r>
      <w:r w:rsidR="00A40334" w:rsidRPr="004F3B18">
        <w:rPr>
          <w:rFonts w:ascii="Calibri" w:hAnsi="Calibri" w:cs="Calibri"/>
        </w:rPr>
        <w:t xml:space="preserve">nal </w:t>
      </w:r>
      <w:r w:rsidR="00371975" w:rsidRPr="004F3B18">
        <w:rPr>
          <w:rFonts w:ascii="Calibri" w:hAnsi="Calibri" w:cs="Calibri"/>
        </w:rPr>
        <w:t>networks</w:t>
      </w:r>
      <w:r w:rsidR="00A40334" w:rsidRPr="004F3B18">
        <w:rPr>
          <w:rFonts w:ascii="Calibri" w:hAnsi="Calibri" w:cs="Calibri"/>
        </w:rPr>
        <w:t xml:space="preserve"> are special type of neu</w:t>
      </w:r>
      <w:r w:rsidR="006C320D" w:rsidRPr="004F3B18">
        <w:rPr>
          <w:rFonts w:ascii="Calibri" w:hAnsi="Calibri" w:cs="Calibri"/>
        </w:rPr>
        <w:t xml:space="preserve">ral networks with </w:t>
      </w:r>
      <w:r w:rsidR="004C644F" w:rsidRPr="004F3B18">
        <w:rPr>
          <w:rFonts w:ascii="Calibri" w:hAnsi="Calibri" w:cs="Calibri"/>
        </w:rPr>
        <w:t>two hidden layers of opposit</w:t>
      </w:r>
      <w:r w:rsidR="007964CB" w:rsidRPr="004F3B18">
        <w:rPr>
          <w:rFonts w:ascii="Calibri" w:hAnsi="Calibri" w:cs="Calibri"/>
        </w:rPr>
        <w:t xml:space="preserve">e directions connected to the output. The output layer gets both the past and future </w:t>
      </w:r>
      <w:r w:rsidR="008B5EFA" w:rsidRPr="004F3B18">
        <w:rPr>
          <w:rFonts w:ascii="Calibri" w:hAnsi="Calibri" w:cs="Calibri"/>
        </w:rPr>
        <w:t xml:space="preserve">information from the </w:t>
      </w:r>
      <w:r w:rsidR="00D106EA" w:rsidRPr="004F3B18">
        <w:rPr>
          <w:rFonts w:ascii="Calibri" w:hAnsi="Calibri" w:cs="Calibri"/>
        </w:rPr>
        <w:t>hidden layers.</w:t>
      </w:r>
      <w:r w:rsidR="00C01B09" w:rsidRPr="004F3B18">
        <w:rPr>
          <w:rFonts w:ascii="Calibri" w:hAnsi="Calibri" w:cs="Calibri"/>
        </w:rPr>
        <w:t xml:space="preserve"> </w:t>
      </w:r>
      <w:r w:rsidR="00241779" w:rsidRPr="004F3B18">
        <w:rPr>
          <w:rFonts w:ascii="Calibri" w:hAnsi="Calibri" w:cs="Calibri"/>
        </w:rPr>
        <w:t xml:space="preserve">These </w:t>
      </w:r>
      <w:r w:rsidR="00371975" w:rsidRPr="004F3B18">
        <w:rPr>
          <w:rFonts w:ascii="Calibri" w:hAnsi="Calibri" w:cs="Calibri"/>
        </w:rPr>
        <w:t>hidden layers can be RNN, LSTM</w:t>
      </w:r>
      <w:r w:rsidR="00D30C9E" w:rsidRPr="004F3B18">
        <w:rPr>
          <w:rFonts w:ascii="Calibri" w:hAnsi="Calibri" w:cs="Calibri"/>
        </w:rPr>
        <w:t xml:space="preserve"> or</w:t>
      </w:r>
      <w:r w:rsidR="00371975" w:rsidRPr="004F3B18">
        <w:rPr>
          <w:rFonts w:ascii="Calibri" w:hAnsi="Calibri" w:cs="Calibri"/>
        </w:rPr>
        <w:t xml:space="preserve"> GRU</w:t>
      </w:r>
      <w:r w:rsidR="00313DB6" w:rsidRPr="004F3B18">
        <w:rPr>
          <w:rFonts w:ascii="Calibri" w:hAnsi="Calibri" w:cs="Calibri"/>
        </w:rPr>
        <w:t xml:space="preserve">. With </w:t>
      </w:r>
      <w:r w:rsidR="00313DB6" w:rsidRPr="004F3B18">
        <w:rPr>
          <w:rFonts w:ascii="Calibri" w:hAnsi="Calibri" w:cs="Calibri"/>
        </w:rPr>
        <w:lastRenderedPageBreak/>
        <w:t xml:space="preserve">two </w:t>
      </w:r>
      <w:r w:rsidR="003A1CD6" w:rsidRPr="004F3B18">
        <w:rPr>
          <w:rFonts w:ascii="Calibri" w:hAnsi="Calibri" w:cs="Calibri"/>
        </w:rPr>
        <w:t>layers in one hidden layer</w:t>
      </w:r>
      <w:r w:rsidR="00DD2CCD" w:rsidRPr="004F3B18">
        <w:rPr>
          <w:rFonts w:ascii="Calibri" w:hAnsi="Calibri" w:cs="Calibri"/>
        </w:rPr>
        <w:t xml:space="preserve">, bidirectional can enhance the model </w:t>
      </w:r>
      <w:r w:rsidR="00A5751E" w:rsidRPr="004F3B18">
        <w:rPr>
          <w:rFonts w:ascii="Calibri" w:hAnsi="Calibri" w:cs="Calibri"/>
        </w:rPr>
        <w:t xml:space="preserve">learning and improve the </w:t>
      </w:r>
      <w:r w:rsidR="00931810" w:rsidRPr="004F3B18">
        <w:rPr>
          <w:rFonts w:ascii="Calibri" w:hAnsi="Calibri" w:cs="Calibri"/>
        </w:rPr>
        <w:t xml:space="preserve">model performance. </w:t>
      </w:r>
      <w:r w:rsidR="00AE4606" w:rsidRPr="004F3B18">
        <w:rPr>
          <w:rFonts w:ascii="Calibri" w:hAnsi="Calibri" w:cs="Calibri"/>
        </w:rPr>
        <w:t xml:space="preserve">Unfolded Bidirectional LSTM with 3 cells can be seen in </w:t>
      </w:r>
      <w:r w:rsidR="00370715" w:rsidRPr="004F3B18">
        <w:rPr>
          <w:rFonts w:ascii="Calibri" w:hAnsi="Calibri" w:cs="Calibri"/>
        </w:rPr>
        <w:t xml:space="preserve">Figure </w:t>
      </w:r>
      <w:r w:rsidR="00515193" w:rsidRPr="004F3B18">
        <w:rPr>
          <w:rFonts w:ascii="Calibri" w:hAnsi="Calibri" w:cs="Calibri"/>
        </w:rPr>
        <w:t>10</w:t>
      </w:r>
      <w:r w:rsidR="00370715" w:rsidRPr="004F3B18">
        <w:rPr>
          <w:rFonts w:ascii="Calibri" w:hAnsi="Calibri" w:cs="Calibri"/>
        </w:rPr>
        <w:t>.</w:t>
      </w:r>
    </w:p>
    <w:p w14:paraId="78664079" w14:textId="77777777" w:rsidR="00942098" w:rsidRPr="004F3B18" w:rsidRDefault="00942098" w:rsidP="00942098">
      <w:pPr>
        <w:pStyle w:val="NormalWeb"/>
        <w:keepNext/>
        <w:jc w:val="center"/>
        <w:rPr>
          <w:rFonts w:ascii="Calibri" w:hAnsi="Calibri" w:cs="Calibri"/>
        </w:rPr>
      </w:pPr>
      <w:r w:rsidRPr="004F3B18">
        <w:rPr>
          <w:rFonts w:ascii="Calibri" w:hAnsi="Calibri" w:cs="Calibri"/>
          <w:noProof/>
        </w:rPr>
        <w:drawing>
          <wp:inline distT="0" distB="0" distL="0" distR="0" wp14:anchorId="2E502F9B" wp14:editId="3E8AD9D9">
            <wp:extent cx="5731510" cy="3714115"/>
            <wp:effectExtent l="0" t="0" r="2540" b="635"/>
            <wp:docPr id="1334285439" name="Picture 5"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85439" name="Picture 5" descr="A diagram of a block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714115"/>
                    </a:xfrm>
                    <a:prstGeom prst="rect">
                      <a:avLst/>
                    </a:prstGeom>
                    <a:noFill/>
                    <a:ln>
                      <a:noFill/>
                    </a:ln>
                  </pic:spPr>
                </pic:pic>
              </a:graphicData>
            </a:graphic>
          </wp:inline>
        </w:drawing>
      </w:r>
    </w:p>
    <w:p w14:paraId="553F0A26" w14:textId="13A316C4" w:rsidR="00942098" w:rsidRPr="004F3B18" w:rsidRDefault="00942098" w:rsidP="00942098">
      <w:pPr>
        <w:pStyle w:val="Caption"/>
        <w:jc w:val="center"/>
        <w:rPr>
          <w:rFonts w:ascii="Calibri" w:hAnsi="Calibri" w:cs="Calibri"/>
        </w:rPr>
      </w:pPr>
      <w:bookmarkStart w:id="19" w:name="_Toc165500063"/>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10</w:t>
      </w:r>
      <w:r w:rsidRPr="004F3B18">
        <w:rPr>
          <w:rFonts w:ascii="Calibri" w:hAnsi="Calibri" w:cs="Calibri"/>
        </w:rPr>
        <w:fldChar w:fldCharType="end"/>
      </w:r>
      <w:r w:rsidRPr="004F3B18">
        <w:rPr>
          <w:rFonts w:ascii="Calibri" w:hAnsi="Calibri" w:cs="Calibri"/>
        </w:rPr>
        <w:t xml:space="preserve"> : Unfolded Bi-LSTM with 3 cells</w:t>
      </w:r>
      <w:r w:rsidR="00370715" w:rsidRPr="004F3B18">
        <w:rPr>
          <w:rFonts w:ascii="Calibri" w:hAnsi="Calibri" w:cs="Calibri"/>
        </w:rPr>
        <w:t xml:space="preserve"> </w:t>
      </w:r>
      <w:sdt>
        <w:sdtPr>
          <w:rPr>
            <w:rFonts w:ascii="Calibri" w:hAnsi="Calibri" w:cs="Calibri"/>
          </w:rPr>
          <w:id w:val="-54773186"/>
          <w:citation/>
        </w:sdtPr>
        <w:sdtContent>
          <w:r w:rsidR="00370715" w:rsidRPr="004F3B18">
            <w:rPr>
              <w:rFonts w:ascii="Calibri" w:hAnsi="Calibri" w:cs="Calibri"/>
            </w:rPr>
            <w:fldChar w:fldCharType="begin"/>
          </w:r>
          <w:r w:rsidR="00370715" w:rsidRPr="004F3B18">
            <w:rPr>
              <w:rFonts w:ascii="Calibri" w:hAnsi="Calibri" w:cs="Calibri"/>
              <w:lang w:val="en-IN"/>
            </w:rPr>
            <w:instrText xml:space="preserve"> CITATION LiY20 \l 16393 </w:instrText>
          </w:r>
          <w:r w:rsidR="00370715" w:rsidRPr="004F3B18">
            <w:rPr>
              <w:rFonts w:ascii="Calibri" w:hAnsi="Calibri" w:cs="Calibri"/>
            </w:rPr>
            <w:fldChar w:fldCharType="separate"/>
          </w:r>
          <w:r w:rsidR="00D03D78" w:rsidRPr="004F3B18">
            <w:rPr>
              <w:rFonts w:ascii="Calibri" w:hAnsi="Calibri" w:cs="Calibri"/>
              <w:noProof/>
              <w:lang w:val="en-IN"/>
            </w:rPr>
            <w:t>(Li, et al., 2020)</w:t>
          </w:r>
          <w:r w:rsidR="00370715" w:rsidRPr="004F3B18">
            <w:rPr>
              <w:rFonts w:ascii="Calibri" w:hAnsi="Calibri" w:cs="Calibri"/>
            </w:rPr>
            <w:fldChar w:fldCharType="end"/>
          </w:r>
        </w:sdtContent>
      </w:sdt>
      <w:bookmarkEnd w:id="19"/>
    </w:p>
    <w:p w14:paraId="1AA36CB5" w14:textId="77777777" w:rsidR="00931810" w:rsidRPr="004F3B18" w:rsidRDefault="00931810" w:rsidP="00967F6F">
      <w:pPr>
        <w:pStyle w:val="BodyText"/>
        <w:rPr>
          <w:rFonts w:ascii="Calibri" w:hAnsi="Calibri" w:cs="Calibri"/>
        </w:rPr>
      </w:pPr>
    </w:p>
    <w:p w14:paraId="47C48686" w14:textId="5A6802EF" w:rsidR="005123E8" w:rsidRPr="004F3B18" w:rsidRDefault="00C91AF6" w:rsidP="005123E8">
      <w:pPr>
        <w:pStyle w:val="Heading2"/>
        <w:rPr>
          <w:rFonts w:ascii="Calibri" w:hAnsi="Calibri" w:cs="Calibri"/>
          <w:sz w:val="24"/>
          <w:szCs w:val="24"/>
        </w:rPr>
      </w:pPr>
      <w:bookmarkStart w:id="20" w:name="_Toc165500012"/>
      <w:r w:rsidRPr="004F3B18">
        <w:rPr>
          <w:rFonts w:ascii="Calibri" w:hAnsi="Calibri" w:cs="Calibri"/>
          <w:sz w:val="24"/>
          <w:szCs w:val="24"/>
        </w:rPr>
        <w:t>Dropout</w:t>
      </w:r>
      <w:bookmarkEnd w:id="20"/>
    </w:p>
    <w:p w14:paraId="50BB9550" w14:textId="5ECC2E76" w:rsidR="002D5AD9" w:rsidRPr="004F3B18" w:rsidRDefault="004C4DDA" w:rsidP="002D5AD9">
      <w:pPr>
        <w:pStyle w:val="BodyText"/>
        <w:rPr>
          <w:rFonts w:ascii="Calibri" w:hAnsi="Calibri" w:cs="Calibri"/>
        </w:rPr>
      </w:pPr>
      <w:r w:rsidRPr="004F3B18">
        <w:rPr>
          <w:rFonts w:ascii="Calibri" w:hAnsi="Calibri" w:cs="Calibri"/>
        </w:rPr>
        <w:t xml:space="preserve">Dropout </w:t>
      </w:r>
      <w:r w:rsidR="001C3E84" w:rsidRPr="004F3B18">
        <w:rPr>
          <w:rFonts w:ascii="Calibri" w:hAnsi="Calibri" w:cs="Calibri"/>
        </w:rPr>
        <w:t xml:space="preserve">layer is </w:t>
      </w:r>
      <w:r w:rsidR="005C577C" w:rsidRPr="004F3B18">
        <w:rPr>
          <w:rFonts w:ascii="Calibri" w:hAnsi="Calibri" w:cs="Calibri"/>
        </w:rPr>
        <w:t>used to drop</w:t>
      </w:r>
      <w:r w:rsidR="00C12F02" w:rsidRPr="004F3B18">
        <w:rPr>
          <w:rFonts w:ascii="Calibri" w:hAnsi="Calibri" w:cs="Calibri"/>
        </w:rPr>
        <w:t xml:space="preserve"> the </w:t>
      </w:r>
      <w:r w:rsidR="00B75B34" w:rsidRPr="004F3B18">
        <w:rPr>
          <w:rFonts w:ascii="Calibri" w:hAnsi="Calibri" w:cs="Calibri"/>
        </w:rPr>
        <w:t>number</w:t>
      </w:r>
      <w:r w:rsidR="00C12F02" w:rsidRPr="004F3B18">
        <w:rPr>
          <w:rFonts w:ascii="Calibri" w:hAnsi="Calibri" w:cs="Calibri"/>
        </w:rPr>
        <w:t xml:space="preserve"> of nodes or neurons </w:t>
      </w:r>
      <w:r w:rsidR="00E61235" w:rsidRPr="004F3B18">
        <w:rPr>
          <w:rFonts w:ascii="Calibri" w:hAnsi="Calibri" w:cs="Calibri"/>
        </w:rPr>
        <w:t xml:space="preserve">with given frequency or probability over each iteration or batch while training the </w:t>
      </w:r>
      <w:r w:rsidR="00B75B34" w:rsidRPr="004F3B18">
        <w:rPr>
          <w:rFonts w:ascii="Calibri" w:hAnsi="Calibri" w:cs="Calibri"/>
        </w:rPr>
        <w:t xml:space="preserve">deep learning model. Deep learning models are </w:t>
      </w:r>
      <w:r w:rsidR="003F3D86" w:rsidRPr="004F3B18">
        <w:rPr>
          <w:rFonts w:ascii="Calibri" w:hAnsi="Calibri" w:cs="Calibri"/>
        </w:rPr>
        <w:t>very effective in learning from the training data an</w:t>
      </w:r>
      <w:r w:rsidR="007E541C" w:rsidRPr="004F3B18">
        <w:rPr>
          <w:rFonts w:ascii="Calibri" w:hAnsi="Calibri" w:cs="Calibri"/>
        </w:rPr>
        <w:t xml:space="preserve">d the model </w:t>
      </w:r>
      <w:r w:rsidR="002C2F0F" w:rsidRPr="004F3B18">
        <w:rPr>
          <w:rFonts w:ascii="Calibri" w:hAnsi="Calibri" w:cs="Calibri"/>
        </w:rPr>
        <w:t xml:space="preserve">easily </w:t>
      </w:r>
      <w:r w:rsidR="007E541C" w:rsidRPr="004F3B18">
        <w:rPr>
          <w:rFonts w:ascii="Calibri" w:hAnsi="Calibri" w:cs="Calibri"/>
        </w:rPr>
        <w:t>gets overfitted</w:t>
      </w:r>
      <w:r w:rsidR="0012093C">
        <w:rPr>
          <w:rFonts w:ascii="Calibri" w:hAnsi="Calibri" w:cs="Calibri"/>
        </w:rPr>
        <w:t>,</w:t>
      </w:r>
      <w:r w:rsidR="007E541C" w:rsidRPr="004F3B18">
        <w:rPr>
          <w:rFonts w:ascii="Calibri" w:hAnsi="Calibri" w:cs="Calibri"/>
        </w:rPr>
        <w:t xml:space="preserve"> </w:t>
      </w:r>
      <w:r w:rsidR="00B61894" w:rsidRPr="004F3B18">
        <w:rPr>
          <w:rFonts w:ascii="Calibri" w:hAnsi="Calibri" w:cs="Calibri"/>
        </w:rPr>
        <w:t xml:space="preserve">learning the statistical noise. </w:t>
      </w:r>
      <w:r w:rsidR="00A01767" w:rsidRPr="004F3B18">
        <w:rPr>
          <w:rFonts w:ascii="Calibri" w:hAnsi="Calibri" w:cs="Calibri"/>
        </w:rPr>
        <w:t xml:space="preserve">It reduces the training </w:t>
      </w:r>
      <w:r w:rsidR="00170643" w:rsidRPr="004F3B18">
        <w:rPr>
          <w:rFonts w:ascii="Calibri" w:hAnsi="Calibri" w:cs="Calibri"/>
        </w:rPr>
        <w:t>loss but</w:t>
      </w:r>
      <w:r w:rsidR="00A01767" w:rsidRPr="004F3B18">
        <w:rPr>
          <w:rFonts w:ascii="Calibri" w:hAnsi="Calibri" w:cs="Calibri"/>
        </w:rPr>
        <w:t xml:space="preserve"> fails </w:t>
      </w:r>
      <w:r w:rsidR="00170643" w:rsidRPr="004F3B18">
        <w:rPr>
          <w:rFonts w:ascii="Calibri" w:hAnsi="Calibri" w:cs="Calibri"/>
        </w:rPr>
        <w:t xml:space="preserve">greatly while testing with new data. As a </w:t>
      </w:r>
      <w:r w:rsidR="00680281" w:rsidRPr="004F3B18">
        <w:rPr>
          <w:rFonts w:ascii="Calibri" w:hAnsi="Calibri" w:cs="Calibri"/>
        </w:rPr>
        <w:t xml:space="preserve">solution to avoid overfitting dropout is added to the model. </w:t>
      </w:r>
      <w:r w:rsidR="00726FB1" w:rsidRPr="004F3B18">
        <w:rPr>
          <w:rFonts w:ascii="Calibri" w:hAnsi="Calibri" w:cs="Calibri"/>
        </w:rPr>
        <w:t xml:space="preserve">During training the model, the </w:t>
      </w:r>
      <w:r w:rsidR="00A021A1" w:rsidRPr="004F3B18">
        <w:rPr>
          <w:rFonts w:ascii="Calibri" w:hAnsi="Calibri" w:cs="Calibri"/>
        </w:rPr>
        <w:t>neurons trained over the data</w:t>
      </w:r>
      <w:r w:rsidR="002553AC" w:rsidRPr="004F3B18">
        <w:rPr>
          <w:rFonts w:ascii="Calibri" w:hAnsi="Calibri" w:cs="Calibri"/>
        </w:rPr>
        <w:t xml:space="preserve"> </w:t>
      </w:r>
      <w:r w:rsidR="00B26BDB" w:rsidRPr="004F3B18">
        <w:rPr>
          <w:rFonts w:ascii="Calibri" w:hAnsi="Calibri" w:cs="Calibri"/>
        </w:rPr>
        <w:t xml:space="preserve">gains a weight and with dropout in place </w:t>
      </w:r>
      <w:r w:rsidR="001F4E93" w:rsidRPr="004F3B18">
        <w:rPr>
          <w:rFonts w:ascii="Calibri" w:hAnsi="Calibri" w:cs="Calibri"/>
        </w:rPr>
        <w:t xml:space="preserve">the </w:t>
      </w:r>
      <w:r w:rsidR="00E2799F" w:rsidRPr="004F3B18">
        <w:rPr>
          <w:rFonts w:ascii="Calibri" w:hAnsi="Calibri" w:cs="Calibri"/>
        </w:rPr>
        <w:t xml:space="preserve">neurons are dropped with the drop probability leading </w:t>
      </w:r>
      <w:r w:rsidR="001273A2" w:rsidRPr="004F3B18">
        <w:rPr>
          <w:rFonts w:ascii="Calibri" w:hAnsi="Calibri" w:cs="Calibri"/>
        </w:rPr>
        <w:t xml:space="preserve">the weights of the remaining </w:t>
      </w:r>
      <w:r w:rsidR="00BC7D3A" w:rsidRPr="004F3B18">
        <w:rPr>
          <w:rFonts w:ascii="Calibri" w:hAnsi="Calibri" w:cs="Calibri"/>
        </w:rPr>
        <w:t>neurons change</w:t>
      </w:r>
      <w:r w:rsidR="001D03C8" w:rsidRPr="004F3B18">
        <w:rPr>
          <w:rFonts w:ascii="Calibri" w:hAnsi="Calibri" w:cs="Calibri"/>
        </w:rPr>
        <w:t xml:space="preserve"> and </w:t>
      </w:r>
      <w:r w:rsidR="00B71535" w:rsidRPr="004F3B18">
        <w:rPr>
          <w:rFonts w:ascii="Calibri" w:hAnsi="Calibri" w:cs="Calibri"/>
        </w:rPr>
        <w:t>this happening over iteration</w:t>
      </w:r>
      <w:r w:rsidR="00FF63CA" w:rsidRPr="004F3B18">
        <w:rPr>
          <w:rFonts w:ascii="Calibri" w:hAnsi="Calibri" w:cs="Calibri"/>
        </w:rPr>
        <w:t>s leads</w:t>
      </w:r>
      <w:r w:rsidR="00A92364">
        <w:rPr>
          <w:rFonts w:ascii="Calibri" w:hAnsi="Calibri" w:cs="Calibri"/>
        </w:rPr>
        <w:t xml:space="preserve"> to</w:t>
      </w:r>
      <w:r w:rsidR="00926C37">
        <w:rPr>
          <w:rFonts w:ascii="Calibri" w:hAnsi="Calibri" w:cs="Calibri"/>
        </w:rPr>
        <w:t xml:space="preserve"> regular change in </w:t>
      </w:r>
      <w:r w:rsidR="00FF63CA" w:rsidRPr="004F3B18">
        <w:rPr>
          <w:rFonts w:ascii="Calibri" w:hAnsi="Calibri" w:cs="Calibri"/>
        </w:rPr>
        <w:t xml:space="preserve"> the weights of the neurons </w:t>
      </w:r>
      <w:r w:rsidR="00DB080A">
        <w:rPr>
          <w:rFonts w:ascii="Calibri" w:hAnsi="Calibri" w:cs="Calibri"/>
        </w:rPr>
        <w:t>which makes</w:t>
      </w:r>
      <w:r w:rsidR="002D7609" w:rsidRPr="004F3B18">
        <w:rPr>
          <w:rFonts w:ascii="Calibri" w:hAnsi="Calibri" w:cs="Calibri"/>
        </w:rPr>
        <w:t xml:space="preserve"> </w:t>
      </w:r>
      <w:r w:rsidR="007A286A" w:rsidRPr="004F3B18">
        <w:rPr>
          <w:rFonts w:ascii="Calibri" w:hAnsi="Calibri" w:cs="Calibri"/>
        </w:rPr>
        <w:t xml:space="preserve">the model </w:t>
      </w:r>
      <w:r w:rsidR="00F509DF" w:rsidRPr="004F3B18">
        <w:rPr>
          <w:rFonts w:ascii="Calibri" w:hAnsi="Calibri" w:cs="Calibri"/>
        </w:rPr>
        <w:t>not to fix its weights</w:t>
      </w:r>
      <w:r w:rsidR="00DB080A">
        <w:rPr>
          <w:rFonts w:ascii="Calibri" w:hAnsi="Calibri" w:cs="Calibri"/>
        </w:rPr>
        <w:t>,</w:t>
      </w:r>
      <w:r w:rsidR="00F509DF" w:rsidRPr="004F3B18">
        <w:rPr>
          <w:rFonts w:ascii="Calibri" w:hAnsi="Calibri" w:cs="Calibri"/>
        </w:rPr>
        <w:t xml:space="preserve"> which avoids over</w:t>
      </w:r>
      <w:r w:rsidR="00E2114A" w:rsidRPr="004F3B18">
        <w:rPr>
          <w:rFonts w:ascii="Calibri" w:hAnsi="Calibri" w:cs="Calibri"/>
        </w:rPr>
        <w:t>fitting.</w:t>
      </w:r>
      <w:r w:rsidR="000B32ED" w:rsidRPr="004F3B18">
        <w:rPr>
          <w:rFonts w:ascii="Calibri" w:hAnsi="Calibri" w:cs="Calibri"/>
        </w:rPr>
        <w:t xml:space="preserve"> </w:t>
      </w:r>
      <w:r w:rsidR="00AC3C0E" w:rsidRPr="004F3B18">
        <w:rPr>
          <w:rFonts w:ascii="Calibri" w:hAnsi="Calibri" w:cs="Calibri"/>
        </w:rPr>
        <w:t xml:space="preserve">Difference between a standard neural network and </w:t>
      </w:r>
      <w:r w:rsidR="00E45AE8" w:rsidRPr="004F3B18">
        <w:rPr>
          <w:rFonts w:ascii="Calibri" w:hAnsi="Calibri" w:cs="Calibri"/>
        </w:rPr>
        <w:t xml:space="preserve">the same network after applying dropout can be seen in Figure </w:t>
      </w:r>
      <w:r w:rsidR="00515193" w:rsidRPr="004F3B18">
        <w:rPr>
          <w:rFonts w:ascii="Calibri" w:hAnsi="Calibri" w:cs="Calibri"/>
        </w:rPr>
        <w:t>11</w:t>
      </w:r>
      <w:r w:rsidR="000C2D9E" w:rsidRPr="004F3B18">
        <w:rPr>
          <w:rFonts w:ascii="Calibri" w:hAnsi="Calibri" w:cs="Calibri"/>
        </w:rPr>
        <w:t>.</w:t>
      </w:r>
    </w:p>
    <w:p w14:paraId="576EE12B" w14:textId="77777777" w:rsidR="00E45AE8" w:rsidRPr="004F3B18" w:rsidRDefault="000F605F" w:rsidP="00E45AE8">
      <w:pPr>
        <w:pStyle w:val="BodyText"/>
        <w:keepNext/>
        <w:jc w:val="center"/>
        <w:rPr>
          <w:rFonts w:ascii="Calibri" w:hAnsi="Calibri" w:cs="Calibri"/>
        </w:rPr>
      </w:pPr>
      <w:r w:rsidRPr="004F3B18">
        <w:rPr>
          <w:rFonts w:ascii="Calibri" w:hAnsi="Calibri" w:cs="Calibri"/>
          <w:noProof/>
        </w:rPr>
        <w:lastRenderedPageBreak/>
        <w:drawing>
          <wp:inline distT="0" distB="0" distL="0" distR="0" wp14:anchorId="6D2920FE" wp14:editId="3DEBA6DF">
            <wp:extent cx="5731510" cy="3058795"/>
            <wp:effectExtent l="0" t="0" r="2540" b="8255"/>
            <wp:docPr id="413158882" name="Picture 6" descr="A diagram of a neural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58882" name="Picture 6" descr="A diagram of a neural network&#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5025A903" w14:textId="2F7C62A4" w:rsidR="00E2114A" w:rsidRPr="004F3B18" w:rsidRDefault="00E45AE8" w:rsidP="00E45AE8">
      <w:pPr>
        <w:pStyle w:val="Caption"/>
        <w:jc w:val="center"/>
        <w:rPr>
          <w:rFonts w:ascii="Calibri" w:hAnsi="Calibri" w:cs="Calibri"/>
        </w:rPr>
      </w:pPr>
      <w:bookmarkStart w:id="21" w:name="_Toc165500064"/>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11</w:t>
      </w:r>
      <w:r w:rsidRPr="004F3B18">
        <w:rPr>
          <w:rFonts w:ascii="Calibri" w:hAnsi="Calibri" w:cs="Calibri"/>
        </w:rPr>
        <w:fldChar w:fldCharType="end"/>
      </w:r>
      <w:r w:rsidRPr="004F3B18">
        <w:rPr>
          <w:rFonts w:ascii="Calibri" w:hAnsi="Calibri" w:cs="Calibri"/>
        </w:rPr>
        <w:t xml:space="preserve"> : Standard Neural Network with and without Dropout</w:t>
      </w:r>
      <w:r w:rsidR="000C2D9E" w:rsidRPr="004F3B18">
        <w:rPr>
          <w:rFonts w:ascii="Calibri" w:hAnsi="Calibri" w:cs="Calibri"/>
        </w:rPr>
        <w:t xml:space="preserve"> </w:t>
      </w:r>
      <w:sdt>
        <w:sdtPr>
          <w:rPr>
            <w:rFonts w:ascii="Calibri" w:hAnsi="Calibri" w:cs="Calibri"/>
          </w:rPr>
          <w:id w:val="-1047757355"/>
          <w:citation/>
        </w:sdtPr>
        <w:sdtContent>
          <w:r w:rsidR="000C2D9E" w:rsidRPr="004F3B18">
            <w:rPr>
              <w:rFonts w:ascii="Calibri" w:hAnsi="Calibri" w:cs="Calibri"/>
            </w:rPr>
            <w:fldChar w:fldCharType="begin"/>
          </w:r>
          <w:r w:rsidR="000C2D9E" w:rsidRPr="004F3B18">
            <w:rPr>
              <w:rFonts w:ascii="Calibri" w:hAnsi="Calibri" w:cs="Calibri"/>
              <w:lang w:val="en-IN"/>
            </w:rPr>
            <w:instrText xml:space="preserve"> CITATION Nit14 \l 16393 </w:instrText>
          </w:r>
          <w:r w:rsidR="000C2D9E" w:rsidRPr="004F3B18">
            <w:rPr>
              <w:rFonts w:ascii="Calibri" w:hAnsi="Calibri" w:cs="Calibri"/>
            </w:rPr>
            <w:fldChar w:fldCharType="separate"/>
          </w:r>
          <w:r w:rsidR="00D03D78" w:rsidRPr="004F3B18">
            <w:rPr>
              <w:rFonts w:ascii="Calibri" w:hAnsi="Calibri" w:cs="Calibri"/>
              <w:noProof/>
              <w:lang w:val="en-IN"/>
            </w:rPr>
            <w:t>(Nitish, et al., 2014)</w:t>
          </w:r>
          <w:r w:rsidR="000C2D9E" w:rsidRPr="004F3B18">
            <w:rPr>
              <w:rFonts w:ascii="Calibri" w:hAnsi="Calibri" w:cs="Calibri"/>
            </w:rPr>
            <w:fldChar w:fldCharType="end"/>
          </w:r>
        </w:sdtContent>
      </w:sdt>
      <w:bookmarkEnd w:id="21"/>
    </w:p>
    <w:p w14:paraId="3CB6A789" w14:textId="63EF1EEE" w:rsidR="00607ECA" w:rsidRPr="004F3B18" w:rsidRDefault="007A12B1" w:rsidP="005123E8">
      <w:pPr>
        <w:rPr>
          <w:rFonts w:ascii="Calibri" w:hAnsi="Calibri" w:cs="Calibri"/>
        </w:rPr>
      </w:pPr>
      <w:r w:rsidRPr="004F3B18">
        <w:rPr>
          <w:rFonts w:ascii="Calibri" w:hAnsi="Calibri" w:cs="Calibri"/>
        </w:rPr>
        <w:t xml:space="preserve">We used </w:t>
      </w:r>
      <w:r w:rsidR="007A29E1" w:rsidRPr="004F3B18">
        <w:rPr>
          <w:rFonts w:ascii="Calibri" w:hAnsi="Calibri" w:cs="Calibri"/>
        </w:rPr>
        <w:t xml:space="preserve">Adam optimizer and </w:t>
      </w:r>
      <w:r w:rsidR="00770D23" w:rsidRPr="004F3B18">
        <w:rPr>
          <w:rFonts w:ascii="Calibri" w:hAnsi="Calibri" w:cs="Calibri"/>
        </w:rPr>
        <w:t xml:space="preserve">mean squared error as loss function for compiling the models. </w:t>
      </w:r>
    </w:p>
    <w:p w14:paraId="04B5BA8B" w14:textId="5ABA78F4" w:rsidR="002F24D8" w:rsidRPr="004F3B18" w:rsidRDefault="00482F51" w:rsidP="005123E8">
      <w:pPr>
        <w:pStyle w:val="Heading2"/>
        <w:rPr>
          <w:rFonts w:ascii="Calibri" w:hAnsi="Calibri" w:cs="Calibri"/>
          <w:sz w:val="24"/>
          <w:szCs w:val="24"/>
        </w:rPr>
      </w:pPr>
      <w:bookmarkStart w:id="22" w:name="_Toc165500013"/>
      <w:r w:rsidRPr="004F3B18">
        <w:rPr>
          <w:rFonts w:ascii="Calibri" w:hAnsi="Calibri" w:cs="Calibri"/>
          <w:sz w:val="24"/>
          <w:szCs w:val="24"/>
        </w:rPr>
        <w:t xml:space="preserve">Adam </w:t>
      </w:r>
      <w:r w:rsidR="004759AF" w:rsidRPr="004F3B18">
        <w:rPr>
          <w:rFonts w:ascii="Calibri" w:hAnsi="Calibri" w:cs="Calibri"/>
          <w:sz w:val="24"/>
          <w:szCs w:val="24"/>
        </w:rPr>
        <w:t>Optimizer</w:t>
      </w:r>
      <w:bookmarkEnd w:id="22"/>
    </w:p>
    <w:p w14:paraId="41D1AEB7" w14:textId="6E4895C2" w:rsidR="00FA54E2" w:rsidRPr="004F3B18" w:rsidRDefault="00AB2319" w:rsidP="00FA54E2">
      <w:pPr>
        <w:pStyle w:val="BodyText"/>
        <w:rPr>
          <w:rFonts w:ascii="Calibri" w:hAnsi="Calibri" w:cs="Calibri"/>
        </w:rPr>
      </w:pPr>
      <w:r w:rsidRPr="004F3B18">
        <w:rPr>
          <w:rFonts w:ascii="Calibri" w:hAnsi="Calibri" w:cs="Calibri"/>
        </w:rPr>
        <w:t xml:space="preserve">Adaptive </w:t>
      </w:r>
      <w:r w:rsidR="00897777" w:rsidRPr="004F3B18">
        <w:rPr>
          <w:rFonts w:ascii="Calibri" w:hAnsi="Calibri" w:cs="Calibri"/>
        </w:rPr>
        <w:t xml:space="preserve">Moment Estimation </w:t>
      </w:r>
      <w:r w:rsidR="00383B3C" w:rsidRPr="004F3B18">
        <w:rPr>
          <w:rFonts w:ascii="Calibri" w:hAnsi="Calibri" w:cs="Calibri"/>
        </w:rPr>
        <w:t>(Adam)</w:t>
      </w:r>
      <w:r w:rsidR="004D1DE2" w:rsidRPr="004F3B18">
        <w:rPr>
          <w:rFonts w:ascii="Calibri" w:hAnsi="Calibri" w:cs="Calibri"/>
        </w:rPr>
        <w:t xml:space="preserve"> optimizer</w:t>
      </w:r>
      <w:r w:rsidR="00383B3C" w:rsidRPr="004F3B18">
        <w:rPr>
          <w:rFonts w:ascii="Calibri" w:hAnsi="Calibri" w:cs="Calibri"/>
        </w:rPr>
        <w:t xml:space="preserve"> </w:t>
      </w:r>
      <w:r w:rsidR="00396F25" w:rsidRPr="004F3B18">
        <w:rPr>
          <w:rFonts w:ascii="Calibri" w:hAnsi="Calibri" w:cs="Calibri"/>
        </w:rPr>
        <w:t xml:space="preserve">reduces the loss function </w:t>
      </w:r>
      <w:r w:rsidR="004D1DE2" w:rsidRPr="004F3B18">
        <w:rPr>
          <w:rFonts w:ascii="Calibri" w:hAnsi="Calibri" w:cs="Calibri"/>
        </w:rPr>
        <w:t>while</w:t>
      </w:r>
      <w:r w:rsidR="00396F25" w:rsidRPr="004F3B18">
        <w:rPr>
          <w:rFonts w:ascii="Calibri" w:hAnsi="Calibri" w:cs="Calibri"/>
        </w:rPr>
        <w:t xml:space="preserve"> training</w:t>
      </w:r>
      <w:r w:rsidR="000A3686" w:rsidRPr="004F3B18">
        <w:rPr>
          <w:rFonts w:ascii="Calibri" w:hAnsi="Calibri" w:cs="Calibri"/>
        </w:rPr>
        <w:t xml:space="preserve"> the</w:t>
      </w:r>
      <w:r w:rsidR="00AD7FA1" w:rsidRPr="004F3B18">
        <w:rPr>
          <w:rFonts w:ascii="Calibri" w:hAnsi="Calibri" w:cs="Calibri"/>
        </w:rPr>
        <w:t xml:space="preserve"> neural network model. Adam optimizer </w:t>
      </w:r>
      <w:r w:rsidR="007D0F71" w:rsidRPr="004F3B18">
        <w:rPr>
          <w:rFonts w:ascii="Calibri" w:hAnsi="Calibri" w:cs="Calibri"/>
        </w:rPr>
        <w:t>incorporates the</w:t>
      </w:r>
      <w:r w:rsidR="00AD7FA1" w:rsidRPr="004F3B18">
        <w:rPr>
          <w:rFonts w:ascii="Calibri" w:hAnsi="Calibri" w:cs="Calibri"/>
        </w:rPr>
        <w:t xml:space="preserve"> </w:t>
      </w:r>
      <w:r w:rsidR="0044333B" w:rsidRPr="004F3B18">
        <w:rPr>
          <w:rFonts w:ascii="Calibri" w:hAnsi="Calibri" w:cs="Calibri"/>
        </w:rPr>
        <w:t xml:space="preserve">combination of </w:t>
      </w:r>
      <w:r w:rsidR="004A23CF" w:rsidRPr="004F3B18">
        <w:rPr>
          <w:rFonts w:ascii="Calibri" w:hAnsi="Calibri" w:cs="Calibri"/>
        </w:rPr>
        <w:t xml:space="preserve">momentum method and RMSprop method along with bias correction. </w:t>
      </w:r>
      <w:r w:rsidR="00C76823" w:rsidRPr="004F3B18">
        <w:rPr>
          <w:rFonts w:ascii="Calibri" w:hAnsi="Calibri" w:cs="Calibri"/>
        </w:rPr>
        <w:t>Gra</w:t>
      </w:r>
      <w:r w:rsidR="001D6051" w:rsidRPr="004F3B18">
        <w:rPr>
          <w:rFonts w:ascii="Calibri" w:hAnsi="Calibri" w:cs="Calibri"/>
        </w:rPr>
        <w:t xml:space="preserve">dient descent </w:t>
      </w:r>
      <w:r w:rsidR="00563958" w:rsidRPr="004F3B18">
        <w:rPr>
          <w:rFonts w:ascii="Calibri" w:hAnsi="Calibri" w:cs="Calibri"/>
        </w:rPr>
        <w:t xml:space="preserve">is used to find the minimum value of the loss function over iterative optimization, </w:t>
      </w:r>
      <w:r w:rsidR="003A4FE2" w:rsidRPr="004F3B18">
        <w:rPr>
          <w:rFonts w:ascii="Calibri" w:hAnsi="Calibri" w:cs="Calibri"/>
        </w:rPr>
        <w:t xml:space="preserve">momentum method uses gradient descent </w:t>
      </w:r>
      <w:r w:rsidR="00BC489E" w:rsidRPr="004F3B18">
        <w:rPr>
          <w:rFonts w:ascii="Calibri" w:hAnsi="Calibri" w:cs="Calibri"/>
        </w:rPr>
        <w:t xml:space="preserve">method </w:t>
      </w:r>
      <w:r w:rsidR="003A4FE2" w:rsidRPr="004F3B18">
        <w:rPr>
          <w:rFonts w:ascii="Calibri" w:hAnsi="Calibri" w:cs="Calibri"/>
        </w:rPr>
        <w:t xml:space="preserve">and </w:t>
      </w:r>
      <w:r w:rsidR="006B11C6" w:rsidRPr="004F3B18">
        <w:rPr>
          <w:rFonts w:ascii="Calibri" w:hAnsi="Calibri" w:cs="Calibri"/>
        </w:rPr>
        <w:t xml:space="preserve">accelerates it using exponentially weighted </w:t>
      </w:r>
      <w:r w:rsidR="006D7A32" w:rsidRPr="004F3B18">
        <w:rPr>
          <w:rFonts w:ascii="Calibri" w:hAnsi="Calibri" w:cs="Calibri"/>
        </w:rPr>
        <w:t xml:space="preserve">averages of the gradients towards </w:t>
      </w:r>
      <w:r w:rsidR="00DE3CE2" w:rsidRPr="004F3B18">
        <w:rPr>
          <w:rFonts w:ascii="Calibri" w:hAnsi="Calibri" w:cs="Calibri"/>
        </w:rPr>
        <w:t>the minimum of the loss function</w:t>
      </w:r>
      <w:r w:rsidR="00D60BD6" w:rsidRPr="004F3B18">
        <w:rPr>
          <w:rFonts w:ascii="Calibri" w:hAnsi="Calibri" w:cs="Calibri"/>
        </w:rPr>
        <w:t xml:space="preserve"> in a faster way. </w:t>
      </w:r>
      <w:r w:rsidR="00461CCD" w:rsidRPr="004F3B18">
        <w:rPr>
          <w:rFonts w:ascii="Calibri" w:hAnsi="Calibri" w:cs="Calibri"/>
        </w:rPr>
        <w:t xml:space="preserve">RMSprop method </w:t>
      </w:r>
      <w:r w:rsidR="004D3512" w:rsidRPr="004F3B18">
        <w:rPr>
          <w:rFonts w:ascii="Calibri" w:hAnsi="Calibri" w:cs="Calibri"/>
        </w:rPr>
        <w:t>is a process of applying exponential</w:t>
      </w:r>
      <w:r w:rsidR="00DC1804" w:rsidRPr="004F3B18">
        <w:rPr>
          <w:rFonts w:ascii="Calibri" w:hAnsi="Calibri" w:cs="Calibri"/>
        </w:rPr>
        <w:t xml:space="preserve"> weighted averages to the second momentum gradients.</w:t>
      </w:r>
      <w:r w:rsidR="00D640E3" w:rsidRPr="004F3B18">
        <w:rPr>
          <w:rFonts w:ascii="Calibri" w:hAnsi="Calibri" w:cs="Calibri"/>
        </w:rPr>
        <w:t xml:space="preserve"> Adam optimizer use</w:t>
      </w:r>
      <w:r w:rsidR="00B85936" w:rsidRPr="004F3B18">
        <w:rPr>
          <w:rFonts w:ascii="Calibri" w:hAnsi="Calibri" w:cs="Calibri"/>
        </w:rPr>
        <w:t xml:space="preserve">s bias correction which </w:t>
      </w:r>
      <w:r w:rsidR="00AC4306" w:rsidRPr="004F3B18">
        <w:rPr>
          <w:rFonts w:ascii="Calibri" w:hAnsi="Calibri" w:cs="Calibri"/>
        </w:rPr>
        <w:t>results in faster convergence and stab</w:t>
      </w:r>
      <w:r w:rsidR="00037DCF" w:rsidRPr="004F3B18">
        <w:rPr>
          <w:rFonts w:ascii="Calibri" w:hAnsi="Calibri" w:cs="Calibri"/>
        </w:rPr>
        <w:t xml:space="preserve">le training process. </w:t>
      </w:r>
      <w:r w:rsidR="00192B15" w:rsidRPr="004F3B18">
        <w:rPr>
          <w:rFonts w:ascii="Calibri" w:hAnsi="Calibri" w:cs="Calibri"/>
        </w:rPr>
        <w:t xml:space="preserve">Adam optimizer </w:t>
      </w:r>
      <w:r w:rsidR="00B421F5" w:rsidRPr="004F3B18">
        <w:rPr>
          <w:rFonts w:ascii="Calibri" w:hAnsi="Calibri" w:cs="Calibri"/>
        </w:rPr>
        <w:t>use</w:t>
      </w:r>
      <w:r w:rsidR="00761B1A" w:rsidRPr="004F3B18">
        <w:rPr>
          <w:rFonts w:ascii="Calibri" w:hAnsi="Calibri" w:cs="Calibri"/>
        </w:rPr>
        <w:t>s</w:t>
      </w:r>
      <w:r w:rsidR="00B421F5" w:rsidRPr="004F3B18">
        <w:rPr>
          <w:rFonts w:ascii="Calibri" w:hAnsi="Calibri" w:cs="Calibri"/>
        </w:rPr>
        <w:t xml:space="preserve"> adaptive learning rates and optimizes </w:t>
      </w:r>
      <w:r w:rsidR="00EA5673" w:rsidRPr="004F3B18">
        <w:rPr>
          <w:rFonts w:ascii="Calibri" w:hAnsi="Calibri" w:cs="Calibri"/>
        </w:rPr>
        <w:t>efficiently,</w:t>
      </w:r>
      <w:r w:rsidR="00245E77" w:rsidRPr="004F3B18">
        <w:rPr>
          <w:rFonts w:ascii="Calibri" w:hAnsi="Calibri" w:cs="Calibri"/>
        </w:rPr>
        <w:t xml:space="preserve"> and its robustness make</w:t>
      </w:r>
      <w:r w:rsidR="00C23EDB" w:rsidRPr="004F3B18">
        <w:rPr>
          <w:rFonts w:ascii="Calibri" w:hAnsi="Calibri" w:cs="Calibri"/>
        </w:rPr>
        <w:t>s it a popular choice for deep learning models as optimizer</w:t>
      </w:r>
      <w:r w:rsidR="005E66A4">
        <w:rPr>
          <w:rFonts w:ascii="Calibri" w:hAnsi="Calibri" w:cs="Calibri"/>
        </w:rPr>
        <w:t>,</w:t>
      </w:r>
      <w:r w:rsidR="00C23EDB" w:rsidRPr="004F3B18">
        <w:rPr>
          <w:rFonts w:ascii="Calibri" w:hAnsi="Calibri" w:cs="Calibri"/>
        </w:rPr>
        <w:t xml:space="preserve"> during training.</w:t>
      </w:r>
    </w:p>
    <w:p w14:paraId="501E84B3" w14:textId="0F36E1CF" w:rsidR="00223D75" w:rsidRPr="004F3B18" w:rsidRDefault="00223D75" w:rsidP="00223D75">
      <w:pPr>
        <w:pStyle w:val="Heading2"/>
        <w:rPr>
          <w:rFonts w:ascii="Calibri" w:hAnsi="Calibri" w:cs="Calibri"/>
          <w:sz w:val="24"/>
          <w:szCs w:val="24"/>
        </w:rPr>
      </w:pPr>
      <w:bookmarkStart w:id="23" w:name="_Toc165500014"/>
      <w:r w:rsidRPr="004F3B18">
        <w:rPr>
          <w:rFonts w:ascii="Calibri" w:hAnsi="Calibri" w:cs="Calibri"/>
          <w:sz w:val="24"/>
          <w:szCs w:val="24"/>
        </w:rPr>
        <w:t>Mean Square Error – Loss Function</w:t>
      </w:r>
      <w:bookmarkEnd w:id="23"/>
    </w:p>
    <w:p w14:paraId="7EBF5398" w14:textId="1CF0ABF7" w:rsidR="00EA5673" w:rsidRPr="004F3B18" w:rsidRDefault="00704B9D" w:rsidP="00EA5673">
      <w:pPr>
        <w:pStyle w:val="BodyText"/>
        <w:rPr>
          <w:rFonts w:ascii="Calibri" w:hAnsi="Calibri" w:cs="Calibri"/>
        </w:rPr>
      </w:pPr>
      <w:r w:rsidRPr="004F3B18">
        <w:rPr>
          <w:rFonts w:ascii="Calibri" w:hAnsi="Calibri" w:cs="Calibri"/>
        </w:rPr>
        <w:t xml:space="preserve">Loss function is </w:t>
      </w:r>
      <w:r w:rsidR="00795657" w:rsidRPr="004F3B18">
        <w:rPr>
          <w:rFonts w:ascii="Calibri" w:hAnsi="Calibri" w:cs="Calibri"/>
        </w:rPr>
        <w:t xml:space="preserve">used for </w:t>
      </w:r>
      <w:r w:rsidR="007B2912" w:rsidRPr="004F3B18">
        <w:rPr>
          <w:rFonts w:ascii="Calibri" w:hAnsi="Calibri" w:cs="Calibri"/>
        </w:rPr>
        <w:t>evaluating model</w:t>
      </w:r>
      <w:r w:rsidR="00E23D2C">
        <w:rPr>
          <w:rFonts w:ascii="Calibri" w:hAnsi="Calibri" w:cs="Calibri"/>
        </w:rPr>
        <w:t>,</w:t>
      </w:r>
      <w:r w:rsidR="007B2912" w:rsidRPr="004F3B18">
        <w:rPr>
          <w:rFonts w:ascii="Calibri" w:hAnsi="Calibri" w:cs="Calibri"/>
        </w:rPr>
        <w:t xml:space="preserve"> </w:t>
      </w:r>
      <w:r w:rsidR="00795657" w:rsidRPr="004F3B18">
        <w:rPr>
          <w:rFonts w:ascii="Calibri" w:hAnsi="Calibri" w:cs="Calibri"/>
        </w:rPr>
        <w:t xml:space="preserve">during training. </w:t>
      </w:r>
      <w:r w:rsidR="00227792" w:rsidRPr="004F3B18">
        <w:rPr>
          <w:rFonts w:ascii="Calibri" w:hAnsi="Calibri" w:cs="Calibri"/>
        </w:rPr>
        <w:t xml:space="preserve">If the model predictions are </w:t>
      </w:r>
      <w:r w:rsidR="00532494" w:rsidRPr="004F3B18">
        <w:rPr>
          <w:rFonts w:ascii="Calibri" w:hAnsi="Calibri" w:cs="Calibri"/>
        </w:rPr>
        <w:t xml:space="preserve">close to </w:t>
      </w:r>
      <w:r w:rsidR="008C1596" w:rsidRPr="004F3B18">
        <w:rPr>
          <w:rFonts w:ascii="Calibri" w:hAnsi="Calibri" w:cs="Calibri"/>
        </w:rPr>
        <w:t>ground truth</w:t>
      </w:r>
      <w:r w:rsidR="00DB0F3A" w:rsidRPr="004F3B18">
        <w:rPr>
          <w:rFonts w:ascii="Calibri" w:hAnsi="Calibri" w:cs="Calibri"/>
        </w:rPr>
        <w:t xml:space="preserve"> values</w:t>
      </w:r>
      <w:r w:rsidR="00E23D2C">
        <w:rPr>
          <w:rFonts w:ascii="Calibri" w:hAnsi="Calibri" w:cs="Calibri"/>
        </w:rPr>
        <w:t>,</w:t>
      </w:r>
      <w:r w:rsidR="00DB0F3A" w:rsidRPr="004F3B18">
        <w:rPr>
          <w:rFonts w:ascii="Calibri" w:hAnsi="Calibri" w:cs="Calibri"/>
        </w:rPr>
        <w:t xml:space="preserve"> the loss function will be low</w:t>
      </w:r>
      <w:r w:rsidR="000A2509" w:rsidRPr="004F3B18">
        <w:rPr>
          <w:rFonts w:ascii="Calibri" w:hAnsi="Calibri" w:cs="Calibri"/>
        </w:rPr>
        <w:t>,</w:t>
      </w:r>
      <w:r w:rsidR="00DB0F3A" w:rsidRPr="004F3B18">
        <w:rPr>
          <w:rFonts w:ascii="Calibri" w:hAnsi="Calibri" w:cs="Calibri"/>
        </w:rPr>
        <w:t xml:space="preserve"> else </w:t>
      </w:r>
      <w:r w:rsidR="007F73F0" w:rsidRPr="004F3B18">
        <w:rPr>
          <w:rFonts w:ascii="Calibri" w:hAnsi="Calibri" w:cs="Calibri"/>
        </w:rPr>
        <w:t xml:space="preserve">high. Looking at the variation in loss function values, we can see where the model is going with the training. </w:t>
      </w:r>
      <w:r w:rsidR="006C5C09" w:rsidRPr="004F3B18">
        <w:rPr>
          <w:rFonts w:ascii="Calibri" w:hAnsi="Calibri" w:cs="Calibri"/>
        </w:rPr>
        <w:t xml:space="preserve">We used mean squared error as loss function for all the models </w:t>
      </w:r>
      <w:r w:rsidR="003402DD" w:rsidRPr="004F3B18">
        <w:rPr>
          <w:rFonts w:ascii="Calibri" w:hAnsi="Calibri" w:cs="Calibri"/>
        </w:rPr>
        <w:t xml:space="preserve">built during this project. </w:t>
      </w:r>
      <w:r w:rsidR="00791F89" w:rsidRPr="004F3B18">
        <w:rPr>
          <w:rFonts w:ascii="Calibri" w:hAnsi="Calibri" w:cs="Calibri"/>
        </w:rPr>
        <w:t>Detailed formula for mean squared error is given below</w:t>
      </w:r>
      <w:r w:rsidR="00C90BDF" w:rsidRPr="004F3B18">
        <w:rPr>
          <w:rFonts w:ascii="Calibri" w:hAnsi="Calibri" w:cs="Calibri"/>
        </w:rPr>
        <w:t xml:space="preserve"> in equation</w:t>
      </w:r>
      <w:r w:rsidR="00B7397D" w:rsidRPr="004F3B18">
        <w:rPr>
          <w:rFonts w:ascii="Calibri" w:hAnsi="Calibri" w:cs="Calibri"/>
        </w:rPr>
        <w:t xml:space="preserve"> 1</w:t>
      </w:r>
      <w:r w:rsidR="00791F89" w:rsidRPr="004F3B18">
        <w:rPr>
          <w:rFonts w:ascii="Calibri" w:hAnsi="Calibri" w:cs="Calibri"/>
        </w:rPr>
        <w:t>.</w:t>
      </w:r>
    </w:p>
    <w:p w14:paraId="65262F39" w14:textId="470813CF" w:rsidR="00791F89" w:rsidRPr="004F3B18" w:rsidRDefault="00791F89" w:rsidP="005758F8">
      <w:pPr>
        <w:pStyle w:val="BodyText"/>
        <w:jc w:val="center"/>
        <w:rPr>
          <w:rFonts w:ascii="Calibri" w:hAnsi="Calibri" w:cs="Calibri"/>
          <w:b/>
          <w:bCs/>
        </w:rPr>
      </w:pPr>
      <w:r w:rsidRPr="004F3B18">
        <w:rPr>
          <w:rFonts w:ascii="Calibri" w:hAnsi="Calibri" w:cs="Calibri"/>
          <w:b/>
          <w:bCs/>
        </w:rPr>
        <w:t xml:space="preserve">MSE = </w:t>
      </w:r>
      <m:oMath>
        <m:f>
          <m:fPr>
            <m:ctrlPr>
              <w:rPr>
                <w:rFonts w:ascii="Cambria Math" w:hAnsi="Cambria Math" w:cs="Calibri"/>
                <w:b/>
                <w:bCs/>
                <w:i/>
              </w:rPr>
            </m:ctrlPr>
          </m:fPr>
          <m:num>
            <m:r>
              <m:rPr>
                <m:sty m:val="bi"/>
              </m:rPr>
              <w:rPr>
                <w:rFonts w:ascii="Cambria Math" w:hAnsi="Cambria Math" w:cs="Calibri"/>
              </w:rPr>
              <m:t>1</m:t>
            </m:r>
          </m:num>
          <m:den>
            <m:r>
              <m:rPr>
                <m:sty m:val="bi"/>
              </m:rPr>
              <w:rPr>
                <w:rFonts w:ascii="Cambria Math" w:hAnsi="Cambria Math" w:cs="Calibri"/>
              </w:rPr>
              <m:t>n</m:t>
            </m:r>
          </m:den>
        </m:f>
        <m:r>
          <m:rPr>
            <m:sty m:val="bi"/>
          </m:rPr>
          <w:rPr>
            <w:rFonts w:ascii="Cambria Math" w:hAnsi="Cambria Math" w:cs="Calibri"/>
          </w:rPr>
          <m:t>∑</m:t>
        </m:r>
        <m:sSup>
          <m:sSupPr>
            <m:ctrlPr>
              <w:rPr>
                <w:rFonts w:ascii="Cambria Math" w:hAnsi="Cambria Math" w:cs="Calibri"/>
                <w:b/>
                <w:bCs/>
                <w:i/>
              </w:rPr>
            </m:ctrlPr>
          </m:sSupPr>
          <m:e>
            <m:d>
              <m:dPr>
                <m:ctrlPr>
                  <w:rPr>
                    <w:rFonts w:ascii="Cambria Math" w:hAnsi="Cambria Math" w:cs="Calibri"/>
                    <w:b/>
                    <w:bCs/>
                    <w:i/>
                  </w:rPr>
                </m:ctrlPr>
              </m:dPr>
              <m:e>
                <m:sSub>
                  <m:sSubPr>
                    <m:ctrlPr>
                      <w:rPr>
                        <w:rFonts w:ascii="Cambria Math" w:hAnsi="Cambria Math" w:cs="Calibri"/>
                        <w:b/>
                        <w:bCs/>
                        <w:i/>
                      </w:rPr>
                    </m:ctrlPr>
                  </m:sSubPr>
                  <m:e>
                    <m:r>
                      <m:rPr>
                        <m:sty m:val="bi"/>
                      </m:rPr>
                      <w:rPr>
                        <w:rFonts w:ascii="Cambria Math" w:hAnsi="Cambria Math" w:cs="Calibri"/>
                      </w:rPr>
                      <m:t>g</m:t>
                    </m:r>
                  </m:e>
                  <m:sub>
                    <m:r>
                      <m:rPr>
                        <m:sty m:val="bi"/>
                      </m:rPr>
                      <w:rPr>
                        <w:rFonts w:ascii="Cambria Math" w:hAnsi="Cambria Math" w:cs="Calibri"/>
                      </w:rPr>
                      <m:t>t</m:t>
                    </m:r>
                  </m:sub>
                </m:sSub>
                <m:r>
                  <m:rPr>
                    <m:sty m:val="bi"/>
                  </m:rPr>
                  <w:rPr>
                    <w:rFonts w:ascii="Cambria Math" w:hAnsi="Cambria Math" w:cs="Calibri"/>
                  </w:rPr>
                  <m:t>-</m:t>
                </m:r>
                <m:sSub>
                  <m:sSubPr>
                    <m:ctrlPr>
                      <w:rPr>
                        <w:rFonts w:ascii="Cambria Math" w:hAnsi="Cambria Math" w:cs="Calibri"/>
                        <w:b/>
                        <w:bCs/>
                        <w:i/>
                      </w:rPr>
                    </m:ctrlPr>
                  </m:sSubPr>
                  <m:e>
                    <m:r>
                      <m:rPr>
                        <m:sty m:val="bi"/>
                      </m:rPr>
                      <w:rPr>
                        <w:rFonts w:ascii="Cambria Math" w:hAnsi="Cambria Math" w:cs="Calibri"/>
                      </w:rPr>
                      <m:t>f</m:t>
                    </m:r>
                  </m:e>
                  <m:sub>
                    <m:r>
                      <m:rPr>
                        <m:sty m:val="bi"/>
                      </m:rPr>
                      <w:rPr>
                        <w:rFonts w:ascii="Cambria Math" w:hAnsi="Cambria Math" w:cs="Calibri"/>
                      </w:rPr>
                      <m:t>t</m:t>
                    </m:r>
                  </m:sub>
                </m:sSub>
              </m:e>
            </m:d>
          </m:e>
          <m:sup>
            <m:r>
              <m:rPr>
                <m:sty m:val="bi"/>
              </m:rPr>
              <w:rPr>
                <w:rFonts w:ascii="Cambria Math" w:hAnsi="Cambria Math" w:cs="Calibri"/>
              </w:rPr>
              <m:t>2</m:t>
            </m:r>
          </m:sup>
        </m:sSup>
      </m:oMath>
      <w:r w:rsidR="00F11910" w:rsidRPr="004F3B18">
        <w:rPr>
          <w:rFonts w:ascii="Calibri" w:hAnsi="Calibri" w:cs="Calibri"/>
          <w:b/>
          <w:bCs/>
        </w:rPr>
        <w:t xml:space="preserve"> </w:t>
      </w:r>
      <w:r w:rsidR="00C90BDF" w:rsidRPr="004F3B18">
        <w:rPr>
          <w:rFonts w:ascii="Calibri" w:hAnsi="Calibri" w:cs="Calibri"/>
          <w:b/>
          <w:bCs/>
        </w:rPr>
        <w:t xml:space="preserve">   </w:t>
      </w:r>
      <w:r w:rsidR="00F11910" w:rsidRPr="004F3B18">
        <w:rPr>
          <w:rFonts w:ascii="Calibri" w:hAnsi="Calibri" w:cs="Calibri"/>
          <w:b/>
          <w:bCs/>
          <w:i/>
          <w:iCs/>
        </w:rPr>
        <w:t>----(1)</w:t>
      </w:r>
    </w:p>
    <w:p w14:paraId="30E58C39" w14:textId="7F6612B8" w:rsidR="00787D01" w:rsidRPr="004F3B18" w:rsidRDefault="00787D01" w:rsidP="00787D01">
      <w:pPr>
        <w:pStyle w:val="BodyText"/>
        <w:jc w:val="center"/>
        <w:rPr>
          <w:rFonts w:ascii="Calibri" w:hAnsi="Calibri" w:cs="Calibri"/>
          <w:lang w:val="en-IN"/>
        </w:rPr>
      </w:pPr>
      <w:r w:rsidRPr="004F3B18">
        <w:rPr>
          <w:rFonts w:ascii="Calibri" w:hAnsi="Calibri" w:cs="Calibri"/>
          <w:lang w:val="en-US"/>
        </w:rPr>
        <w:t xml:space="preserve">Where </w:t>
      </w:r>
      <m:oMath>
        <m:sSub>
          <m:sSubPr>
            <m:ctrlPr>
              <w:rPr>
                <w:rFonts w:ascii="Cambria Math" w:hAnsi="Cambria Math" w:cs="Calibri"/>
                <w:b/>
                <w:bCs/>
                <w:i/>
                <w:iCs/>
                <w:lang w:val="en-IN"/>
              </w:rPr>
            </m:ctrlPr>
          </m:sSubPr>
          <m:e>
            <m:r>
              <m:rPr>
                <m:sty m:val="bi"/>
              </m:rPr>
              <w:rPr>
                <w:rFonts w:ascii="Cambria Math" w:hAnsi="Cambria Math" w:cs="Calibri"/>
                <w:lang w:val="en-IN"/>
              </w:rPr>
              <m:t>g</m:t>
            </m:r>
          </m:e>
          <m:sub>
            <m:r>
              <m:rPr>
                <m:sty m:val="bi"/>
              </m:rPr>
              <w:rPr>
                <w:rFonts w:ascii="Cambria Math" w:hAnsi="Cambria Math" w:cs="Calibri"/>
                <w:lang w:val="en-IN"/>
              </w:rPr>
              <m:t>t</m:t>
            </m:r>
          </m:sub>
        </m:sSub>
      </m:oMath>
      <w:r w:rsidRPr="004F3B18">
        <w:rPr>
          <w:rFonts w:ascii="Calibri" w:hAnsi="Calibri" w:cs="Calibri"/>
          <w:lang w:val="en-US"/>
        </w:rPr>
        <w:t xml:space="preserve"> is actual value, </w:t>
      </w:r>
      <m:oMath>
        <m:sSub>
          <m:sSubPr>
            <m:ctrlPr>
              <w:rPr>
                <w:rFonts w:ascii="Cambria Math" w:hAnsi="Cambria Math" w:cs="Calibri"/>
                <w:b/>
                <w:bCs/>
                <w:i/>
                <w:iCs/>
                <w:lang w:val="en-IN"/>
              </w:rPr>
            </m:ctrlPr>
          </m:sSubPr>
          <m:e>
            <m:r>
              <m:rPr>
                <m:sty m:val="bi"/>
              </m:rPr>
              <w:rPr>
                <w:rFonts w:ascii="Cambria Math" w:hAnsi="Cambria Math" w:cs="Calibri"/>
                <w:lang w:val="en-IN"/>
              </w:rPr>
              <m:t>f</m:t>
            </m:r>
          </m:e>
          <m:sub>
            <m:r>
              <m:rPr>
                <m:sty m:val="bi"/>
              </m:rPr>
              <w:rPr>
                <w:rFonts w:ascii="Cambria Math" w:hAnsi="Cambria Math" w:cs="Calibri"/>
                <w:lang w:val="en-IN"/>
              </w:rPr>
              <m:t>t</m:t>
            </m:r>
          </m:sub>
        </m:sSub>
      </m:oMath>
      <w:r w:rsidRPr="004F3B18">
        <w:rPr>
          <w:rFonts w:ascii="Calibri" w:hAnsi="Calibri" w:cs="Calibri"/>
          <w:lang w:val="en-US"/>
        </w:rPr>
        <w:t xml:space="preserve"> is predicted value.</w:t>
      </w:r>
    </w:p>
    <w:p w14:paraId="4661B8EF" w14:textId="56B53088" w:rsidR="00533671" w:rsidRPr="004F3B18" w:rsidRDefault="00D07743" w:rsidP="00533671">
      <w:pPr>
        <w:rPr>
          <w:rFonts w:ascii="Calibri" w:hAnsi="Calibri" w:cs="Calibri"/>
        </w:rPr>
        <w:sectPr w:rsidR="00533671" w:rsidRPr="004F3B18" w:rsidSect="00563EE2">
          <w:footerReference w:type="default" r:id="rId22"/>
          <w:type w:val="continuous"/>
          <w:pgSz w:w="11906" w:h="16838"/>
          <w:pgMar w:top="1440" w:right="1440" w:bottom="1440" w:left="1440" w:header="0" w:footer="0" w:gutter="0"/>
          <w:pgNumType w:start="1"/>
          <w:cols w:space="720"/>
          <w:formProt w:val="0"/>
          <w:docGrid w:linePitch="326"/>
        </w:sectPr>
      </w:pPr>
      <w:r w:rsidRPr="004F3B18">
        <w:rPr>
          <w:rFonts w:ascii="Calibri" w:hAnsi="Calibri" w:cs="Calibri"/>
        </w:rPr>
        <w:t xml:space="preserve">Unlike loss function, the model </w:t>
      </w:r>
      <w:r w:rsidR="00A120D0" w:rsidRPr="004F3B18">
        <w:rPr>
          <w:rFonts w:ascii="Calibri" w:hAnsi="Calibri" w:cs="Calibri"/>
        </w:rPr>
        <w:t>needs</w:t>
      </w:r>
      <w:r w:rsidR="00E65196" w:rsidRPr="004F3B18">
        <w:rPr>
          <w:rFonts w:ascii="Calibri" w:hAnsi="Calibri" w:cs="Calibri"/>
        </w:rPr>
        <w:t xml:space="preserve"> to be evaluated on new data and we</w:t>
      </w:r>
      <w:r w:rsidR="00A120D0" w:rsidRPr="004F3B18">
        <w:rPr>
          <w:rFonts w:ascii="Calibri" w:hAnsi="Calibri" w:cs="Calibri"/>
        </w:rPr>
        <w:t xml:space="preserve"> cannot rely on MSE</w:t>
      </w:r>
      <w:r w:rsidR="004B4742" w:rsidRPr="004F3B18">
        <w:rPr>
          <w:rFonts w:ascii="Calibri" w:hAnsi="Calibri" w:cs="Calibri"/>
        </w:rPr>
        <w:t xml:space="preserve">, as it </w:t>
      </w:r>
      <w:r w:rsidR="007F0191" w:rsidRPr="004F3B18">
        <w:rPr>
          <w:rFonts w:ascii="Calibri" w:hAnsi="Calibri" w:cs="Calibri"/>
        </w:rPr>
        <w:t>depends</w:t>
      </w:r>
      <w:r w:rsidR="004B4742" w:rsidRPr="004F3B18">
        <w:rPr>
          <w:rFonts w:ascii="Calibri" w:hAnsi="Calibri" w:cs="Calibri"/>
        </w:rPr>
        <w:t xml:space="preserve"> on the </w:t>
      </w:r>
      <w:r w:rsidR="00686B64" w:rsidRPr="004F3B18">
        <w:rPr>
          <w:rFonts w:ascii="Calibri" w:hAnsi="Calibri" w:cs="Calibri"/>
        </w:rPr>
        <w:t>data</w:t>
      </w:r>
      <w:r w:rsidR="00522CEE">
        <w:rPr>
          <w:rFonts w:ascii="Calibri" w:hAnsi="Calibri" w:cs="Calibri"/>
        </w:rPr>
        <w:t>.</w:t>
      </w:r>
      <w:r w:rsidR="00C303A1" w:rsidRPr="004F3B18">
        <w:rPr>
          <w:rFonts w:ascii="Calibri" w:hAnsi="Calibri" w:cs="Calibri"/>
        </w:rPr>
        <w:t xml:space="preserve"> </w:t>
      </w:r>
      <w:r w:rsidR="00932A3C">
        <w:rPr>
          <w:rFonts w:ascii="Calibri" w:hAnsi="Calibri" w:cs="Calibri"/>
        </w:rPr>
        <w:t>W</w:t>
      </w:r>
      <w:r w:rsidR="00C303A1" w:rsidRPr="004F3B18">
        <w:rPr>
          <w:rFonts w:ascii="Calibri" w:hAnsi="Calibri" w:cs="Calibri"/>
        </w:rPr>
        <w:t xml:space="preserve">e used preprocessing methods like MinMaxScaler and </w:t>
      </w:r>
      <w:r w:rsidR="00C303A1" w:rsidRPr="004F3B18">
        <w:rPr>
          <w:rFonts w:ascii="Calibri" w:hAnsi="Calibri" w:cs="Calibri"/>
        </w:rPr>
        <w:lastRenderedPageBreak/>
        <w:t xml:space="preserve">StandardScaler </w:t>
      </w:r>
      <w:r w:rsidR="007F0191" w:rsidRPr="004F3B18">
        <w:rPr>
          <w:rFonts w:ascii="Calibri" w:hAnsi="Calibri" w:cs="Calibri"/>
        </w:rPr>
        <w:t xml:space="preserve">which </w:t>
      </w:r>
      <w:r w:rsidR="00220CEE" w:rsidRPr="004F3B18">
        <w:rPr>
          <w:rFonts w:ascii="Calibri" w:hAnsi="Calibri" w:cs="Calibri"/>
        </w:rPr>
        <w:t xml:space="preserve">scales the data </w:t>
      </w:r>
      <w:r w:rsidR="00932A3C">
        <w:rPr>
          <w:rFonts w:ascii="Calibri" w:hAnsi="Calibri" w:cs="Calibri"/>
        </w:rPr>
        <w:t xml:space="preserve">to different ranges </w:t>
      </w:r>
      <w:r w:rsidR="00F3479A" w:rsidRPr="004F3B18">
        <w:rPr>
          <w:rFonts w:ascii="Calibri" w:hAnsi="Calibri" w:cs="Calibri"/>
        </w:rPr>
        <w:t xml:space="preserve">and the MSE values differ </w:t>
      </w:r>
      <w:r w:rsidR="00686B64" w:rsidRPr="004F3B18">
        <w:rPr>
          <w:rFonts w:ascii="Calibri" w:hAnsi="Calibri" w:cs="Calibri"/>
        </w:rPr>
        <w:t>while training</w:t>
      </w:r>
      <w:r w:rsidR="00A120D0" w:rsidRPr="004F3B18">
        <w:rPr>
          <w:rFonts w:ascii="Calibri" w:hAnsi="Calibri" w:cs="Calibri"/>
        </w:rPr>
        <w:t>.</w:t>
      </w:r>
      <w:r w:rsidR="00A3702A" w:rsidRPr="004F3B18">
        <w:rPr>
          <w:rFonts w:ascii="Calibri" w:hAnsi="Calibri" w:cs="Calibri"/>
        </w:rPr>
        <w:t xml:space="preserve"> MinMaxScale</w:t>
      </w:r>
      <w:r w:rsidR="00273D1D" w:rsidRPr="004F3B18">
        <w:rPr>
          <w:rFonts w:ascii="Calibri" w:hAnsi="Calibri" w:cs="Calibri"/>
        </w:rPr>
        <w:t xml:space="preserve">r scales data by changing its </w:t>
      </w:r>
      <w:r w:rsidR="000678EC" w:rsidRPr="004F3B18">
        <w:rPr>
          <w:rFonts w:ascii="Calibri" w:hAnsi="Calibri" w:cs="Calibri"/>
        </w:rPr>
        <w:t>minimum value</w:t>
      </w:r>
      <w:r w:rsidR="00273D1D" w:rsidRPr="004F3B18">
        <w:rPr>
          <w:rFonts w:ascii="Calibri" w:hAnsi="Calibri" w:cs="Calibri"/>
        </w:rPr>
        <w:t xml:space="preserve"> to </w:t>
      </w:r>
      <w:r w:rsidR="000678EC" w:rsidRPr="004F3B18">
        <w:rPr>
          <w:rFonts w:ascii="Calibri" w:hAnsi="Calibri" w:cs="Calibri"/>
        </w:rPr>
        <w:t>zero and maximum value to 1</w:t>
      </w:r>
      <w:r w:rsidR="00C37290" w:rsidRPr="004F3B18">
        <w:rPr>
          <w:rFonts w:ascii="Calibri" w:hAnsi="Calibri" w:cs="Calibri"/>
        </w:rPr>
        <w:t xml:space="preserve">. MinMaxScaler scaled data ranges from 0 to 1 and it can </w:t>
      </w:r>
      <w:r w:rsidR="00A8103C" w:rsidRPr="004F3B18">
        <w:rPr>
          <w:rFonts w:ascii="Calibri" w:hAnsi="Calibri" w:cs="Calibri"/>
        </w:rPr>
        <w:t>scale data to specific data range</w:t>
      </w:r>
      <w:r w:rsidR="007F70CC" w:rsidRPr="004F3B18">
        <w:rPr>
          <w:rFonts w:ascii="Calibri" w:hAnsi="Calibri" w:cs="Calibri"/>
        </w:rPr>
        <w:t>s</w:t>
      </w:r>
      <w:r w:rsidR="00114D40" w:rsidRPr="004F3B18">
        <w:rPr>
          <w:rFonts w:ascii="Calibri" w:hAnsi="Calibri" w:cs="Calibri"/>
        </w:rPr>
        <w:t xml:space="preserve">. StandardScaler </w:t>
      </w:r>
      <w:r w:rsidR="000573BB" w:rsidRPr="004F3B18">
        <w:rPr>
          <w:rFonts w:ascii="Calibri" w:hAnsi="Calibri" w:cs="Calibri"/>
        </w:rPr>
        <w:t>scales data to get zero mean and standard deviation of 1</w:t>
      </w:r>
      <w:r w:rsidR="007F70CC" w:rsidRPr="004F3B18">
        <w:rPr>
          <w:rFonts w:ascii="Calibri" w:hAnsi="Calibri" w:cs="Calibri"/>
        </w:rPr>
        <w:t>.</w:t>
      </w:r>
      <w:r w:rsidR="000D3EBB" w:rsidRPr="004F3B18">
        <w:rPr>
          <w:rFonts w:ascii="Calibri" w:hAnsi="Calibri" w:cs="Calibri"/>
        </w:rPr>
        <w:t xml:space="preserve"> StandardScaler scaled data is distributed with mean as </w:t>
      </w:r>
      <w:r w:rsidR="006B42EA" w:rsidRPr="004F3B18">
        <w:rPr>
          <w:rFonts w:ascii="Calibri" w:hAnsi="Calibri" w:cs="Calibri"/>
        </w:rPr>
        <w:t xml:space="preserve">zero and </w:t>
      </w:r>
      <w:r w:rsidR="00B9137C">
        <w:rPr>
          <w:rFonts w:ascii="Calibri" w:hAnsi="Calibri" w:cs="Calibri"/>
        </w:rPr>
        <w:t xml:space="preserve">it results in </w:t>
      </w:r>
      <w:r w:rsidR="00435C6C">
        <w:rPr>
          <w:rFonts w:ascii="Calibri" w:hAnsi="Calibri" w:cs="Calibri"/>
        </w:rPr>
        <w:t>data</w:t>
      </w:r>
      <w:r w:rsidR="006B42EA" w:rsidRPr="004F3B18">
        <w:rPr>
          <w:rFonts w:ascii="Calibri" w:hAnsi="Calibri" w:cs="Calibri"/>
        </w:rPr>
        <w:t xml:space="preserve"> distributed with both positive and negative values</w:t>
      </w:r>
      <w:r w:rsidR="00AB5BA1" w:rsidRPr="004F3B18">
        <w:rPr>
          <w:rFonts w:ascii="Calibri" w:hAnsi="Calibri" w:cs="Calibri"/>
        </w:rPr>
        <w:t>. The</w:t>
      </w:r>
      <w:r w:rsidR="001E7D0D" w:rsidRPr="004F3B18">
        <w:rPr>
          <w:rFonts w:ascii="Calibri" w:hAnsi="Calibri" w:cs="Calibri"/>
        </w:rPr>
        <w:t xml:space="preserve"> variation of </w:t>
      </w:r>
      <w:r w:rsidR="00AE0828" w:rsidRPr="004F3B18">
        <w:rPr>
          <w:rFonts w:ascii="Calibri" w:hAnsi="Calibri" w:cs="Calibri"/>
        </w:rPr>
        <w:t xml:space="preserve">BP stock close price </w:t>
      </w:r>
      <w:r w:rsidR="001E7D0D" w:rsidRPr="004F3B18">
        <w:rPr>
          <w:rFonts w:ascii="Calibri" w:hAnsi="Calibri" w:cs="Calibri"/>
        </w:rPr>
        <w:t>data</w:t>
      </w:r>
      <w:r w:rsidR="007B4712" w:rsidRPr="004F3B18">
        <w:rPr>
          <w:rFonts w:ascii="Calibri" w:hAnsi="Calibri" w:cs="Calibri"/>
        </w:rPr>
        <w:t xml:space="preserve"> </w:t>
      </w:r>
      <w:r w:rsidR="005C2FFD" w:rsidRPr="004F3B18">
        <w:rPr>
          <w:rFonts w:ascii="Calibri" w:hAnsi="Calibri" w:cs="Calibri"/>
        </w:rPr>
        <w:t xml:space="preserve">scaled </w:t>
      </w:r>
      <w:r w:rsidR="00A7425F" w:rsidRPr="004F3B18">
        <w:rPr>
          <w:rFonts w:ascii="Calibri" w:hAnsi="Calibri" w:cs="Calibri"/>
        </w:rPr>
        <w:t xml:space="preserve">with both </w:t>
      </w:r>
      <w:r w:rsidR="00767AD2" w:rsidRPr="004F3B18">
        <w:rPr>
          <w:rFonts w:ascii="Calibri" w:hAnsi="Calibri" w:cs="Calibri"/>
        </w:rPr>
        <w:t xml:space="preserve">MinMaxScaler and StandardScaler can be seen in Figure </w:t>
      </w:r>
      <w:r w:rsidR="00515193" w:rsidRPr="004F3B18">
        <w:rPr>
          <w:rFonts w:ascii="Calibri" w:hAnsi="Calibri" w:cs="Calibri"/>
        </w:rPr>
        <w:t>12</w:t>
      </w:r>
      <w:r w:rsidR="00767AD2" w:rsidRPr="004F3B18">
        <w:rPr>
          <w:rFonts w:ascii="Calibri" w:hAnsi="Calibri" w:cs="Calibri"/>
        </w:rPr>
        <w:t>.</w:t>
      </w:r>
      <w:r w:rsidR="007B4712" w:rsidRPr="004F3B18">
        <w:rPr>
          <w:rFonts w:ascii="Calibri" w:hAnsi="Calibri" w:cs="Calibri"/>
        </w:rPr>
        <w:t xml:space="preserve"> </w:t>
      </w:r>
    </w:p>
    <w:p w14:paraId="4FF89503" w14:textId="0E7966D0" w:rsidR="00894308" w:rsidRPr="004F3B18" w:rsidRDefault="00894308" w:rsidP="00894308">
      <w:pPr>
        <w:pStyle w:val="Caption"/>
        <w:jc w:val="center"/>
        <w:rPr>
          <w:rFonts w:ascii="Calibri" w:hAnsi="Calibri" w:cs="Calibri"/>
        </w:rPr>
      </w:pPr>
      <w:r w:rsidRPr="004F3B18">
        <w:rPr>
          <w:rFonts w:ascii="Calibri" w:hAnsi="Calibri" w:cs="Calibri"/>
          <w:noProof/>
        </w:rPr>
        <w:drawing>
          <wp:inline distT="0" distB="0" distL="0" distR="0" wp14:anchorId="626A016B" wp14:editId="4D8301CC">
            <wp:extent cx="4777740" cy="2659355"/>
            <wp:effectExtent l="0" t="0" r="3810" b="8255"/>
            <wp:docPr id="1894259470" name="Picture 1" descr="A graph showing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59470" name="Picture 1" descr="A graph showing a price&#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06510" cy="2675369"/>
                    </a:xfrm>
                    <a:prstGeom prst="rect">
                      <a:avLst/>
                    </a:prstGeom>
                    <a:noFill/>
                    <a:ln>
                      <a:noFill/>
                    </a:ln>
                  </pic:spPr>
                </pic:pic>
              </a:graphicData>
            </a:graphic>
          </wp:inline>
        </w:drawing>
      </w:r>
    </w:p>
    <w:p w14:paraId="64DBD5E4" w14:textId="2DD02664" w:rsidR="001117E0" w:rsidRPr="004F3B18" w:rsidRDefault="00126235" w:rsidP="00894308">
      <w:pPr>
        <w:pStyle w:val="Caption"/>
        <w:jc w:val="center"/>
        <w:rPr>
          <w:rFonts w:ascii="Calibri" w:hAnsi="Calibri" w:cs="Calibri"/>
        </w:rPr>
      </w:pPr>
      <w:bookmarkStart w:id="24" w:name="_Toc165500065"/>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12</w:t>
      </w:r>
      <w:r w:rsidRPr="004F3B18">
        <w:rPr>
          <w:rFonts w:ascii="Calibri" w:hAnsi="Calibri" w:cs="Calibri"/>
        </w:rPr>
        <w:fldChar w:fldCharType="end"/>
      </w:r>
      <w:r w:rsidRPr="004F3B18">
        <w:rPr>
          <w:rFonts w:ascii="Calibri" w:hAnsi="Calibri" w:cs="Calibri"/>
        </w:rPr>
        <w:t xml:space="preserve"> : BP Stock Close Price with MinMax</w:t>
      </w:r>
      <w:r w:rsidR="00916F4D" w:rsidRPr="004F3B18">
        <w:rPr>
          <w:rFonts w:ascii="Calibri" w:hAnsi="Calibri" w:cs="Calibri"/>
        </w:rPr>
        <w:t>Scaler</w:t>
      </w:r>
      <w:r w:rsidRPr="004F3B18">
        <w:rPr>
          <w:rFonts w:ascii="Calibri" w:hAnsi="Calibri" w:cs="Calibri"/>
        </w:rPr>
        <w:t xml:space="preserve"> and StandardScaler</w:t>
      </w:r>
      <w:bookmarkEnd w:id="24"/>
    </w:p>
    <w:p w14:paraId="695BC755" w14:textId="393D99D1" w:rsidR="00552594" w:rsidRPr="004F3B18" w:rsidRDefault="00332660" w:rsidP="007629F1">
      <w:pPr>
        <w:rPr>
          <w:rFonts w:ascii="Calibri" w:hAnsi="Calibri" w:cs="Calibri"/>
        </w:rPr>
      </w:pPr>
      <w:r w:rsidRPr="004F3B18">
        <w:rPr>
          <w:rFonts w:ascii="Calibri" w:hAnsi="Calibri" w:cs="Calibri"/>
        </w:rPr>
        <w:t xml:space="preserve">We </w:t>
      </w:r>
      <w:r w:rsidR="004B4742" w:rsidRPr="004F3B18">
        <w:rPr>
          <w:rFonts w:ascii="Calibri" w:hAnsi="Calibri" w:cs="Calibri"/>
        </w:rPr>
        <w:t xml:space="preserve">used MAPE and R2 </w:t>
      </w:r>
      <w:r w:rsidR="00A046A0" w:rsidRPr="004F3B18">
        <w:rPr>
          <w:rFonts w:ascii="Calibri" w:hAnsi="Calibri" w:cs="Calibri"/>
        </w:rPr>
        <w:t xml:space="preserve">metrics </w:t>
      </w:r>
      <w:r w:rsidR="004B4742" w:rsidRPr="004F3B18">
        <w:rPr>
          <w:rFonts w:ascii="Calibri" w:hAnsi="Calibri" w:cs="Calibri"/>
        </w:rPr>
        <w:t xml:space="preserve">for evaluating </w:t>
      </w:r>
      <w:r w:rsidR="00A046A0" w:rsidRPr="004F3B18">
        <w:rPr>
          <w:rFonts w:ascii="Calibri" w:hAnsi="Calibri" w:cs="Calibri"/>
        </w:rPr>
        <w:t xml:space="preserve">the </w:t>
      </w:r>
      <w:r w:rsidR="004B4742" w:rsidRPr="004F3B18">
        <w:rPr>
          <w:rFonts w:ascii="Calibri" w:hAnsi="Calibri" w:cs="Calibri"/>
        </w:rPr>
        <w:t>model</w:t>
      </w:r>
      <w:r w:rsidR="00686B64" w:rsidRPr="004F3B18">
        <w:rPr>
          <w:rFonts w:ascii="Calibri" w:hAnsi="Calibri" w:cs="Calibri"/>
        </w:rPr>
        <w:t xml:space="preserve"> </w:t>
      </w:r>
      <w:r w:rsidR="005720DC" w:rsidRPr="004F3B18">
        <w:rPr>
          <w:rFonts w:ascii="Calibri" w:hAnsi="Calibri" w:cs="Calibri"/>
        </w:rPr>
        <w:t>while testing with new data.</w:t>
      </w:r>
    </w:p>
    <w:p w14:paraId="44DE1F82" w14:textId="42C37E28" w:rsidR="00AC6699" w:rsidRPr="004F3B18" w:rsidRDefault="00FC1F27" w:rsidP="00AC6699">
      <w:pPr>
        <w:pStyle w:val="Heading2"/>
        <w:rPr>
          <w:rFonts w:ascii="Calibri" w:hAnsi="Calibri" w:cs="Calibri"/>
          <w:sz w:val="24"/>
          <w:szCs w:val="24"/>
        </w:rPr>
      </w:pPr>
      <w:bookmarkStart w:id="25" w:name="_Toc165500015"/>
      <w:r w:rsidRPr="004F3B18">
        <w:rPr>
          <w:rFonts w:ascii="Calibri" w:hAnsi="Calibri" w:cs="Calibri"/>
          <w:sz w:val="24"/>
          <w:szCs w:val="24"/>
        </w:rPr>
        <w:t>Mean Absolute Percentage Error (</w:t>
      </w:r>
      <w:r w:rsidR="00AC6699" w:rsidRPr="004F3B18">
        <w:rPr>
          <w:rFonts w:ascii="Calibri" w:hAnsi="Calibri" w:cs="Calibri"/>
          <w:sz w:val="24"/>
          <w:szCs w:val="24"/>
        </w:rPr>
        <w:t>MAPE</w:t>
      </w:r>
      <w:r w:rsidRPr="004F3B18">
        <w:rPr>
          <w:rFonts w:ascii="Calibri" w:hAnsi="Calibri" w:cs="Calibri"/>
          <w:sz w:val="24"/>
          <w:szCs w:val="24"/>
        </w:rPr>
        <w:t>)</w:t>
      </w:r>
      <w:bookmarkEnd w:id="25"/>
    </w:p>
    <w:p w14:paraId="65A534CF" w14:textId="4D370A94" w:rsidR="008A08A2" w:rsidRPr="004F3B18" w:rsidRDefault="008A08A2" w:rsidP="008A08A2">
      <w:pPr>
        <w:pStyle w:val="BodyText"/>
        <w:rPr>
          <w:rFonts w:ascii="Calibri" w:hAnsi="Calibri" w:cs="Calibri"/>
        </w:rPr>
      </w:pPr>
      <w:r w:rsidRPr="004F3B18">
        <w:rPr>
          <w:rFonts w:ascii="Calibri" w:hAnsi="Calibri" w:cs="Calibri"/>
        </w:rPr>
        <w:t xml:space="preserve">Mean </w:t>
      </w:r>
      <w:r w:rsidR="00FC1F27" w:rsidRPr="004F3B18">
        <w:rPr>
          <w:rFonts w:ascii="Calibri" w:hAnsi="Calibri" w:cs="Calibri"/>
        </w:rPr>
        <w:t xml:space="preserve">absolute percentage error </w:t>
      </w:r>
      <w:r w:rsidR="00004364" w:rsidRPr="004F3B18">
        <w:rPr>
          <w:rFonts w:ascii="Calibri" w:hAnsi="Calibri" w:cs="Calibri"/>
        </w:rPr>
        <w:t xml:space="preserve">(MAPE) is a </w:t>
      </w:r>
      <w:r w:rsidR="00C162FD" w:rsidRPr="004F3B18">
        <w:rPr>
          <w:rFonts w:ascii="Calibri" w:hAnsi="Calibri" w:cs="Calibri"/>
        </w:rPr>
        <w:t>measure</w:t>
      </w:r>
      <w:r w:rsidR="00004364" w:rsidRPr="004F3B18">
        <w:rPr>
          <w:rFonts w:ascii="Calibri" w:hAnsi="Calibri" w:cs="Calibri"/>
        </w:rPr>
        <w:t xml:space="preserve"> </w:t>
      </w:r>
      <w:r w:rsidR="008F2487" w:rsidRPr="004F3B18">
        <w:rPr>
          <w:rFonts w:ascii="Calibri" w:hAnsi="Calibri" w:cs="Calibri"/>
        </w:rPr>
        <w:t xml:space="preserve">used to determine prediction accuracy of a </w:t>
      </w:r>
      <w:r w:rsidR="00140448" w:rsidRPr="004F3B18">
        <w:rPr>
          <w:rFonts w:ascii="Calibri" w:hAnsi="Calibri" w:cs="Calibri"/>
        </w:rPr>
        <w:t xml:space="preserve">forecast model. It </w:t>
      </w:r>
      <w:r w:rsidR="002E5B14" w:rsidRPr="004F3B18">
        <w:rPr>
          <w:rFonts w:ascii="Calibri" w:hAnsi="Calibri" w:cs="Calibri"/>
        </w:rPr>
        <w:t xml:space="preserve">resembles the accuracy with the ratio </w:t>
      </w:r>
      <w:r w:rsidR="0000046D" w:rsidRPr="004F3B18">
        <w:rPr>
          <w:rFonts w:ascii="Calibri" w:hAnsi="Calibri" w:cs="Calibri"/>
        </w:rPr>
        <w:t xml:space="preserve">defined in the formula. </w:t>
      </w:r>
      <w:r w:rsidR="005243F6" w:rsidRPr="004F3B18">
        <w:rPr>
          <w:rFonts w:ascii="Calibri" w:hAnsi="Calibri" w:cs="Calibri"/>
        </w:rPr>
        <w:t xml:space="preserve">In general, MAPE value </w:t>
      </w:r>
      <w:r w:rsidR="002B405C" w:rsidRPr="004F3B18">
        <w:rPr>
          <w:rFonts w:ascii="Calibri" w:hAnsi="Calibri" w:cs="Calibri"/>
        </w:rPr>
        <w:t xml:space="preserve">of </w:t>
      </w:r>
      <w:r w:rsidR="005243F6" w:rsidRPr="004F3B18">
        <w:rPr>
          <w:rFonts w:ascii="Calibri" w:hAnsi="Calibri" w:cs="Calibri"/>
        </w:rPr>
        <w:t xml:space="preserve">5% </w:t>
      </w:r>
      <w:r w:rsidR="002B405C" w:rsidRPr="004F3B18">
        <w:rPr>
          <w:rFonts w:ascii="Calibri" w:hAnsi="Calibri" w:cs="Calibri"/>
        </w:rPr>
        <w:t xml:space="preserve">says </w:t>
      </w:r>
      <w:r w:rsidR="00AF239E" w:rsidRPr="004F3B18">
        <w:rPr>
          <w:rFonts w:ascii="Calibri" w:hAnsi="Calibri" w:cs="Calibri"/>
        </w:rPr>
        <w:t xml:space="preserve">that </w:t>
      </w:r>
      <w:r w:rsidR="002B405C" w:rsidRPr="004F3B18">
        <w:rPr>
          <w:rFonts w:ascii="Calibri" w:hAnsi="Calibri" w:cs="Calibri"/>
        </w:rPr>
        <w:t xml:space="preserve">the model </w:t>
      </w:r>
      <w:r w:rsidR="00155F5E" w:rsidRPr="004F3B18">
        <w:rPr>
          <w:rFonts w:ascii="Calibri" w:hAnsi="Calibri" w:cs="Calibri"/>
        </w:rPr>
        <w:t xml:space="preserve">predicts </w:t>
      </w:r>
      <w:r w:rsidR="00874AEF" w:rsidRPr="004F3B18">
        <w:rPr>
          <w:rFonts w:ascii="Calibri" w:hAnsi="Calibri" w:cs="Calibri"/>
        </w:rPr>
        <w:t xml:space="preserve">values with a range of average 5% variation </w:t>
      </w:r>
      <w:r w:rsidR="00AF239E" w:rsidRPr="004F3B18">
        <w:rPr>
          <w:rFonts w:ascii="Calibri" w:hAnsi="Calibri" w:cs="Calibri"/>
        </w:rPr>
        <w:t xml:space="preserve">to the actual value. MAPE </w:t>
      </w:r>
      <w:r w:rsidR="00F07FF4" w:rsidRPr="004F3B18">
        <w:rPr>
          <w:rFonts w:ascii="Calibri" w:hAnsi="Calibri" w:cs="Calibri"/>
        </w:rPr>
        <w:t>formula is given below</w:t>
      </w:r>
      <w:r w:rsidR="007911D1" w:rsidRPr="004F3B18">
        <w:rPr>
          <w:rFonts w:ascii="Calibri" w:hAnsi="Calibri" w:cs="Calibri"/>
        </w:rPr>
        <w:t xml:space="preserve"> in equation 2</w:t>
      </w:r>
      <w:r w:rsidR="00F07FF4" w:rsidRPr="004F3B18">
        <w:rPr>
          <w:rFonts w:ascii="Calibri" w:hAnsi="Calibri" w:cs="Calibri"/>
        </w:rPr>
        <w:t>.</w:t>
      </w:r>
    </w:p>
    <w:p w14:paraId="4010DB80" w14:textId="2C83DEF2" w:rsidR="00AC6699" w:rsidRPr="004F3B18" w:rsidRDefault="007D6E33" w:rsidP="007D6E33">
      <w:pPr>
        <w:pStyle w:val="BodyText"/>
        <w:jc w:val="center"/>
        <w:rPr>
          <w:rFonts w:ascii="Calibri" w:hAnsi="Calibri" w:cs="Calibri"/>
          <w:b/>
          <w:bCs/>
          <w:i/>
          <w:iCs/>
          <w:lang w:val="en-IN"/>
        </w:rPr>
      </w:pPr>
      <w:r w:rsidRPr="004F3B18">
        <w:rPr>
          <w:rFonts w:ascii="Calibri" w:hAnsi="Calibri" w:cs="Calibri"/>
          <w:b/>
          <w:bCs/>
          <w:lang w:val="en-IN"/>
        </w:rPr>
        <w:t xml:space="preserve">MAPE </w:t>
      </w:r>
      <w:r w:rsidRPr="004F3B18">
        <w:rPr>
          <w:rFonts w:ascii="Calibri" w:hAnsi="Calibri" w:cs="Calibri"/>
          <w:b/>
          <w:bCs/>
          <w:i/>
          <w:iCs/>
          <w:lang w:val="en-IN"/>
        </w:rPr>
        <w:t xml:space="preserve">= </w:t>
      </w:r>
      <m:oMath>
        <m:d>
          <m:dPr>
            <m:begChr m:val="["/>
            <m:endChr m:val="]"/>
            <m:ctrlPr>
              <w:rPr>
                <w:rFonts w:ascii="Cambria Math" w:hAnsi="Cambria Math" w:cs="Calibri"/>
                <w:b/>
                <w:bCs/>
                <w:i/>
                <w:iCs/>
                <w:lang w:val="en-IN"/>
              </w:rPr>
            </m:ctrlPr>
          </m:dPr>
          <m:e>
            <m:f>
              <m:fPr>
                <m:ctrlPr>
                  <w:rPr>
                    <w:rFonts w:ascii="Cambria Math" w:hAnsi="Cambria Math" w:cs="Calibri"/>
                    <w:b/>
                    <w:bCs/>
                    <w:i/>
                    <w:iCs/>
                    <w:lang w:val="en-IN"/>
                  </w:rPr>
                </m:ctrlPr>
              </m:fPr>
              <m:num>
                <m:r>
                  <m:rPr>
                    <m:sty m:val="bi"/>
                  </m:rPr>
                  <w:rPr>
                    <w:rFonts w:ascii="Cambria Math" w:hAnsi="Cambria Math" w:cs="Calibri"/>
                    <w:lang w:val="en-IN"/>
                  </w:rPr>
                  <m:t>1</m:t>
                </m:r>
              </m:num>
              <m:den>
                <m:r>
                  <m:rPr>
                    <m:sty m:val="bi"/>
                  </m:rPr>
                  <w:rPr>
                    <w:rFonts w:ascii="Cambria Math" w:hAnsi="Cambria Math" w:cs="Calibri"/>
                    <w:lang w:val="en-IN"/>
                  </w:rPr>
                  <m:t>n</m:t>
                </m:r>
              </m:den>
            </m:f>
            <m:r>
              <m:rPr>
                <m:sty m:val="bi"/>
              </m:rPr>
              <w:rPr>
                <w:rFonts w:ascii="Cambria Math" w:hAnsi="Cambria Math" w:cs="Calibri"/>
                <w:lang w:val="en-IN"/>
              </w:rPr>
              <m:t>Σ</m:t>
            </m:r>
            <m:f>
              <m:fPr>
                <m:ctrlPr>
                  <w:rPr>
                    <w:rFonts w:ascii="Cambria Math" w:hAnsi="Cambria Math" w:cs="Calibri"/>
                    <w:b/>
                    <w:bCs/>
                    <w:i/>
                    <w:iCs/>
                    <w:lang w:val="en-IN"/>
                  </w:rPr>
                </m:ctrlPr>
              </m:fPr>
              <m:num>
                <m:d>
                  <m:dPr>
                    <m:begChr m:val="|"/>
                    <m:endChr m:val="|"/>
                    <m:ctrlPr>
                      <w:rPr>
                        <w:rFonts w:ascii="Cambria Math" w:hAnsi="Cambria Math" w:cs="Calibri"/>
                        <w:b/>
                        <w:bCs/>
                        <w:i/>
                        <w:iCs/>
                        <w:lang w:val="en-IN"/>
                      </w:rPr>
                    </m:ctrlPr>
                  </m:dPr>
                  <m:e>
                    <m:sSub>
                      <m:sSubPr>
                        <m:ctrlPr>
                          <w:rPr>
                            <w:rFonts w:ascii="Cambria Math" w:hAnsi="Cambria Math" w:cs="Calibri"/>
                            <w:b/>
                            <w:bCs/>
                            <w:i/>
                            <w:iCs/>
                            <w:lang w:val="en-IN"/>
                          </w:rPr>
                        </m:ctrlPr>
                      </m:sSubPr>
                      <m:e>
                        <m:r>
                          <m:rPr>
                            <m:sty m:val="bi"/>
                          </m:rPr>
                          <w:rPr>
                            <w:rFonts w:ascii="Cambria Math" w:hAnsi="Cambria Math" w:cs="Calibri"/>
                            <w:lang w:val="en-IN"/>
                          </w:rPr>
                          <m:t>g</m:t>
                        </m:r>
                      </m:e>
                      <m:sub>
                        <m:r>
                          <m:rPr>
                            <m:sty m:val="bi"/>
                          </m:rPr>
                          <w:rPr>
                            <w:rFonts w:ascii="Cambria Math" w:hAnsi="Cambria Math" w:cs="Calibri"/>
                            <w:lang w:val="en-IN"/>
                          </w:rPr>
                          <m:t>t</m:t>
                        </m:r>
                      </m:sub>
                    </m:sSub>
                    <m:r>
                      <m:rPr>
                        <m:sty m:val="bi"/>
                      </m:rPr>
                      <w:rPr>
                        <w:rFonts w:ascii="Cambria Math" w:hAnsi="Cambria Math" w:cs="Calibri"/>
                        <w:lang w:val="en-IN"/>
                      </w:rPr>
                      <m:t>-</m:t>
                    </m:r>
                    <m:sSub>
                      <m:sSubPr>
                        <m:ctrlPr>
                          <w:rPr>
                            <w:rFonts w:ascii="Cambria Math" w:hAnsi="Cambria Math" w:cs="Calibri"/>
                            <w:b/>
                            <w:bCs/>
                            <w:i/>
                            <w:iCs/>
                            <w:lang w:val="en-IN"/>
                          </w:rPr>
                        </m:ctrlPr>
                      </m:sSubPr>
                      <m:e>
                        <m:r>
                          <m:rPr>
                            <m:sty m:val="bi"/>
                          </m:rPr>
                          <w:rPr>
                            <w:rFonts w:ascii="Cambria Math" w:hAnsi="Cambria Math" w:cs="Calibri"/>
                            <w:lang w:val="en-IN"/>
                          </w:rPr>
                          <m:t>f</m:t>
                        </m:r>
                      </m:e>
                      <m:sub>
                        <m:r>
                          <m:rPr>
                            <m:sty m:val="bi"/>
                          </m:rPr>
                          <w:rPr>
                            <w:rFonts w:ascii="Cambria Math" w:hAnsi="Cambria Math" w:cs="Calibri"/>
                            <w:lang w:val="en-IN"/>
                          </w:rPr>
                          <m:t>t</m:t>
                        </m:r>
                      </m:sub>
                    </m:sSub>
                  </m:e>
                </m:d>
              </m:num>
              <m:den>
                <m:sSub>
                  <m:sSubPr>
                    <m:ctrlPr>
                      <w:rPr>
                        <w:rFonts w:ascii="Cambria Math" w:hAnsi="Cambria Math" w:cs="Calibri"/>
                        <w:b/>
                        <w:bCs/>
                        <w:i/>
                        <w:iCs/>
                        <w:lang w:val="en-IN"/>
                      </w:rPr>
                    </m:ctrlPr>
                  </m:sSubPr>
                  <m:e>
                    <m:r>
                      <m:rPr>
                        <m:sty m:val="bi"/>
                      </m:rPr>
                      <w:rPr>
                        <w:rFonts w:ascii="Cambria Math" w:hAnsi="Cambria Math" w:cs="Calibri"/>
                        <w:lang w:val="en-IN"/>
                      </w:rPr>
                      <m:t>g</m:t>
                    </m:r>
                  </m:e>
                  <m:sub>
                    <m:r>
                      <m:rPr>
                        <m:sty m:val="bi"/>
                      </m:rPr>
                      <w:rPr>
                        <w:rFonts w:ascii="Cambria Math" w:hAnsi="Cambria Math" w:cs="Calibri"/>
                        <w:lang w:val="en-IN"/>
                      </w:rPr>
                      <m:t>t</m:t>
                    </m:r>
                  </m:sub>
                </m:sSub>
              </m:den>
            </m:f>
          </m:e>
        </m:d>
        <m:r>
          <m:rPr>
            <m:sty m:val="bi"/>
          </m:rPr>
          <w:rPr>
            <w:rFonts w:ascii="Cambria Math" w:hAnsi="Cambria Math" w:cs="Calibri"/>
            <w:lang w:val="en-IN"/>
          </w:rPr>
          <m:t>*100</m:t>
        </m:r>
      </m:oMath>
      <w:r w:rsidR="00B7397D" w:rsidRPr="004F3B18">
        <w:rPr>
          <w:rFonts w:ascii="Calibri" w:hAnsi="Calibri" w:cs="Calibri"/>
          <w:b/>
          <w:i/>
          <w:lang w:val="en-IN"/>
        </w:rPr>
        <w:t xml:space="preserve">   ----(2)</w:t>
      </w:r>
    </w:p>
    <w:p w14:paraId="39F0189D" w14:textId="57097DF0" w:rsidR="00F723E0" w:rsidRPr="004F3B18" w:rsidRDefault="00F723E0" w:rsidP="00F723E0">
      <w:pPr>
        <w:pStyle w:val="BodyText"/>
        <w:jc w:val="center"/>
        <w:rPr>
          <w:rFonts w:ascii="Calibri" w:hAnsi="Calibri" w:cs="Calibri"/>
          <w:lang w:val="en-IN"/>
        </w:rPr>
      </w:pPr>
      <w:r w:rsidRPr="004F3B18">
        <w:rPr>
          <w:rFonts w:ascii="Calibri" w:hAnsi="Calibri" w:cs="Calibri"/>
          <w:lang w:val="en-US"/>
        </w:rPr>
        <w:t xml:space="preserve">Where </w:t>
      </w:r>
      <m:oMath>
        <m:sSub>
          <m:sSubPr>
            <m:ctrlPr>
              <w:rPr>
                <w:rFonts w:ascii="Cambria Math" w:hAnsi="Cambria Math" w:cs="Calibri"/>
                <w:b/>
                <w:bCs/>
                <w:i/>
                <w:iCs/>
                <w:lang w:val="en-IN"/>
              </w:rPr>
            </m:ctrlPr>
          </m:sSubPr>
          <m:e>
            <m:r>
              <m:rPr>
                <m:sty m:val="bi"/>
              </m:rPr>
              <w:rPr>
                <w:rFonts w:ascii="Cambria Math" w:hAnsi="Cambria Math" w:cs="Calibri"/>
                <w:lang w:val="en-IN"/>
              </w:rPr>
              <m:t>g</m:t>
            </m:r>
          </m:e>
          <m:sub>
            <m:r>
              <m:rPr>
                <m:sty m:val="bi"/>
              </m:rPr>
              <w:rPr>
                <w:rFonts w:ascii="Cambria Math" w:hAnsi="Cambria Math" w:cs="Calibri"/>
                <w:lang w:val="en-IN"/>
              </w:rPr>
              <m:t>t</m:t>
            </m:r>
          </m:sub>
        </m:sSub>
      </m:oMath>
      <w:r w:rsidRPr="004F3B18">
        <w:rPr>
          <w:rFonts w:ascii="Calibri" w:hAnsi="Calibri" w:cs="Calibri"/>
          <w:lang w:val="en-US"/>
        </w:rPr>
        <w:t xml:space="preserve"> is actual value, </w:t>
      </w:r>
      <m:oMath>
        <m:sSub>
          <m:sSubPr>
            <m:ctrlPr>
              <w:rPr>
                <w:rFonts w:ascii="Cambria Math" w:hAnsi="Cambria Math" w:cs="Calibri"/>
                <w:b/>
                <w:bCs/>
                <w:i/>
                <w:iCs/>
                <w:lang w:val="en-IN"/>
              </w:rPr>
            </m:ctrlPr>
          </m:sSubPr>
          <m:e>
            <m:r>
              <m:rPr>
                <m:sty m:val="bi"/>
              </m:rPr>
              <w:rPr>
                <w:rFonts w:ascii="Cambria Math" w:hAnsi="Cambria Math" w:cs="Calibri"/>
                <w:lang w:val="en-IN"/>
              </w:rPr>
              <m:t>f</m:t>
            </m:r>
          </m:e>
          <m:sub>
            <m:r>
              <m:rPr>
                <m:sty m:val="bi"/>
              </m:rPr>
              <w:rPr>
                <w:rFonts w:ascii="Cambria Math" w:hAnsi="Cambria Math" w:cs="Calibri"/>
                <w:lang w:val="en-IN"/>
              </w:rPr>
              <m:t>t</m:t>
            </m:r>
          </m:sub>
        </m:sSub>
      </m:oMath>
      <w:r w:rsidRPr="004F3B18">
        <w:rPr>
          <w:rFonts w:ascii="Calibri" w:hAnsi="Calibri" w:cs="Calibri"/>
          <w:lang w:val="en-US"/>
        </w:rPr>
        <w:t xml:space="preserve"> is predicted value.</w:t>
      </w:r>
    </w:p>
    <w:p w14:paraId="2B740E50" w14:textId="56E41C2D" w:rsidR="00AC6699" w:rsidRPr="004F3B18" w:rsidRDefault="00AC6699" w:rsidP="00AC6699">
      <w:pPr>
        <w:pStyle w:val="Heading2"/>
        <w:rPr>
          <w:rFonts w:ascii="Calibri" w:hAnsi="Calibri" w:cs="Calibri"/>
          <w:sz w:val="24"/>
          <w:szCs w:val="24"/>
        </w:rPr>
      </w:pPr>
      <w:bookmarkStart w:id="26" w:name="_Toc165500016"/>
      <w:r w:rsidRPr="004F3B18">
        <w:rPr>
          <w:rFonts w:ascii="Calibri" w:hAnsi="Calibri" w:cs="Calibri"/>
          <w:sz w:val="24"/>
          <w:szCs w:val="24"/>
        </w:rPr>
        <w:t xml:space="preserve">R2 </w:t>
      </w:r>
      <w:r w:rsidR="00B83078">
        <w:rPr>
          <w:rFonts w:ascii="Calibri" w:hAnsi="Calibri" w:cs="Calibri"/>
          <w:sz w:val="24"/>
          <w:szCs w:val="24"/>
        </w:rPr>
        <w:t xml:space="preserve">Score </w:t>
      </w:r>
      <w:r w:rsidRPr="004F3B18">
        <w:rPr>
          <w:rFonts w:ascii="Calibri" w:hAnsi="Calibri" w:cs="Calibri"/>
          <w:sz w:val="24"/>
          <w:szCs w:val="24"/>
        </w:rPr>
        <w:t>– Coefficient of Determination</w:t>
      </w:r>
      <w:bookmarkEnd w:id="26"/>
    </w:p>
    <w:p w14:paraId="67500750" w14:textId="61136B33" w:rsidR="00F07FF4" w:rsidRPr="004F3B18" w:rsidRDefault="00F07FF4" w:rsidP="00F07FF4">
      <w:pPr>
        <w:pStyle w:val="BodyText"/>
        <w:rPr>
          <w:rFonts w:ascii="Calibri" w:hAnsi="Calibri" w:cs="Calibri"/>
        </w:rPr>
      </w:pPr>
      <w:r w:rsidRPr="004F3B18">
        <w:rPr>
          <w:rFonts w:ascii="Calibri" w:hAnsi="Calibri" w:cs="Calibri"/>
        </w:rPr>
        <w:t>Coefficient of Determination (R2 Score)</w:t>
      </w:r>
      <w:r w:rsidR="007F3102" w:rsidRPr="004F3B18">
        <w:rPr>
          <w:rFonts w:ascii="Calibri" w:hAnsi="Calibri" w:cs="Calibri"/>
        </w:rPr>
        <w:t xml:space="preserve"> </w:t>
      </w:r>
      <w:r w:rsidR="00A72639" w:rsidRPr="004F3B18">
        <w:rPr>
          <w:rFonts w:ascii="Calibri" w:hAnsi="Calibri" w:cs="Calibri"/>
        </w:rPr>
        <w:t>is</w:t>
      </w:r>
      <w:r w:rsidR="000E4568" w:rsidRPr="004F3B18">
        <w:rPr>
          <w:rFonts w:ascii="Calibri" w:hAnsi="Calibri" w:cs="Calibri"/>
        </w:rPr>
        <w:t xml:space="preserve"> </w:t>
      </w:r>
      <w:r w:rsidR="0003345B" w:rsidRPr="004F3B18">
        <w:rPr>
          <w:rFonts w:ascii="Calibri" w:hAnsi="Calibri" w:cs="Calibri"/>
        </w:rPr>
        <w:t xml:space="preserve">determined by </w:t>
      </w:r>
      <w:r w:rsidR="00CB7D4B" w:rsidRPr="004F3B18">
        <w:rPr>
          <w:rFonts w:ascii="Calibri" w:hAnsi="Calibri" w:cs="Calibri"/>
        </w:rPr>
        <w:t>calculating the</w:t>
      </w:r>
      <w:r w:rsidR="00B93A3E" w:rsidRPr="004F3B18">
        <w:rPr>
          <w:rFonts w:ascii="Calibri" w:hAnsi="Calibri" w:cs="Calibri"/>
        </w:rPr>
        <w:t xml:space="preserve"> proportion of</w:t>
      </w:r>
      <w:r w:rsidR="00CB7D4B" w:rsidRPr="004F3B18">
        <w:rPr>
          <w:rFonts w:ascii="Calibri" w:hAnsi="Calibri" w:cs="Calibri"/>
        </w:rPr>
        <w:t xml:space="preserve"> sum of squares of </w:t>
      </w:r>
      <w:r w:rsidR="002077E7" w:rsidRPr="004F3B18">
        <w:rPr>
          <w:rFonts w:ascii="Calibri" w:hAnsi="Calibri" w:cs="Calibri"/>
        </w:rPr>
        <w:t>error between actual and predicted values called residuals</w:t>
      </w:r>
      <w:r w:rsidR="00C541D1">
        <w:rPr>
          <w:rFonts w:ascii="Calibri" w:hAnsi="Calibri" w:cs="Calibri"/>
        </w:rPr>
        <w:t>,</w:t>
      </w:r>
      <w:r w:rsidR="002077E7" w:rsidRPr="004F3B18">
        <w:rPr>
          <w:rFonts w:ascii="Calibri" w:hAnsi="Calibri" w:cs="Calibri"/>
        </w:rPr>
        <w:t xml:space="preserve"> </w:t>
      </w:r>
      <w:r w:rsidR="00B93A3E" w:rsidRPr="004F3B18">
        <w:rPr>
          <w:rFonts w:ascii="Calibri" w:hAnsi="Calibri" w:cs="Calibri"/>
        </w:rPr>
        <w:t xml:space="preserve">by sum of squares of error between actual </w:t>
      </w:r>
      <w:r w:rsidR="00D55323" w:rsidRPr="004F3B18">
        <w:rPr>
          <w:rFonts w:ascii="Calibri" w:hAnsi="Calibri" w:cs="Calibri"/>
        </w:rPr>
        <w:t xml:space="preserve">values </w:t>
      </w:r>
      <w:r w:rsidR="00B93A3E" w:rsidRPr="004F3B18">
        <w:rPr>
          <w:rFonts w:ascii="Calibri" w:hAnsi="Calibri" w:cs="Calibri"/>
        </w:rPr>
        <w:t>and mean actual value</w:t>
      </w:r>
      <w:r w:rsidR="00C541D1">
        <w:rPr>
          <w:rFonts w:ascii="Calibri" w:hAnsi="Calibri" w:cs="Calibri"/>
        </w:rPr>
        <w:t>,</w:t>
      </w:r>
      <w:r w:rsidR="00B93A3E" w:rsidRPr="004F3B18">
        <w:rPr>
          <w:rFonts w:ascii="Calibri" w:hAnsi="Calibri" w:cs="Calibri"/>
        </w:rPr>
        <w:t xml:space="preserve"> </w:t>
      </w:r>
      <w:r w:rsidR="00210E96" w:rsidRPr="004F3B18">
        <w:rPr>
          <w:rFonts w:ascii="Calibri" w:hAnsi="Calibri" w:cs="Calibri"/>
        </w:rPr>
        <w:t>subtracted from 1.</w:t>
      </w:r>
      <w:r w:rsidR="008F7F3B" w:rsidRPr="004F3B18">
        <w:rPr>
          <w:rFonts w:ascii="Calibri" w:hAnsi="Calibri" w:cs="Calibri"/>
        </w:rPr>
        <w:t xml:space="preserve"> R2 Score ranges from 0 to 1.</w:t>
      </w:r>
      <w:r w:rsidR="00210E96" w:rsidRPr="004F3B18">
        <w:rPr>
          <w:rFonts w:ascii="Calibri" w:hAnsi="Calibri" w:cs="Calibri"/>
        </w:rPr>
        <w:t xml:space="preserve"> R2 Score </w:t>
      </w:r>
      <w:r w:rsidR="00AD1C68" w:rsidRPr="004F3B18">
        <w:rPr>
          <w:rFonts w:ascii="Calibri" w:hAnsi="Calibri" w:cs="Calibri"/>
        </w:rPr>
        <w:t xml:space="preserve">close to 1 </w:t>
      </w:r>
      <w:r w:rsidR="0037682A" w:rsidRPr="004F3B18">
        <w:rPr>
          <w:rFonts w:ascii="Calibri" w:hAnsi="Calibri" w:cs="Calibri"/>
        </w:rPr>
        <w:t xml:space="preserve">tells the model is accurate and </w:t>
      </w:r>
      <w:r w:rsidR="00AD1C68" w:rsidRPr="004F3B18">
        <w:rPr>
          <w:rFonts w:ascii="Calibri" w:hAnsi="Calibri" w:cs="Calibri"/>
        </w:rPr>
        <w:t xml:space="preserve">is </w:t>
      </w:r>
      <w:r w:rsidR="007D4806" w:rsidRPr="004F3B18">
        <w:rPr>
          <w:rFonts w:ascii="Calibri" w:hAnsi="Calibri" w:cs="Calibri"/>
        </w:rPr>
        <w:t xml:space="preserve">achieved </w:t>
      </w:r>
      <w:r w:rsidR="0077341D" w:rsidRPr="004F3B18">
        <w:rPr>
          <w:rFonts w:ascii="Calibri" w:hAnsi="Calibri" w:cs="Calibri"/>
        </w:rPr>
        <w:t xml:space="preserve">when the sum of </w:t>
      </w:r>
      <w:r w:rsidR="00D55323" w:rsidRPr="004F3B18">
        <w:rPr>
          <w:rFonts w:ascii="Calibri" w:hAnsi="Calibri" w:cs="Calibri"/>
        </w:rPr>
        <w:t xml:space="preserve">squares of residual </w:t>
      </w:r>
      <w:r w:rsidR="0037682A" w:rsidRPr="004F3B18">
        <w:rPr>
          <w:rFonts w:ascii="Calibri" w:hAnsi="Calibri" w:cs="Calibri"/>
        </w:rPr>
        <w:t>values is minimum</w:t>
      </w:r>
      <w:r w:rsidR="008F7F3B" w:rsidRPr="004F3B18">
        <w:rPr>
          <w:rFonts w:ascii="Calibri" w:hAnsi="Calibri" w:cs="Calibri"/>
        </w:rPr>
        <w:t>. Sometimes</w:t>
      </w:r>
      <w:r w:rsidR="008C681A" w:rsidRPr="004F3B18">
        <w:rPr>
          <w:rFonts w:ascii="Calibri" w:hAnsi="Calibri" w:cs="Calibri"/>
        </w:rPr>
        <w:t xml:space="preserve"> the R2 score can go less than 0 when the sum of squares of residual values is greater than the </w:t>
      </w:r>
      <w:r w:rsidR="00A35A2E" w:rsidRPr="004F3B18">
        <w:rPr>
          <w:rFonts w:ascii="Calibri" w:hAnsi="Calibri" w:cs="Calibri"/>
        </w:rPr>
        <w:t xml:space="preserve">variance. R2 score formula is detailed </w:t>
      </w:r>
      <w:r w:rsidR="00811E5C" w:rsidRPr="004F3B18">
        <w:rPr>
          <w:rFonts w:ascii="Calibri" w:hAnsi="Calibri" w:cs="Calibri"/>
        </w:rPr>
        <w:t>below</w:t>
      </w:r>
      <w:r w:rsidR="007911D1" w:rsidRPr="004F3B18">
        <w:rPr>
          <w:rFonts w:ascii="Calibri" w:hAnsi="Calibri" w:cs="Calibri"/>
        </w:rPr>
        <w:t xml:space="preserve"> in equation 3</w:t>
      </w:r>
      <w:r w:rsidR="00811E5C" w:rsidRPr="004F3B18">
        <w:rPr>
          <w:rFonts w:ascii="Calibri" w:hAnsi="Calibri" w:cs="Calibri"/>
        </w:rPr>
        <w:t>.</w:t>
      </w:r>
    </w:p>
    <w:p w14:paraId="6AF62015" w14:textId="0DBFA153" w:rsidR="007D6E33" w:rsidRPr="004F3B18" w:rsidRDefault="00000000" w:rsidP="00B7397D">
      <w:pPr>
        <w:pStyle w:val="BodyText"/>
        <w:jc w:val="center"/>
        <w:rPr>
          <w:rFonts w:ascii="Calibri" w:hAnsi="Calibri" w:cs="Calibri"/>
          <w:b/>
          <w:bCs/>
          <w:iCs/>
        </w:rPr>
      </w:pPr>
      <m:oMath>
        <m:sSup>
          <m:sSupPr>
            <m:ctrlPr>
              <w:rPr>
                <w:rFonts w:ascii="Cambria Math" w:hAnsi="Cambria Math" w:cs="Calibri"/>
                <w:b/>
                <w:bCs/>
                <w:i/>
                <w:iCs/>
              </w:rPr>
            </m:ctrlPr>
          </m:sSupPr>
          <m:e>
            <m:r>
              <m:rPr>
                <m:sty m:val="b"/>
              </m:rPr>
              <w:rPr>
                <w:rFonts w:ascii="Cambria Math" w:hAnsi="Cambria Math" w:cs="Calibri"/>
              </w:rPr>
              <m:t>R</m:t>
            </m:r>
          </m:e>
          <m:sup>
            <m:r>
              <m:rPr>
                <m:sty m:val="b"/>
              </m:rPr>
              <w:rPr>
                <w:rFonts w:ascii="Cambria Math" w:hAnsi="Cambria Math" w:cs="Calibri"/>
              </w:rPr>
              <m:t>2</m:t>
            </m:r>
          </m:sup>
        </m:sSup>
        <m:r>
          <m:rPr>
            <m:sty m:val="b"/>
          </m:rPr>
          <w:rPr>
            <w:rFonts w:ascii="Cambria Math" w:hAnsi="Cambria Math" w:cs="Calibri"/>
          </w:rPr>
          <m:t>=</m:t>
        </m:r>
        <m:r>
          <m:rPr>
            <m:sty m:val="bi"/>
          </m:rPr>
          <w:rPr>
            <w:rFonts w:ascii="Cambria Math" w:hAnsi="Cambria Math" w:cs="Calibri"/>
          </w:rPr>
          <m:t>1-</m:t>
        </m:r>
        <m:f>
          <m:fPr>
            <m:ctrlPr>
              <w:rPr>
                <w:rFonts w:ascii="Cambria Math" w:hAnsi="Cambria Math" w:cs="Calibri"/>
                <w:b/>
                <w:bCs/>
                <w:i/>
                <w:iCs/>
              </w:rPr>
            </m:ctrlPr>
          </m:fPr>
          <m:num>
            <m:nary>
              <m:naryPr>
                <m:chr m:val="∑"/>
                <m:grow m:val="1"/>
                <m:subHide m:val="1"/>
                <m:supHide m:val="1"/>
                <m:ctrlPr>
                  <w:rPr>
                    <w:rFonts w:ascii="Cambria Math" w:hAnsi="Cambria Math" w:cs="Calibri"/>
                    <w:b/>
                    <w:bCs/>
                    <w:i/>
                    <w:iCs/>
                  </w:rPr>
                </m:ctrlPr>
              </m:naryPr>
              <m:sub/>
              <m:sup/>
              <m:e>
                <m:sSup>
                  <m:sSupPr>
                    <m:ctrlPr>
                      <w:rPr>
                        <w:rFonts w:ascii="Cambria Math" w:hAnsi="Cambria Math" w:cs="Calibri"/>
                        <w:b/>
                        <w:bCs/>
                        <w:i/>
                        <w:iCs/>
                      </w:rPr>
                    </m:ctrlPr>
                  </m:sSupPr>
                  <m:e>
                    <m:d>
                      <m:dPr>
                        <m:ctrlPr>
                          <w:rPr>
                            <w:rFonts w:ascii="Cambria Math" w:hAnsi="Cambria Math" w:cs="Calibri"/>
                            <w:b/>
                            <w:bCs/>
                            <w:i/>
                            <w:iCs/>
                          </w:rPr>
                        </m:ctrlPr>
                      </m:dPr>
                      <m:e>
                        <m:sSub>
                          <m:sSubPr>
                            <m:ctrlPr>
                              <w:rPr>
                                <w:rFonts w:ascii="Cambria Math" w:hAnsi="Cambria Math" w:cs="Calibri"/>
                                <w:b/>
                                <w:bCs/>
                                <w:i/>
                                <w:iCs/>
                              </w:rPr>
                            </m:ctrlPr>
                          </m:sSubPr>
                          <m:e>
                            <m:r>
                              <m:rPr>
                                <m:sty m:val="bi"/>
                              </m:rPr>
                              <w:rPr>
                                <w:rFonts w:ascii="Cambria Math" w:hAnsi="Cambria Math" w:cs="Calibri"/>
                              </w:rPr>
                              <m:t>g</m:t>
                            </m:r>
                          </m:e>
                          <m:sub>
                            <m:r>
                              <m:rPr>
                                <m:sty m:val="bi"/>
                              </m:rPr>
                              <w:rPr>
                                <w:rFonts w:ascii="Cambria Math" w:hAnsi="Cambria Math" w:cs="Calibri"/>
                              </w:rPr>
                              <m:t>t</m:t>
                            </m:r>
                          </m:sub>
                        </m:sSub>
                        <m:r>
                          <m:rPr>
                            <m:sty m:val="bi"/>
                          </m:rPr>
                          <w:rPr>
                            <w:rFonts w:ascii="Cambria Math" w:hAnsi="Cambria Math" w:cs="Calibri"/>
                          </w:rPr>
                          <m:t>-</m:t>
                        </m:r>
                        <m:sSub>
                          <m:sSubPr>
                            <m:ctrlPr>
                              <w:rPr>
                                <w:rFonts w:ascii="Cambria Math" w:hAnsi="Cambria Math" w:cs="Calibri"/>
                                <w:b/>
                                <w:bCs/>
                                <w:i/>
                                <w:iCs/>
                              </w:rPr>
                            </m:ctrlPr>
                          </m:sSubPr>
                          <m:e>
                            <m:r>
                              <m:rPr>
                                <m:sty m:val="bi"/>
                              </m:rPr>
                              <w:rPr>
                                <w:rFonts w:ascii="Cambria Math" w:hAnsi="Cambria Math" w:cs="Calibri"/>
                              </w:rPr>
                              <m:t>f</m:t>
                            </m:r>
                          </m:e>
                          <m:sub>
                            <m:r>
                              <m:rPr>
                                <m:sty m:val="bi"/>
                              </m:rPr>
                              <w:rPr>
                                <w:rFonts w:ascii="Cambria Math" w:hAnsi="Cambria Math" w:cs="Calibri"/>
                              </w:rPr>
                              <m:t>t</m:t>
                            </m:r>
                          </m:sub>
                        </m:sSub>
                      </m:e>
                    </m:d>
                  </m:e>
                  <m:sup>
                    <m:r>
                      <m:rPr>
                        <m:sty m:val="bi"/>
                      </m:rPr>
                      <w:rPr>
                        <w:rFonts w:ascii="Cambria Math" w:hAnsi="Cambria Math" w:cs="Calibri"/>
                      </w:rPr>
                      <m:t>2</m:t>
                    </m:r>
                  </m:sup>
                </m:sSup>
              </m:e>
            </m:nary>
          </m:num>
          <m:den>
            <m:nary>
              <m:naryPr>
                <m:chr m:val="∑"/>
                <m:grow m:val="1"/>
                <m:subHide m:val="1"/>
                <m:supHide m:val="1"/>
                <m:ctrlPr>
                  <w:rPr>
                    <w:rFonts w:ascii="Cambria Math" w:hAnsi="Cambria Math" w:cs="Calibri"/>
                    <w:b/>
                    <w:bCs/>
                    <w:i/>
                    <w:iCs/>
                  </w:rPr>
                </m:ctrlPr>
              </m:naryPr>
              <m:sub/>
              <m:sup/>
              <m:e>
                <m:sSup>
                  <m:sSupPr>
                    <m:ctrlPr>
                      <w:rPr>
                        <w:rFonts w:ascii="Cambria Math" w:hAnsi="Cambria Math" w:cs="Calibri"/>
                        <w:b/>
                        <w:bCs/>
                        <w:i/>
                        <w:iCs/>
                      </w:rPr>
                    </m:ctrlPr>
                  </m:sSupPr>
                  <m:e>
                    <m:d>
                      <m:dPr>
                        <m:ctrlPr>
                          <w:rPr>
                            <w:rFonts w:ascii="Cambria Math" w:hAnsi="Cambria Math" w:cs="Calibri"/>
                            <w:b/>
                            <w:bCs/>
                            <w:i/>
                            <w:iCs/>
                          </w:rPr>
                        </m:ctrlPr>
                      </m:dPr>
                      <m:e>
                        <m:sSub>
                          <m:sSubPr>
                            <m:ctrlPr>
                              <w:rPr>
                                <w:rFonts w:ascii="Cambria Math" w:hAnsi="Cambria Math" w:cs="Calibri"/>
                                <w:b/>
                                <w:bCs/>
                                <w:i/>
                                <w:iCs/>
                              </w:rPr>
                            </m:ctrlPr>
                          </m:sSubPr>
                          <m:e>
                            <m:r>
                              <m:rPr>
                                <m:sty m:val="bi"/>
                              </m:rPr>
                              <w:rPr>
                                <w:rFonts w:ascii="Cambria Math" w:hAnsi="Cambria Math" w:cs="Calibri"/>
                              </w:rPr>
                              <m:t>g</m:t>
                            </m:r>
                          </m:e>
                          <m:sub>
                            <m:r>
                              <m:rPr>
                                <m:sty m:val="bi"/>
                              </m:rPr>
                              <w:rPr>
                                <w:rFonts w:ascii="Cambria Math" w:hAnsi="Cambria Math" w:cs="Calibri"/>
                              </w:rPr>
                              <m:t>t</m:t>
                            </m:r>
                          </m:sub>
                        </m:sSub>
                        <m:r>
                          <m:rPr>
                            <m:sty m:val="bi"/>
                          </m:rPr>
                          <w:rPr>
                            <w:rFonts w:ascii="Cambria Math" w:hAnsi="Cambria Math" w:cs="Calibri"/>
                          </w:rPr>
                          <m:t>-</m:t>
                        </m:r>
                        <m:sSub>
                          <m:sSubPr>
                            <m:ctrlPr>
                              <w:rPr>
                                <w:rFonts w:ascii="Cambria Math" w:hAnsi="Cambria Math" w:cs="Calibri"/>
                                <w:b/>
                                <w:bCs/>
                                <w:i/>
                                <w:iCs/>
                              </w:rPr>
                            </m:ctrlPr>
                          </m:sSubPr>
                          <m:e>
                            <m:acc>
                              <m:accPr>
                                <m:chr m:val="̅"/>
                                <m:ctrlPr>
                                  <w:rPr>
                                    <w:rFonts w:ascii="Cambria Math" w:hAnsi="Cambria Math" w:cs="Calibri"/>
                                    <w:b/>
                                    <w:bCs/>
                                    <w:i/>
                                    <w:iCs/>
                                  </w:rPr>
                                </m:ctrlPr>
                              </m:accPr>
                              <m:e>
                                <m:r>
                                  <m:rPr>
                                    <m:sty m:val="bi"/>
                                  </m:rPr>
                                  <w:rPr>
                                    <w:rFonts w:ascii="Cambria Math" w:hAnsi="Cambria Math" w:cs="Calibri"/>
                                    <w:lang w:val="en-US"/>
                                  </w:rPr>
                                  <m:t>g</m:t>
                                </m:r>
                              </m:e>
                            </m:acc>
                          </m:e>
                          <m:sub>
                            <m:r>
                              <m:rPr>
                                <m:sty m:val="bi"/>
                              </m:rPr>
                              <w:rPr>
                                <w:rFonts w:ascii="Cambria Math" w:hAnsi="Cambria Math" w:cs="Calibri"/>
                              </w:rPr>
                              <m:t>t</m:t>
                            </m:r>
                          </m:sub>
                        </m:sSub>
                      </m:e>
                    </m:d>
                  </m:e>
                  <m:sup>
                    <m:r>
                      <m:rPr>
                        <m:sty m:val="bi"/>
                      </m:rPr>
                      <w:rPr>
                        <w:rFonts w:ascii="Cambria Math" w:hAnsi="Cambria Math" w:cs="Calibri"/>
                      </w:rPr>
                      <m:t>2</m:t>
                    </m:r>
                  </m:sup>
                </m:sSup>
              </m:e>
            </m:nary>
          </m:den>
        </m:f>
      </m:oMath>
      <w:r w:rsidR="00B7397D" w:rsidRPr="004F3B18">
        <w:rPr>
          <w:rFonts w:ascii="Calibri" w:hAnsi="Calibri" w:cs="Calibri"/>
          <w:b/>
          <w:bCs/>
          <w:i/>
        </w:rPr>
        <w:t xml:space="preserve">     </w:t>
      </w:r>
      <w:r w:rsidR="007911D1" w:rsidRPr="004F3B18">
        <w:rPr>
          <w:rFonts w:ascii="Calibri" w:hAnsi="Calibri" w:cs="Calibri"/>
          <w:b/>
          <w:bCs/>
          <w:i/>
        </w:rPr>
        <w:t>----(3)</w:t>
      </w:r>
    </w:p>
    <w:p w14:paraId="71D268B5" w14:textId="19C20D82" w:rsidR="00F723E0" w:rsidRPr="004F3B18" w:rsidRDefault="00F723E0" w:rsidP="00811E5C">
      <w:pPr>
        <w:pStyle w:val="BodyText"/>
        <w:jc w:val="center"/>
        <w:rPr>
          <w:rFonts w:ascii="Calibri" w:hAnsi="Calibri" w:cs="Calibri"/>
          <w:iCs/>
          <w:lang w:val="en-IN"/>
        </w:rPr>
      </w:pPr>
      <w:r w:rsidRPr="004F3B18">
        <w:rPr>
          <w:rFonts w:ascii="Calibri" w:hAnsi="Calibri" w:cs="Calibri"/>
          <w:iCs/>
          <w:lang w:val="en-US"/>
        </w:rPr>
        <w:t>Where</w:t>
      </w:r>
      <w:r w:rsidRPr="004F3B18">
        <w:rPr>
          <w:rFonts w:ascii="Calibri" w:hAnsi="Calibri" w:cs="Calibri"/>
          <w:b/>
          <w:bCs/>
          <w:iCs/>
          <w:lang w:val="en-US"/>
        </w:rPr>
        <w:t xml:space="preserve"> </w:t>
      </w:r>
      <m:oMath>
        <m:sSub>
          <m:sSubPr>
            <m:ctrlPr>
              <w:rPr>
                <w:rFonts w:ascii="Cambria Math" w:hAnsi="Cambria Math" w:cs="Calibri"/>
                <w:b/>
                <w:bCs/>
                <w:i/>
                <w:iCs/>
                <w:lang w:val="en-IN"/>
              </w:rPr>
            </m:ctrlPr>
          </m:sSubPr>
          <m:e>
            <m:r>
              <m:rPr>
                <m:sty m:val="bi"/>
              </m:rPr>
              <w:rPr>
                <w:rFonts w:ascii="Cambria Math" w:hAnsi="Cambria Math" w:cs="Calibri"/>
                <w:lang w:val="en-IN"/>
              </w:rPr>
              <m:t>g</m:t>
            </m:r>
          </m:e>
          <m:sub>
            <m:r>
              <m:rPr>
                <m:sty m:val="bi"/>
              </m:rPr>
              <w:rPr>
                <w:rFonts w:ascii="Cambria Math" w:hAnsi="Cambria Math" w:cs="Calibri"/>
                <w:lang w:val="en-IN"/>
              </w:rPr>
              <m:t>t</m:t>
            </m:r>
          </m:sub>
        </m:sSub>
      </m:oMath>
      <w:r w:rsidRPr="004F3B18">
        <w:rPr>
          <w:rFonts w:ascii="Calibri" w:hAnsi="Calibri" w:cs="Calibri"/>
          <w:iCs/>
          <w:lang w:val="en-US"/>
        </w:rPr>
        <w:t xml:space="preserve"> is actual value, </w:t>
      </w:r>
      <m:oMath>
        <m:sSub>
          <m:sSubPr>
            <m:ctrlPr>
              <w:rPr>
                <w:rFonts w:ascii="Cambria Math" w:hAnsi="Cambria Math" w:cs="Calibri"/>
                <w:b/>
                <w:bCs/>
                <w:i/>
                <w:iCs/>
                <w:lang w:val="en-IN"/>
              </w:rPr>
            </m:ctrlPr>
          </m:sSubPr>
          <m:e>
            <m:r>
              <m:rPr>
                <m:sty m:val="bi"/>
              </m:rPr>
              <w:rPr>
                <w:rFonts w:ascii="Cambria Math" w:hAnsi="Cambria Math" w:cs="Calibri"/>
                <w:lang w:val="en-IN"/>
              </w:rPr>
              <m:t>f</m:t>
            </m:r>
          </m:e>
          <m:sub>
            <m:r>
              <m:rPr>
                <m:sty m:val="bi"/>
              </m:rPr>
              <w:rPr>
                <w:rFonts w:ascii="Cambria Math" w:hAnsi="Cambria Math" w:cs="Calibri"/>
                <w:lang w:val="en-IN"/>
              </w:rPr>
              <m:t>t</m:t>
            </m:r>
          </m:sub>
        </m:sSub>
      </m:oMath>
      <w:r w:rsidRPr="004F3B18">
        <w:rPr>
          <w:rFonts w:ascii="Calibri" w:hAnsi="Calibri" w:cs="Calibri"/>
          <w:iCs/>
          <w:lang w:val="en-US"/>
        </w:rPr>
        <w:t xml:space="preserve"> is predicted value, </w:t>
      </w:r>
      <m:oMath>
        <m:sSub>
          <m:sSubPr>
            <m:ctrlPr>
              <w:rPr>
                <w:rFonts w:ascii="Cambria Math" w:hAnsi="Cambria Math" w:cs="Calibri"/>
                <w:b/>
                <w:bCs/>
                <w:i/>
                <w:iCs/>
                <w:lang w:val="en-IN"/>
              </w:rPr>
            </m:ctrlPr>
          </m:sSubPr>
          <m:e>
            <m:acc>
              <m:accPr>
                <m:chr m:val="̅"/>
                <m:ctrlPr>
                  <w:rPr>
                    <w:rFonts w:ascii="Cambria Math" w:hAnsi="Cambria Math" w:cs="Calibri"/>
                    <w:b/>
                    <w:bCs/>
                    <w:i/>
                    <w:iCs/>
                    <w:lang w:val="en-IN"/>
                  </w:rPr>
                </m:ctrlPr>
              </m:accPr>
              <m:e>
                <m:r>
                  <m:rPr>
                    <m:sty m:val="bi"/>
                  </m:rPr>
                  <w:rPr>
                    <w:rFonts w:ascii="Cambria Math" w:hAnsi="Cambria Math" w:cs="Calibri"/>
                    <w:lang w:val="en-US"/>
                  </w:rPr>
                  <m:t>g</m:t>
                </m:r>
              </m:e>
            </m:acc>
          </m:e>
          <m:sub>
            <m:r>
              <m:rPr>
                <m:sty m:val="bi"/>
              </m:rPr>
              <w:rPr>
                <w:rFonts w:ascii="Cambria Math" w:hAnsi="Cambria Math" w:cs="Calibri"/>
                <w:lang w:val="en-IN"/>
              </w:rPr>
              <m:t>t</m:t>
            </m:r>
          </m:sub>
        </m:sSub>
      </m:oMath>
      <w:r w:rsidRPr="004F3B18">
        <w:rPr>
          <w:rFonts w:ascii="Calibri" w:hAnsi="Calibri" w:cs="Calibri"/>
          <w:iCs/>
          <w:lang w:val="en-US"/>
        </w:rPr>
        <w:t xml:space="preserve"> is mean value.</w:t>
      </w:r>
    </w:p>
    <w:p w14:paraId="5F7E918B" w14:textId="5422A4D3" w:rsidR="00303FF7" w:rsidRPr="004F3B18" w:rsidRDefault="00557412" w:rsidP="00303FF7">
      <w:pPr>
        <w:rPr>
          <w:rFonts w:ascii="Calibri" w:hAnsi="Calibri" w:cs="Calibri"/>
        </w:rPr>
      </w:pPr>
      <w:r w:rsidRPr="004F3B18">
        <w:rPr>
          <w:rFonts w:ascii="Calibri" w:hAnsi="Calibri" w:cs="Calibri"/>
        </w:rPr>
        <w:t xml:space="preserve"> </w:t>
      </w:r>
      <w:r w:rsidR="008D4759" w:rsidRPr="004F3B18">
        <w:rPr>
          <w:rFonts w:ascii="Calibri" w:hAnsi="Calibri" w:cs="Calibri"/>
        </w:rPr>
        <w:t xml:space="preserve">With the above networks, </w:t>
      </w:r>
      <w:r w:rsidR="00D20905" w:rsidRPr="004F3B18">
        <w:rPr>
          <w:rFonts w:ascii="Calibri" w:hAnsi="Calibri" w:cs="Calibri"/>
        </w:rPr>
        <w:t>parameters and metrics</w:t>
      </w:r>
      <w:r w:rsidR="002915CB">
        <w:rPr>
          <w:rFonts w:ascii="Calibri" w:hAnsi="Calibri" w:cs="Calibri"/>
        </w:rPr>
        <w:t>,</w:t>
      </w:r>
      <w:r w:rsidR="00F15E62" w:rsidRPr="004F3B18">
        <w:rPr>
          <w:rFonts w:ascii="Calibri" w:hAnsi="Calibri" w:cs="Calibri"/>
        </w:rPr>
        <w:t xml:space="preserve"> stock prediction models are built </w:t>
      </w:r>
      <w:r w:rsidR="00E43529" w:rsidRPr="004F3B18">
        <w:rPr>
          <w:rFonts w:ascii="Calibri" w:hAnsi="Calibri" w:cs="Calibri"/>
        </w:rPr>
        <w:t xml:space="preserve">and evaluated. A thorough </w:t>
      </w:r>
      <w:r w:rsidR="00B83DC3" w:rsidRPr="004F3B18">
        <w:rPr>
          <w:rFonts w:ascii="Calibri" w:hAnsi="Calibri" w:cs="Calibri"/>
        </w:rPr>
        <w:t xml:space="preserve">analysis is </w:t>
      </w:r>
      <w:r w:rsidR="001577DF" w:rsidRPr="004F3B18">
        <w:rPr>
          <w:rFonts w:ascii="Calibri" w:hAnsi="Calibri" w:cs="Calibri"/>
        </w:rPr>
        <w:t>done and documented below</w:t>
      </w:r>
      <w:r w:rsidR="006D53B3" w:rsidRPr="004F3B18">
        <w:rPr>
          <w:rFonts w:ascii="Calibri" w:hAnsi="Calibri" w:cs="Calibri"/>
        </w:rPr>
        <w:t xml:space="preserve"> in results and discussion.</w:t>
      </w:r>
    </w:p>
    <w:p w14:paraId="71CC6270" w14:textId="3ACBB7A6" w:rsidR="003235BF" w:rsidRPr="004F3B18" w:rsidRDefault="003235BF" w:rsidP="002969DD">
      <w:pPr>
        <w:pStyle w:val="Heading1"/>
        <w:numPr>
          <w:ilvl w:val="0"/>
          <w:numId w:val="11"/>
        </w:numPr>
        <w:rPr>
          <w:rFonts w:ascii="Calibri" w:hAnsi="Calibri" w:cs="Calibri"/>
        </w:rPr>
      </w:pPr>
      <w:bookmarkStart w:id="27" w:name="_Toc165500017"/>
      <w:r w:rsidRPr="004F3B18">
        <w:rPr>
          <w:rFonts w:ascii="Calibri" w:hAnsi="Calibri" w:cs="Calibri"/>
        </w:rPr>
        <w:t>Results and Discussion</w:t>
      </w:r>
      <w:bookmarkEnd w:id="27"/>
    </w:p>
    <w:p w14:paraId="5023461D" w14:textId="2F9A6556" w:rsidR="000735E4" w:rsidRPr="004F3B18" w:rsidRDefault="000735E4" w:rsidP="000735E4">
      <w:pPr>
        <w:rPr>
          <w:rFonts w:ascii="Calibri" w:hAnsi="Calibri" w:cs="Calibri"/>
        </w:rPr>
      </w:pPr>
      <w:r w:rsidRPr="004F3B18">
        <w:rPr>
          <w:rFonts w:ascii="Calibri" w:hAnsi="Calibri" w:cs="Calibri"/>
        </w:rPr>
        <w:t xml:space="preserve">Considering the </w:t>
      </w:r>
      <w:r w:rsidR="00A3690F" w:rsidRPr="004F3B18">
        <w:rPr>
          <w:rFonts w:ascii="Calibri" w:hAnsi="Calibri" w:cs="Calibri"/>
        </w:rPr>
        <w:t>literature survey</w:t>
      </w:r>
      <w:r w:rsidR="00C440B5">
        <w:rPr>
          <w:rFonts w:ascii="Calibri" w:hAnsi="Calibri" w:cs="Calibri"/>
        </w:rPr>
        <w:t>,</w:t>
      </w:r>
      <w:r w:rsidR="00A3690F" w:rsidRPr="004F3B18">
        <w:rPr>
          <w:rFonts w:ascii="Calibri" w:hAnsi="Calibri" w:cs="Calibri"/>
        </w:rPr>
        <w:t xml:space="preserve"> </w:t>
      </w:r>
      <w:r w:rsidR="0085015E" w:rsidRPr="004F3B18">
        <w:rPr>
          <w:rFonts w:ascii="Calibri" w:hAnsi="Calibri" w:cs="Calibri"/>
        </w:rPr>
        <w:t xml:space="preserve">following deep learning </w:t>
      </w:r>
      <w:r w:rsidR="00884D12" w:rsidRPr="004F3B18">
        <w:rPr>
          <w:rFonts w:ascii="Calibri" w:hAnsi="Calibri" w:cs="Calibri"/>
        </w:rPr>
        <w:t>models are created for predicting the next day close price of the stock</w:t>
      </w:r>
      <w:r w:rsidR="009C4CBC" w:rsidRPr="004F3B18">
        <w:rPr>
          <w:rFonts w:ascii="Calibri" w:hAnsi="Calibri" w:cs="Calibri"/>
        </w:rPr>
        <w:t xml:space="preserve">. </w:t>
      </w:r>
      <w:r w:rsidR="00467919" w:rsidRPr="004F3B18">
        <w:rPr>
          <w:rFonts w:ascii="Calibri" w:hAnsi="Calibri" w:cs="Calibri"/>
        </w:rPr>
        <w:t xml:space="preserve">The </w:t>
      </w:r>
      <w:r w:rsidR="009B4DA9" w:rsidRPr="004F3B18">
        <w:rPr>
          <w:rFonts w:ascii="Calibri" w:hAnsi="Calibri" w:cs="Calibri"/>
        </w:rPr>
        <w:t>model plots and parameters are detailed below:</w:t>
      </w:r>
    </w:p>
    <w:p w14:paraId="537AAA69" w14:textId="35BC8272" w:rsidR="009B4DA9" w:rsidRPr="004F3B18" w:rsidRDefault="009B4DA9" w:rsidP="009B4DA9">
      <w:pPr>
        <w:pStyle w:val="Heading2"/>
        <w:rPr>
          <w:rFonts w:ascii="Calibri" w:hAnsi="Calibri" w:cs="Calibri"/>
          <w:sz w:val="24"/>
          <w:szCs w:val="24"/>
        </w:rPr>
      </w:pPr>
      <w:bookmarkStart w:id="28" w:name="_Toc165500018"/>
      <w:r w:rsidRPr="004F3B18">
        <w:rPr>
          <w:rFonts w:ascii="Calibri" w:hAnsi="Calibri" w:cs="Calibri"/>
          <w:sz w:val="24"/>
          <w:szCs w:val="24"/>
        </w:rPr>
        <w:t xml:space="preserve">Model </w:t>
      </w:r>
      <w:r w:rsidR="007A4127" w:rsidRPr="004F3B18">
        <w:rPr>
          <w:rFonts w:ascii="Calibri" w:hAnsi="Calibri" w:cs="Calibri"/>
          <w:sz w:val="24"/>
          <w:szCs w:val="24"/>
        </w:rPr>
        <w:t>–</w:t>
      </w:r>
      <w:r w:rsidRPr="004F3B18">
        <w:rPr>
          <w:rFonts w:ascii="Calibri" w:hAnsi="Calibri" w:cs="Calibri"/>
          <w:sz w:val="24"/>
          <w:szCs w:val="24"/>
        </w:rPr>
        <w:t xml:space="preserve"> </w:t>
      </w:r>
      <w:r w:rsidR="0037728A" w:rsidRPr="004F3B18">
        <w:rPr>
          <w:rFonts w:ascii="Calibri" w:hAnsi="Calibri" w:cs="Calibri"/>
          <w:sz w:val="24"/>
          <w:szCs w:val="24"/>
        </w:rPr>
        <w:t>1:</w:t>
      </w:r>
      <w:r w:rsidR="009748CE" w:rsidRPr="004F3B18">
        <w:rPr>
          <w:rFonts w:ascii="Calibri" w:hAnsi="Calibri" w:cs="Calibri"/>
          <w:sz w:val="24"/>
          <w:szCs w:val="24"/>
        </w:rPr>
        <w:t xml:space="preserve"> LSTM </w:t>
      </w:r>
      <w:r w:rsidR="0037728A" w:rsidRPr="004F3B18">
        <w:rPr>
          <w:rFonts w:ascii="Calibri" w:hAnsi="Calibri" w:cs="Calibri"/>
          <w:sz w:val="24"/>
          <w:szCs w:val="24"/>
        </w:rPr>
        <w:t xml:space="preserve">Model </w:t>
      </w:r>
      <w:r w:rsidR="009748CE" w:rsidRPr="004F3B18">
        <w:rPr>
          <w:rFonts w:ascii="Calibri" w:hAnsi="Calibri" w:cs="Calibri"/>
          <w:sz w:val="24"/>
          <w:szCs w:val="24"/>
        </w:rPr>
        <w:t xml:space="preserve">without </w:t>
      </w:r>
      <w:r w:rsidR="0037728A" w:rsidRPr="004F3B18">
        <w:rPr>
          <w:rFonts w:ascii="Calibri" w:hAnsi="Calibri" w:cs="Calibri"/>
          <w:sz w:val="24"/>
          <w:szCs w:val="24"/>
        </w:rPr>
        <w:t>Dropout Layer</w:t>
      </w:r>
      <w:bookmarkEnd w:id="28"/>
    </w:p>
    <w:p w14:paraId="0CDA2BA8" w14:textId="7CBD5161" w:rsidR="000C533D" w:rsidRPr="004F3B18" w:rsidRDefault="0073116D" w:rsidP="000C533D">
      <w:pPr>
        <w:pStyle w:val="BodyText"/>
        <w:rPr>
          <w:rFonts w:ascii="Calibri" w:hAnsi="Calibri" w:cs="Calibri"/>
        </w:rPr>
      </w:pPr>
      <w:r w:rsidRPr="004F3B18">
        <w:rPr>
          <w:rFonts w:ascii="Calibri" w:hAnsi="Calibri" w:cs="Calibri"/>
        </w:rPr>
        <w:t xml:space="preserve">It is seen that </w:t>
      </w:r>
      <w:sdt>
        <w:sdtPr>
          <w:rPr>
            <w:rFonts w:ascii="Calibri" w:hAnsi="Calibri" w:cs="Calibri"/>
          </w:rPr>
          <w:id w:val="-418330823"/>
          <w:citation/>
        </w:sdtPr>
        <w:sdtContent>
          <w:r w:rsidRPr="004F3B18">
            <w:rPr>
              <w:rFonts w:ascii="Calibri" w:hAnsi="Calibri" w:cs="Calibri"/>
            </w:rPr>
            <w:fldChar w:fldCharType="begin"/>
          </w:r>
          <w:r w:rsidRPr="004F3B18">
            <w:rPr>
              <w:rFonts w:ascii="Calibri" w:hAnsi="Calibri" w:cs="Calibri"/>
              <w:lang w:val="en-IN"/>
            </w:rPr>
            <w:instrText xml:space="preserve"> CITATION Bat20 \l 16393 </w:instrText>
          </w:r>
          <w:r w:rsidRPr="004F3B18">
            <w:rPr>
              <w:rFonts w:ascii="Calibri" w:hAnsi="Calibri" w:cs="Calibri"/>
            </w:rPr>
            <w:fldChar w:fldCharType="separate"/>
          </w:r>
          <w:r w:rsidR="00D03D78" w:rsidRPr="004F3B18">
            <w:rPr>
              <w:rFonts w:ascii="Calibri" w:hAnsi="Calibri" w:cs="Calibri"/>
              <w:noProof/>
              <w:lang w:val="en-IN"/>
            </w:rPr>
            <w:t>(Bathla, 2020)</w:t>
          </w:r>
          <w:r w:rsidRPr="004F3B18">
            <w:rPr>
              <w:rFonts w:ascii="Calibri" w:hAnsi="Calibri" w:cs="Calibri"/>
            </w:rPr>
            <w:fldChar w:fldCharType="end"/>
          </w:r>
        </w:sdtContent>
      </w:sdt>
      <w:r w:rsidR="00814026" w:rsidRPr="004F3B18">
        <w:rPr>
          <w:rFonts w:ascii="Calibri" w:hAnsi="Calibri" w:cs="Calibri"/>
        </w:rPr>
        <w:t xml:space="preserve"> and </w:t>
      </w:r>
      <w:sdt>
        <w:sdtPr>
          <w:rPr>
            <w:rFonts w:ascii="Calibri" w:hAnsi="Calibri" w:cs="Calibri"/>
          </w:rPr>
          <w:id w:val="-1857112077"/>
          <w:citation/>
        </w:sdtPr>
        <w:sdtContent>
          <w:r w:rsidR="00814026" w:rsidRPr="004F3B18">
            <w:rPr>
              <w:rFonts w:ascii="Calibri" w:hAnsi="Calibri" w:cs="Calibri"/>
            </w:rPr>
            <w:fldChar w:fldCharType="begin"/>
          </w:r>
          <w:r w:rsidR="00814026" w:rsidRPr="004F3B18">
            <w:rPr>
              <w:rFonts w:ascii="Calibri" w:hAnsi="Calibri" w:cs="Calibri"/>
              <w:lang w:val="en-IN"/>
            </w:rPr>
            <w:instrText xml:space="preserve"> CITATION Pus22 \l 16393 </w:instrText>
          </w:r>
          <w:r w:rsidR="00814026" w:rsidRPr="004F3B18">
            <w:rPr>
              <w:rFonts w:ascii="Calibri" w:hAnsi="Calibri" w:cs="Calibri"/>
            </w:rPr>
            <w:fldChar w:fldCharType="separate"/>
          </w:r>
          <w:r w:rsidR="00D03D78" w:rsidRPr="004F3B18">
            <w:rPr>
              <w:rFonts w:ascii="Calibri" w:hAnsi="Calibri" w:cs="Calibri"/>
              <w:noProof/>
              <w:lang w:val="en-IN"/>
            </w:rPr>
            <w:t>(Pushpendra, et al., 2022)</w:t>
          </w:r>
          <w:r w:rsidR="00814026" w:rsidRPr="004F3B18">
            <w:rPr>
              <w:rFonts w:ascii="Calibri" w:hAnsi="Calibri" w:cs="Calibri"/>
            </w:rPr>
            <w:fldChar w:fldCharType="end"/>
          </w:r>
        </w:sdtContent>
      </w:sdt>
      <w:r w:rsidR="00814026" w:rsidRPr="004F3B18">
        <w:rPr>
          <w:rFonts w:ascii="Calibri" w:hAnsi="Calibri" w:cs="Calibri"/>
        </w:rPr>
        <w:t xml:space="preserve"> used 7 and 4 LSTM hidden layers and achieved </w:t>
      </w:r>
      <w:r w:rsidR="00F76DAD" w:rsidRPr="004F3B18">
        <w:rPr>
          <w:rFonts w:ascii="Calibri" w:hAnsi="Calibri" w:cs="Calibri"/>
        </w:rPr>
        <w:t>good performance</w:t>
      </w:r>
      <w:r w:rsidR="00354694" w:rsidRPr="004F3B18">
        <w:rPr>
          <w:rFonts w:ascii="Calibri" w:hAnsi="Calibri" w:cs="Calibri"/>
        </w:rPr>
        <w:t xml:space="preserve">. </w:t>
      </w:r>
      <w:r w:rsidR="00F76DAD" w:rsidRPr="004F3B18">
        <w:rPr>
          <w:rFonts w:ascii="Calibri" w:hAnsi="Calibri" w:cs="Calibri"/>
        </w:rPr>
        <w:t xml:space="preserve">So, </w:t>
      </w:r>
      <w:r w:rsidR="00C91495" w:rsidRPr="004F3B18">
        <w:rPr>
          <w:rFonts w:ascii="Calibri" w:hAnsi="Calibri" w:cs="Calibri"/>
        </w:rPr>
        <w:t>m</w:t>
      </w:r>
      <w:r w:rsidR="002072BE" w:rsidRPr="004F3B18">
        <w:rPr>
          <w:rFonts w:ascii="Calibri" w:hAnsi="Calibri" w:cs="Calibri"/>
        </w:rPr>
        <w:t xml:space="preserve">odel – 1 is built with </w:t>
      </w:r>
      <w:r w:rsidR="00081BFC" w:rsidRPr="004F3B18">
        <w:rPr>
          <w:rFonts w:ascii="Calibri" w:hAnsi="Calibri" w:cs="Calibri"/>
        </w:rPr>
        <w:t>f</w:t>
      </w:r>
      <w:r w:rsidR="006D4B4C" w:rsidRPr="004F3B18">
        <w:rPr>
          <w:rFonts w:ascii="Calibri" w:hAnsi="Calibri" w:cs="Calibri"/>
        </w:rPr>
        <w:t xml:space="preserve">our LSTM layers with varying </w:t>
      </w:r>
      <w:r w:rsidR="00AD681B" w:rsidRPr="004F3B18">
        <w:rPr>
          <w:rFonts w:ascii="Calibri" w:hAnsi="Calibri" w:cs="Calibri"/>
        </w:rPr>
        <w:t>number of units</w:t>
      </w:r>
      <w:r w:rsidR="00081BFC" w:rsidRPr="004F3B18">
        <w:rPr>
          <w:rFonts w:ascii="Calibri" w:hAnsi="Calibri" w:cs="Calibri"/>
        </w:rPr>
        <w:t>.</w:t>
      </w:r>
      <w:r w:rsidR="00AD681B" w:rsidRPr="004F3B18">
        <w:rPr>
          <w:rFonts w:ascii="Calibri" w:hAnsi="Calibri" w:cs="Calibri"/>
        </w:rPr>
        <w:t xml:space="preserve"> </w:t>
      </w:r>
      <w:r w:rsidR="00081BFC" w:rsidRPr="004F3B18">
        <w:rPr>
          <w:rFonts w:ascii="Calibri" w:hAnsi="Calibri" w:cs="Calibri"/>
        </w:rPr>
        <w:t>The number o</w:t>
      </w:r>
      <w:r w:rsidR="00B72208" w:rsidRPr="004F3B18">
        <w:rPr>
          <w:rFonts w:ascii="Calibri" w:hAnsi="Calibri" w:cs="Calibri"/>
        </w:rPr>
        <w:t>f</w:t>
      </w:r>
      <w:r w:rsidR="00081BFC" w:rsidRPr="004F3B18">
        <w:rPr>
          <w:rFonts w:ascii="Calibri" w:hAnsi="Calibri" w:cs="Calibri"/>
        </w:rPr>
        <w:t xml:space="preserve"> </w:t>
      </w:r>
      <w:r w:rsidR="00B72208" w:rsidRPr="004F3B18">
        <w:rPr>
          <w:rFonts w:ascii="Calibri" w:hAnsi="Calibri" w:cs="Calibri"/>
        </w:rPr>
        <w:t xml:space="preserve">units for all the models built are </w:t>
      </w:r>
      <w:r w:rsidR="00A12B89" w:rsidRPr="004F3B18">
        <w:rPr>
          <w:rFonts w:ascii="Calibri" w:hAnsi="Calibri" w:cs="Calibri"/>
        </w:rPr>
        <w:t xml:space="preserve">chosen </w:t>
      </w:r>
      <w:r w:rsidR="00AC0652" w:rsidRPr="004F3B18">
        <w:rPr>
          <w:rFonts w:ascii="Calibri" w:hAnsi="Calibri" w:cs="Calibri"/>
        </w:rPr>
        <w:t xml:space="preserve">based on </w:t>
      </w:r>
      <w:r w:rsidR="0038771A" w:rsidRPr="004F3B18">
        <w:rPr>
          <w:rFonts w:ascii="Calibri" w:hAnsi="Calibri" w:cs="Calibri"/>
        </w:rPr>
        <w:t xml:space="preserve">the varying lookback periods. As per </w:t>
      </w:r>
      <w:sdt>
        <w:sdtPr>
          <w:rPr>
            <w:rFonts w:ascii="Calibri" w:hAnsi="Calibri" w:cs="Calibri"/>
          </w:rPr>
          <w:id w:val="-1239249070"/>
          <w:citation/>
        </w:sdtPr>
        <w:sdtContent>
          <w:r w:rsidR="00E33FA4" w:rsidRPr="004F3B18">
            <w:rPr>
              <w:rFonts w:ascii="Calibri" w:hAnsi="Calibri" w:cs="Calibri"/>
            </w:rPr>
            <w:fldChar w:fldCharType="begin"/>
          </w:r>
          <w:r w:rsidR="00E33FA4" w:rsidRPr="004F3B18">
            <w:rPr>
              <w:rFonts w:ascii="Calibri" w:hAnsi="Calibri" w:cs="Calibri"/>
              <w:lang w:val="en-IN"/>
            </w:rPr>
            <w:instrText xml:space="preserve"> CITATION Ist20 \l 16393 </w:instrText>
          </w:r>
          <w:r w:rsidR="00E33FA4" w:rsidRPr="004F3B18">
            <w:rPr>
              <w:rFonts w:ascii="Calibri" w:hAnsi="Calibri" w:cs="Calibri"/>
            </w:rPr>
            <w:fldChar w:fldCharType="separate"/>
          </w:r>
          <w:r w:rsidR="00D03D78" w:rsidRPr="004F3B18">
            <w:rPr>
              <w:rFonts w:ascii="Calibri" w:hAnsi="Calibri" w:cs="Calibri"/>
              <w:noProof/>
              <w:lang w:val="en-IN"/>
            </w:rPr>
            <w:t>(Istiake Sunny, et al., 2020)</w:t>
          </w:r>
          <w:r w:rsidR="00E33FA4" w:rsidRPr="004F3B18">
            <w:rPr>
              <w:rFonts w:ascii="Calibri" w:hAnsi="Calibri" w:cs="Calibri"/>
            </w:rPr>
            <w:fldChar w:fldCharType="end"/>
          </w:r>
        </w:sdtContent>
      </w:sdt>
      <w:r w:rsidR="0038771A" w:rsidRPr="004F3B18">
        <w:rPr>
          <w:rFonts w:ascii="Calibri" w:hAnsi="Calibri" w:cs="Calibri"/>
        </w:rPr>
        <w:t xml:space="preserve">, it is suggested to have the number of neurons </w:t>
      </w:r>
      <w:r w:rsidR="00E33FA4" w:rsidRPr="004F3B18">
        <w:rPr>
          <w:rFonts w:ascii="Calibri" w:hAnsi="Calibri" w:cs="Calibri"/>
        </w:rPr>
        <w:t>optima</w:t>
      </w:r>
      <w:r w:rsidR="00B17D72" w:rsidRPr="004F3B18">
        <w:rPr>
          <w:rFonts w:ascii="Calibri" w:hAnsi="Calibri" w:cs="Calibri"/>
        </w:rPr>
        <w:t xml:space="preserve">l as it consumes more computational resources. </w:t>
      </w:r>
      <w:r w:rsidR="00081BFC" w:rsidRPr="004F3B18">
        <w:rPr>
          <w:rFonts w:ascii="Calibri" w:hAnsi="Calibri" w:cs="Calibri"/>
        </w:rPr>
        <w:t>Model - 1</w:t>
      </w:r>
      <w:r w:rsidR="00AD681B" w:rsidRPr="004F3B18">
        <w:rPr>
          <w:rFonts w:ascii="Calibri" w:hAnsi="Calibri" w:cs="Calibri"/>
        </w:rPr>
        <w:t xml:space="preserve"> plot and summary is given below in </w:t>
      </w:r>
      <w:r w:rsidR="00930BE6" w:rsidRPr="004F3B18">
        <w:rPr>
          <w:rFonts w:ascii="Calibri" w:hAnsi="Calibri" w:cs="Calibri"/>
        </w:rPr>
        <w:t>Figure 13 and 14</w:t>
      </w:r>
      <w:r w:rsidR="00DE2A7B" w:rsidRPr="004F3B18">
        <w:rPr>
          <w:rFonts w:ascii="Calibri" w:hAnsi="Calibri" w:cs="Calibri"/>
        </w:rPr>
        <w:t>.</w:t>
      </w:r>
    </w:p>
    <w:p w14:paraId="48C888E9" w14:textId="77777777" w:rsidR="00725D9C" w:rsidRPr="004F3B18" w:rsidRDefault="00692F44" w:rsidP="00725D9C">
      <w:pPr>
        <w:pStyle w:val="BodyText"/>
        <w:keepNext/>
        <w:jc w:val="center"/>
        <w:rPr>
          <w:rFonts w:ascii="Calibri" w:hAnsi="Calibri" w:cs="Calibri"/>
        </w:rPr>
      </w:pPr>
      <w:r w:rsidRPr="004F3B18">
        <w:rPr>
          <w:rFonts w:ascii="Calibri" w:hAnsi="Calibri" w:cs="Calibri"/>
          <w:noProof/>
        </w:rPr>
        <w:drawing>
          <wp:inline distT="0" distB="0" distL="0" distR="0" wp14:anchorId="3B50AC59" wp14:editId="66647549">
            <wp:extent cx="3923665" cy="2551294"/>
            <wp:effectExtent l="0" t="0" r="635" b="1905"/>
            <wp:docPr id="2008555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55580" name="Picture 1" descr="A screenshot of a computer&#10;&#10;Description automatically generated"/>
                    <pic:cNvPicPr/>
                  </pic:nvPicPr>
                  <pic:blipFill>
                    <a:blip r:embed="rId24"/>
                    <a:stretch>
                      <a:fillRect/>
                    </a:stretch>
                  </pic:blipFill>
                  <pic:spPr>
                    <a:xfrm>
                      <a:off x="0" y="0"/>
                      <a:ext cx="3937414" cy="2560234"/>
                    </a:xfrm>
                    <a:prstGeom prst="rect">
                      <a:avLst/>
                    </a:prstGeom>
                  </pic:spPr>
                </pic:pic>
              </a:graphicData>
            </a:graphic>
          </wp:inline>
        </w:drawing>
      </w:r>
    </w:p>
    <w:p w14:paraId="2B710C1C" w14:textId="6EBAEBAD" w:rsidR="007B4069" w:rsidRPr="004F3B18" w:rsidRDefault="00725D9C" w:rsidP="00725D9C">
      <w:pPr>
        <w:pStyle w:val="Caption"/>
        <w:jc w:val="center"/>
        <w:rPr>
          <w:rFonts w:ascii="Calibri" w:hAnsi="Calibri" w:cs="Calibri"/>
        </w:rPr>
      </w:pPr>
      <w:bookmarkStart w:id="29" w:name="_Toc165500066"/>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13</w:t>
      </w:r>
      <w:r w:rsidRPr="004F3B18">
        <w:rPr>
          <w:rFonts w:ascii="Calibri" w:hAnsi="Calibri" w:cs="Calibri"/>
        </w:rPr>
        <w:fldChar w:fldCharType="end"/>
      </w:r>
      <w:r w:rsidRPr="004F3B18">
        <w:rPr>
          <w:rFonts w:ascii="Calibri" w:hAnsi="Calibri" w:cs="Calibri"/>
        </w:rPr>
        <w:t>: Model - 1 Summary</w:t>
      </w:r>
      <w:bookmarkEnd w:id="29"/>
    </w:p>
    <w:p w14:paraId="4A301DFE" w14:textId="77777777" w:rsidR="00725D9C" w:rsidRPr="004F3B18" w:rsidRDefault="00213799" w:rsidP="00725D9C">
      <w:pPr>
        <w:pStyle w:val="BodyText"/>
        <w:keepNext/>
        <w:jc w:val="center"/>
        <w:rPr>
          <w:rFonts w:ascii="Calibri" w:hAnsi="Calibri" w:cs="Calibri"/>
        </w:rPr>
      </w:pPr>
      <w:r w:rsidRPr="004F3B18">
        <w:rPr>
          <w:rFonts w:ascii="Calibri" w:hAnsi="Calibri" w:cs="Calibri"/>
          <w:noProof/>
        </w:rPr>
        <w:lastRenderedPageBreak/>
        <w:drawing>
          <wp:inline distT="0" distB="0" distL="0" distR="0" wp14:anchorId="5E1A59E3" wp14:editId="009290C6">
            <wp:extent cx="1622425" cy="4171950"/>
            <wp:effectExtent l="0" t="0" r="0" b="0"/>
            <wp:docPr id="573775609"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75609" name="Picture 1" descr="A diagram of a diagram&#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31647" cy="4195664"/>
                    </a:xfrm>
                    <a:prstGeom prst="rect">
                      <a:avLst/>
                    </a:prstGeom>
                    <a:noFill/>
                    <a:ln>
                      <a:noFill/>
                    </a:ln>
                  </pic:spPr>
                </pic:pic>
              </a:graphicData>
            </a:graphic>
          </wp:inline>
        </w:drawing>
      </w:r>
    </w:p>
    <w:p w14:paraId="338CDBA9" w14:textId="5F79A0ED" w:rsidR="00213799" w:rsidRPr="004F3B18" w:rsidRDefault="00725D9C" w:rsidP="00725D9C">
      <w:pPr>
        <w:pStyle w:val="Caption"/>
        <w:jc w:val="center"/>
        <w:rPr>
          <w:rFonts w:ascii="Calibri" w:hAnsi="Calibri" w:cs="Calibri"/>
        </w:rPr>
      </w:pPr>
      <w:bookmarkStart w:id="30" w:name="_Toc165500067"/>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14</w:t>
      </w:r>
      <w:r w:rsidRPr="004F3B18">
        <w:rPr>
          <w:rFonts w:ascii="Calibri" w:hAnsi="Calibri" w:cs="Calibri"/>
        </w:rPr>
        <w:fldChar w:fldCharType="end"/>
      </w:r>
      <w:r w:rsidRPr="004F3B18">
        <w:rPr>
          <w:rFonts w:ascii="Calibri" w:hAnsi="Calibri" w:cs="Calibri"/>
        </w:rPr>
        <w:t>: Model - 1 Plot</w:t>
      </w:r>
      <w:bookmarkEnd w:id="30"/>
    </w:p>
    <w:p w14:paraId="3B4D8B09" w14:textId="7EC220B1" w:rsidR="007A4127" w:rsidRPr="004F3B18" w:rsidRDefault="007A4127" w:rsidP="007A4127">
      <w:pPr>
        <w:pStyle w:val="Heading2"/>
        <w:rPr>
          <w:rFonts w:ascii="Calibri" w:hAnsi="Calibri" w:cs="Calibri"/>
          <w:sz w:val="24"/>
          <w:szCs w:val="24"/>
        </w:rPr>
      </w:pPr>
      <w:bookmarkStart w:id="31" w:name="_Toc165500019"/>
      <w:r w:rsidRPr="004F3B18">
        <w:rPr>
          <w:rFonts w:ascii="Calibri" w:hAnsi="Calibri" w:cs="Calibri"/>
          <w:sz w:val="24"/>
          <w:szCs w:val="24"/>
        </w:rPr>
        <w:t>Model – 2</w:t>
      </w:r>
      <w:r w:rsidR="00513277" w:rsidRPr="004F3B18">
        <w:rPr>
          <w:rFonts w:ascii="Calibri" w:hAnsi="Calibri" w:cs="Calibri"/>
          <w:sz w:val="24"/>
          <w:szCs w:val="24"/>
        </w:rPr>
        <w:t>: LSTM Model with Dropout Layer</w:t>
      </w:r>
      <w:bookmarkEnd w:id="31"/>
      <w:r w:rsidRPr="004F3B18">
        <w:rPr>
          <w:rFonts w:ascii="Calibri" w:hAnsi="Calibri" w:cs="Calibri"/>
          <w:sz w:val="24"/>
          <w:szCs w:val="24"/>
        </w:rPr>
        <w:t xml:space="preserve"> </w:t>
      </w:r>
    </w:p>
    <w:p w14:paraId="057983A5" w14:textId="0FD321D2" w:rsidR="00725D9C" w:rsidRPr="004F3B18" w:rsidRDefault="00FF4F0E" w:rsidP="00725D9C">
      <w:pPr>
        <w:pStyle w:val="BodyText"/>
        <w:rPr>
          <w:rFonts w:ascii="Calibri" w:hAnsi="Calibri" w:cs="Calibri"/>
        </w:rPr>
      </w:pPr>
      <w:r w:rsidRPr="004F3B18">
        <w:rPr>
          <w:rFonts w:ascii="Calibri" w:hAnsi="Calibri" w:cs="Calibri"/>
        </w:rPr>
        <w:t xml:space="preserve">Model – 2 is built on top of model – 1 by adding dropout layers </w:t>
      </w:r>
      <w:r w:rsidR="008E4700" w:rsidRPr="004F3B18">
        <w:rPr>
          <w:rFonts w:ascii="Calibri" w:hAnsi="Calibri" w:cs="Calibri"/>
        </w:rPr>
        <w:t>after</w:t>
      </w:r>
      <w:r w:rsidR="00642E72">
        <w:rPr>
          <w:rFonts w:ascii="Calibri" w:hAnsi="Calibri" w:cs="Calibri"/>
        </w:rPr>
        <w:t xml:space="preserve"> </w:t>
      </w:r>
      <w:r w:rsidR="00F17B0C">
        <w:rPr>
          <w:rFonts w:ascii="Calibri" w:hAnsi="Calibri" w:cs="Calibri"/>
        </w:rPr>
        <w:t>each of the</w:t>
      </w:r>
      <w:r w:rsidR="008E4700" w:rsidRPr="004F3B18">
        <w:rPr>
          <w:rFonts w:ascii="Calibri" w:hAnsi="Calibri" w:cs="Calibri"/>
        </w:rPr>
        <w:t xml:space="preserve"> </w:t>
      </w:r>
      <w:r w:rsidR="00F44A6D" w:rsidRPr="004F3B18">
        <w:rPr>
          <w:rFonts w:ascii="Calibri" w:hAnsi="Calibri" w:cs="Calibri"/>
        </w:rPr>
        <w:t>first 3</w:t>
      </w:r>
      <w:r w:rsidR="008E4700" w:rsidRPr="004F3B18">
        <w:rPr>
          <w:rFonts w:ascii="Calibri" w:hAnsi="Calibri" w:cs="Calibri"/>
        </w:rPr>
        <w:t xml:space="preserve"> </w:t>
      </w:r>
      <w:r w:rsidR="003970E3" w:rsidRPr="004F3B18">
        <w:rPr>
          <w:rFonts w:ascii="Calibri" w:hAnsi="Calibri" w:cs="Calibri"/>
        </w:rPr>
        <w:t>LSTM hidden layer</w:t>
      </w:r>
      <w:r w:rsidR="00F44A6D" w:rsidRPr="004F3B18">
        <w:rPr>
          <w:rFonts w:ascii="Calibri" w:hAnsi="Calibri" w:cs="Calibri"/>
        </w:rPr>
        <w:t>s</w:t>
      </w:r>
      <w:r w:rsidR="00D005DE" w:rsidRPr="004F3B18">
        <w:rPr>
          <w:rFonts w:ascii="Calibri" w:hAnsi="Calibri" w:cs="Calibri"/>
        </w:rPr>
        <w:t xml:space="preserve">. </w:t>
      </w:r>
      <w:r w:rsidR="000B3160" w:rsidRPr="004F3B18">
        <w:rPr>
          <w:rFonts w:ascii="Calibri" w:hAnsi="Calibri" w:cs="Calibri"/>
        </w:rPr>
        <w:t xml:space="preserve">The dropout frequencies are </w:t>
      </w:r>
      <w:r w:rsidR="00F44A6D" w:rsidRPr="004F3B18">
        <w:rPr>
          <w:rFonts w:ascii="Calibri" w:hAnsi="Calibri" w:cs="Calibri"/>
        </w:rPr>
        <w:t>0.2, 0.1 and 0.05 respectively</w:t>
      </w:r>
      <w:r w:rsidR="000B3160" w:rsidRPr="004F3B18">
        <w:rPr>
          <w:rFonts w:ascii="Calibri" w:hAnsi="Calibri" w:cs="Calibri"/>
        </w:rPr>
        <w:t xml:space="preserve">. </w:t>
      </w:r>
      <w:r w:rsidR="00CE7A7B" w:rsidRPr="004F3B18">
        <w:rPr>
          <w:rFonts w:ascii="Calibri" w:hAnsi="Calibri" w:cs="Calibri"/>
        </w:rPr>
        <w:t>Model</w:t>
      </w:r>
      <w:r w:rsidR="00DE3829" w:rsidRPr="004F3B18">
        <w:rPr>
          <w:rFonts w:ascii="Calibri" w:hAnsi="Calibri" w:cs="Calibri"/>
        </w:rPr>
        <w:t xml:space="preserve"> – 2 summary and plot can be seen below in </w:t>
      </w:r>
      <w:r w:rsidR="00930BE6" w:rsidRPr="004F3B18">
        <w:rPr>
          <w:rFonts w:ascii="Calibri" w:hAnsi="Calibri" w:cs="Calibri"/>
        </w:rPr>
        <w:t>Figure 15 and 16</w:t>
      </w:r>
      <w:r w:rsidR="00DE3829" w:rsidRPr="004F3B18">
        <w:rPr>
          <w:rFonts w:ascii="Calibri" w:hAnsi="Calibri" w:cs="Calibri"/>
        </w:rPr>
        <w:t>.</w:t>
      </w:r>
    </w:p>
    <w:p w14:paraId="2786BD68" w14:textId="77777777" w:rsidR="00B7170C" w:rsidRPr="004F3B18" w:rsidRDefault="00F53C60" w:rsidP="00B7170C">
      <w:pPr>
        <w:pStyle w:val="BodyText"/>
        <w:keepNext/>
        <w:jc w:val="center"/>
        <w:rPr>
          <w:rFonts w:ascii="Calibri" w:hAnsi="Calibri" w:cs="Calibri"/>
        </w:rPr>
      </w:pPr>
      <w:r w:rsidRPr="004F3B18">
        <w:rPr>
          <w:rFonts w:ascii="Calibri" w:hAnsi="Calibri" w:cs="Calibri"/>
          <w:noProof/>
        </w:rPr>
        <w:drawing>
          <wp:inline distT="0" distB="0" distL="0" distR="0" wp14:anchorId="3A1286C7" wp14:editId="79A57286">
            <wp:extent cx="3134304" cy="2705100"/>
            <wp:effectExtent l="0" t="0" r="9525" b="0"/>
            <wp:docPr id="36090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0182" name="Picture 1" descr="A screenshot of a computer&#10;&#10;Description automatically generated"/>
                    <pic:cNvPicPr/>
                  </pic:nvPicPr>
                  <pic:blipFill>
                    <a:blip r:embed="rId26"/>
                    <a:stretch>
                      <a:fillRect/>
                    </a:stretch>
                  </pic:blipFill>
                  <pic:spPr>
                    <a:xfrm>
                      <a:off x="0" y="0"/>
                      <a:ext cx="3159688" cy="2727008"/>
                    </a:xfrm>
                    <a:prstGeom prst="rect">
                      <a:avLst/>
                    </a:prstGeom>
                  </pic:spPr>
                </pic:pic>
              </a:graphicData>
            </a:graphic>
          </wp:inline>
        </w:drawing>
      </w:r>
    </w:p>
    <w:p w14:paraId="4A5222D1" w14:textId="41C19442" w:rsidR="00DE3829" w:rsidRPr="004F3B18" w:rsidRDefault="00B7170C" w:rsidP="00B7170C">
      <w:pPr>
        <w:pStyle w:val="Caption"/>
        <w:jc w:val="center"/>
        <w:rPr>
          <w:rFonts w:ascii="Calibri" w:hAnsi="Calibri" w:cs="Calibri"/>
        </w:rPr>
      </w:pPr>
      <w:bookmarkStart w:id="32" w:name="_Toc165500068"/>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15</w:t>
      </w:r>
      <w:r w:rsidRPr="004F3B18">
        <w:rPr>
          <w:rFonts w:ascii="Calibri" w:hAnsi="Calibri" w:cs="Calibri"/>
        </w:rPr>
        <w:fldChar w:fldCharType="end"/>
      </w:r>
      <w:r w:rsidRPr="004F3B18">
        <w:rPr>
          <w:rFonts w:ascii="Calibri" w:hAnsi="Calibri" w:cs="Calibri"/>
        </w:rPr>
        <w:t>: Model - 2 Summary</w:t>
      </w:r>
      <w:bookmarkEnd w:id="32"/>
    </w:p>
    <w:p w14:paraId="540C3290" w14:textId="77777777" w:rsidR="00B7170C" w:rsidRPr="004F3B18" w:rsidRDefault="00841822" w:rsidP="00B7170C">
      <w:pPr>
        <w:pStyle w:val="BodyText"/>
        <w:keepNext/>
        <w:jc w:val="center"/>
        <w:rPr>
          <w:rFonts w:ascii="Calibri" w:hAnsi="Calibri" w:cs="Calibri"/>
        </w:rPr>
      </w:pPr>
      <w:r w:rsidRPr="004F3B18">
        <w:rPr>
          <w:rFonts w:ascii="Calibri" w:hAnsi="Calibri" w:cs="Calibri"/>
          <w:noProof/>
        </w:rPr>
        <w:lastRenderedPageBreak/>
        <w:drawing>
          <wp:inline distT="0" distB="0" distL="0" distR="0" wp14:anchorId="7A27A679" wp14:editId="7EA3824F">
            <wp:extent cx="1661555" cy="6010245"/>
            <wp:effectExtent l="0" t="0" r="0" b="0"/>
            <wp:docPr id="2068597531" name="Picture 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97531" name="Picture 2" descr="A diagram of a computer program&#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1907" cy="6047692"/>
                    </a:xfrm>
                    <a:prstGeom prst="rect">
                      <a:avLst/>
                    </a:prstGeom>
                    <a:noFill/>
                    <a:ln>
                      <a:noFill/>
                    </a:ln>
                  </pic:spPr>
                </pic:pic>
              </a:graphicData>
            </a:graphic>
          </wp:inline>
        </w:drawing>
      </w:r>
    </w:p>
    <w:p w14:paraId="266173A1" w14:textId="3B26B87B" w:rsidR="00F53C60" w:rsidRPr="004F3B18" w:rsidRDefault="00B7170C" w:rsidP="00B7170C">
      <w:pPr>
        <w:pStyle w:val="Caption"/>
        <w:jc w:val="center"/>
        <w:rPr>
          <w:rFonts w:ascii="Calibri" w:hAnsi="Calibri" w:cs="Calibri"/>
        </w:rPr>
      </w:pPr>
      <w:bookmarkStart w:id="33" w:name="_Toc165500069"/>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16</w:t>
      </w:r>
      <w:r w:rsidRPr="004F3B18">
        <w:rPr>
          <w:rFonts w:ascii="Calibri" w:hAnsi="Calibri" w:cs="Calibri"/>
        </w:rPr>
        <w:fldChar w:fldCharType="end"/>
      </w:r>
      <w:r w:rsidRPr="004F3B18">
        <w:rPr>
          <w:rFonts w:ascii="Calibri" w:hAnsi="Calibri" w:cs="Calibri"/>
        </w:rPr>
        <w:t>: Model - 2 Plot</w:t>
      </w:r>
      <w:bookmarkEnd w:id="33"/>
    </w:p>
    <w:p w14:paraId="058AA416" w14:textId="655956A5" w:rsidR="007A4127" w:rsidRPr="004F3B18" w:rsidRDefault="007A4127" w:rsidP="007A4127">
      <w:pPr>
        <w:pStyle w:val="Heading2"/>
        <w:rPr>
          <w:rFonts w:ascii="Calibri" w:hAnsi="Calibri" w:cs="Calibri"/>
          <w:sz w:val="24"/>
          <w:szCs w:val="24"/>
        </w:rPr>
      </w:pPr>
      <w:bookmarkStart w:id="34" w:name="_Toc165500020"/>
      <w:r w:rsidRPr="004F3B18">
        <w:rPr>
          <w:rFonts w:ascii="Calibri" w:hAnsi="Calibri" w:cs="Calibri"/>
          <w:sz w:val="24"/>
          <w:szCs w:val="24"/>
        </w:rPr>
        <w:t>Model – 3</w:t>
      </w:r>
      <w:r w:rsidR="00C64753" w:rsidRPr="004F3B18">
        <w:rPr>
          <w:rFonts w:ascii="Calibri" w:hAnsi="Calibri" w:cs="Calibri"/>
          <w:sz w:val="24"/>
          <w:szCs w:val="24"/>
        </w:rPr>
        <w:t xml:space="preserve">: GRU Model without </w:t>
      </w:r>
      <w:r w:rsidR="00753F07" w:rsidRPr="004F3B18">
        <w:rPr>
          <w:rFonts w:ascii="Calibri" w:hAnsi="Calibri" w:cs="Calibri"/>
          <w:sz w:val="24"/>
          <w:szCs w:val="24"/>
        </w:rPr>
        <w:t>D</w:t>
      </w:r>
      <w:r w:rsidR="00C64753" w:rsidRPr="004F3B18">
        <w:rPr>
          <w:rFonts w:ascii="Calibri" w:hAnsi="Calibri" w:cs="Calibri"/>
          <w:sz w:val="24"/>
          <w:szCs w:val="24"/>
        </w:rPr>
        <w:t xml:space="preserve">ropout </w:t>
      </w:r>
      <w:r w:rsidR="00753F07" w:rsidRPr="004F3B18">
        <w:rPr>
          <w:rFonts w:ascii="Calibri" w:hAnsi="Calibri" w:cs="Calibri"/>
          <w:sz w:val="24"/>
          <w:szCs w:val="24"/>
        </w:rPr>
        <w:t>L</w:t>
      </w:r>
      <w:r w:rsidR="00C64753" w:rsidRPr="004F3B18">
        <w:rPr>
          <w:rFonts w:ascii="Calibri" w:hAnsi="Calibri" w:cs="Calibri"/>
          <w:sz w:val="24"/>
          <w:szCs w:val="24"/>
        </w:rPr>
        <w:t>ayer</w:t>
      </w:r>
      <w:bookmarkEnd w:id="34"/>
    </w:p>
    <w:p w14:paraId="56236A30" w14:textId="3C594D56" w:rsidR="00D9106F" w:rsidRPr="004F3B18" w:rsidRDefault="00B7170C" w:rsidP="00B7170C">
      <w:pPr>
        <w:pStyle w:val="BodyText"/>
        <w:rPr>
          <w:rFonts w:ascii="Calibri" w:hAnsi="Calibri" w:cs="Calibri"/>
        </w:rPr>
      </w:pPr>
      <w:r w:rsidRPr="004F3B18">
        <w:rPr>
          <w:rFonts w:ascii="Calibri" w:hAnsi="Calibri" w:cs="Calibri"/>
        </w:rPr>
        <w:t xml:space="preserve">Model – 3 is build using </w:t>
      </w:r>
      <w:r w:rsidR="00DE59D2" w:rsidRPr="004F3B18">
        <w:rPr>
          <w:rFonts w:ascii="Calibri" w:hAnsi="Calibri" w:cs="Calibri"/>
        </w:rPr>
        <w:t xml:space="preserve">GRU layers. </w:t>
      </w:r>
      <w:r w:rsidR="00DE671E" w:rsidRPr="004F3B18">
        <w:rPr>
          <w:rFonts w:ascii="Calibri" w:hAnsi="Calibri" w:cs="Calibri"/>
        </w:rPr>
        <w:t xml:space="preserve">Unlike </w:t>
      </w:r>
      <w:r w:rsidR="00850ED1" w:rsidRPr="004F3B18">
        <w:rPr>
          <w:rFonts w:ascii="Calibri" w:hAnsi="Calibri" w:cs="Calibri"/>
        </w:rPr>
        <w:t>m</w:t>
      </w:r>
      <w:r w:rsidR="00DE671E" w:rsidRPr="004F3B18">
        <w:rPr>
          <w:rFonts w:ascii="Calibri" w:hAnsi="Calibri" w:cs="Calibri"/>
        </w:rPr>
        <w:t xml:space="preserve">odel – 1, </w:t>
      </w:r>
      <w:r w:rsidR="00850ED1" w:rsidRPr="004F3B18">
        <w:rPr>
          <w:rFonts w:ascii="Calibri" w:hAnsi="Calibri" w:cs="Calibri"/>
        </w:rPr>
        <w:t>m</w:t>
      </w:r>
      <w:r w:rsidR="00DE671E" w:rsidRPr="004F3B18">
        <w:rPr>
          <w:rFonts w:ascii="Calibri" w:hAnsi="Calibri" w:cs="Calibri"/>
        </w:rPr>
        <w:t xml:space="preserve">odel – 3 is </w:t>
      </w:r>
      <w:r w:rsidR="007F15F0" w:rsidRPr="004F3B18">
        <w:rPr>
          <w:rFonts w:ascii="Calibri" w:hAnsi="Calibri" w:cs="Calibri"/>
        </w:rPr>
        <w:t xml:space="preserve">made using only 2 </w:t>
      </w:r>
      <w:r w:rsidR="00D9106F" w:rsidRPr="004F3B18">
        <w:rPr>
          <w:rFonts w:ascii="Calibri" w:hAnsi="Calibri" w:cs="Calibri"/>
        </w:rPr>
        <w:t xml:space="preserve">hidden layers with </w:t>
      </w:r>
      <w:r w:rsidR="00780569" w:rsidRPr="004F3B18">
        <w:rPr>
          <w:rFonts w:ascii="Calibri" w:hAnsi="Calibri" w:cs="Calibri"/>
        </w:rPr>
        <w:t xml:space="preserve">50 and 25 number of units. </w:t>
      </w:r>
      <w:r w:rsidR="00892E99" w:rsidRPr="004F3B18">
        <w:rPr>
          <w:rFonts w:ascii="Calibri" w:hAnsi="Calibri" w:cs="Calibri"/>
        </w:rPr>
        <w:t xml:space="preserve">Model – 3 is </w:t>
      </w:r>
      <w:r w:rsidR="00D10B78" w:rsidRPr="004F3B18">
        <w:rPr>
          <w:rFonts w:ascii="Calibri" w:hAnsi="Calibri" w:cs="Calibri"/>
        </w:rPr>
        <w:t xml:space="preserve">initially </w:t>
      </w:r>
      <w:r w:rsidR="00A57405" w:rsidRPr="004F3B18">
        <w:rPr>
          <w:rFonts w:ascii="Calibri" w:hAnsi="Calibri" w:cs="Calibri"/>
        </w:rPr>
        <w:t>built with same number of parameters and layers,</w:t>
      </w:r>
      <w:r w:rsidR="00FD1B90" w:rsidRPr="004F3B18">
        <w:rPr>
          <w:rFonts w:ascii="Calibri" w:hAnsi="Calibri" w:cs="Calibri"/>
        </w:rPr>
        <w:t xml:space="preserve"> </w:t>
      </w:r>
      <w:r w:rsidR="006C0BDD" w:rsidRPr="004F3B18">
        <w:rPr>
          <w:rFonts w:ascii="Calibri" w:hAnsi="Calibri" w:cs="Calibri"/>
        </w:rPr>
        <w:t>from Model – 1.</w:t>
      </w:r>
      <w:r w:rsidR="00A57405" w:rsidRPr="004F3B18">
        <w:rPr>
          <w:rFonts w:ascii="Calibri" w:hAnsi="Calibri" w:cs="Calibri"/>
        </w:rPr>
        <w:t xml:space="preserve"> </w:t>
      </w:r>
      <w:r w:rsidR="006C0BDD" w:rsidRPr="004F3B18">
        <w:rPr>
          <w:rFonts w:ascii="Calibri" w:hAnsi="Calibri" w:cs="Calibri"/>
        </w:rPr>
        <w:t>T</w:t>
      </w:r>
      <w:r w:rsidR="00A57405" w:rsidRPr="004F3B18">
        <w:rPr>
          <w:rFonts w:ascii="Calibri" w:hAnsi="Calibri" w:cs="Calibri"/>
        </w:rPr>
        <w:t xml:space="preserve">he </w:t>
      </w:r>
      <w:r w:rsidR="00FD1B90" w:rsidRPr="004F3B18">
        <w:rPr>
          <w:rFonts w:ascii="Calibri" w:hAnsi="Calibri" w:cs="Calibri"/>
        </w:rPr>
        <w:t>results achieved were not as expected</w:t>
      </w:r>
      <w:r w:rsidR="00417E69" w:rsidRPr="004F3B18">
        <w:rPr>
          <w:rFonts w:ascii="Calibri" w:hAnsi="Calibri" w:cs="Calibri"/>
        </w:rPr>
        <w:t>. T</w:t>
      </w:r>
      <w:r w:rsidR="00EA76F5" w:rsidRPr="004F3B18">
        <w:rPr>
          <w:rFonts w:ascii="Calibri" w:hAnsi="Calibri" w:cs="Calibri"/>
        </w:rPr>
        <w:t xml:space="preserve">he number of units and layers were </w:t>
      </w:r>
      <w:r w:rsidR="00417E69" w:rsidRPr="004F3B18">
        <w:rPr>
          <w:rFonts w:ascii="Calibri" w:hAnsi="Calibri" w:cs="Calibri"/>
        </w:rPr>
        <w:t>experimented</w:t>
      </w:r>
      <w:r w:rsidR="00EA76F5" w:rsidRPr="004F3B18">
        <w:rPr>
          <w:rFonts w:ascii="Calibri" w:hAnsi="Calibri" w:cs="Calibri"/>
        </w:rPr>
        <w:t xml:space="preserve"> to achieve </w:t>
      </w:r>
      <w:r w:rsidR="00EE31B9" w:rsidRPr="004F3B18">
        <w:rPr>
          <w:rFonts w:ascii="Calibri" w:hAnsi="Calibri" w:cs="Calibri"/>
        </w:rPr>
        <w:t>the final model</w:t>
      </w:r>
      <w:r w:rsidR="00892E99" w:rsidRPr="004F3B18">
        <w:rPr>
          <w:rFonts w:ascii="Calibri" w:hAnsi="Calibri" w:cs="Calibri"/>
        </w:rPr>
        <w:t xml:space="preserve">. </w:t>
      </w:r>
      <w:r w:rsidR="00A2043E" w:rsidRPr="004F3B18">
        <w:rPr>
          <w:rFonts w:ascii="Calibri" w:hAnsi="Calibri" w:cs="Calibri"/>
        </w:rPr>
        <w:t xml:space="preserve">Model – 3 summary and plot can be seen in </w:t>
      </w:r>
      <w:r w:rsidR="00930BE6" w:rsidRPr="004F3B18">
        <w:rPr>
          <w:rFonts w:ascii="Calibri" w:hAnsi="Calibri" w:cs="Calibri"/>
        </w:rPr>
        <w:t>Figure 17 and 18</w:t>
      </w:r>
      <w:r w:rsidR="00A2043E" w:rsidRPr="004F3B18">
        <w:rPr>
          <w:rFonts w:ascii="Calibri" w:hAnsi="Calibri" w:cs="Calibri"/>
        </w:rPr>
        <w:t>.</w:t>
      </w:r>
    </w:p>
    <w:p w14:paraId="3A4C7EBA" w14:textId="77777777" w:rsidR="00506E10" w:rsidRPr="004F3B18" w:rsidRDefault="004C0B7F" w:rsidP="00506E10">
      <w:pPr>
        <w:pStyle w:val="BodyText"/>
        <w:keepNext/>
        <w:jc w:val="center"/>
        <w:rPr>
          <w:rFonts w:ascii="Calibri" w:hAnsi="Calibri" w:cs="Calibri"/>
        </w:rPr>
      </w:pPr>
      <w:r w:rsidRPr="004F3B18">
        <w:rPr>
          <w:rFonts w:ascii="Calibri" w:hAnsi="Calibri" w:cs="Calibri"/>
          <w:noProof/>
        </w:rPr>
        <w:lastRenderedPageBreak/>
        <w:drawing>
          <wp:inline distT="0" distB="0" distL="0" distR="0" wp14:anchorId="378419A1" wp14:editId="2A6A70B6">
            <wp:extent cx="3823855" cy="1996234"/>
            <wp:effectExtent l="0" t="0" r="5715" b="4445"/>
            <wp:docPr id="20899475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47599" name="Picture 1" descr="A screenshot of a computer program&#10;&#10;Description automatically generated"/>
                    <pic:cNvPicPr/>
                  </pic:nvPicPr>
                  <pic:blipFill>
                    <a:blip r:embed="rId28"/>
                    <a:stretch>
                      <a:fillRect/>
                    </a:stretch>
                  </pic:blipFill>
                  <pic:spPr>
                    <a:xfrm>
                      <a:off x="0" y="0"/>
                      <a:ext cx="3833073" cy="2001046"/>
                    </a:xfrm>
                    <a:prstGeom prst="rect">
                      <a:avLst/>
                    </a:prstGeom>
                  </pic:spPr>
                </pic:pic>
              </a:graphicData>
            </a:graphic>
          </wp:inline>
        </w:drawing>
      </w:r>
    </w:p>
    <w:p w14:paraId="3DD08019" w14:textId="71B939F0" w:rsidR="0045417C" w:rsidRPr="004F3B18" w:rsidRDefault="00506E10" w:rsidP="00506E10">
      <w:pPr>
        <w:pStyle w:val="Caption"/>
        <w:jc w:val="center"/>
        <w:rPr>
          <w:rFonts w:ascii="Calibri" w:hAnsi="Calibri" w:cs="Calibri"/>
        </w:rPr>
      </w:pPr>
      <w:bookmarkStart w:id="35" w:name="_Toc165500070"/>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17</w:t>
      </w:r>
      <w:r w:rsidRPr="004F3B18">
        <w:rPr>
          <w:rFonts w:ascii="Calibri" w:hAnsi="Calibri" w:cs="Calibri"/>
        </w:rPr>
        <w:fldChar w:fldCharType="end"/>
      </w:r>
      <w:r w:rsidRPr="004F3B18">
        <w:rPr>
          <w:rFonts w:ascii="Calibri" w:hAnsi="Calibri" w:cs="Calibri"/>
        </w:rPr>
        <w:t>: Model - 3 Summary</w:t>
      </w:r>
      <w:bookmarkEnd w:id="35"/>
    </w:p>
    <w:p w14:paraId="601F807C" w14:textId="77777777" w:rsidR="00506E10" w:rsidRPr="004F3B18" w:rsidRDefault="0045417C" w:rsidP="00506E10">
      <w:pPr>
        <w:pStyle w:val="BodyText"/>
        <w:keepNext/>
        <w:jc w:val="center"/>
        <w:rPr>
          <w:rFonts w:ascii="Calibri" w:hAnsi="Calibri" w:cs="Calibri"/>
        </w:rPr>
      </w:pPr>
      <w:r w:rsidRPr="004F3B18">
        <w:rPr>
          <w:rFonts w:ascii="Calibri" w:hAnsi="Calibri" w:cs="Calibri"/>
          <w:noProof/>
        </w:rPr>
        <w:drawing>
          <wp:inline distT="0" distB="0" distL="0" distR="0" wp14:anchorId="6C803430" wp14:editId="2BAFC5C8">
            <wp:extent cx="1953260" cy="3352800"/>
            <wp:effectExtent l="0" t="0" r="8890" b="0"/>
            <wp:docPr id="881606890"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06890" name="Picture 1" descr="A diagram of a block 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53260" cy="3352800"/>
                    </a:xfrm>
                    <a:prstGeom prst="rect">
                      <a:avLst/>
                    </a:prstGeom>
                    <a:noFill/>
                    <a:ln>
                      <a:noFill/>
                    </a:ln>
                  </pic:spPr>
                </pic:pic>
              </a:graphicData>
            </a:graphic>
          </wp:inline>
        </w:drawing>
      </w:r>
    </w:p>
    <w:p w14:paraId="05A1C965" w14:textId="66A30FFA" w:rsidR="00B7170C" w:rsidRPr="004F3B18" w:rsidRDefault="00506E10" w:rsidP="00506E10">
      <w:pPr>
        <w:pStyle w:val="Caption"/>
        <w:jc w:val="center"/>
        <w:rPr>
          <w:rFonts w:ascii="Calibri" w:hAnsi="Calibri" w:cs="Calibri"/>
        </w:rPr>
      </w:pPr>
      <w:bookmarkStart w:id="36" w:name="_Toc165500071"/>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18</w:t>
      </w:r>
      <w:r w:rsidRPr="004F3B18">
        <w:rPr>
          <w:rFonts w:ascii="Calibri" w:hAnsi="Calibri" w:cs="Calibri"/>
        </w:rPr>
        <w:fldChar w:fldCharType="end"/>
      </w:r>
      <w:r w:rsidRPr="004F3B18">
        <w:rPr>
          <w:rFonts w:ascii="Calibri" w:hAnsi="Calibri" w:cs="Calibri"/>
        </w:rPr>
        <w:t>: Model - 3 Plot</w:t>
      </w:r>
      <w:bookmarkEnd w:id="36"/>
    </w:p>
    <w:p w14:paraId="6F26CF09" w14:textId="67DD21B6" w:rsidR="00C64753" w:rsidRPr="004F3B18" w:rsidRDefault="007A4127" w:rsidP="00C64753">
      <w:pPr>
        <w:pStyle w:val="Heading2"/>
        <w:rPr>
          <w:rFonts w:ascii="Calibri" w:hAnsi="Calibri" w:cs="Calibri"/>
          <w:sz w:val="24"/>
          <w:szCs w:val="24"/>
        </w:rPr>
      </w:pPr>
      <w:bookmarkStart w:id="37" w:name="_Toc165500021"/>
      <w:r w:rsidRPr="004F3B18">
        <w:rPr>
          <w:rFonts w:ascii="Calibri" w:hAnsi="Calibri" w:cs="Calibri"/>
          <w:sz w:val="24"/>
          <w:szCs w:val="24"/>
        </w:rPr>
        <w:t>Model – 4</w:t>
      </w:r>
      <w:r w:rsidR="00753F07" w:rsidRPr="004F3B18">
        <w:rPr>
          <w:rFonts w:ascii="Calibri" w:hAnsi="Calibri" w:cs="Calibri"/>
          <w:sz w:val="24"/>
          <w:szCs w:val="24"/>
        </w:rPr>
        <w:t>: GRU Model with Dropout Layer</w:t>
      </w:r>
      <w:bookmarkEnd w:id="37"/>
    </w:p>
    <w:p w14:paraId="4A68ABC0" w14:textId="50BE5774" w:rsidR="00C64753" w:rsidRPr="004F3B18" w:rsidRDefault="00864275" w:rsidP="00C64753">
      <w:pPr>
        <w:pStyle w:val="BodyText"/>
        <w:rPr>
          <w:rFonts w:ascii="Calibri" w:hAnsi="Calibri" w:cs="Calibri"/>
        </w:rPr>
      </w:pPr>
      <w:r w:rsidRPr="004F3B18">
        <w:rPr>
          <w:rFonts w:ascii="Calibri" w:hAnsi="Calibri" w:cs="Calibri"/>
        </w:rPr>
        <w:t xml:space="preserve">Like </w:t>
      </w:r>
      <w:r w:rsidR="00850ED1" w:rsidRPr="004F3B18">
        <w:rPr>
          <w:rFonts w:ascii="Calibri" w:hAnsi="Calibri" w:cs="Calibri"/>
        </w:rPr>
        <w:t>m</w:t>
      </w:r>
      <w:r w:rsidRPr="004F3B18">
        <w:rPr>
          <w:rFonts w:ascii="Calibri" w:hAnsi="Calibri" w:cs="Calibri"/>
        </w:rPr>
        <w:t xml:space="preserve">odel – 2, </w:t>
      </w:r>
      <w:r w:rsidR="00850ED1" w:rsidRPr="004F3B18">
        <w:rPr>
          <w:rFonts w:ascii="Calibri" w:hAnsi="Calibri" w:cs="Calibri"/>
        </w:rPr>
        <w:t>m</w:t>
      </w:r>
      <w:r w:rsidRPr="004F3B18">
        <w:rPr>
          <w:rFonts w:ascii="Calibri" w:hAnsi="Calibri" w:cs="Calibri"/>
        </w:rPr>
        <w:t xml:space="preserve">odel – 4 </w:t>
      </w:r>
      <w:r w:rsidR="00B924C3" w:rsidRPr="004F3B18">
        <w:rPr>
          <w:rFonts w:ascii="Calibri" w:hAnsi="Calibri" w:cs="Calibri"/>
        </w:rPr>
        <w:t xml:space="preserve">is built on top of </w:t>
      </w:r>
      <w:r w:rsidR="00850ED1" w:rsidRPr="004F3B18">
        <w:rPr>
          <w:rFonts w:ascii="Calibri" w:hAnsi="Calibri" w:cs="Calibri"/>
        </w:rPr>
        <w:t>m</w:t>
      </w:r>
      <w:r w:rsidR="009151D6" w:rsidRPr="004F3B18">
        <w:rPr>
          <w:rFonts w:ascii="Calibri" w:hAnsi="Calibri" w:cs="Calibri"/>
        </w:rPr>
        <w:t>odel – 3 by add</w:t>
      </w:r>
      <w:r w:rsidR="00A16775" w:rsidRPr="004F3B18">
        <w:rPr>
          <w:rFonts w:ascii="Calibri" w:hAnsi="Calibri" w:cs="Calibri"/>
        </w:rPr>
        <w:t xml:space="preserve">ing a dropout layer after GRU layer. Dropout frequency of </w:t>
      </w:r>
      <w:r w:rsidR="00AB74B7" w:rsidRPr="004F3B18">
        <w:rPr>
          <w:rFonts w:ascii="Calibri" w:hAnsi="Calibri" w:cs="Calibri"/>
        </w:rPr>
        <w:t xml:space="preserve">0.2 is used in both dropout layers. Model – 4 summary and plot can be seen below </w:t>
      </w:r>
      <w:r w:rsidR="00282C56" w:rsidRPr="004F3B18">
        <w:rPr>
          <w:rFonts w:ascii="Calibri" w:hAnsi="Calibri" w:cs="Calibri"/>
        </w:rPr>
        <w:t xml:space="preserve">in </w:t>
      </w:r>
      <w:r w:rsidR="00930BE6" w:rsidRPr="004F3B18">
        <w:rPr>
          <w:rFonts w:ascii="Calibri" w:hAnsi="Calibri" w:cs="Calibri"/>
        </w:rPr>
        <w:t>Figure 19 and 20</w:t>
      </w:r>
      <w:r w:rsidR="00282C56" w:rsidRPr="004F3B18">
        <w:rPr>
          <w:rFonts w:ascii="Calibri" w:hAnsi="Calibri" w:cs="Calibri"/>
        </w:rPr>
        <w:t>.</w:t>
      </w:r>
    </w:p>
    <w:p w14:paraId="524206D6" w14:textId="77777777" w:rsidR="00A13D64" w:rsidRPr="004F3B18" w:rsidRDefault="00A13D64" w:rsidP="007E4D39">
      <w:pPr>
        <w:pStyle w:val="BodyText"/>
        <w:keepNext/>
        <w:jc w:val="center"/>
        <w:rPr>
          <w:rFonts w:ascii="Calibri" w:hAnsi="Calibri" w:cs="Calibri"/>
        </w:rPr>
      </w:pPr>
      <w:r w:rsidRPr="004F3B18">
        <w:rPr>
          <w:rFonts w:ascii="Calibri" w:hAnsi="Calibri" w:cs="Calibri"/>
          <w:noProof/>
        </w:rPr>
        <w:lastRenderedPageBreak/>
        <w:drawing>
          <wp:inline distT="0" distB="0" distL="0" distR="0" wp14:anchorId="75835EDE" wp14:editId="30C6C6FB">
            <wp:extent cx="4015740" cy="2633411"/>
            <wp:effectExtent l="0" t="0" r="3810" b="0"/>
            <wp:docPr id="1634331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31432" name="Picture 1" descr="A screenshot of a computer&#10;&#10;Description automatically generated"/>
                    <pic:cNvPicPr/>
                  </pic:nvPicPr>
                  <pic:blipFill>
                    <a:blip r:embed="rId30"/>
                    <a:stretch>
                      <a:fillRect/>
                    </a:stretch>
                  </pic:blipFill>
                  <pic:spPr>
                    <a:xfrm>
                      <a:off x="0" y="0"/>
                      <a:ext cx="4024993" cy="2639479"/>
                    </a:xfrm>
                    <a:prstGeom prst="rect">
                      <a:avLst/>
                    </a:prstGeom>
                  </pic:spPr>
                </pic:pic>
              </a:graphicData>
            </a:graphic>
          </wp:inline>
        </w:drawing>
      </w:r>
    </w:p>
    <w:p w14:paraId="18DFD3F1" w14:textId="5E616559" w:rsidR="00282C56" w:rsidRPr="004F3B18" w:rsidRDefault="00A13D64" w:rsidP="007E4D39">
      <w:pPr>
        <w:pStyle w:val="Caption"/>
        <w:jc w:val="center"/>
        <w:rPr>
          <w:rFonts w:ascii="Calibri" w:hAnsi="Calibri" w:cs="Calibri"/>
        </w:rPr>
      </w:pPr>
      <w:bookmarkStart w:id="38" w:name="_Toc165500072"/>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19</w:t>
      </w:r>
      <w:r w:rsidRPr="004F3B18">
        <w:rPr>
          <w:rFonts w:ascii="Calibri" w:hAnsi="Calibri" w:cs="Calibri"/>
        </w:rPr>
        <w:fldChar w:fldCharType="end"/>
      </w:r>
      <w:r w:rsidRPr="004F3B18">
        <w:rPr>
          <w:rFonts w:ascii="Calibri" w:hAnsi="Calibri" w:cs="Calibri"/>
        </w:rPr>
        <w:t>: Model - 4 Summary</w:t>
      </w:r>
      <w:bookmarkEnd w:id="38"/>
    </w:p>
    <w:p w14:paraId="7676B5F5" w14:textId="77777777" w:rsidR="00A13D64" w:rsidRPr="004F3B18" w:rsidRDefault="00282C56" w:rsidP="007E4D39">
      <w:pPr>
        <w:pStyle w:val="BodyText"/>
        <w:keepNext/>
        <w:jc w:val="center"/>
        <w:rPr>
          <w:rFonts w:ascii="Calibri" w:hAnsi="Calibri" w:cs="Calibri"/>
        </w:rPr>
      </w:pPr>
      <w:r w:rsidRPr="004F3B18">
        <w:rPr>
          <w:rFonts w:ascii="Calibri" w:hAnsi="Calibri" w:cs="Calibri"/>
          <w:noProof/>
        </w:rPr>
        <w:drawing>
          <wp:inline distT="0" distB="0" distL="0" distR="0" wp14:anchorId="48A5EF0F" wp14:editId="72D52968">
            <wp:extent cx="2133600" cy="5212080"/>
            <wp:effectExtent l="0" t="0" r="0" b="7620"/>
            <wp:docPr id="2089132035" name="Picture 2" descr="A diagram of a drop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32035" name="Picture 2" descr="A diagram of a dropou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33600" cy="5212080"/>
                    </a:xfrm>
                    <a:prstGeom prst="rect">
                      <a:avLst/>
                    </a:prstGeom>
                    <a:noFill/>
                    <a:ln>
                      <a:noFill/>
                    </a:ln>
                  </pic:spPr>
                </pic:pic>
              </a:graphicData>
            </a:graphic>
          </wp:inline>
        </w:drawing>
      </w:r>
    </w:p>
    <w:p w14:paraId="17E1DCDA" w14:textId="75FD7146" w:rsidR="00282C56" w:rsidRPr="004F3B18" w:rsidRDefault="00A13D64" w:rsidP="007E4D39">
      <w:pPr>
        <w:pStyle w:val="Caption"/>
        <w:jc w:val="center"/>
        <w:rPr>
          <w:rFonts w:ascii="Calibri" w:hAnsi="Calibri" w:cs="Calibri"/>
        </w:rPr>
      </w:pPr>
      <w:bookmarkStart w:id="39" w:name="_Toc165500073"/>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20</w:t>
      </w:r>
      <w:r w:rsidRPr="004F3B18">
        <w:rPr>
          <w:rFonts w:ascii="Calibri" w:hAnsi="Calibri" w:cs="Calibri"/>
        </w:rPr>
        <w:fldChar w:fldCharType="end"/>
      </w:r>
      <w:r w:rsidRPr="004F3B18">
        <w:rPr>
          <w:rFonts w:ascii="Calibri" w:hAnsi="Calibri" w:cs="Calibri"/>
        </w:rPr>
        <w:t xml:space="preserve">: Model - </w:t>
      </w:r>
      <w:r w:rsidR="007E4D39" w:rsidRPr="004F3B18">
        <w:rPr>
          <w:rFonts w:ascii="Calibri" w:hAnsi="Calibri" w:cs="Calibri"/>
        </w:rPr>
        <w:t>4</w:t>
      </w:r>
      <w:r w:rsidRPr="004F3B18">
        <w:rPr>
          <w:rFonts w:ascii="Calibri" w:hAnsi="Calibri" w:cs="Calibri"/>
        </w:rPr>
        <w:t xml:space="preserve"> Plot</w:t>
      </w:r>
      <w:bookmarkEnd w:id="39"/>
    </w:p>
    <w:p w14:paraId="3EEA71D3" w14:textId="700C4AE9" w:rsidR="00203133" w:rsidRPr="004F3B18" w:rsidRDefault="007A4127" w:rsidP="00203133">
      <w:pPr>
        <w:pStyle w:val="Heading2"/>
        <w:rPr>
          <w:rFonts w:ascii="Calibri" w:hAnsi="Calibri" w:cs="Calibri"/>
          <w:sz w:val="24"/>
          <w:szCs w:val="24"/>
        </w:rPr>
      </w:pPr>
      <w:bookmarkStart w:id="40" w:name="_Toc165500022"/>
      <w:r w:rsidRPr="004F3B18">
        <w:rPr>
          <w:rFonts w:ascii="Calibri" w:hAnsi="Calibri" w:cs="Calibri"/>
          <w:sz w:val="24"/>
          <w:szCs w:val="24"/>
        </w:rPr>
        <w:lastRenderedPageBreak/>
        <w:t>Model – 5</w:t>
      </w:r>
      <w:r w:rsidR="00203133" w:rsidRPr="004F3B18">
        <w:rPr>
          <w:rFonts w:ascii="Calibri" w:hAnsi="Calibri" w:cs="Calibri"/>
          <w:sz w:val="24"/>
          <w:szCs w:val="24"/>
        </w:rPr>
        <w:t xml:space="preserve">: Bidirectional </w:t>
      </w:r>
      <w:r w:rsidR="002F5E43" w:rsidRPr="004F3B18">
        <w:rPr>
          <w:rFonts w:ascii="Calibri" w:hAnsi="Calibri" w:cs="Calibri"/>
          <w:sz w:val="24"/>
          <w:szCs w:val="24"/>
        </w:rPr>
        <w:t>LSTM Model</w:t>
      </w:r>
      <w:bookmarkEnd w:id="40"/>
    </w:p>
    <w:p w14:paraId="235091BC" w14:textId="48EDCD39" w:rsidR="00060C80" w:rsidRPr="004F3B18" w:rsidRDefault="004874ED" w:rsidP="00060C80">
      <w:pPr>
        <w:pStyle w:val="BodyText"/>
        <w:rPr>
          <w:rFonts w:ascii="Calibri" w:hAnsi="Calibri" w:cs="Calibri"/>
        </w:rPr>
      </w:pPr>
      <w:r w:rsidRPr="004F3B18">
        <w:rPr>
          <w:rFonts w:ascii="Calibri" w:hAnsi="Calibri" w:cs="Calibri"/>
        </w:rPr>
        <w:t xml:space="preserve">Model – 5 is built using Bidirectional </w:t>
      </w:r>
      <w:r w:rsidR="00956445" w:rsidRPr="004F3B18">
        <w:rPr>
          <w:rFonts w:ascii="Calibri" w:hAnsi="Calibri" w:cs="Calibri"/>
        </w:rPr>
        <w:t>LSTM</w:t>
      </w:r>
      <w:r w:rsidR="00D821ED">
        <w:rPr>
          <w:rFonts w:ascii="Calibri" w:hAnsi="Calibri" w:cs="Calibri"/>
        </w:rPr>
        <w:t>,</w:t>
      </w:r>
      <w:r w:rsidR="00956445" w:rsidRPr="004F3B18">
        <w:rPr>
          <w:rFonts w:ascii="Calibri" w:hAnsi="Calibri" w:cs="Calibri"/>
        </w:rPr>
        <w:t xml:space="preserve"> with 50 number of units.</w:t>
      </w:r>
      <w:r w:rsidR="00BD13C8" w:rsidRPr="004F3B18">
        <w:rPr>
          <w:rFonts w:ascii="Calibri" w:hAnsi="Calibri" w:cs="Calibri"/>
        </w:rPr>
        <w:t xml:space="preserve"> Model – 5 summary and plot can be seen in </w:t>
      </w:r>
      <w:r w:rsidR="00930BE6" w:rsidRPr="004F3B18">
        <w:rPr>
          <w:rFonts w:ascii="Calibri" w:hAnsi="Calibri" w:cs="Calibri"/>
        </w:rPr>
        <w:t>Figure 21 and 22</w:t>
      </w:r>
      <w:r w:rsidR="00BD13C8" w:rsidRPr="004F3B18">
        <w:rPr>
          <w:rFonts w:ascii="Calibri" w:hAnsi="Calibri" w:cs="Calibri"/>
        </w:rPr>
        <w:t>.</w:t>
      </w:r>
    </w:p>
    <w:p w14:paraId="6A1B0630" w14:textId="77777777" w:rsidR="0034327C" w:rsidRPr="004F3B18" w:rsidRDefault="00D0046F" w:rsidP="0034327C">
      <w:pPr>
        <w:pStyle w:val="BodyText"/>
        <w:keepNext/>
        <w:jc w:val="center"/>
        <w:rPr>
          <w:rFonts w:ascii="Calibri" w:hAnsi="Calibri" w:cs="Calibri"/>
        </w:rPr>
      </w:pPr>
      <w:r w:rsidRPr="004F3B18">
        <w:rPr>
          <w:rFonts w:ascii="Calibri" w:hAnsi="Calibri" w:cs="Calibri"/>
          <w:noProof/>
        </w:rPr>
        <w:drawing>
          <wp:inline distT="0" distB="0" distL="0" distR="0" wp14:anchorId="503C9AAE" wp14:editId="1238DB48">
            <wp:extent cx="4686300" cy="2280846"/>
            <wp:effectExtent l="0" t="0" r="0" b="5715"/>
            <wp:docPr id="2971372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37290" name="Picture 1" descr="A screenshot of a computer program&#10;&#10;Description automatically generated"/>
                    <pic:cNvPicPr/>
                  </pic:nvPicPr>
                  <pic:blipFill>
                    <a:blip r:embed="rId32"/>
                    <a:stretch>
                      <a:fillRect/>
                    </a:stretch>
                  </pic:blipFill>
                  <pic:spPr>
                    <a:xfrm>
                      <a:off x="0" y="0"/>
                      <a:ext cx="4698096" cy="2286587"/>
                    </a:xfrm>
                    <a:prstGeom prst="rect">
                      <a:avLst/>
                    </a:prstGeom>
                  </pic:spPr>
                </pic:pic>
              </a:graphicData>
            </a:graphic>
          </wp:inline>
        </w:drawing>
      </w:r>
    </w:p>
    <w:p w14:paraId="5236E64E" w14:textId="3C7953E9" w:rsidR="00F2741C" w:rsidRPr="004F3B18" w:rsidRDefault="0034327C" w:rsidP="0034327C">
      <w:pPr>
        <w:pStyle w:val="Caption"/>
        <w:jc w:val="center"/>
        <w:rPr>
          <w:rFonts w:ascii="Calibri" w:hAnsi="Calibri" w:cs="Calibri"/>
        </w:rPr>
      </w:pPr>
      <w:bookmarkStart w:id="41" w:name="_Toc165500074"/>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21</w:t>
      </w:r>
      <w:r w:rsidRPr="004F3B18">
        <w:rPr>
          <w:rFonts w:ascii="Calibri" w:hAnsi="Calibri" w:cs="Calibri"/>
        </w:rPr>
        <w:fldChar w:fldCharType="end"/>
      </w:r>
      <w:r w:rsidRPr="004F3B18">
        <w:rPr>
          <w:rFonts w:ascii="Calibri" w:hAnsi="Calibri" w:cs="Calibri"/>
        </w:rPr>
        <w:t>: Model - 5 Summary</w:t>
      </w:r>
      <w:bookmarkEnd w:id="41"/>
    </w:p>
    <w:p w14:paraId="3CD91D7B" w14:textId="77777777" w:rsidR="0034327C" w:rsidRPr="004F3B18" w:rsidRDefault="00F2741C" w:rsidP="0034327C">
      <w:pPr>
        <w:pStyle w:val="BodyText"/>
        <w:keepNext/>
        <w:jc w:val="center"/>
        <w:rPr>
          <w:rFonts w:ascii="Calibri" w:hAnsi="Calibri" w:cs="Calibri"/>
        </w:rPr>
      </w:pPr>
      <w:r w:rsidRPr="004F3B18">
        <w:rPr>
          <w:rFonts w:ascii="Calibri" w:hAnsi="Calibri" w:cs="Calibri"/>
          <w:noProof/>
        </w:rPr>
        <w:drawing>
          <wp:inline distT="0" distB="0" distL="0" distR="0" wp14:anchorId="29080F41" wp14:editId="0E7E605B">
            <wp:extent cx="3459480" cy="2430780"/>
            <wp:effectExtent l="0" t="0" r="7620" b="7620"/>
            <wp:docPr id="1180420294"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20294" name="Picture 3" descr="A diagram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59480" cy="2430780"/>
                    </a:xfrm>
                    <a:prstGeom prst="rect">
                      <a:avLst/>
                    </a:prstGeom>
                    <a:noFill/>
                    <a:ln>
                      <a:noFill/>
                    </a:ln>
                  </pic:spPr>
                </pic:pic>
              </a:graphicData>
            </a:graphic>
          </wp:inline>
        </w:drawing>
      </w:r>
    </w:p>
    <w:p w14:paraId="5872789D" w14:textId="3E3739D1" w:rsidR="007530A7" w:rsidRPr="004F3B18" w:rsidRDefault="0034327C" w:rsidP="007530A7">
      <w:pPr>
        <w:pStyle w:val="Caption"/>
        <w:jc w:val="center"/>
        <w:rPr>
          <w:rFonts w:ascii="Calibri" w:hAnsi="Calibri" w:cs="Calibri"/>
        </w:rPr>
      </w:pPr>
      <w:bookmarkStart w:id="42" w:name="_Toc165500075"/>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22</w:t>
      </w:r>
      <w:r w:rsidRPr="004F3B18">
        <w:rPr>
          <w:rFonts w:ascii="Calibri" w:hAnsi="Calibri" w:cs="Calibri"/>
        </w:rPr>
        <w:fldChar w:fldCharType="end"/>
      </w:r>
      <w:r w:rsidRPr="004F3B18">
        <w:rPr>
          <w:rFonts w:ascii="Calibri" w:hAnsi="Calibri" w:cs="Calibri"/>
        </w:rPr>
        <w:t>: Model - 5 Plot</w:t>
      </w:r>
      <w:bookmarkEnd w:id="42"/>
    </w:p>
    <w:p w14:paraId="5245954A" w14:textId="533FBC69" w:rsidR="00BD13C8" w:rsidRPr="004F3B18" w:rsidRDefault="007A4127" w:rsidP="00BD13C8">
      <w:pPr>
        <w:pStyle w:val="Heading2"/>
        <w:rPr>
          <w:rFonts w:ascii="Calibri" w:hAnsi="Calibri" w:cs="Calibri"/>
          <w:sz w:val="24"/>
          <w:szCs w:val="24"/>
        </w:rPr>
      </w:pPr>
      <w:bookmarkStart w:id="43" w:name="_Toc165500023"/>
      <w:r w:rsidRPr="004F3B18">
        <w:rPr>
          <w:rFonts w:ascii="Calibri" w:hAnsi="Calibri" w:cs="Calibri"/>
          <w:sz w:val="24"/>
          <w:szCs w:val="24"/>
        </w:rPr>
        <w:t>Model – 6</w:t>
      </w:r>
      <w:r w:rsidR="002F5E43" w:rsidRPr="004F3B18">
        <w:rPr>
          <w:rFonts w:ascii="Calibri" w:hAnsi="Calibri" w:cs="Calibri"/>
          <w:sz w:val="24"/>
          <w:szCs w:val="24"/>
        </w:rPr>
        <w:t>: Bidirectional GRU Model</w:t>
      </w:r>
      <w:bookmarkEnd w:id="43"/>
    </w:p>
    <w:p w14:paraId="36ED48A5" w14:textId="42CD2EE7" w:rsidR="00527FFD" w:rsidRPr="004F3B18" w:rsidRDefault="00527FFD" w:rsidP="00527FFD">
      <w:pPr>
        <w:pStyle w:val="BodyText"/>
        <w:rPr>
          <w:rFonts w:ascii="Calibri" w:hAnsi="Calibri" w:cs="Calibri"/>
        </w:rPr>
      </w:pPr>
      <w:r w:rsidRPr="004F3B18">
        <w:rPr>
          <w:rFonts w:ascii="Calibri" w:hAnsi="Calibri" w:cs="Calibri"/>
        </w:rPr>
        <w:t xml:space="preserve">Like </w:t>
      </w:r>
      <w:r w:rsidR="008D23AE" w:rsidRPr="004F3B18">
        <w:rPr>
          <w:rFonts w:ascii="Calibri" w:hAnsi="Calibri" w:cs="Calibri"/>
        </w:rPr>
        <w:t>m</w:t>
      </w:r>
      <w:r w:rsidRPr="004F3B18">
        <w:rPr>
          <w:rFonts w:ascii="Calibri" w:hAnsi="Calibri" w:cs="Calibri"/>
        </w:rPr>
        <w:t xml:space="preserve">odel – 5, </w:t>
      </w:r>
      <w:r w:rsidR="008D23AE" w:rsidRPr="004F3B18">
        <w:rPr>
          <w:rFonts w:ascii="Calibri" w:hAnsi="Calibri" w:cs="Calibri"/>
        </w:rPr>
        <w:t>m</w:t>
      </w:r>
      <w:r w:rsidRPr="004F3B18">
        <w:rPr>
          <w:rFonts w:ascii="Calibri" w:hAnsi="Calibri" w:cs="Calibri"/>
        </w:rPr>
        <w:t>odel – 6 is built using Bidirectional GRU</w:t>
      </w:r>
      <w:r w:rsidR="00626CA7">
        <w:rPr>
          <w:rFonts w:ascii="Calibri" w:hAnsi="Calibri" w:cs="Calibri"/>
        </w:rPr>
        <w:t>,</w:t>
      </w:r>
      <w:r w:rsidRPr="004F3B18">
        <w:rPr>
          <w:rFonts w:ascii="Calibri" w:hAnsi="Calibri" w:cs="Calibri"/>
        </w:rPr>
        <w:t xml:space="preserve"> with 50 number of units. It is thou</w:t>
      </w:r>
      <w:r w:rsidR="00395A9D" w:rsidRPr="004F3B18">
        <w:rPr>
          <w:rFonts w:ascii="Calibri" w:hAnsi="Calibri" w:cs="Calibri"/>
        </w:rPr>
        <w:t>ght</w:t>
      </w:r>
      <w:r w:rsidR="00626CA7">
        <w:rPr>
          <w:rFonts w:ascii="Calibri" w:hAnsi="Calibri" w:cs="Calibri"/>
        </w:rPr>
        <w:t>,</w:t>
      </w:r>
      <w:r w:rsidR="00395A9D" w:rsidRPr="004F3B18">
        <w:rPr>
          <w:rFonts w:ascii="Calibri" w:hAnsi="Calibri" w:cs="Calibri"/>
        </w:rPr>
        <w:t xml:space="preserve"> a thorough comparison between LSTM and GRU with same number of units can be </w:t>
      </w:r>
      <w:r w:rsidR="000F7B0A" w:rsidRPr="004F3B18">
        <w:rPr>
          <w:rFonts w:ascii="Calibri" w:hAnsi="Calibri" w:cs="Calibri"/>
        </w:rPr>
        <w:t>compared to evaluate their performance.</w:t>
      </w:r>
      <w:r w:rsidRPr="004F3B18">
        <w:rPr>
          <w:rFonts w:ascii="Calibri" w:hAnsi="Calibri" w:cs="Calibri"/>
        </w:rPr>
        <w:t xml:space="preserve"> Model – 6 summary and plot can be seen in </w:t>
      </w:r>
      <w:r w:rsidR="00930BE6" w:rsidRPr="004F3B18">
        <w:rPr>
          <w:rFonts w:ascii="Calibri" w:hAnsi="Calibri" w:cs="Calibri"/>
        </w:rPr>
        <w:t>Figure 23 and 24</w:t>
      </w:r>
      <w:r w:rsidRPr="004F3B18">
        <w:rPr>
          <w:rFonts w:ascii="Calibri" w:hAnsi="Calibri" w:cs="Calibri"/>
        </w:rPr>
        <w:t>.</w:t>
      </w:r>
    </w:p>
    <w:p w14:paraId="60DFB9D9" w14:textId="77777777" w:rsidR="00527FFD" w:rsidRPr="004F3B18" w:rsidRDefault="00527FFD" w:rsidP="00527FFD">
      <w:pPr>
        <w:pStyle w:val="BodyText"/>
        <w:rPr>
          <w:rFonts w:ascii="Calibri" w:hAnsi="Calibri" w:cs="Calibri"/>
        </w:rPr>
      </w:pPr>
    </w:p>
    <w:p w14:paraId="129D62D7" w14:textId="77777777" w:rsidR="0034327C" w:rsidRPr="004F3B18" w:rsidRDefault="0034327C" w:rsidP="0034327C">
      <w:pPr>
        <w:pStyle w:val="BodyText"/>
        <w:keepNext/>
        <w:jc w:val="center"/>
        <w:rPr>
          <w:rFonts w:ascii="Calibri" w:hAnsi="Calibri" w:cs="Calibri"/>
        </w:rPr>
      </w:pPr>
      <w:r w:rsidRPr="004F3B18">
        <w:rPr>
          <w:rFonts w:ascii="Calibri" w:hAnsi="Calibri" w:cs="Calibri"/>
          <w:noProof/>
        </w:rPr>
        <w:lastRenderedPageBreak/>
        <w:drawing>
          <wp:inline distT="0" distB="0" distL="0" distR="0" wp14:anchorId="3FCCC5AC" wp14:editId="4986735E">
            <wp:extent cx="4405881" cy="2171700"/>
            <wp:effectExtent l="0" t="0" r="0" b="0"/>
            <wp:docPr id="16527421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42166" name="Picture 1" descr="A screenshot of a computer program&#10;&#10;Description automatically generated"/>
                    <pic:cNvPicPr/>
                  </pic:nvPicPr>
                  <pic:blipFill>
                    <a:blip r:embed="rId34"/>
                    <a:stretch>
                      <a:fillRect/>
                    </a:stretch>
                  </pic:blipFill>
                  <pic:spPr>
                    <a:xfrm>
                      <a:off x="0" y="0"/>
                      <a:ext cx="4409202" cy="2173337"/>
                    </a:xfrm>
                    <a:prstGeom prst="rect">
                      <a:avLst/>
                    </a:prstGeom>
                  </pic:spPr>
                </pic:pic>
              </a:graphicData>
            </a:graphic>
          </wp:inline>
        </w:drawing>
      </w:r>
    </w:p>
    <w:p w14:paraId="32CC51E9" w14:textId="0FF18509" w:rsidR="00733425" w:rsidRPr="004F3B18" w:rsidRDefault="0034327C" w:rsidP="0034327C">
      <w:pPr>
        <w:pStyle w:val="Caption"/>
        <w:jc w:val="center"/>
        <w:rPr>
          <w:rFonts w:ascii="Calibri" w:hAnsi="Calibri" w:cs="Calibri"/>
        </w:rPr>
      </w:pPr>
      <w:bookmarkStart w:id="44" w:name="_Toc165500076"/>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23</w:t>
      </w:r>
      <w:r w:rsidRPr="004F3B18">
        <w:rPr>
          <w:rFonts w:ascii="Calibri" w:hAnsi="Calibri" w:cs="Calibri"/>
        </w:rPr>
        <w:fldChar w:fldCharType="end"/>
      </w:r>
      <w:r w:rsidRPr="004F3B18">
        <w:rPr>
          <w:rFonts w:ascii="Calibri" w:hAnsi="Calibri" w:cs="Calibri"/>
        </w:rPr>
        <w:t>: Model - 6 Summary</w:t>
      </w:r>
      <w:bookmarkEnd w:id="44"/>
    </w:p>
    <w:p w14:paraId="3949E320" w14:textId="77777777" w:rsidR="0034327C" w:rsidRPr="004F3B18" w:rsidRDefault="00733425" w:rsidP="0034327C">
      <w:pPr>
        <w:pStyle w:val="BodyText"/>
        <w:keepNext/>
        <w:jc w:val="center"/>
        <w:rPr>
          <w:rFonts w:ascii="Calibri" w:hAnsi="Calibri" w:cs="Calibri"/>
        </w:rPr>
      </w:pPr>
      <w:r w:rsidRPr="004F3B18">
        <w:rPr>
          <w:rFonts w:ascii="Calibri" w:hAnsi="Calibri" w:cs="Calibri"/>
          <w:noProof/>
        </w:rPr>
        <w:drawing>
          <wp:inline distT="0" distB="0" distL="0" distR="0" wp14:anchorId="40201700" wp14:editId="3F2C9BD3">
            <wp:extent cx="3459480" cy="2430780"/>
            <wp:effectExtent l="0" t="0" r="7620" b="7620"/>
            <wp:docPr id="670597614"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97614" name="Picture 4" descr="A diagram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9480" cy="2430780"/>
                    </a:xfrm>
                    <a:prstGeom prst="rect">
                      <a:avLst/>
                    </a:prstGeom>
                    <a:noFill/>
                    <a:ln>
                      <a:noFill/>
                    </a:ln>
                  </pic:spPr>
                </pic:pic>
              </a:graphicData>
            </a:graphic>
          </wp:inline>
        </w:drawing>
      </w:r>
    </w:p>
    <w:p w14:paraId="14F26965" w14:textId="14418FA2" w:rsidR="00437F15" w:rsidRPr="004F3B18" w:rsidRDefault="0034327C" w:rsidP="0034327C">
      <w:pPr>
        <w:pStyle w:val="Caption"/>
        <w:jc w:val="center"/>
        <w:rPr>
          <w:rFonts w:ascii="Calibri" w:hAnsi="Calibri" w:cs="Calibri"/>
        </w:rPr>
      </w:pPr>
      <w:bookmarkStart w:id="45" w:name="_Toc165500077"/>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24</w:t>
      </w:r>
      <w:r w:rsidRPr="004F3B18">
        <w:rPr>
          <w:rFonts w:ascii="Calibri" w:hAnsi="Calibri" w:cs="Calibri"/>
        </w:rPr>
        <w:fldChar w:fldCharType="end"/>
      </w:r>
      <w:r w:rsidRPr="004F3B18">
        <w:rPr>
          <w:rFonts w:ascii="Calibri" w:hAnsi="Calibri" w:cs="Calibri"/>
        </w:rPr>
        <w:t>: Model - 6 Plot</w:t>
      </w:r>
      <w:bookmarkEnd w:id="45"/>
    </w:p>
    <w:p w14:paraId="3F51498C" w14:textId="77777777" w:rsidR="0034327C" w:rsidRPr="004F3B18" w:rsidRDefault="0034327C" w:rsidP="0034327C">
      <w:pPr>
        <w:pStyle w:val="BodyText"/>
        <w:rPr>
          <w:rFonts w:ascii="Calibri" w:hAnsi="Calibri" w:cs="Calibri"/>
        </w:rPr>
      </w:pPr>
    </w:p>
    <w:p w14:paraId="35C51801" w14:textId="27CB913F" w:rsidR="00404D36" w:rsidRPr="004F3B18" w:rsidRDefault="004642AB" w:rsidP="00603297">
      <w:pPr>
        <w:spacing w:after="240"/>
        <w:rPr>
          <w:rFonts w:ascii="Calibri" w:hAnsi="Calibri" w:cs="Calibri"/>
        </w:rPr>
      </w:pPr>
      <w:r w:rsidRPr="004F3B18">
        <w:rPr>
          <w:rFonts w:ascii="Calibri" w:hAnsi="Calibri" w:cs="Calibri"/>
        </w:rPr>
        <w:t>The</w:t>
      </w:r>
      <w:r w:rsidR="00603297" w:rsidRPr="004F3B18">
        <w:rPr>
          <w:rFonts w:ascii="Calibri" w:hAnsi="Calibri" w:cs="Calibri"/>
        </w:rPr>
        <w:t xml:space="preserve"> </w:t>
      </w:r>
      <w:r w:rsidR="00CE0713" w:rsidRPr="004F3B18">
        <w:rPr>
          <w:rFonts w:ascii="Calibri" w:hAnsi="Calibri" w:cs="Calibri"/>
        </w:rPr>
        <w:t xml:space="preserve">total </w:t>
      </w:r>
      <w:r w:rsidR="00284D54" w:rsidRPr="004F3B18">
        <w:rPr>
          <w:rFonts w:ascii="Calibri" w:hAnsi="Calibri" w:cs="Calibri"/>
        </w:rPr>
        <w:t xml:space="preserve">number of parameters of </w:t>
      </w:r>
      <w:r w:rsidR="008D23AE" w:rsidRPr="004F3B18">
        <w:rPr>
          <w:rFonts w:ascii="Calibri" w:hAnsi="Calibri" w:cs="Calibri"/>
        </w:rPr>
        <w:t>m</w:t>
      </w:r>
      <w:r w:rsidR="00284D54" w:rsidRPr="004F3B18">
        <w:rPr>
          <w:rFonts w:ascii="Calibri" w:hAnsi="Calibri" w:cs="Calibri"/>
        </w:rPr>
        <w:t>odel – 1 and</w:t>
      </w:r>
      <w:r w:rsidR="008D23AE" w:rsidRPr="004F3B18">
        <w:rPr>
          <w:rFonts w:ascii="Calibri" w:hAnsi="Calibri" w:cs="Calibri"/>
        </w:rPr>
        <w:t xml:space="preserve"> model </w:t>
      </w:r>
      <w:r w:rsidR="00404D36" w:rsidRPr="004F3B18">
        <w:rPr>
          <w:rFonts w:ascii="Calibri" w:hAnsi="Calibri" w:cs="Calibri"/>
        </w:rPr>
        <w:t>–</w:t>
      </w:r>
      <w:r w:rsidR="008D23AE" w:rsidRPr="004F3B18">
        <w:rPr>
          <w:rFonts w:ascii="Calibri" w:hAnsi="Calibri" w:cs="Calibri"/>
        </w:rPr>
        <w:t xml:space="preserve"> </w:t>
      </w:r>
      <w:r w:rsidR="00404D36" w:rsidRPr="004F3B18">
        <w:rPr>
          <w:rFonts w:ascii="Calibri" w:hAnsi="Calibri" w:cs="Calibri"/>
        </w:rPr>
        <w:t xml:space="preserve">2 </w:t>
      </w:r>
      <w:r w:rsidR="00284D54" w:rsidRPr="004F3B18">
        <w:rPr>
          <w:rFonts w:ascii="Calibri" w:hAnsi="Calibri" w:cs="Calibri"/>
        </w:rPr>
        <w:t xml:space="preserve">is </w:t>
      </w:r>
      <w:r w:rsidR="00302F6F" w:rsidRPr="004F3B18">
        <w:rPr>
          <w:rFonts w:ascii="Calibri" w:hAnsi="Calibri" w:cs="Calibri"/>
        </w:rPr>
        <w:t xml:space="preserve">39,651, </w:t>
      </w:r>
      <w:r w:rsidR="008D23AE" w:rsidRPr="004F3B18">
        <w:rPr>
          <w:rFonts w:ascii="Calibri" w:hAnsi="Calibri" w:cs="Calibri"/>
        </w:rPr>
        <w:t>m</w:t>
      </w:r>
      <w:r w:rsidR="00302F6F" w:rsidRPr="004F3B18">
        <w:rPr>
          <w:rFonts w:ascii="Calibri" w:hAnsi="Calibri" w:cs="Calibri"/>
        </w:rPr>
        <w:t xml:space="preserve">odel – 3 and </w:t>
      </w:r>
      <w:r w:rsidR="00404D36" w:rsidRPr="004F3B18">
        <w:rPr>
          <w:rFonts w:ascii="Calibri" w:hAnsi="Calibri" w:cs="Calibri"/>
        </w:rPr>
        <w:t xml:space="preserve">model – </w:t>
      </w:r>
      <w:r w:rsidR="00302F6F" w:rsidRPr="004F3B18">
        <w:rPr>
          <w:rFonts w:ascii="Calibri" w:hAnsi="Calibri" w:cs="Calibri"/>
        </w:rPr>
        <w:t xml:space="preserve">4 is 13,751, </w:t>
      </w:r>
      <w:r w:rsidR="00404D36" w:rsidRPr="004F3B18">
        <w:rPr>
          <w:rFonts w:ascii="Calibri" w:hAnsi="Calibri" w:cs="Calibri"/>
        </w:rPr>
        <w:t>m</w:t>
      </w:r>
      <w:r w:rsidR="008D675C" w:rsidRPr="004F3B18">
        <w:rPr>
          <w:rFonts w:ascii="Calibri" w:hAnsi="Calibri" w:cs="Calibri"/>
        </w:rPr>
        <w:t xml:space="preserve">odel – 5 is </w:t>
      </w:r>
      <w:r w:rsidR="00393B98" w:rsidRPr="004F3B18">
        <w:rPr>
          <w:rFonts w:ascii="Calibri" w:hAnsi="Calibri" w:cs="Calibri"/>
        </w:rPr>
        <w:t xml:space="preserve">20,901 and </w:t>
      </w:r>
      <w:r w:rsidR="00404D36" w:rsidRPr="004F3B18">
        <w:rPr>
          <w:rFonts w:ascii="Calibri" w:hAnsi="Calibri" w:cs="Calibri"/>
        </w:rPr>
        <w:t>m</w:t>
      </w:r>
      <w:r w:rsidR="00393B98" w:rsidRPr="004F3B18">
        <w:rPr>
          <w:rFonts w:ascii="Calibri" w:hAnsi="Calibri" w:cs="Calibri"/>
        </w:rPr>
        <w:t xml:space="preserve">odel – 6 is 16,001. </w:t>
      </w:r>
      <w:r w:rsidR="006D07B4" w:rsidRPr="004F3B18">
        <w:rPr>
          <w:rFonts w:ascii="Calibri" w:hAnsi="Calibri" w:cs="Calibri"/>
        </w:rPr>
        <w:t xml:space="preserve">The LSTM layer has higher number of parameters when compared with </w:t>
      </w:r>
      <w:r w:rsidR="001F7DE9" w:rsidRPr="004F3B18">
        <w:rPr>
          <w:rFonts w:ascii="Calibri" w:hAnsi="Calibri" w:cs="Calibri"/>
        </w:rPr>
        <w:t>GRU layer.</w:t>
      </w:r>
    </w:p>
    <w:p w14:paraId="0D4114E2" w14:textId="33C74A7E" w:rsidR="00D6329E" w:rsidRPr="004F3B18" w:rsidRDefault="002D59A8" w:rsidP="0071119C">
      <w:pPr>
        <w:rPr>
          <w:rFonts w:ascii="Calibri" w:hAnsi="Calibri" w:cs="Calibri"/>
          <w:lang w:val="en-IN"/>
        </w:rPr>
      </w:pPr>
      <w:r w:rsidRPr="004F3B18">
        <w:rPr>
          <w:rFonts w:ascii="Calibri" w:hAnsi="Calibri" w:cs="Calibri"/>
          <w:lang w:val="en-IN"/>
        </w:rPr>
        <w:t xml:space="preserve">Batch size is observed as one </w:t>
      </w:r>
      <w:r w:rsidR="00A66A84" w:rsidRPr="004F3B18">
        <w:rPr>
          <w:rFonts w:ascii="Calibri" w:hAnsi="Calibri" w:cs="Calibri"/>
          <w:lang w:val="en-IN"/>
        </w:rPr>
        <w:t>other key factor with model training.</w:t>
      </w:r>
      <w:r w:rsidR="00A15C3C" w:rsidRPr="004F3B18">
        <w:rPr>
          <w:rFonts w:ascii="Calibri" w:hAnsi="Calibri" w:cs="Calibri"/>
          <w:lang w:val="en-IN"/>
        </w:rPr>
        <w:t xml:space="preserve"> It is seen in </w:t>
      </w:r>
      <w:sdt>
        <w:sdtPr>
          <w:rPr>
            <w:rFonts w:ascii="Calibri" w:hAnsi="Calibri" w:cs="Calibri"/>
            <w:lang w:val="en-IN"/>
          </w:rPr>
          <w:id w:val="1817678222"/>
          <w:citation/>
        </w:sdtPr>
        <w:sdtContent>
          <w:r w:rsidR="00A15C3C" w:rsidRPr="004F3B18">
            <w:rPr>
              <w:rFonts w:ascii="Calibri" w:hAnsi="Calibri" w:cs="Calibri"/>
              <w:lang w:val="en-IN"/>
            </w:rPr>
            <w:fldChar w:fldCharType="begin"/>
          </w:r>
          <w:r w:rsidR="00A15C3C" w:rsidRPr="004F3B18">
            <w:rPr>
              <w:rFonts w:ascii="Calibri" w:hAnsi="Calibri" w:cs="Calibri"/>
              <w:lang w:val="en-US"/>
            </w:rPr>
            <w:instrText xml:space="preserve"> CITATION Var24 \l 1033 </w:instrText>
          </w:r>
          <w:r w:rsidR="00A15C3C" w:rsidRPr="004F3B18">
            <w:rPr>
              <w:rFonts w:ascii="Calibri" w:hAnsi="Calibri" w:cs="Calibri"/>
              <w:lang w:val="en-IN"/>
            </w:rPr>
            <w:fldChar w:fldCharType="separate"/>
          </w:r>
          <w:r w:rsidR="00D03D78" w:rsidRPr="004F3B18">
            <w:rPr>
              <w:rFonts w:ascii="Calibri" w:hAnsi="Calibri" w:cs="Calibri"/>
              <w:noProof/>
              <w:lang w:val="en-US"/>
            </w:rPr>
            <w:t>(Varadharajan, et al., 2024)</w:t>
          </w:r>
          <w:r w:rsidR="00A15C3C" w:rsidRPr="004F3B18">
            <w:rPr>
              <w:rFonts w:ascii="Calibri" w:hAnsi="Calibri" w:cs="Calibri"/>
              <w:lang w:val="en-IN"/>
            </w:rPr>
            <w:fldChar w:fldCharType="end"/>
          </w:r>
        </w:sdtContent>
      </w:sdt>
      <w:r w:rsidR="00A15C3C" w:rsidRPr="004F3B18">
        <w:rPr>
          <w:rFonts w:ascii="Calibri" w:hAnsi="Calibri" w:cs="Calibri"/>
          <w:lang w:val="en-IN"/>
        </w:rPr>
        <w:t xml:space="preserve"> that a total of 27 combinations of models are built with</w:t>
      </w:r>
      <w:r w:rsidR="006052A2" w:rsidRPr="004F3B18">
        <w:rPr>
          <w:rFonts w:ascii="Calibri" w:hAnsi="Calibri" w:cs="Calibri"/>
          <w:lang w:val="en-IN"/>
        </w:rPr>
        <w:t xml:space="preserve"> different combinations and batch size is one of the </w:t>
      </w:r>
      <w:r w:rsidR="00AB4ED5" w:rsidRPr="004F3B18">
        <w:rPr>
          <w:rFonts w:ascii="Calibri" w:hAnsi="Calibri" w:cs="Calibri"/>
          <w:lang w:val="en-IN"/>
        </w:rPr>
        <w:t>parameters</w:t>
      </w:r>
      <w:r w:rsidR="006052A2" w:rsidRPr="004F3B18">
        <w:rPr>
          <w:rFonts w:ascii="Calibri" w:hAnsi="Calibri" w:cs="Calibri"/>
          <w:lang w:val="en-IN"/>
        </w:rPr>
        <w:t xml:space="preserve"> </w:t>
      </w:r>
      <w:r w:rsidR="00AB4ED5" w:rsidRPr="004F3B18">
        <w:rPr>
          <w:rFonts w:ascii="Calibri" w:hAnsi="Calibri" w:cs="Calibri"/>
          <w:lang w:val="en-IN"/>
        </w:rPr>
        <w:t xml:space="preserve">which is optimized for a new combination of the model. A simple analysis is done with different batch sizes </w:t>
      </w:r>
      <w:r w:rsidR="00CE1CAE" w:rsidRPr="004F3B18">
        <w:rPr>
          <w:rFonts w:ascii="Calibri" w:hAnsi="Calibri" w:cs="Calibri"/>
          <w:lang w:val="en-IN"/>
        </w:rPr>
        <w:t xml:space="preserve">of 10, 32, 64 and 128 </w:t>
      </w:r>
      <w:r w:rsidR="004E4C1F" w:rsidRPr="004F3B18">
        <w:rPr>
          <w:rFonts w:ascii="Calibri" w:hAnsi="Calibri" w:cs="Calibri"/>
          <w:lang w:val="en-IN"/>
        </w:rPr>
        <w:t>while training</w:t>
      </w:r>
      <w:r w:rsidR="00CE1CAE" w:rsidRPr="004F3B18">
        <w:rPr>
          <w:rFonts w:ascii="Calibri" w:hAnsi="Calibri" w:cs="Calibri"/>
          <w:lang w:val="en-IN"/>
        </w:rPr>
        <w:t xml:space="preserve"> </w:t>
      </w:r>
      <w:r w:rsidR="002F7F04" w:rsidRPr="004F3B18">
        <w:rPr>
          <w:rFonts w:ascii="Calibri" w:hAnsi="Calibri" w:cs="Calibri"/>
          <w:lang w:val="en-IN"/>
        </w:rPr>
        <w:t>m</w:t>
      </w:r>
      <w:r w:rsidR="00CE1CAE" w:rsidRPr="004F3B18">
        <w:rPr>
          <w:rFonts w:ascii="Calibri" w:hAnsi="Calibri" w:cs="Calibri"/>
          <w:lang w:val="en-IN"/>
        </w:rPr>
        <w:t xml:space="preserve">odel – 1 </w:t>
      </w:r>
      <w:r w:rsidR="00B47570" w:rsidRPr="004F3B18">
        <w:rPr>
          <w:rFonts w:ascii="Calibri" w:hAnsi="Calibri" w:cs="Calibri"/>
          <w:lang w:val="en-IN"/>
        </w:rPr>
        <w:t xml:space="preserve">for 20 epochs with </w:t>
      </w:r>
      <w:r w:rsidR="00C033CB" w:rsidRPr="004F3B18">
        <w:rPr>
          <w:rFonts w:ascii="Calibri" w:hAnsi="Calibri" w:cs="Calibri"/>
          <w:lang w:val="en-IN"/>
        </w:rPr>
        <w:t>StandardScaler</w:t>
      </w:r>
      <w:r w:rsidR="004E4C1F" w:rsidRPr="004F3B18">
        <w:rPr>
          <w:rFonts w:ascii="Calibri" w:hAnsi="Calibri" w:cs="Calibri"/>
          <w:lang w:val="en-IN"/>
        </w:rPr>
        <w:t xml:space="preserve"> scaled </w:t>
      </w:r>
      <w:r w:rsidR="00B47570" w:rsidRPr="004F3B18">
        <w:rPr>
          <w:rFonts w:ascii="Calibri" w:hAnsi="Calibri" w:cs="Calibri"/>
          <w:lang w:val="en-IN"/>
        </w:rPr>
        <w:t>BP</w:t>
      </w:r>
      <w:r w:rsidR="004E4C1F" w:rsidRPr="004F3B18">
        <w:rPr>
          <w:rFonts w:ascii="Calibri" w:hAnsi="Calibri" w:cs="Calibri"/>
          <w:lang w:val="en-IN"/>
        </w:rPr>
        <w:t xml:space="preserve"> training </w:t>
      </w:r>
      <w:r w:rsidR="00192ECD" w:rsidRPr="004F3B18">
        <w:rPr>
          <w:rFonts w:ascii="Calibri" w:hAnsi="Calibri" w:cs="Calibri"/>
          <w:lang w:val="en-IN"/>
        </w:rPr>
        <w:t xml:space="preserve">data </w:t>
      </w:r>
      <w:r w:rsidR="007B5E6E" w:rsidRPr="004F3B18">
        <w:rPr>
          <w:rFonts w:ascii="Calibri" w:hAnsi="Calibri" w:cs="Calibri"/>
          <w:lang w:val="en-IN"/>
        </w:rPr>
        <w:t xml:space="preserve">with 10 look back values. </w:t>
      </w:r>
      <w:r w:rsidR="00AA5546" w:rsidRPr="004F3B18">
        <w:rPr>
          <w:rFonts w:ascii="Calibri" w:hAnsi="Calibri" w:cs="Calibri"/>
          <w:lang w:val="en-IN"/>
        </w:rPr>
        <w:t xml:space="preserve">It is seen that the convergence of the loss function delays </w:t>
      </w:r>
      <w:r w:rsidR="00FE2B89" w:rsidRPr="004F3B18">
        <w:rPr>
          <w:rFonts w:ascii="Calibri" w:hAnsi="Calibri" w:cs="Calibri"/>
          <w:lang w:val="en-IN"/>
        </w:rPr>
        <w:t>over epochs</w:t>
      </w:r>
      <w:r w:rsidR="007770D7">
        <w:rPr>
          <w:rFonts w:ascii="Calibri" w:hAnsi="Calibri" w:cs="Calibri"/>
          <w:lang w:val="en-IN"/>
        </w:rPr>
        <w:t>,</w:t>
      </w:r>
      <w:r w:rsidR="00FE2B89" w:rsidRPr="004F3B18">
        <w:rPr>
          <w:rFonts w:ascii="Calibri" w:hAnsi="Calibri" w:cs="Calibri"/>
          <w:lang w:val="en-IN"/>
        </w:rPr>
        <w:t xml:space="preserve"> with increase in batch size. Batch size also affects the computing time and increase in batch size result</w:t>
      </w:r>
      <w:r w:rsidR="00A60453" w:rsidRPr="004F3B18">
        <w:rPr>
          <w:rFonts w:ascii="Calibri" w:hAnsi="Calibri" w:cs="Calibri"/>
          <w:lang w:val="en-IN"/>
        </w:rPr>
        <w:t>s in less time to train the model. With these two inputs, it is considered to use batch size of 32 for the whole project</w:t>
      </w:r>
      <w:r w:rsidR="007E4E80" w:rsidRPr="004F3B18">
        <w:rPr>
          <w:rFonts w:ascii="Calibri" w:hAnsi="Calibri" w:cs="Calibri"/>
          <w:lang w:val="en-IN"/>
        </w:rPr>
        <w:t>.</w:t>
      </w:r>
      <w:r w:rsidR="002C74BE" w:rsidRPr="004F3B18">
        <w:rPr>
          <w:rFonts w:ascii="Calibri" w:hAnsi="Calibri" w:cs="Calibri"/>
          <w:lang w:val="en-IN"/>
        </w:rPr>
        <w:t xml:space="preserve"> </w:t>
      </w:r>
      <w:r w:rsidR="008337D5" w:rsidRPr="004F3B18">
        <w:rPr>
          <w:rFonts w:ascii="Calibri" w:hAnsi="Calibri" w:cs="Calibri"/>
          <w:lang w:val="en-IN"/>
        </w:rPr>
        <w:t xml:space="preserve">Change in loss </w:t>
      </w:r>
      <w:r w:rsidR="000550DB" w:rsidRPr="004F3B18">
        <w:rPr>
          <w:rFonts w:ascii="Calibri" w:hAnsi="Calibri" w:cs="Calibri"/>
          <w:lang w:val="en-IN"/>
        </w:rPr>
        <w:t xml:space="preserve">convergence over batch size can be seen below in </w:t>
      </w:r>
      <w:r w:rsidR="00930BE6" w:rsidRPr="004F3B18">
        <w:rPr>
          <w:rFonts w:ascii="Calibri" w:hAnsi="Calibri" w:cs="Calibri"/>
          <w:lang w:val="en-IN"/>
        </w:rPr>
        <w:t>Figure 25</w:t>
      </w:r>
      <w:r w:rsidR="000550DB" w:rsidRPr="004F3B18">
        <w:rPr>
          <w:rFonts w:ascii="Calibri" w:hAnsi="Calibri" w:cs="Calibri"/>
          <w:lang w:val="en-IN"/>
        </w:rPr>
        <w:t>.</w:t>
      </w:r>
    </w:p>
    <w:p w14:paraId="63815DF3" w14:textId="77777777" w:rsidR="000550DB" w:rsidRPr="004F3B18" w:rsidRDefault="00E75F04" w:rsidP="000550DB">
      <w:pPr>
        <w:pStyle w:val="BodyText"/>
        <w:keepNext/>
        <w:jc w:val="center"/>
        <w:rPr>
          <w:rFonts w:ascii="Calibri" w:hAnsi="Calibri" w:cs="Calibri"/>
        </w:rPr>
      </w:pPr>
      <w:r w:rsidRPr="004F3B18">
        <w:rPr>
          <w:rFonts w:ascii="Calibri" w:hAnsi="Calibri" w:cs="Calibri"/>
          <w:noProof/>
        </w:rPr>
        <w:lastRenderedPageBreak/>
        <w:drawing>
          <wp:inline distT="0" distB="0" distL="0" distR="0" wp14:anchorId="407DFF16" wp14:editId="74E50C27">
            <wp:extent cx="5152390" cy="3505520"/>
            <wp:effectExtent l="0" t="0" r="0" b="0"/>
            <wp:docPr id="1636524602" name="Picture 2" descr="A graph of loss converge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24602" name="Picture 2" descr="A graph of loss convergence&#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0009" cy="3510703"/>
                    </a:xfrm>
                    <a:prstGeom prst="rect">
                      <a:avLst/>
                    </a:prstGeom>
                    <a:noFill/>
                    <a:ln>
                      <a:noFill/>
                    </a:ln>
                  </pic:spPr>
                </pic:pic>
              </a:graphicData>
            </a:graphic>
          </wp:inline>
        </w:drawing>
      </w:r>
    </w:p>
    <w:p w14:paraId="574C8A71" w14:textId="78D72061" w:rsidR="001E31DD" w:rsidRPr="004F3B18" w:rsidRDefault="000550DB" w:rsidP="000550DB">
      <w:pPr>
        <w:pStyle w:val="Caption"/>
        <w:jc w:val="center"/>
        <w:rPr>
          <w:rFonts w:ascii="Calibri" w:hAnsi="Calibri" w:cs="Calibri"/>
        </w:rPr>
      </w:pPr>
      <w:bookmarkStart w:id="46" w:name="_Toc165500078"/>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25</w:t>
      </w:r>
      <w:r w:rsidRPr="004F3B18">
        <w:rPr>
          <w:rFonts w:ascii="Calibri" w:hAnsi="Calibri" w:cs="Calibri"/>
        </w:rPr>
        <w:fldChar w:fldCharType="end"/>
      </w:r>
      <w:r w:rsidRPr="004F3B18">
        <w:rPr>
          <w:rFonts w:ascii="Calibri" w:hAnsi="Calibri" w:cs="Calibri"/>
        </w:rPr>
        <w:t>: Loss Convergence Vs Batch Size</w:t>
      </w:r>
      <w:bookmarkEnd w:id="46"/>
    </w:p>
    <w:p w14:paraId="68C6405F" w14:textId="79C14E3C" w:rsidR="004049EC" w:rsidRPr="004F3B18" w:rsidRDefault="004049EC" w:rsidP="004049EC">
      <w:pPr>
        <w:rPr>
          <w:rFonts w:ascii="Calibri" w:hAnsi="Calibri" w:cs="Calibri"/>
        </w:rPr>
      </w:pPr>
      <w:r w:rsidRPr="004F3B18">
        <w:rPr>
          <w:rFonts w:ascii="Calibri" w:hAnsi="Calibri" w:cs="Calibri"/>
        </w:rPr>
        <w:t xml:space="preserve">For </w:t>
      </w:r>
      <w:r w:rsidR="009F127A">
        <w:rPr>
          <w:rFonts w:ascii="Calibri" w:hAnsi="Calibri" w:cs="Calibri"/>
        </w:rPr>
        <w:t>different combinations of</w:t>
      </w:r>
      <w:r w:rsidRPr="004F3B18">
        <w:rPr>
          <w:rFonts w:ascii="Calibri" w:hAnsi="Calibri" w:cs="Calibri"/>
        </w:rPr>
        <w:t xml:space="preserve"> models, BP training data i.e. first 80% of the data is used for training and last 20% data of all four stocks is used for evaluating test metrics. For forecasting, total BP data of all 10 years is used for training the model. The correlation coefficient of the four stocks actual close price</w:t>
      </w:r>
      <w:r w:rsidR="00B53609">
        <w:rPr>
          <w:rFonts w:ascii="Calibri" w:hAnsi="Calibri" w:cs="Calibri"/>
        </w:rPr>
        <w:t>,</w:t>
      </w:r>
      <w:r w:rsidRPr="004F3B18">
        <w:rPr>
          <w:rFonts w:ascii="Calibri" w:hAnsi="Calibri" w:cs="Calibri"/>
        </w:rPr>
        <w:t xml:space="preserve"> of all 10 years is visualised below in </w:t>
      </w:r>
      <w:r w:rsidR="00930BE6" w:rsidRPr="004F3B18">
        <w:rPr>
          <w:rFonts w:ascii="Calibri" w:hAnsi="Calibri" w:cs="Calibri"/>
        </w:rPr>
        <w:t>Figure 26</w:t>
      </w:r>
      <w:r w:rsidRPr="004F3B18">
        <w:rPr>
          <w:rFonts w:ascii="Calibri" w:hAnsi="Calibri" w:cs="Calibri"/>
        </w:rPr>
        <w:t xml:space="preserve">.  </w:t>
      </w:r>
    </w:p>
    <w:p w14:paraId="18A078BF" w14:textId="77777777" w:rsidR="004049EC" w:rsidRPr="004F3B18" w:rsidRDefault="004049EC" w:rsidP="004049EC">
      <w:pPr>
        <w:keepNext/>
        <w:jc w:val="center"/>
        <w:rPr>
          <w:rFonts w:ascii="Calibri" w:hAnsi="Calibri" w:cs="Calibri"/>
        </w:rPr>
      </w:pPr>
      <w:r w:rsidRPr="004F3B18">
        <w:rPr>
          <w:rFonts w:ascii="Calibri" w:hAnsi="Calibri" w:cs="Calibri"/>
          <w:noProof/>
        </w:rPr>
        <w:drawing>
          <wp:inline distT="0" distB="0" distL="0" distR="0" wp14:anchorId="62C7086D" wp14:editId="58250F48">
            <wp:extent cx="3962400" cy="3226442"/>
            <wp:effectExtent l="0" t="0" r="0" b="0"/>
            <wp:docPr id="951562172"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62172" name="Picture 1" descr="A chart with different colored square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8432" cy="3231354"/>
                    </a:xfrm>
                    <a:prstGeom prst="rect">
                      <a:avLst/>
                    </a:prstGeom>
                    <a:noFill/>
                    <a:ln>
                      <a:noFill/>
                    </a:ln>
                  </pic:spPr>
                </pic:pic>
              </a:graphicData>
            </a:graphic>
          </wp:inline>
        </w:drawing>
      </w:r>
    </w:p>
    <w:p w14:paraId="5F44F101" w14:textId="2908C39F" w:rsidR="004049EC" w:rsidRPr="004F3B18" w:rsidRDefault="004049EC" w:rsidP="004049EC">
      <w:pPr>
        <w:pStyle w:val="Caption"/>
        <w:jc w:val="center"/>
        <w:rPr>
          <w:rFonts w:ascii="Calibri" w:hAnsi="Calibri" w:cs="Calibri"/>
        </w:rPr>
      </w:pPr>
      <w:bookmarkStart w:id="47" w:name="_Toc165500079"/>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26</w:t>
      </w:r>
      <w:r w:rsidRPr="004F3B18">
        <w:rPr>
          <w:rFonts w:ascii="Calibri" w:hAnsi="Calibri" w:cs="Calibri"/>
        </w:rPr>
        <w:fldChar w:fldCharType="end"/>
      </w:r>
      <w:r w:rsidRPr="004F3B18">
        <w:rPr>
          <w:rFonts w:ascii="Calibri" w:hAnsi="Calibri" w:cs="Calibri"/>
        </w:rPr>
        <w:t xml:space="preserve"> : Correlation Coefficient of Stocks Close Price</w:t>
      </w:r>
      <w:bookmarkEnd w:id="47"/>
    </w:p>
    <w:p w14:paraId="7A9ADDC4" w14:textId="77777777" w:rsidR="00C12ED5" w:rsidRPr="004F3B18" w:rsidRDefault="004049EC" w:rsidP="00CB6548">
      <w:pPr>
        <w:spacing w:after="240"/>
        <w:rPr>
          <w:rFonts w:ascii="Calibri" w:hAnsi="Calibri" w:cs="Calibri"/>
          <w:lang w:val="en-IN"/>
        </w:rPr>
      </w:pPr>
      <w:r w:rsidRPr="004F3B18">
        <w:rPr>
          <w:rFonts w:ascii="Calibri" w:hAnsi="Calibri" w:cs="Calibri"/>
          <w:lang w:val="en-IN"/>
        </w:rPr>
        <w:lastRenderedPageBreak/>
        <w:t>We can see a positive correlation of 0.81 between BP and SHEL stock price. Correlation between BP and XOM, CVX is 0.64, 0.52 respectively. There is no strong correlation for BP with XOM, CV</w:t>
      </w:r>
      <w:r w:rsidR="00271637" w:rsidRPr="004F3B18">
        <w:rPr>
          <w:rFonts w:ascii="Calibri" w:hAnsi="Calibri" w:cs="Calibri"/>
          <w:lang w:val="en-IN"/>
        </w:rPr>
        <w:t>X.</w:t>
      </w:r>
    </w:p>
    <w:p w14:paraId="4041652F" w14:textId="7C07F011" w:rsidR="00C12ED5" w:rsidRPr="004F3B18" w:rsidRDefault="00150A7A" w:rsidP="00CB6548">
      <w:pPr>
        <w:spacing w:after="240"/>
        <w:rPr>
          <w:rFonts w:ascii="Calibri" w:hAnsi="Calibri" w:cs="Calibri"/>
          <w:lang w:val="en-IN"/>
        </w:rPr>
      </w:pPr>
      <w:r w:rsidRPr="004F3B18">
        <w:rPr>
          <w:rFonts w:ascii="Calibri" w:hAnsi="Calibri" w:cs="Calibri"/>
          <w:lang w:val="en-IN"/>
        </w:rPr>
        <w:t xml:space="preserve">All </w:t>
      </w:r>
      <w:r w:rsidR="00930D02">
        <w:rPr>
          <w:rFonts w:ascii="Calibri" w:hAnsi="Calibri" w:cs="Calibri"/>
          <w:lang w:val="en-IN"/>
        </w:rPr>
        <w:t xml:space="preserve">models are </w:t>
      </w:r>
      <w:r w:rsidRPr="004F3B18">
        <w:rPr>
          <w:rFonts w:ascii="Calibri" w:hAnsi="Calibri" w:cs="Calibri"/>
          <w:lang w:val="en-IN"/>
        </w:rPr>
        <w:t xml:space="preserve">trained over </w:t>
      </w:r>
      <w:r w:rsidR="00574996" w:rsidRPr="004F3B18">
        <w:rPr>
          <w:rFonts w:ascii="Calibri" w:hAnsi="Calibri" w:cs="Calibri"/>
          <w:lang w:val="en-IN"/>
        </w:rPr>
        <w:t xml:space="preserve">BP stock data, </w:t>
      </w:r>
      <w:r w:rsidR="00CF3FFC" w:rsidRPr="004F3B18">
        <w:rPr>
          <w:rFonts w:ascii="Calibri" w:hAnsi="Calibri" w:cs="Calibri"/>
          <w:lang w:val="en-IN"/>
        </w:rPr>
        <w:t>metrics of MAPE and R2 score is calculated and noted</w:t>
      </w:r>
      <w:r w:rsidR="00F0600F" w:rsidRPr="004F3B18">
        <w:rPr>
          <w:rFonts w:ascii="Calibri" w:hAnsi="Calibri" w:cs="Calibri"/>
          <w:lang w:val="en-IN"/>
        </w:rPr>
        <w:t xml:space="preserve"> for both test predictions and forecast predictions</w:t>
      </w:r>
      <w:r w:rsidR="00CF3FFC" w:rsidRPr="004F3B18">
        <w:rPr>
          <w:rFonts w:ascii="Calibri" w:hAnsi="Calibri" w:cs="Calibri"/>
          <w:lang w:val="en-IN"/>
        </w:rPr>
        <w:t xml:space="preserve">. For </w:t>
      </w:r>
      <w:r w:rsidR="000B1D2B">
        <w:rPr>
          <w:rFonts w:ascii="Calibri" w:hAnsi="Calibri" w:cs="Calibri"/>
          <w:lang w:val="en-IN"/>
        </w:rPr>
        <w:t xml:space="preserve">different </w:t>
      </w:r>
      <w:r w:rsidR="00CF3FFC" w:rsidRPr="004F3B18">
        <w:rPr>
          <w:rFonts w:ascii="Calibri" w:hAnsi="Calibri" w:cs="Calibri"/>
          <w:lang w:val="en-IN"/>
        </w:rPr>
        <w:t xml:space="preserve">number of epochs, lookback </w:t>
      </w:r>
      <w:r w:rsidR="003A7607" w:rsidRPr="004F3B18">
        <w:rPr>
          <w:rFonts w:ascii="Calibri" w:hAnsi="Calibri" w:cs="Calibri"/>
          <w:lang w:val="en-IN"/>
        </w:rPr>
        <w:t>period</w:t>
      </w:r>
      <w:r w:rsidR="004A3DF2" w:rsidRPr="004F3B18">
        <w:rPr>
          <w:rFonts w:ascii="Calibri" w:hAnsi="Calibri" w:cs="Calibri"/>
          <w:lang w:val="en-IN"/>
        </w:rPr>
        <w:t>s and scalers used</w:t>
      </w:r>
      <w:r w:rsidR="00C55EFE">
        <w:rPr>
          <w:rFonts w:ascii="Calibri" w:hAnsi="Calibri" w:cs="Calibri"/>
          <w:lang w:val="en-IN"/>
        </w:rPr>
        <w:t>,</w:t>
      </w:r>
      <w:r w:rsidR="004A3DF2" w:rsidRPr="004F3B18">
        <w:rPr>
          <w:rFonts w:ascii="Calibri" w:hAnsi="Calibri" w:cs="Calibri"/>
          <w:lang w:val="en-IN"/>
        </w:rPr>
        <w:t xml:space="preserve"> the test </w:t>
      </w:r>
      <w:r w:rsidR="0038158E" w:rsidRPr="004F3B18">
        <w:rPr>
          <w:rFonts w:ascii="Calibri" w:hAnsi="Calibri" w:cs="Calibri"/>
          <w:lang w:val="en-IN"/>
        </w:rPr>
        <w:t xml:space="preserve">predictions and forecast predictions are visualised and analysed. </w:t>
      </w:r>
      <w:r w:rsidR="00F7421F" w:rsidRPr="004F3B18">
        <w:rPr>
          <w:rFonts w:ascii="Calibri" w:hAnsi="Calibri" w:cs="Calibri"/>
          <w:lang w:val="en-IN"/>
        </w:rPr>
        <w:t>Test predictions</w:t>
      </w:r>
      <w:r w:rsidR="00F22D59" w:rsidRPr="004F3B18">
        <w:rPr>
          <w:rFonts w:ascii="Calibri" w:hAnsi="Calibri" w:cs="Calibri"/>
          <w:lang w:val="en-IN"/>
        </w:rPr>
        <w:t xml:space="preserve"> </w:t>
      </w:r>
      <w:r w:rsidR="001457FA" w:rsidRPr="004F3B18">
        <w:rPr>
          <w:rFonts w:ascii="Calibri" w:hAnsi="Calibri" w:cs="Calibri"/>
          <w:lang w:val="en-IN"/>
        </w:rPr>
        <w:t xml:space="preserve">of </w:t>
      </w:r>
      <w:r w:rsidR="00F22D59" w:rsidRPr="004F3B18">
        <w:rPr>
          <w:rFonts w:ascii="Calibri" w:hAnsi="Calibri" w:cs="Calibri"/>
          <w:lang w:val="en-IN"/>
        </w:rPr>
        <w:t>SHEL stock close price</w:t>
      </w:r>
      <w:r w:rsidR="00F7421F" w:rsidRPr="004F3B18">
        <w:rPr>
          <w:rFonts w:ascii="Calibri" w:hAnsi="Calibri" w:cs="Calibri"/>
          <w:lang w:val="en-IN"/>
        </w:rPr>
        <w:t xml:space="preserve"> </w:t>
      </w:r>
      <w:r w:rsidR="001C2F40" w:rsidRPr="004F3B18">
        <w:rPr>
          <w:rFonts w:ascii="Calibri" w:hAnsi="Calibri" w:cs="Calibri"/>
          <w:lang w:val="en-IN"/>
        </w:rPr>
        <w:t xml:space="preserve">from model – 1 trained for 150 epochs with </w:t>
      </w:r>
      <w:r w:rsidR="00C55EFE">
        <w:rPr>
          <w:rFonts w:ascii="Calibri" w:hAnsi="Calibri" w:cs="Calibri"/>
          <w:lang w:val="en-IN"/>
        </w:rPr>
        <w:t>StandardScaler</w:t>
      </w:r>
      <w:r w:rsidR="001C2F40" w:rsidRPr="004F3B18">
        <w:rPr>
          <w:rFonts w:ascii="Calibri" w:hAnsi="Calibri" w:cs="Calibri"/>
          <w:lang w:val="en-IN"/>
        </w:rPr>
        <w:t xml:space="preserve"> scaled BP trainin</w:t>
      </w:r>
      <w:r w:rsidR="00F22D59" w:rsidRPr="004F3B18">
        <w:rPr>
          <w:rFonts w:ascii="Calibri" w:hAnsi="Calibri" w:cs="Calibri"/>
          <w:lang w:val="en-IN"/>
        </w:rPr>
        <w:t xml:space="preserve">g data is visualised below in </w:t>
      </w:r>
      <w:r w:rsidR="00930BE6" w:rsidRPr="004F3B18">
        <w:rPr>
          <w:rFonts w:ascii="Calibri" w:hAnsi="Calibri" w:cs="Calibri"/>
          <w:lang w:val="en-IN"/>
        </w:rPr>
        <w:t>Figure 27</w:t>
      </w:r>
      <w:r w:rsidR="00F22D59" w:rsidRPr="004F3B18">
        <w:rPr>
          <w:rFonts w:ascii="Calibri" w:hAnsi="Calibri" w:cs="Calibri"/>
          <w:lang w:val="en-IN"/>
        </w:rPr>
        <w:t xml:space="preserve">. </w:t>
      </w:r>
      <w:r w:rsidR="00E97CC1" w:rsidRPr="004F3B18">
        <w:rPr>
          <w:rFonts w:ascii="Calibri" w:hAnsi="Calibri" w:cs="Calibri"/>
          <w:lang w:val="en-IN"/>
        </w:rPr>
        <w:t>The</w:t>
      </w:r>
      <w:r w:rsidR="00F22D59" w:rsidRPr="004F3B18">
        <w:rPr>
          <w:rFonts w:ascii="Calibri" w:hAnsi="Calibri" w:cs="Calibri"/>
          <w:lang w:val="en-IN"/>
        </w:rPr>
        <w:t xml:space="preserve"> actual and predicted stock prices are moving very close to each other</w:t>
      </w:r>
      <w:r w:rsidR="00E97CC1" w:rsidRPr="004F3B18">
        <w:rPr>
          <w:rFonts w:ascii="Calibri" w:hAnsi="Calibri" w:cs="Calibri"/>
          <w:lang w:val="en-IN"/>
        </w:rPr>
        <w:t xml:space="preserve">. MAPE for this test </w:t>
      </w:r>
      <w:r w:rsidR="008814E2" w:rsidRPr="004F3B18">
        <w:rPr>
          <w:rFonts w:ascii="Calibri" w:hAnsi="Calibri" w:cs="Calibri"/>
          <w:lang w:val="en-IN"/>
        </w:rPr>
        <w:t>prediction is 1.35% and 0.96 R2 score.</w:t>
      </w:r>
    </w:p>
    <w:p w14:paraId="696D49BB" w14:textId="77777777" w:rsidR="00705557" w:rsidRPr="004F3B18" w:rsidRDefault="00866624" w:rsidP="00705557">
      <w:pPr>
        <w:keepNext/>
        <w:spacing w:after="240"/>
        <w:jc w:val="center"/>
        <w:rPr>
          <w:rFonts w:ascii="Calibri" w:hAnsi="Calibri" w:cs="Calibri"/>
        </w:rPr>
      </w:pPr>
      <w:r w:rsidRPr="004F3B18">
        <w:rPr>
          <w:rFonts w:ascii="Calibri" w:hAnsi="Calibri" w:cs="Calibri"/>
          <w:noProof/>
        </w:rPr>
        <w:drawing>
          <wp:inline distT="0" distB="0" distL="0" distR="0" wp14:anchorId="4BAB76D9" wp14:editId="531B4F19">
            <wp:extent cx="4603750" cy="2573734"/>
            <wp:effectExtent l="0" t="0" r="6350" b="0"/>
            <wp:docPr id="257486870" name="Picture 60" descr="A graph showing the price of a stock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86870" name="Picture 60" descr="A graph showing the price of a stock pri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8096" cy="2581754"/>
                    </a:xfrm>
                    <a:prstGeom prst="rect">
                      <a:avLst/>
                    </a:prstGeom>
                    <a:noFill/>
                    <a:ln>
                      <a:noFill/>
                    </a:ln>
                  </pic:spPr>
                </pic:pic>
              </a:graphicData>
            </a:graphic>
          </wp:inline>
        </w:drawing>
      </w:r>
    </w:p>
    <w:p w14:paraId="0651F29F" w14:textId="1EC2A280" w:rsidR="00BF1E5C" w:rsidRPr="004F3B18" w:rsidRDefault="00705557" w:rsidP="00705557">
      <w:pPr>
        <w:pStyle w:val="Caption"/>
        <w:jc w:val="center"/>
        <w:rPr>
          <w:rFonts w:ascii="Calibri" w:hAnsi="Calibri" w:cs="Calibri"/>
        </w:rPr>
      </w:pPr>
      <w:bookmarkStart w:id="48" w:name="_Toc165500080"/>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27</w:t>
      </w:r>
      <w:r w:rsidRPr="004F3B18">
        <w:rPr>
          <w:rFonts w:ascii="Calibri" w:hAnsi="Calibri" w:cs="Calibri"/>
        </w:rPr>
        <w:fldChar w:fldCharType="end"/>
      </w:r>
      <w:r w:rsidRPr="004F3B18">
        <w:rPr>
          <w:rFonts w:ascii="Calibri" w:hAnsi="Calibri" w:cs="Calibri"/>
        </w:rPr>
        <w:t>: SHEL Stock Price Prediction</w:t>
      </w:r>
      <w:r w:rsidR="00650C89" w:rsidRPr="004F3B18">
        <w:rPr>
          <w:rFonts w:ascii="Calibri" w:hAnsi="Calibri" w:cs="Calibri"/>
        </w:rPr>
        <w:t xml:space="preserve"> by Model</w:t>
      </w:r>
      <w:r w:rsidR="00813AE8" w:rsidRPr="004F3B18">
        <w:rPr>
          <w:rFonts w:ascii="Calibri" w:hAnsi="Calibri" w:cs="Calibri"/>
        </w:rPr>
        <w:t xml:space="preserve"> – 1</w:t>
      </w:r>
      <w:bookmarkEnd w:id="48"/>
      <w:r w:rsidR="00813AE8" w:rsidRPr="004F3B18">
        <w:rPr>
          <w:rFonts w:ascii="Calibri" w:hAnsi="Calibri" w:cs="Calibri"/>
        </w:rPr>
        <w:t xml:space="preserve"> </w:t>
      </w:r>
    </w:p>
    <w:p w14:paraId="1D443BC1" w14:textId="65609D5B" w:rsidR="007F12B2" w:rsidRPr="004F3B18" w:rsidRDefault="00D773BB" w:rsidP="007F12B2">
      <w:pPr>
        <w:pStyle w:val="Caption"/>
        <w:rPr>
          <w:rFonts w:ascii="Calibri" w:hAnsi="Calibri" w:cs="Calibri"/>
          <w:i w:val="0"/>
          <w:iCs w:val="0"/>
        </w:rPr>
      </w:pPr>
      <w:r w:rsidRPr="004F3B18">
        <w:rPr>
          <w:rFonts w:ascii="Calibri" w:hAnsi="Calibri" w:cs="Calibri"/>
          <w:i w:val="0"/>
          <w:iCs w:val="0"/>
        </w:rPr>
        <w:t xml:space="preserve">The forecasted </w:t>
      </w:r>
      <w:r w:rsidR="009876E3" w:rsidRPr="004F3B18">
        <w:rPr>
          <w:rFonts w:ascii="Calibri" w:hAnsi="Calibri" w:cs="Calibri"/>
          <w:i w:val="0"/>
          <w:iCs w:val="0"/>
        </w:rPr>
        <w:t xml:space="preserve">data of SHEL stock price over actual </w:t>
      </w:r>
      <w:r w:rsidR="00B4691C" w:rsidRPr="004F3B18">
        <w:rPr>
          <w:rFonts w:ascii="Calibri" w:hAnsi="Calibri" w:cs="Calibri"/>
          <w:i w:val="0"/>
          <w:iCs w:val="0"/>
        </w:rPr>
        <w:t xml:space="preserve">data is visualised below in </w:t>
      </w:r>
      <w:r w:rsidR="00F402B4" w:rsidRPr="004F3B18">
        <w:rPr>
          <w:rFonts w:ascii="Calibri" w:hAnsi="Calibri" w:cs="Calibri"/>
          <w:i w:val="0"/>
          <w:iCs w:val="0"/>
        </w:rPr>
        <w:t>Figure 28</w:t>
      </w:r>
      <w:r w:rsidR="00B4691C" w:rsidRPr="004F3B18">
        <w:rPr>
          <w:rFonts w:ascii="Calibri" w:hAnsi="Calibri" w:cs="Calibri"/>
          <w:i w:val="0"/>
          <w:iCs w:val="0"/>
        </w:rPr>
        <w:t xml:space="preserve">. </w:t>
      </w:r>
      <w:r w:rsidR="00BE7645" w:rsidRPr="004F3B18">
        <w:rPr>
          <w:rFonts w:ascii="Calibri" w:hAnsi="Calibri" w:cs="Calibri"/>
          <w:i w:val="0"/>
          <w:iCs w:val="0"/>
        </w:rPr>
        <w:t xml:space="preserve">The forecasted data is very linear and is not able to </w:t>
      </w:r>
      <w:r w:rsidR="00884AB6" w:rsidRPr="004F3B18">
        <w:rPr>
          <w:rFonts w:ascii="Calibri" w:hAnsi="Calibri" w:cs="Calibri"/>
          <w:i w:val="0"/>
          <w:iCs w:val="0"/>
        </w:rPr>
        <w:t>adapt to the u</w:t>
      </w:r>
      <w:r w:rsidR="00535C67" w:rsidRPr="004F3B18">
        <w:rPr>
          <w:rFonts w:ascii="Calibri" w:hAnsi="Calibri" w:cs="Calibri"/>
          <w:i w:val="0"/>
          <w:iCs w:val="0"/>
        </w:rPr>
        <w:t>ncertainty. Yet, the MAPE for 30 days forecasted stock price</w:t>
      </w:r>
      <w:r w:rsidR="005B255E" w:rsidRPr="004F3B18">
        <w:rPr>
          <w:rFonts w:ascii="Calibri" w:hAnsi="Calibri" w:cs="Calibri"/>
          <w:i w:val="0"/>
          <w:iCs w:val="0"/>
        </w:rPr>
        <w:t xml:space="preserve"> is 1.37%.</w:t>
      </w:r>
    </w:p>
    <w:p w14:paraId="0FD7B897" w14:textId="77777777" w:rsidR="007F12B2" w:rsidRPr="004F3B18" w:rsidRDefault="007F12B2" w:rsidP="007F12B2">
      <w:pPr>
        <w:pStyle w:val="Caption"/>
        <w:keepNext/>
        <w:jc w:val="center"/>
        <w:rPr>
          <w:rFonts w:ascii="Calibri" w:hAnsi="Calibri" w:cs="Calibri"/>
        </w:rPr>
      </w:pPr>
      <w:r w:rsidRPr="004F3B18">
        <w:rPr>
          <w:rFonts w:ascii="Calibri" w:hAnsi="Calibri" w:cs="Calibri"/>
          <w:noProof/>
        </w:rPr>
        <w:drawing>
          <wp:inline distT="0" distB="0" distL="0" distR="0" wp14:anchorId="60A11911" wp14:editId="2C6B7FE3">
            <wp:extent cx="4597400" cy="2566109"/>
            <wp:effectExtent l="0" t="0" r="0" b="5715"/>
            <wp:docPr id="1253451995" name="Picture 6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451995" name="Picture 61" descr="A graph with a lin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3783" cy="2575253"/>
                    </a:xfrm>
                    <a:prstGeom prst="rect">
                      <a:avLst/>
                    </a:prstGeom>
                    <a:noFill/>
                    <a:ln>
                      <a:noFill/>
                    </a:ln>
                  </pic:spPr>
                </pic:pic>
              </a:graphicData>
            </a:graphic>
          </wp:inline>
        </w:drawing>
      </w:r>
    </w:p>
    <w:p w14:paraId="0F522BE6" w14:textId="662206E4" w:rsidR="00705557" w:rsidRPr="004F3B18" w:rsidRDefault="007F12B2" w:rsidP="007F12B2">
      <w:pPr>
        <w:pStyle w:val="Caption"/>
        <w:jc w:val="center"/>
        <w:rPr>
          <w:rFonts w:ascii="Calibri" w:hAnsi="Calibri" w:cs="Calibri"/>
        </w:rPr>
      </w:pPr>
      <w:bookmarkStart w:id="49" w:name="_Toc165500081"/>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28</w:t>
      </w:r>
      <w:r w:rsidRPr="004F3B18">
        <w:rPr>
          <w:rFonts w:ascii="Calibri" w:hAnsi="Calibri" w:cs="Calibri"/>
        </w:rPr>
        <w:fldChar w:fldCharType="end"/>
      </w:r>
      <w:r w:rsidRPr="004F3B18">
        <w:rPr>
          <w:rFonts w:ascii="Calibri" w:hAnsi="Calibri" w:cs="Calibri"/>
        </w:rPr>
        <w:t>: SHEL Stock Price Forecast</w:t>
      </w:r>
      <w:r w:rsidR="00E02829" w:rsidRPr="004F3B18">
        <w:rPr>
          <w:rFonts w:ascii="Calibri" w:hAnsi="Calibri" w:cs="Calibri"/>
        </w:rPr>
        <w:t xml:space="preserve"> by Model - </w:t>
      </w:r>
      <w:r w:rsidR="00D961A4" w:rsidRPr="004F3B18">
        <w:rPr>
          <w:rFonts w:ascii="Calibri" w:hAnsi="Calibri" w:cs="Calibri"/>
        </w:rPr>
        <w:t>1</w:t>
      </w:r>
      <w:bookmarkEnd w:id="49"/>
    </w:p>
    <w:p w14:paraId="437B4E0C" w14:textId="3BD4278D" w:rsidR="00CB701B" w:rsidRPr="004F3B18" w:rsidRDefault="00E13597" w:rsidP="00CB701B">
      <w:pPr>
        <w:pStyle w:val="Caption"/>
        <w:rPr>
          <w:rFonts w:ascii="Calibri" w:hAnsi="Calibri" w:cs="Calibri"/>
          <w:i w:val="0"/>
          <w:iCs w:val="0"/>
          <w:lang w:val="en-IN"/>
        </w:rPr>
      </w:pPr>
      <w:r w:rsidRPr="004F3B18">
        <w:rPr>
          <w:rFonts w:ascii="Calibri" w:hAnsi="Calibri" w:cs="Calibri"/>
          <w:i w:val="0"/>
          <w:iCs w:val="0"/>
        </w:rPr>
        <w:lastRenderedPageBreak/>
        <w:t>Similarly</w:t>
      </w:r>
      <w:r w:rsidR="00CD692B" w:rsidRPr="004F3B18">
        <w:rPr>
          <w:rFonts w:ascii="Calibri" w:hAnsi="Calibri" w:cs="Calibri"/>
          <w:i w:val="0"/>
          <w:iCs w:val="0"/>
        </w:rPr>
        <w:t xml:space="preserve">, the forecasted stock price of SHEL from </w:t>
      </w:r>
      <w:r w:rsidR="00BC4BA0" w:rsidRPr="004F3B18">
        <w:rPr>
          <w:rFonts w:ascii="Calibri" w:hAnsi="Calibri" w:cs="Calibri"/>
          <w:i w:val="0"/>
          <w:iCs w:val="0"/>
        </w:rPr>
        <w:t>m</w:t>
      </w:r>
      <w:r w:rsidR="00CD692B" w:rsidRPr="004F3B18">
        <w:rPr>
          <w:rFonts w:ascii="Calibri" w:hAnsi="Calibri" w:cs="Calibri"/>
          <w:i w:val="0"/>
          <w:iCs w:val="0"/>
        </w:rPr>
        <w:t xml:space="preserve">odel – 3 </w:t>
      </w:r>
      <w:r w:rsidR="00254478" w:rsidRPr="004F3B18">
        <w:rPr>
          <w:rFonts w:ascii="Calibri" w:hAnsi="Calibri" w:cs="Calibri"/>
          <w:i w:val="0"/>
          <w:iCs w:val="0"/>
        </w:rPr>
        <w:t xml:space="preserve">can be seen below in </w:t>
      </w:r>
      <w:r w:rsidR="00F402B4" w:rsidRPr="004F3B18">
        <w:rPr>
          <w:rFonts w:ascii="Calibri" w:hAnsi="Calibri" w:cs="Calibri"/>
          <w:i w:val="0"/>
          <w:iCs w:val="0"/>
        </w:rPr>
        <w:t>Figure 29</w:t>
      </w:r>
      <w:r w:rsidR="00254478" w:rsidRPr="004F3B18">
        <w:rPr>
          <w:rFonts w:ascii="Calibri" w:hAnsi="Calibri" w:cs="Calibri"/>
          <w:i w:val="0"/>
          <w:iCs w:val="0"/>
        </w:rPr>
        <w:t xml:space="preserve">. </w:t>
      </w:r>
      <w:r w:rsidR="00265D69" w:rsidRPr="004F3B18">
        <w:rPr>
          <w:rFonts w:ascii="Calibri" w:hAnsi="Calibri" w:cs="Calibri"/>
          <w:i w:val="0"/>
          <w:iCs w:val="0"/>
        </w:rPr>
        <w:t>The forecast is still linear and</w:t>
      </w:r>
      <w:r w:rsidR="003B177D" w:rsidRPr="004F3B18">
        <w:rPr>
          <w:rFonts w:ascii="Calibri" w:hAnsi="Calibri" w:cs="Calibri"/>
          <w:i w:val="0"/>
          <w:iCs w:val="0"/>
        </w:rPr>
        <w:t xml:space="preserve"> the MAPE for 30 days forecast data is 2.11%. </w:t>
      </w:r>
      <w:r w:rsidR="001435A6" w:rsidRPr="004F3B18">
        <w:rPr>
          <w:rFonts w:ascii="Calibri" w:hAnsi="Calibri" w:cs="Calibri"/>
          <w:i w:val="0"/>
          <w:iCs w:val="0"/>
        </w:rPr>
        <w:t xml:space="preserve">Even though </w:t>
      </w:r>
      <w:r w:rsidR="00C356D3" w:rsidRPr="004F3B18">
        <w:rPr>
          <w:rFonts w:ascii="Calibri" w:hAnsi="Calibri" w:cs="Calibri"/>
          <w:i w:val="0"/>
          <w:iCs w:val="0"/>
        </w:rPr>
        <w:t>m</w:t>
      </w:r>
      <w:r w:rsidR="005F71D9" w:rsidRPr="004F3B18">
        <w:rPr>
          <w:rFonts w:ascii="Calibri" w:hAnsi="Calibri" w:cs="Calibri"/>
          <w:i w:val="0"/>
          <w:iCs w:val="0"/>
        </w:rPr>
        <w:t xml:space="preserve">odel – 3 forecasted the SHEL stock price </w:t>
      </w:r>
      <w:r w:rsidR="00E87987" w:rsidRPr="004F3B18">
        <w:rPr>
          <w:rFonts w:ascii="Calibri" w:hAnsi="Calibri" w:cs="Calibri"/>
          <w:i w:val="0"/>
          <w:iCs w:val="0"/>
        </w:rPr>
        <w:t xml:space="preserve">with the same direction </w:t>
      </w:r>
      <w:r w:rsidR="00045001" w:rsidRPr="004F3B18">
        <w:rPr>
          <w:rFonts w:ascii="Calibri" w:hAnsi="Calibri" w:cs="Calibri"/>
          <w:i w:val="0"/>
          <w:iCs w:val="0"/>
        </w:rPr>
        <w:t xml:space="preserve">of actual price, the MAPE is more </w:t>
      </w:r>
      <w:r w:rsidR="00B90D64" w:rsidRPr="004F3B18">
        <w:rPr>
          <w:rFonts w:ascii="Calibri" w:hAnsi="Calibri" w:cs="Calibri"/>
          <w:i w:val="0"/>
          <w:iCs w:val="0"/>
        </w:rPr>
        <w:t xml:space="preserve">when compared with </w:t>
      </w:r>
      <w:r w:rsidR="00C356D3" w:rsidRPr="004F3B18">
        <w:rPr>
          <w:rFonts w:ascii="Calibri" w:hAnsi="Calibri" w:cs="Calibri"/>
          <w:i w:val="0"/>
          <w:iCs w:val="0"/>
        </w:rPr>
        <w:t>m</w:t>
      </w:r>
      <w:r w:rsidR="00B90D64" w:rsidRPr="004F3B18">
        <w:rPr>
          <w:rFonts w:ascii="Calibri" w:hAnsi="Calibri" w:cs="Calibri"/>
          <w:i w:val="0"/>
          <w:iCs w:val="0"/>
        </w:rPr>
        <w:t xml:space="preserve">odel </w:t>
      </w:r>
      <w:r w:rsidR="00D102E6" w:rsidRPr="004F3B18">
        <w:rPr>
          <w:rFonts w:ascii="Calibri" w:hAnsi="Calibri" w:cs="Calibri"/>
          <w:i w:val="0"/>
          <w:iCs w:val="0"/>
        </w:rPr>
        <w:t>– 3 forecasted data metrics</w:t>
      </w:r>
      <w:r w:rsidR="00176C99">
        <w:rPr>
          <w:rFonts w:ascii="Calibri" w:hAnsi="Calibri" w:cs="Calibri"/>
          <w:i w:val="0"/>
          <w:iCs w:val="0"/>
        </w:rPr>
        <w:t>, as seen above</w:t>
      </w:r>
      <w:r w:rsidR="00D102E6" w:rsidRPr="004F3B18">
        <w:rPr>
          <w:rFonts w:ascii="Calibri" w:hAnsi="Calibri" w:cs="Calibri"/>
          <w:i w:val="0"/>
          <w:iCs w:val="0"/>
        </w:rPr>
        <w:t xml:space="preserve">. </w:t>
      </w:r>
    </w:p>
    <w:p w14:paraId="68D5CC63" w14:textId="77777777" w:rsidR="00D961A4" w:rsidRPr="004F3B18" w:rsidRDefault="00B200D3" w:rsidP="00D961A4">
      <w:pPr>
        <w:pStyle w:val="Caption"/>
        <w:keepNext/>
        <w:jc w:val="center"/>
        <w:rPr>
          <w:rFonts w:ascii="Calibri" w:hAnsi="Calibri" w:cs="Calibri"/>
        </w:rPr>
      </w:pPr>
      <w:r w:rsidRPr="004F3B18">
        <w:rPr>
          <w:rFonts w:ascii="Calibri" w:hAnsi="Calibri" w:cs="Calibri"/>
          <w:noProof/>
        </w:rPr>
        <w:drawing>
          <wp:inline distT="0" distB="0" distL="0" distR="0" wp14:anchorId="4B3CE049" wp14:editId="1A3215FF">
            <wp:extent cx="4459609" cy="2489200"/>
            <wp:effectExtent l="0" t="0" r="0" b="6350"/>
            <wp:docPr id="934744974" name="Picture 62" descr="A graph with a line and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44974" name="Picture 62" descr="A graph with a line and a green li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9691" cy="2500409"/>
                    </a:xfrm>
                    <a:prstGeom prst="rect">
                      <a:avLst/>
                    </a:prstGeom>
                    <a:noFill/>
                    <a:ln>
                      <a:noFill/>
                    </a:ln>
                  </pic:spPr>
                </pic:pic>
              </a:graphicData>
            </a:graphic>
          </wp:inline>
        </w:drawing>
      </w:r>
    </w:p>
    <w:p w14:paraId="6A51AC24" w14:textId="1D091512" w:rsidR="007F12B2" w:rsidRPr="004F3B18" w:rsidRDefault="00D961A4" w:rsidP="00D961A4">
      <w:pPr>
        <w:pStyle w:val="Caption"/>
        <w:jc w:val="center"/>
        <w:rPr>
          <w:rFonts w:ascii="Calibri" w:hAnsi="Calibri" w:cs="Calibri"/>
          <w:i w:val="0"/>
          <w:iCs w:val="0"/>
          <w:lang w:val="en-IN"/>
        </w:rPr>
      </w:pPr>
      <w:bookmarkStart w:id="50" w:name="_Toc165500082"/>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29</w:t>
      </w:r>
      <w:r w:rsidRPr="004F3B18">
        <w:rPr>
          <w:rFonts w:ascii="Calibri" w:hAnsi="Calibri" w:cs="Calibri"/>
        </w:rPr>
        <w:fldChar w:fldCharType="end"/>
      </w:r>
      <w:r w:rsidRPr="004F3B18">
        <w:rPr>
          <w:rFonts w:ascii="Calibri" w:hAnsi="Calibri" w:cs="Calibri"/>
        </w:rPr>
        <w:t>: SHEL Stock Price Forecast by Model - 3</w:t>
      </w:r>
      <w:bookmarkEnd w:id="50"/>
    </w:p>
    <w:p w14:paraId="1DC0ECC1" w14:textId="21CCFFB0" w:rsidR="00BF1E5C" w:rsidRPr="004F3B18" w:rsidRDefault="00000000" w:rsidP="00CB6548">
      <w:pPr>
        <w:spacing w:after="240"/>
        <w:rPr>
          <w:rFonts w:ascii="Calibri" w:hAnsi="Calibri" w:cs="Calibri"/>
          <w:lang w:val="en-IN"/>
        </w:rPr>
      </w:pPr>
      <w:sdt>
        <w:sdtPr>
          <w:rPr>
            <w:rFonts w:ascii="Calibri" w:hAnsi="Calibri" w:cs="Calibri"/>
            <w:lang w:val="en-IN"/>
          </w:rPr>
          <w:id w:val="1190261223"/>
          <w:citation/>
        </w:sdtPr>
        <w:sdtContent>
          <w:r w:rsidR="008803D1" w:rsidRPr="004F3B18">
            <w:rPr>
              <w:rFonts w:ascii="Calibri" w:hAnsi="Calibri" w:cs="Calibri"/>
              <w:lang w:val="en-IN"/>
            </w:rPr>
            <w:fldChar w:fldCharType="begin"/>
          </w:r>
          <w:r w:rsidR="008803D1" w:rsidRPr="004F3B18">
            <w:rPr>
              <w:rFonts w:ascii="Calibri" w:hAnsi="Calibri" w:cs="Calibri"/>
              <w:lang w:val="en-US"/>
            </w:rPr>
            <w:instrText xml:space="preserve"> CITATION Ali14 \l 1033 </w:instrText>
          </w:r>
          <w:r w:rsidR="008803D1" w:rsidRPr="004F3B18">
            <w:rPr>
              <w:rFonts w:ascii="Calibri" w:hAnsi="Calibri" w:cs="Calibri"/>
              <w:lang w:val="en-IN"/>
            </w:rPr>
            <w:fldChar w:fldCharType="separate"/>
          </w:r>
          <w:r w:rsidR="00D03D78" w:rsidRPr="004F3B18">
            <w:rPr>
              <w:rFonts w:ascii="Calibri" w:hAnsi="Calibri" w:cs="Calibri"/>
              <w:noProof/>
              <w:lang w:val="en-US"/>
            </w:rPr>
            <w:t>(Ali, et al., 2014)</w:t>
          </w:r>
          <w:r w:rsidR="008803D1" w:rsidRPr="004F3B18">
            <w:rPr>
              <w:rFonts w:ascii="Calibri" w:hAnsi="Calibri" w:cs="Calibri"/>
              <w:lang w:val="en-IN"/>
            </w:rPr>
            <w:fldChar w:fldCharType="end"/>
          </w:r>
        </w:sdtContent>
      </w:sdt>
      <w:r w:rsidR="008803D1" w:rsidRPr="004F3B18">
        <w:rPr>
          <w:rFonts w:ascii="Calibri" w:hAnsi="Calibri" w:cs="Calibri"/>
          <w:lang w:val="en-IN"/>
        </w:rPr>
        <w:t xml:space="preserve"> said the forecast patter</w:t>
      </w:r>
      <w:r w:rsidR="008C4A3E" w:rsidRPr="004F3B18">
        <w:rPr>
          <w:rFonts w:ascii="Calibri" w:hAnsi="Calibri" w:cs="Calibri"/>
          <w:lang w:val="en-IN"/>
        </w:rPr>
        <w:t xml:space="preserve">n is </w:t>
      </w:r>
      <w:r w:rsidR="00E479AB" w:rsidRPr="004F3B18">
        <w:rPr>
          <w:rFonts w:ascii="Calibri" w:hAnsi="Calibri" w:cs="Calibri"/>
          <w:lang w:val="en-IN"/>
        </w:rPr>
        <w:t xml:space="preserve">directional of ARIMA model. Most of the </w:t>
      </w:r>
      <w:r w:rsidR="00147435" w:rsidRPr="004F3B18">
        <w:rPr>
          <w:rFonts w:ascii="Calibri" w:hAnsi="Calibri" w:cs="Calibri"/>
          <w:lang w:val="en-IN"/>
        </w:rPr>
        <w:t xml:space="preserve">forecasted </w:t>
      </w:r>
      <w:r w:rsidR="003E004E" w:rsidRPr="004F3B18">
        <w:rPr>
          <w:rFonts w:ascii="Calibri" w:hAnsi="Calibri" w:cs="Calibri"/>
          <w:lang w:val="en-IN"/>
        </w:rPr>
        <w:t xml:space="preserve">data is directional with the </w:t>
      </w:r>
      <w:r w:rsidR="00653F13" w:rsidRPr="004F3B18">
        <w:rPr>
          <w:rFonts w:ascii="Calibri" w:hAnsi="Calibri" w:cs="Calibri"/>
          <w:lang w:val="en-IN"/>
        </w:rPr>
        <w:t>trained models</w:t>
      </w:r>
      <w:r w:rsidR="00E71417" w:rsidRPr="004F3B18">
        <w:rPr>
          <w:rFonts w:ascii="Calibri" w:hAnsi="Calibri" w:cs="Calibri"/>
          <w:lang w:val="en-IN"/>
        </w:rPr>
        <w:t xml:space="preserve"> and it is only seen in few models that the </w:t>
      </w:r>
      <w:r w:rsidR="00254641" w:rsidRPr="004F3B18">
        <w:rPr>
          <w:rFonts w:ascii="Calibri" w:hAnsi="Calibri" w:cs="Calibri"/>
          <w:lang w:val="en-IN"/>
        </w:rPr>
        <w:t xml:space="preserve">forecasted data in not directional. </w:t>
      </w:r>
      <w:r w:rsidR="00763FD9" w:rsidRPr="004F3B18">
        <w:rPr>
          <w:rFonts w:ascii="Calibri" w:hAnsi="Calibri" w:cs="Calibri"/>
          <w:lang w:val="en-IN"/>
        </w:rPr>
        <w:t>It can be seen in</w:t>
      </w:r>
      <w:r w:rsidR="002C30B2" w:rsidRPr="004F3B18">
        <w:rPr>
          <w:rFonts w:ascii="Calibri" w:hAnsi="Calibri" w:cs="Calibri"/>
          <w:lang w:val="en-IN"/>
        </w:rPr>
        <w:t xml:space="preserve"> </w:t>
      </w:r>
      <w:r w:rsidR="00CF4361" w:rsidRPr="004F3B18">
        <w:rPr>
          <w:rFonts w:ascii="Calibri" w:hAnsi="Calibri" w:cs="Calibri"/>
          <w:lang w:val="en-IN"/>
        </w:rPr>
        <w:t>Figure</w:t>
      </w:r>
      <w:r w:rsidR="00BC4BA0" w:rsidRPr="004F3B18">
        <w:rPr>
          <w:rFonts w:ascii="Calibri" w:hAnsi="Calibri" w:cs="Calibri"/>
          <w:lang w:val="en-IN"/>
        </w:rPr>
        <w:t xml:space="preserve"> </w:t>
      </w:r>
      <w:r w:rsidR="00CF4361" w:rsidRPr="004F3B18">
        <w:rPr>
          <w:rFonts w:ascii="Calibri" w:hAnsi="Calibri" w:cs="Calibri"/>
          <w:lang w:val="en-IN"/>
        </w:rPr>
        <w:t>30</w:t>
      </w:r>
      <w:r w:rsidR="002C30B2" w:rsidRPr="004F3B18">
        <w:rPr>
          <w:rFonts w:ascii="Calibri" w:hAnsi="Calibri" w:cs="Calibri"/>
          <w:lang w:val="en-IN"/>
        </w:rPr>
        <w:t>,</w:t>
      </w:r>
      <w:r w:rsidR="00B40020" w:rsidRPr="004F3B18">
        <w:rPr>
          <w:rFonts w:ascii="Calibri" w:hAnsi="Calibri" w:cs="Calibri"/>
          <w:lang w:val="en-IN"/>
        </w:rPr>
        <w:t xml:space="preserve"> variation of</w:t>
      </w:r>
      <w:r w:rsidR="002C30B2" w:rsidRPr="004F3B18">
        <w:rPr>
          <w:rFonts w:ascii="Calibri" w:hAnsi="Calibri" w:cs="Calibri"/>
          <w:lang w:val="en-IN"/>
        </w:rPr>
        <w:t xml:space="preserve"> </w:t>
      </w:r>
      <w:r w:rsidR="004A2853" w:rsidRPr="004F3B18">
        <w:rPr>
          <w:rFonts w:ascii="Calibri" w:hAnsi="Calibri" w:cs="Calibri"/>
          <w:lang w:val="en-IN"/>
        </w:rPr>
        <w:t>forecasted CVX stock price</w:t>
      </w:r>
      <w:r w:rsidR="00203C21" w:rsidRPr="004F3B18">
        <w:rPr>
          <w:rFonts w:ascii="Calibri" w:hAnsi="Calibri" w:cs="Calibri"/>
          <w:lang w:val="en-IN"/>
        </w:rPr>
        <w:t xml:space="preserve"> from </w:t>
      </w:r>
      <w:r w:rsidR="00BC4BA0" w:rsidRPr="004F3B18">
        <w:rPr>
          <w:rFonts w:ascii="Calibri" w:hAnsi="Calibri" w:cs="Calibri"/>
          <w:lang w:val="en-IN"/>
        </w:rPr>
        <w:t>m</w:t>
      </w:r>
      <w:r w:rsidR="00203C21" w:rsidRPr="004F3B18">
        <w:rPr>
          <w:rFonts w:ascii="Calibri" w:hAnsi="Calibri" w:cs="Calibri"/>
          <w:lang w:val="en-IN"/>
        </w:rPr>
        <w:t xml:space="preserve">odel – 6 with </w:t>
      </w:r>
      <w:r w:rsidR="00C02145" w:rsidRPr="004F3B18">
        <w:rPr>
          <w:rFonts w:ascii="Calibri" w:hAnsi="Calibri" w:cs="Calibri"/>
          <w:lang w:val="en-IN"/>
        </w:rPr>
        <w:t xml:space="preserve">50 lookbacks, </w:t>
      </w:r>
      <w:r w:rsidR="00C033CB" w:rsidRPr="004F3B18">
        <w:rPr>
          <w:rFonts w:ascii="Calibri" w:hAnsi="Calibri" w:cs="Calibri"/>
          <w:lang w:val="en-IN"/>
        </w:rPr>
        <w:t>StandardScaler</w:t>
      </w:r>
      <w:r w:rsidR="00C02145" w:rsidRPr="004F3B18">
        <w:rPr>
          <w:rFonts w:ascii="Calibri" w:hAnsi="Calibri" w:cs="Calibri"/>
          <w:lang w:val="en-IN"/>
        </w:rPr>
        <w:t xml:space="preserve"> scaled data trained for 150 epochs</w:t>
      </w:r>
      <w:r w:rsidR="004A2853" w:rsidRPr="004F3B18">
        <w:rPr>
          <w:rFonts w:ascii="Calibri" w:hAnsi="Calibri" w:cs="Calibri"/>
          <w:lang w:val="en-IN"/>
        </w:rPr>
        <w:t>.</w:t>
      </w:r>
    </w:p>
    <w:p w14:paraId="56946BC5" w14:textId="77777777" w:rsidR="00763FD9" w:rsidRPr="004F3B18" w:rsidRDefault="00763FD9" w:rsidP="00763FD9">
      <w:pPr>
        <w:keepNext/>
        <w:spacing w:after="240"/>
        <w:jc w:val="center"/>
        <w:rPr>
          <w:rFonts w:ascii="Calibri" w:hAnsi="Calibri" w:cs="Calibri"/>
        </w:rPr>
      </w:pPr>
      <w:r w:rsidRPr="004F3B18">
        <w:rPr>
          <w:rFonts w:ascii="Calibri" w:hAnsi="Calibri" w:cs="Calibri"/>
          <w:noProof/>
        </w:rPr>
        <w:drawing>
          <wp:inline distT="0" distB="0" distL="0" distR="0" wp14:anchorId="527536A5" wp14:editId="73F5C276">
            <wp:extent cx="4417060" cy="2442939"/>
            <wp:effectExtent l="0" t="0" r="2540" b="0"/>
            <wp:docPr id="918695492" name="Picture 6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95492" name="Picture 64" descr="A graph with lines and numbe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1351" cy="2445312"/>
                    </a:xfrm>
                    <a:prstGeom prst="rect">
                      <a:avLst/>
                    </a:prstGeom>
                    <a:noFill/>
                    <a:ln>
                      <a:noFill/>
                    </a:ln>
                  </pic:spPr>
                </pic:pic>
              </a:graphicData>
            </a:graphic>
          </wp:inline>
        </w:drawing>
      </w:r>
    </w:p>
    <w:p w14:paraId="17D2DAE5" w14:textId="5AC51C0F" w:rsidR="00763FD9" w:rsidRPr="004F3B18" w:rsidRDefault="00763FD9" w:rsidP="00763FD9">
      <w:pPr>
        <w:pStyle w:val="Caption"/>
        <w:jc w:val="center"/>
        <w:rPr>
          <w:rFonts w:ascii="Calibri" w:hAnsi="Calibri" w:cs="Calibri"/>
        </w:rPr>
      </w:pPr>
      <w:bookmarkStart w:id="51" w:name="_Toc165500083"/>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30</w:t>
      </w:r>
      <w:r w:rsidRPr="004F3B18">
        <w:rPr>
          <w:rFonts w:ascii="Calibri" w:hAnsi="Calibri" w:cs="Calibri"/>
        </w:rPr>
        <w:fldChar w:fldCharType="end"/>
      </w:r>
      <w:r w:rsidRPr="004F3B18">
        <w:rPr>
          <w:rFonts w:ascii="Calibri" w:hAnsi="Calibri" w:cs="Calibri"/>
        </w:rPr>
        <w:t xml:space="preserve">: CVX Stock Price Forecast by Model </w:t>
      </w:r>
      <w:r w:rsidR="00DF3426" w:rsidRPr="004F3B18">
        <w:rPr>
          <w:rFonts w:ascii="Calibri" w:hAnsi="Calibri" w:cs="Calibri"/>
        </w:rPr>
        <w:t>–</w:t>
      </w:r>
      <w:r w:rsidRPr="004F3B18">
        <w:rPr>
          <w:rFonts w:ascii="Calibri" w:hAnsi="Calibri" w:cs="Calibri"/>
        </w:rPr>
        <w:t xml:space="preserve"> 6</w:t>
      </w:r>
      <w:bookmarkEnd w:id="51"/>
    </w:p>
    <w:p w14:paraId="1FB5B25C" w14:textId="25CE4CD1" w:rsidR="00DF3426" w:rsidRPr="004F3B18" w:rsidRDefault="009C23F2" w:rsidP="00102CB0">
      <w:pPr>
        <w:spacing w:after="240"/>
        <w:rPr>
          <w:rFonts w:ascii="Calibri" w:hAnsi="Calibri" w:cs="Calibri"/>
          <w:i/>
          <w:iCs/>
          <w:lang w:val="en-IN"/>
        </w:rPr>
      </w:pPr>
      <w:r w:rsidRPr="004F3B18">
        <w:rPr>
          <w:rFonts w:ascii="Calibri" w:hAnsi="Calibri" w:cs="Calibri"/>
        </w:rPr>
        <w:t>The forecasted stock price</w:t>
      </w:r>
      <w:r w:rsidR="000139D2" w:rsidRPr="004F3B18">
        <w:rPr>
          <w:rFonts w:ascii="Calibri" w:hAnsi="Calibri" w:cs="Calibri"/>
        </w:rPr>
        <w:t xml:space="preserve"> movement is very unpredictable</w:t>
      </w:r>
      <w:r w:rsidR="00B57028">
        <w:rPr>
          <w:rFonts w:ascii="Calibri" w:hAnsi="Calibri" w:cs="Calibri"/>
        </w:rPr>
        <w:t>,</w:t>
      </w:r>
      <w:r w:rsidR="000139D2" w:rsidRPr="004F3B18">
        <w:rPr>
          <w:rFonts w:ascii="Calibri" w:hAnsi="Calibri" w:cs="Calibri"/>
        </w:rPr>
        <w:t xml:space="preserve"> </w:t>
      </w:r>
      <w:r w:rsidR="000A3A68" w:rsidRPr="004F3B18">
        <w:rPr>
          <w:rFonts w:ascii="Calibri" w:hAnsi="Calibri" w:cs="Calibri"/>
        </w:rPr>
        <w:t xml:space="preserve">when compared with different combinations </w:t>
      </w:r>
      <w:r w:rsidR="00641AE0" w:rsidRPr="004F3B18">
        <w:rPr>
          <w:rFonts w:ascii="Calibri" w:hAnsi="Calibri" w:cs="Calibri"/>
        </w:rPr>
        <w:t>and</w:t>
      </w:r>
      <w:r w:rsidR="00E75856" w:rsidRPr="004F3B18">
        <w:rPr>
          <w:rFonts w:ascii="Calibri" w:hAnsi="Calibri" w:cs="Calibri"/>
        </w:rPr>
        <w:t xml:space="preserve"> </w:t>
      </w:r>
      <w:r w:rsidR="00A44B78" w:rsidRPr="004F3B18">
        <w:rPr>
          <w:rFonts w:ascii="Calibri" w:hAnsi="Calibri" w:cs="Calibri"/>
        </w:rPr>
        <w:t xml:space="preserve">the forecast pattern would drift away from the actual </w:t>
      </w:r>
      <w:r w:rsidR="00253510" w:rsidRPr="004F3B18">
        <w:rPr>
          <w:rFonts w:ascii="Calibri" w:hAnsi="Calibri" w:cs="Calibri"/>
        </w:rPr>
        <w:t xml:space="preserve">prices as shown in </w:t>
      </w:r>
      <w:r w:rsidR="00CF4361" w:rsidRPr="004F3B18">
        <w:rPr>
          <w:rFonts w:ascii="Calibri" w:hAnsi="Calibri" w:cs="Calibri"/>
        </w:rPr>
        <w:t>F</w:t>
      </w:r>
      <w:r w:rsidR="000139D2" w:rsidRPr="004F3B18">
        <w:rPr>
          <w:rFonts w:ascii="Calibri" w:hAnsi="Calibri" w:cs="Calibri"/>
        </w:rPr>
        <w:t>igure 31</w:t>
      </w:r>
      <w:r w:rsidR="00253510" w:rsidRPr="004F3B18">
        <w:rPr>
          <w:rFonts w:ascii="Calibri" w:hAnsi="Calibri" w:cs="Calibri"/>
        </w:rPr>
        <w:t>.</w:t>
      </w:r>
      <w:r w:rsidR="00253510" w:rsidRPr="004F3B18">
        <w:rPr>
          <w:rFonts w:ascii="Calibri" w:hAnsi="Calibri" w:cs="Calibri"/>
          <w:i/>
          <w:iCs/>
        </w:rPr>
        <w:t xml:space="preserve"> </w:t>
      </w:r>
      <w:r w:rsidR="00253510" w:rsidRPr="004F3B18">
        <w:rPr>
          <w:rFonts w:ascii="Calibri" w:hAnsi="Calibri" w:cs="Calibri"/>
        </w:rPr>
        <w:t>The lowest MAPE with 30 days forecast stock price data is</w:t>
      </w:r>
      <w:r w:rsidR="00FA6C06" w:rsidRPr="004F3B18">
        <w:rPr>
          <w:rFonts w:ascii="Calibri" w:hAnsi="Calibri" w:cs="Calibri"/>
        </w:rPr>
        <w:t xml:space="preserve"> </w:t>
      </w:r>
      <w:r w:rsidR="00C858F0" w:rsidRPr="004F3B18">
        <w:rPr>
          <w:rFonts w:ascii="Calibri" w:hAnsi="Calibri" w:cs="Calibri"/>
        </w:rPr>
        <w:t>0.77% and is</w:t>
      </w:r>
      <w:r w:rsidR="00253510" w:rsidRPr="004F3B18">
        <w:rPr>
          <w:rFonts w:ascii="Calibri" w:hAnsi="Calibri" w:cs="Calibri"/>
        </w:rPr>
        <w:t xml:space="preserve"> achieved fo</w:t>
      </w:r>
      <w:r w:rsidR="00B03B86" w:rsidRPr="004F3B18">
        <w:rPr>
          <w:rFonts w:ascii="Calibri" w:hAnsi="Calibri" w:cs="Calibri"/>
        </w:rPr>
        <w:t>r SHEL stock with</w:t>
      </w:r>
      <w:r w:rsidR="001D51CA" w:rsidRPr="004F3B18">
        <w:rPr>
          <w:rFonts w:ascii="Calibri" w:hAnsi="Calibri" w:cs="Calibri"/>
        </w:rPr>
        <w:t xml:space="preserve"> Model – 4 trained </w:t>
      </w:r>
      <w:r w:rsidR="00223F59" w:rsidRPr="004F3B18">
        <w:rPr>
          <w:rFonts w:ascii="Calibri" w:hAnsi="Calibri" w:cs="Calibri"/>
        </w:rPr>
        <w:t xml:space="preserve">for 100 epochs </w:t>
      </w:r>
      <w:r w:rsidR="00DA1207" w:rsidRPr="004F3B18">
        <w:rPr>
          <w:rFonts w:ascii="Calibri" w:hAnsi="Calibri" w:cs="Calibri"/>
        </w:rPr>
        <w:t xml:space="preserve">using </w:t>
      </w:r>
      <w:r w:rsidR="00FA6C06" w:rsidRPr="004F3B18">
        <w:rPr>
          <w:rFonts w:ascii="Calibri" w:hAnsi="Calibri" w:cs="Calibri"/>
        </w:rPr>
        <w:t xml:space="preserve">25 lookbacks and </w:t>
      </w:r>
      <w:r w:rsidR="00C033CB" w:rsidRPr="004F3B18">
        <w:rPr>
          <w:rFonts w:ascii="Calibri" w:hAnsi="Calibri" w:cs="Calibri"/>
        </w:rPr>
        <w:t>MinMaxScaler</w:t>
      </w:r>
      <w:r w:rsidR="00FA6C06" w:rsidRPr="004F3B18">
        <w:rPr>
          <w:rFonts w:ascii="Calibri" w:hAnsi="Calibri" w:cs="Calibri"/>
        </w:rPr>
        <w:t xml:space="preserve"> scaled data.</w:t>
      </w:r>
      <w:r w:rsidR="00C858F0" w:rsidRPr="004F3B18">
        <w:rPr>
          <w:rFonts w:ascii="Calibri" w:hAnsi="Calibri" w:cs="Calibri"/>
        </w:rPr>
        <w:t xml:space="preserve"> </w:t>
      </w:r>
      <w:r w:rsidR="006A01CB" w:rsidRPr="004F3B18">
        <w:rPr>
          <w:rFonts w:ascii="Calibri" w:hAnsi="Calibri" w:cs="Calibri"/>
        </w:rPr>
        <w:t xml:space="preserve">The highest MAPE with 30 days forecast stock price data is </w:t>
      </w:r>
      <w:r w:rsidR="006B4973" w:rsidRPr="004F3B18">
        <w:rPr>
          <w:rFonts w:ascii="Calibri" w:hAnsi="Calibri" w:cs="Calibri"/>
        </w:rPr>
        <w:t>42.46</w:t>
      </w:r>
      <w:r w:rsidR="006A01CB" w:rsidRPr="004F3B18">
        <w:rPr>
          <w:rFonts w:ascii="Calibri" w:hAnsi="Calibri" w:cs="Calibri"/>
        </w:rPr>
        <w:t xml:space="preserve">% and is achieved for SHEL stock with </w:t>
      </w:r>
      <w:r w:rsidR="002D1193" w:rsidRPr="004F3B18">
        <w:rPr>
          <w:rFonts w:ascii="Calibri" w:hAnsi="Calibri" w:cs="Calibri"/>
        </w:rPr>
        <w:t>m</w:t>
      </w:r>
      <w:r w:rsidR="006A01CB" w:rsidRPr="004F3B18">
        <w:rPr>
          <w:rFonts w:ascii="Calibri" w:hAnsi="Calibri" w:cs="Calibri"/>
        </w:rPr>
        <w:t xml:space="preserve">odel – </w:t>
      </w:r>
      <w:r w:rsidR="006B4973" w:rsidRPr="004F3B18">
        <w:rPr>
          <w:rFonts w:ascii="Calibri" w:hAnsi="Calibri" w:cs="Calibri"/>
        </w:rPr>
        <w:t>3</w:t>
      </w:r>
      <w:r w:rsidR="006A01CB" w:rsidRPr="004F3B18">
        <w:rPr>
          <w:rFonts w:ascii="Calibri" w:hAnsi="Calibri" w:cs="Calibri"/>
        </w:rPr>
        <w:t xml:space="preserve"> trained for 1</w:t>
      </w:r>
      <w:r w:rsidR="006B4973" w:rsidRPr="004F3B18">
        <w:rPr>
          <w:rFonts w:ascii="Calibri" w:hAnsi="Calibri" w:cs="Calibri"/>
        </w:rPr>
        <w:t>5</w:t>
      </w:r>
      <w:r w:rsidR="006A01CB" w:rsidRPr="004F3B18">
        <w:rPr>
          <w:rFonts w:ascii="Calibri" w:hAnsi="Calibri" w:cs="Calibri"/>
        </w:rPr>
        <w:t xml:space="preserve">0 epochs using </w:t>
      </w:r>
      <w:r w:rsidR="006B4973" w:rsidRPr="004F3B18">
        <w:rPr>
          <w:rFonts w:ascii="Calibri" w:hAnsi="Calibri" w:cs="Calibri"/>
        </w:rPr>
        <w:t>10</w:t>
      </w:r>
      <w:r w:rsidR="006A01CB" w:rsidRPr="004F3B18">
        <w:rPr>
          <w:rFonts w:ascii="Calibri" w:hAnsi="Calibri" w:cs="Calibri"/>
        </w:rPr>
        <w:t xml:space="preserve"> lookbacks and </w:t>
      </w:r>
      <w:r w:rsidR="00C033CB" w:rsidRPr="004F3B18">
        <w:rPr>
          <w:rFonts w:ascii="Calibri" w:hAnsi="Calibri" w:cs="Calibri"/>
        </w:rPr>
        <w:lastRenderedPageBreak/>
        <w:t>MinMaxScaler</w:t>
      </w:r>
      <w:r w:rsidR="00485E56" w:rsidRPr="004F3B18">
        <w:rPr>
          <w:rFonts w:ascii="Calibri" w:hAnsi="Calibri" w:cs="Calibri"/>
        </w:rPr>
        <w:t xml:space="preserve"> </w:t>
      </w:r>
      <w:r w:rsidR="006A01CB" w:rsidRPr="004F3B18">
        <w:rPr>
          <w:rFonts w:ascii="Calibri" w:hAnsi="Calibri" w:cs="Calibri"/>
        </w:rPr>
        <w:t>scaled data</w:t>
      </w:r>
      <w:r w:rsidR="00A74189" w:rsidRPr="004F3B18">
        <w:rPr>
          <w:rFonts w:ascii="Calibri" w:hAnsi="Calibri" w:cs="Calibri"/>
        </w:rPr>
        <w:t>,</w:t>
      </w:r>
      <w:r w:rsidR="006B4973" w:rsidRPr="004F3B18">
        <w:rPr>
          <w:rFonts w:ascii="Calibri" w:hAnsi="Calibri" w:cs="Calibri"/>
        </w:rPr>
        <w:t xml:space="preserve"> and the R2 </w:t>
      </w:r>
      <w:r w:rsidR="00B070E8" w:rsidRPr="004F3B18">
        <w:rPr>
          <w:rFonts w:ascii="Calibri" w:hAnsi="Calibri" w:cs="Calibri"/>
        </w:rPr>
        <w:t>score is -1920.97</w:t>
      </w:r>
      <w:r w:rsidR="006A01CB" w:rsidRPr="004F3B18">
        <w:rPr>
          <w:rFonts w:ascii="Calibri" w:hAnsi="Calibri" w:cs="Calibri"/>
        </w:rPr>
        <w:t>.</w:t>
      </w:r>
      <w:r w:rsidR="00804C4C" w:rsidRPr="004F3B18">
        <w:rPr>
          <w:rFonts w:ascii="Calibri" w:hAnsi="Calibri" w:cs="Calibri"/>
        </w:rPr>
        <w:t xml:space="preserve"> </w:t>
      </w:r>
      <w:r w:rsidR="002837A0" w:rsidRPr="004F3B18">
        <w:rPr>
          <w:rFonts w:ascii="Calibri" w:hAnsi="Calibri" w:cs="Calibri"/>
        </w:rPr>
        <w:t>The highest R2 score achieved w</w:t>
      </w:r>
      <w:r w:rsidR="00B7765E" w:rsidRPr="004F3B18">
        <w:rPr>
          <w:rFonts w:ascii="Calibri" w:hAnsi="Calibri" w:cs="Calibri"/>
        </w:rPr>
        <w:t xml:space="preserve">ith 30 days forecasted data is 0.61. </w:t>
      </w:r>
      <w:r w:rsidR="00804C4C" w:rsidRPr="004F3B18">
        <w:rPr>
          <w:rFonts w:ascii="Calibri" w:hAnsi="Calibri" w:cs="Calibri"/>
        </w:rPr>
        <w:t xml:space="preserve">Similarly, the </w:t>
      </w:r>
      <w:r w:rsidR="00C31546" w:rsidRPr="004F3B18">
        <w:rPr>
          <w:rFonts w:ascii="Calibri" w:hAnsi="Calibri" w:cs="Calibri"/>
        </w:rPr>
        <w:t xml:space="preserve">highest MAPE achieved for 15 days forecasted stock prices is </w:t>
      </w:r>
      <w:r w:rsidR="00C0702D" w:rsidRPr="004F3B18">
        <w:rPr>
          <w:rFonts w:ascii="Calibri" w:hAnsi="Calibri" w:cs="Calibri"/>
        </w:rPr>
        <w:t>21.07% and the lowest is 0.41</w:t>
      </w:r>
      <w:r w:rsidR="00106B1B" w:rsidRPr="004F3B18">
        <w:rPr>
          <w:rFonts w:ascii="Calibri" w:hAnsi="Calibri" w:cs="Calibri"/>
        </w:rPr>
        <w:t>%</w:t>
      </w:r>
      <w:r w:rsidR="00C0702D" w:rsidRPr="004F3B18">
        <w:rPr>
          <w:rFonts w:ascii="Calibri" w:hAnsi="Calibri" w:cs="Calibri"/>
        </w:rPr>
        <w:t>.</w:t>
      </w:r>
      <w:r w:rsidR="00106B1B" w:rsidRPr="004F3B18">
        <w:rPr>
          <w:rFonts w:ascii="Calibri" w:hAnsi="Calibri" w:cs="Calibri"/>
        </w:rPr>
        <w:t xml:space="preserve"> The R2 score for 15 days forecasted stock prices ranged between </w:t>
      </w:r>
      <w:r w:rsidR="002837A0" w:rsidRPr="004F3B18">
        <w:rPr>
          <w:rFonts w:ascii="Calibri" w:hAnsi="Calibri" w:cs="Calibri"/>
        </w:rPr>
        <w:t>-1854.30 to 0.82.</w:t>
      </w:r>
    </w:p>
    <w:p w14:paraId="30962CB1" w14:textId="77777777" w:rsidR="002B36F2" w:rsidRPr="004F3B18" w:rsidRDefault="00BE7A56" w:rsidP="002B36F2">
      <w:pPr>
        <w:keepNext/>
        <w:spacing w:after="240"/>
        <w:jc w:val="center"/>
        <w:rPr>
          <w:rFonts w:ascii="Calibri" w:hAnsi="Calibri" w:cs="Calibri"/>
        </w:rPr>
      </w:pPr>
      <w:r w:rsidRPr="004F3B18">
        <w:rPr>
          <w:rFonts w:ascii="Calibri" w:hAnsi="Calibri" w:cs="Calibri"/>
          <w:noProof/>
        </w:rPr>
        <w:drawing>
          <wp:inline distT="0" distB="0" distL="0" distR="0" wp14:anchorId="6FCE133B" wp14:editId="12213924">
            <wp:extent cx="4297565" cy="2376850"/>
            <wp:effectExtent l="0" t="0" r="8255" b="4445"/>
            <wp:docPr id="1579483183" name="Picture 63" descr="A graph of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483183" name="Picture 63" descr="A graph of a price&#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6241" cy="2381648"/>
                    </a:xfrm>
                    <a:prstGeom prst="rect">
                      <a:avLst/>
                    </a:prstGeom>
                    <a:noFill/>
                    <a:ln>
                      <a:noFill/>
                    </a:ln>
                  </pic:spPr>
                </pic:pic>
              </a:graphicData>
            </a:graphic>
          </wp:inline>
        </w:drawing>
      </w:r>
    </w:p>
    <w:p w14:paraId="1126DADC" w14:textId="1CFA9920" w:rsidR="00BE7A56" w:rsidRPr="004F3B18" w:rsidRDefault="002B36F2" w:rsidP="002B36F2">
      <w:pPr>
        <w:pStyle w:val="Caption"/>
        <w:jc w:val="center"/>
        <w:rPr>
          <w:rFonts w:ascii="Calibri" w:hAnsi="Calibri" w:cs="Calibri"/>
        </w:rPr>
      </w:pPr>
      <w:bookmarkStart w:id="52" w:name="_Toc165500084"/>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31</w:t>
      </w:r>
      <w:r w:rsidRPr="004F3B18">
        <w:rPr>
          <w:rFonts w:ascii="Calibri" w:hAnsi="Calibri" w:cs="Calibri"/>
        </w:rPr>
        <w:fldChar w:fldCharType="end"/>
      </w:r>
      <w:r w:rsidRPr="004F3B18">
        <w:rPr>
          <w:rFonts w:ascii="Calibri" w:hAnsi="Calibri" w:cs="Calibri"/>
        </w:rPr>
        <w:t>: CVX Stock Price Forecast with Model - 6</w:t>
      </w:r>
      <w:bookmarkEnd w:id="52"/>
    </w:p>
    <w:p w14:paraId="1139951F" w14:textId="2479F840" w:rsidR="00395446" w:rsidRPr="004F3B18" w:rsidRDefault="00666F69" w:rsidP="00A97425">
      <w:pPr>
        <w:pStyle w:val="Caption"/>
        <w:rPr>
          <w:rFonts w:ascii="Calibri" w:hAnsi="Calibri" w:cs="Calibri"/>
          <w:i w:val="0"/>
          <w:iCs w:val="0"/>
        </w:rPr>
      </w:pPr>
      <w:r w:rsidRPr="004F3B18">
        <w:rPr>
          <w:rFonts w:ascii="Calibri" w:hAnsi="Calibri" w:cs="Calibri"/>
          <w:i w:val="0"/>
          <w:iCs w:val="0"/>
        </w:rPr>
        <w:t xml:space="preserve">The </w:t>
      </w:r>
      <w:r w:rsidR="00013DAB" w:rsidRPr="004F3B18">
        <w:rPr>
          <w:rFonts w:ascii="Calibri" w:hAnsi="Calibri" w:cs="Calibri"/>
          <w:i w:val="0"/>
          <w:iCs w:val="0"/>
        </w:rPr>
        <w:t xml:space="preserve">wide range of </w:t>
      </w:r>
      <w:r w:rsidR="00AB7DAF" w:rsidRPr="004F3B18">
        <w:rPr>
          <w:rFonts w:ascii="Calibri" w:hAnsi="Calibri" w:cs="Calibri"/>
          <w:i w:val="0"/>
          <w:iCs w:val="0"/>
        </w:rPr>
        <w:t xml:space="preserve">MAPE and R2 scores with 15 days and 30 days forecasted </w:t>
      </w:r>
      <w:r w:rsidR="002A4280" w:rsidRPr="004F3B18">
        <w:rPr>
          <w:rFonts w:ascii="Calibri" w:hAnsi="Calibri" w:cs="Calibri"/>
          <w:i w:val="0"/>
          <w:iCs w:val="0"/>
        </w:rPr>
        <w:t xml:space="preserve">stock prices makes it </w:t>
      </w:r>
      <w:r w:rsidR="00F77153" w:rsidRPr="004F3B18">
        <w:rPr>
          <w:rFonts w:ascii="Calibri" w:hAnsi="Calibri" w:cs="Calibri"/>
          <w:i w:val="0"/>
          <w:iCs w:val="0"/>
        </w:rPr>
        <w:t>tough to rely on forecast</w:t>
      </w:r>
      <w:r w:rsidR="00DC1ADD">
        <w:rPr>
          <w:rFonts w:ascii="Calibri" w:hAnsi="Calibri" w:cs="Calibri"/>
          <w:i w:val="0"/>
          <w:iCs w:val="0"/>
        </w:rPr>
        <w:t>ed</w:t>
      </w:r>
      <w:r w:rsidR="008E767F" w:rsidRPr="004F3B18">
        <w:rPr>
          <w:rFonts w:ascii="Calibri" w:hAnsi="Calibri" w:cs="Calibri"/>
          <w:i w:val="0"/>
          <w:iCs w:val="0"/>
        </w:rPr>
        <w:t xml:space="preserve"> </w:t>
      </w:r>
      <w:r w:rsidR="005545D7" w:rsidRPr="004F3B18">
        <w:rPr>
          <w:rFonts w:ascii="Calibri" w:hAnsi="Calibri" w:cs="Calibri"/>
          <w:i w:val="0"/>
          <w:iCs w:val="0"/>
        </w:rPr>
        <w:t xml:space="preserve">stock prices </w:t>
      </w:r>
      <w:r w:rsidR="00D95E91">
        <w:rPr>
          <w:rFonts w:ascii="Calibri" w:hAnsi="Calibri" w:cs="Calibri"/>
          <w:i w:val="0"/>
          <w:iCs w:val="0"/>
        </w:rPr>
        <w:t>of</w:t>
      </w:r>
      <w:r w:rsidR="005545D7" w:rsidRPr="004F3B18">
        <w:rPr>
          <w:rFonts w:ascii="Calibri" w:hAnsi="Calibri" w:cs="Calibri"/>
          <w:i w:val="0"/>
          <w:iCs w:val="0"/>
        </w:rPr>
        <w:t xml:space="preserve"> </w:t>
      </w:r>
      <w:r w:rsidR="00020217" w:rsidRPr="004F3B18">
        <w:rPr>
          <w:rFonts w:ascii="Calibri" w:hAnsi="Calibri" w:cs="Calibri"/>
          <w:i w:val="0"/>
          <w:iCs w:val="0"/>
        </w:rPr>
        <w:t xml:space="preserve">more than a couple of days. </w:t>
      </w:r>
      <w:r w:rsidR="00ED5CB6" w:rsidRPr="004F3B18">
        <w:rPr>
          <w:rFonts w:ascii="Calibri" w:hAnsi="Calibri" w:cs="Calibri"/>
          <w:i w:val="0"/>
          <w:iCs w:val="0"/>
        </w:rPr>
        <w:t>The test</w:t>
      </w:r>
      <w:r w:rsidR="006B703C" w:rsidRPr="004F3B18">
        <w:rPr>
          <w:rFonts w:ascii="Calibri" w:hAnsi="Calibri" w:cs="Calibri"/>
          <w:i w:val="0"/>
          <w:iCs w:val="0"/>
        </w:rPr>
        <w:t xml:space="preserve"> metrics and one day forecast metrics are </w:t>
      </w:r>
      <w:r w:rsidR="00A97425" w:rsidRPr="004F3B18">
        <w:rPr>
          <w:rFonts w:ascii="Calibri" w:hAnsi="Calibri" w:cs="Calibri"/>
          <w:i w:val="0"/>
          <w:iCs w:val="0"/>
        </w:rPr>
        <w:t>further analysed.</w:t>
      </w:r>
      <w:r w:rsidR="00FE682B" w:rsidRPr="004F3B18">
        <w:rPr>
          <w:rFonts w:ascii="Calibri" w:hAnsi="Calibri" w:cs="Calibri"/>
          <w:i w:val="0"/>
          <w:iCs w:val="0"/>
        </w:rPr>
        <w:t xml:space="preserve"> </w:t>
      </w:r>
    </w:p>
    <w:p w14:paraId="37166EBF" w14:textId="0AE727CC" w:rsidR="00A97425" w:rsidRPr="004F3B18" w:rsidRDefault="00FE682B" w:rsidP="00A97425">
      <w:pPr>
        <w:pStyle w:val="Caption"/>
        <w:rPr>
          <w:rFonts w:ascii="Calibri" w:hAnsi="Calibri" w:cs="Calibri"/>
          <w:i w:val="0"/>
          <w:iCs w:val="0"/>
        </w:rPr>
        <w:sectPr w:rsidR="00A97425" w:rsidRPr="004F3B18" w:rsidSect="00563EE2">
          <w:type w:val="continuous"/>
          <w:pgSz w:w="11906" w:h="16838"/>
          <w:pgMar w:top="1440" w:right="1440" w:bottom="1440" w:left="1440" w:header="0" w:footer="0" w:gutter="0"/>
          <w:cols w:space="720"/>
          <w:formProt w:val="0"/>
          <w:docGrid w:linePitch="326"/>
        </w:sectPr>
      </w:pPr>
      <w:r w:rsidRPr="004F3B18">
        <w:rPr>
          <w:rFonts w:ascii="Calibri" w:hAnsi="Calibri" w:cs="Calibri"/>
          <w:i w:val="0"/>
          <w:iCs w:val="0"/>
        </w:rPr>
        <w:t xml:space="preserve">The MAPE of </w:t>
      </w:r>
      <w:r w:rsidR="005D7EA9" w:rsidRPr="004F3B18">
        <w:rPr>
          <w:rFonts w:ascii="Calibri" w:hAnsi="Calibri" w:cs="Calibri"/>
          <w:i w:val="0"/>
          <w:iCs w:val="0"/>
        </w:rPr>
        <w:t xml:space="preserve">all models </w:t>
      </w:r>
      <w:r w:rsidR="0062684C" w:rsidRPr="004F3B18">
        <w:rPr>
          <w:rFonts w:ascii="Calibri" w:hAnsi="Calibri" w:cs="Calibri"/>
          <w:i w:val="0"/>
          <w:iCs w:val="0"/>
        </w:rPr>
        <w:t xml:space="preserve">trained for different epochs </w:t>
      </w:r>
      <w:r w:rsidR="005D7EA9" w:rsidRPr="004F3B18">
        <w:rPr>
          <w:rFonts w:ascii="Calibri" w:hAnsi="Calibri" w:cs="Calibri"/>
          <w:i w:val="0"/>
          <w:iCs w:val="0"/>
        </w:rPr>
        <w:t xml:space="preserve">with 10 lookbacks and </w:t>
      </w:r>
      <w:r w:rsidR="00C525D8" w:rsidRPr="004F3B18">
        <w:rPr>
          <w:rFonts w:ascii="Calibri" w:hAnsi="Calibri" w:cs="Calibri"/>
          <w:i w:val="0"/>
          <w:iCs w:val="0"/>
        </w:rPr>
        <w:t>StandardScaler</w:t>
      </w:r>
      <w:r w:rsidR="005D7EA9" w:rsidRPr="004F3B18">
        <w:rPr>
          <w:rFonts w:ascii="Calibri" w:hAnsi="Calibri" w:cs="Calibri"/>
          <w:i w:val="0"/>
          <w:iCs w:val="0"/>
        </w:rPr>
        <w:t xml:space="preserve"> scaled data can be seen in below </w:t>
      </w:r>
      <w:r w:rsidR="00220904" w:rsidRPr="004F3B18">
        <w:rPr>
          <w:rFonts w:ascii="Calibri" w:hAnsi="Calibri" w:cs="Calibri"/>
          <w:i w:val="0"/>
          <w:iCs w:val="0"/>
        </w:rPr>
        <w:t>Figures 32 to 37</w:t>
      </w:r>
      <w:r w:rsidR="005D7EA9" w:rsidRPr="004F3B18">
        <w:rPr>
          <w:rFonts w:ascii="Calibri" w:hAnsi="Calibri" w:cs="Calibri"/>
          <w:i w:val="0"/>
          <w:iCs w:val="0"/>
        </w:rPr>
        <w:t>.</w:t>
      </w:r>
      <w:r w:rsidR="00ED5CB6" w:rsidRPr="004F3B18">
        <w:rPr>
          <w:rFonts w:ascii="Calibri" w:hAnsi="Calibri" w:cs="Calibri"/>
          <w:i w:val="0"/>
          <w:iCs w:val="0"/>
        </w:rPr>
        <w:t xml:space="preserve"> </w:t>
      </w:r>
    </w:p>
    <w:p w14:paraId="0976DB25" w14:textId="77777777" w:rsidR="00EB5826" w:rsidRPr="004F3B18" w:rsidRDefault="00271637" w:rsidP="00EB5826">
      <w:pPr>
        <w:keepNext/>
        <w:spacing w:after="240"/>
        <w:jc w:val="center"/>
        <w:rPr>
          <w:rFonts w:ascii="Calibri" w:hAnsi="Calibri" w:cs="Calibri"/>
        </w:rPr>
      </w:pPr>
      <w:r w:rsidRPr="004F3B18">
        <w:rPr>
          <w:rFonts w:ascii="Calibri" w:hAnsi="Calibri" w:cs="Calibri"/>
          <w:noProof/>
        </w:rPr>
        <w:drawing>
          <wp:inline distT="0" distB="0" distL="0" distR="0" wp14:anchorId="4B5AE2FF" wp14:editId="490876FC">
            <wp:extent cx="2637155" cy="1929765"/>
            <wp:effectExtent l="0" t="0" r="0" b="0"/>
            <wp:docPr id="243730831"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30831" name="Picture 5" descr="A graph of different colored bar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37155" cy="1929765"/>
                    </a:xfrm>
                    <a:prstGeom prst="rect">
                      <a:avLst/>
                    </a:prstGeom>
                    <a:noFill/>
                    <a:ln>
                      <a:noFill/>
                    </a:ln>
                  </pic:spPr>
                </pic:pic>
              </a:graphicData>
            </a:graphic>
          </wp:inline>
        </w:drawing>
      </w:r>
    </w:p>
    <w:p w14:paraId="3625A6A9" w14:textId="7D1BE010" w:rsidR="00271637" w:rsidRPr="004F3B18" w:rsidRDefault="00EB5826" w:rsidP="00EB5826">
      <w:pPr>
        <w:pStyle w:val="Caption"/>
        <w:jc w:val="center"/>
        <w:rPr>
          <w:rFonts w:ascii="Calibri" w:hAnsi="Calibri" w:cs="Calibri"/>
          <w:lang w:val="en-IN"/>
        </w:rPr>
      </w:pPr>
      <w:bookmarkStart w:id="53" w:name="_Toc165500085"/>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32</w:t>
      </w:r>
      <w:r w:rsidRPr="004F3B18">
        <w:rPr>
          <w:rFonts w:ascii="Calibri" w:hAnsi="Calibri" w:cs="Calibri"/>
        </w:rPr>
        <w:fldChar w:fldCharType="end"/>
      </w:r>
      <w:r w:rsidRPr="004F3B18">
        <w:rPr>
          <w:rFonts w:ascii="Calibri" w:hAnsi="Calibri" w:cs="Calibri"/>
        </w:rPr>
        <w:t xml:space="preserve">: Model - 1 MAPE Vs Epochs for 10 lookbacks and StandardScaler scaled </w:t>
      </w:r>
      <w:r w:rsidR="00C525D8" w:rsidRPr="004F3B18">
        <w:rPr>
          <w:rFonts w:ascii="Calibri" w:hAnsi="Calibri" w:cs="Calibri"/>
        </w:rPr>
        <w:t>data.</w:t>
      </w:r>
      <w:bookmarkEnd w:id="53"/>
    </w:p>
    <w:p w14:paraId="277A0BD5" w14:textId="77777777" w:rsidR="00EB5826" w:rsidRPr="004F3B18" w:rsidRDefault="00B04F46" w:rsidP="00EB5826">
      <w:pPr>
        <w:keepNext/>
        <w:spacing w:after="240"/>
        <w:jc w:val="center"/>
        <w:rPr>
          <w:rFonts w:ascii="Calibri" w:hAnsi="Calibri" w:cs="Calibri"/>
        </w:rPr>
      </w:pPr>
      <w:r w:rsidRPr="004F3B18">
        <w:rPr>
          <w:rFonts w:ascii="Calibri" w:hAnsi="Calibri" w:cs="Calibri"/>
          <w:noProof/>
        </w:rPr>
        <w:drawing>
          <wp:inline distT="0" distB="0" distL="0" distR="0" wp14:anchorId="1E5C3FFB" wp14:editId="3E792836">
            <wp:extent cx="2637155" cy="1970405"/>
            <wp:effectExtent l="0" t="0" r="0" b="0"/>
            <wp:docPr id="1812544476" name="Pictur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44476" name="Picture 6" descr="A graph of different colored bars&#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37155" cy="1970405"/>
                    </a:xfrm>
                    <a:prstGeom prst="rect">
                      <a:avLst/>
                    </a:prstGeom>
                    <a:noFill/>
                    <a:ln>
                      <a:noFill/>
                    </a:ln>
                  </pic:spPr>
                </pic:pic>
              </a:graphicData>
            </a:graphic>
          </wp:inline>
        </w:drawing>
      </w:r>
    </w:p>
    <w:p w14:paraId="79E020CA" w14:textId="4F189232" w:rsidR="00271637" w:rsidRPr="004F3B18" w:rsidRDefault="00EB5826" w:rsidP="00EB5826">
      <w:pPr>
        <w:pStyle w:val="Caption"/>
        <w:jc w:val="center"/>
        <w:rPr>
          <w:rFonts w:ascii="Calibri" w:hAnsi="Calibri" w:cs="Calibri"/>
          <w:lang w:val="en-IN"/>
        </w:rPr>
      </w:pPr>
      <w:bookmarkStart w:id="54" w:name="_Toc165500086"/>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33</w:t>
      </w:r>
      <w:r w:rsidRPr="004F3B18">
        <w:rPr>
          <w:rFonts w:ascii="Calibri" w:hAnsi="Calibri" w:cs="Calibri"/>
        </w:rPr>
        <w:fldChar w:fldCharType="end"/>
      </w:r>
      <w:r w:rsidRPr="004F3B18">
        <w:rPr>
          <w:rFonts w:ascii="Calibri" w:hAnsi="Calibri" w:cs="Calibri"/>
        </w:rPr>
        <w:t xml:space="preserve">: Model - 2 MAPE Vs Epochs for 10 lookbacks and StandardScaler scaled </w:t>
      </w:r>
      <w:r w:rsidR="00C525D8" w:rsidRPr="004F3B18">
        <w:rPr>
          <w:rFonts w:ascii="Calibri" w:hAnsi="Calibri" w:cs="Calibri"/>
        </w:rPr>
        <w:t>data.</w:t>
      </w:r>
      <w:bookmarkEnd w:id="54"/>
    </w:p>
    <w:p w14:paraId="6CE9277B" w14:textId="77777777" w:rsidR="00EB5826" w:rsidRPr="004F3B18" w:rsidRDefault="009434D8" w:rsidP="00EB5826">
      <w:pPr>
        <w:keepNext/>
        <w:spacing w:after="240"/>
        <w:jc w:val="center"/>
        <w:rPr>
          <w:rFonts w:ascii="Calibri" w:hAnsi="Calibri" w:cs="Calibri"/>
        </w:rPr>
      </w:pPr>
      <w:r w:rsidRPr="004F3B18">
        <w:rPr>
          <w:rFonts w:ascii="Calibri" w:hAnsi="Calibri" w:cs="Calibri"/>
          <w:noProof/>
        </w:rPr>
        <w:lastRenderedPageBreak/>
        <w:drawing>
          <wp:inline distT="0" distB="0" distL="0" distR="0" wp14:anchorId="752D3AA2" wp14:editId="05418ADE">
            <wp:extent cx="2637155" cy="1971040"/>
            <wp:effectExtent l="0" t="0" r="0" b="0"/>
            <wp:docPr id="1457487066" name="Picture 8"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87066" name="Picture 8" descr="A graph of different colored bars&#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37155" cy="1971040"/>
                    </a:xfrm>
                    <a:prstGeom prst="rect">
                      <a:avLst/>
                    </a:prstGeom>
                    <a:noFill/>
                    <a:ln>
                      <a:noFill/>
                    </a:ln>
                  </pic:spPr>
                </pic:pic>
              </a:graphicData>
            </a:graphic>
          </wp:inline>
        </w:drawing>
      </w:r>
    </w:p>
    <w:p w14:paraId="226EFBCA" w14:textId="33FBF037" w:rsidR="00B04F46" w:rsidRPr="004F3B18" w:rsidRDefault="00EB5826" w:rsidP="00EB5826">
      <w:pPr>
        <w:pStyle w:val="Caption"/>
        <w:jc w:val="center"/>
        <w:rPr>
          <w:rFonts w:ascii="Calibri" w:hAnsi="Calibri" w:cs="Calibri"/>
          <w:lang w:val="en-IN"/>
        </w:rPr>
      </w:pPr>
      <w:bookmarkStart w:id="55" w:name="_Toc165500087"/>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34</w:t>
      </w:r>
      <w:r w:rsidRPr="004F3B18">
        <w:rPr>
          <w:rFonts w:ascii="Calibri" w:hAnsi="Calibri" w:cs="Calibri"/>
        </w:rPr>
        <w:fldChar w:fldCharType="end"/>
      </w:r>
      <w:r w:rsidRPr="004F3B18">
        <w:rPr>
          <w:rFonts w:ascii="Calibri" w:hAnsi="Calibri" w:cs="Calibri"/>
        </w:rPr>
        <w:t xml:space="preserve">: Model - 3 MAPE Vs Epochs for 10 lookbacks and StandardScaler scaled </w:t>
      </w:r>
      <w:r w:rsidR="00C525D8" w:rsidRPr="004F3B18">
        <w:rPr>
          <w:rFonts w:ascii="Calibri" w:hAnsi="Calibri" w:cs="Calibri"/>
        </w:rPr>
        <w:t>data.</w:t>
      </w:r>
      <w:bookmarkEnd w:id="55"/>
    </w:p>
    <w:p w14:paraId="405AA252" w14:textId="77777777" w:rsidR="00EB5826" w:rsidRPr="004F3B18" w:rsidRDefault="00B956E4" w:rsidP="00EB5826">
      <w:pPr>
        <w:keepNext/>
        <w:spacing w:after="240"/>
        <w:jc w:val="center"/>
        <w:rPr>
          <w:rFonts w:ascii="Calibri" w:hAnsi="Calibri" w:cs="Calibri"/>
        </w:rPr>
      </w:pPr>
      <w:r w:rsidRPr="004F3B18">
        <w:rPr>
          <w:rFonts w:ascii="Calibri" w:hAnsi="Calibri" w:cs="Calibri"/>
          <w:noProof/>
        </w:rPr>
        <w:drawing>
          <wp:inline distT="0" distB="0" distL="0" distR="0" wp14:anchorId="0E02E54C" wp14:editId="752E1DFE">
            <wp:extent cx="2601685" cy="1944489"/>
            <wp:effectExtent l="0" t="0" r="8255" b="0"/>
            <wp:docPr id="1870838372"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38372" name="Picture 9" descr="A graph of different colored bars&#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26953" cy="1963374"/>
                    </a:xfrm>
                    <a:prstGeom prst="rect">
                      <a:avLst/>
                    </a:prstGeom>
                    <a:noFill/>
                    <a:ln>
                      <a:noFill/>
                    </a:ln>
                  </pic:spPr>
                </pic:pic>
              </a:graphicData>
            </a:graphic>
          </wp:inline>
        </w:drawing>
      </w:r>
    </w:p>
    <w:p w14:paraId="7687A935" w14:textId="1B7871C9" w:rsidR="009434D8" w:rsidRPr="004F3B18" w:rsidRDefault="00EB5826" w:rsidP="00EB5826">
      <w:pPr>
        <w:pStyle w:val="Caption"/>
        <w:jc w:val="center"/>
        <w:rPr>
          <w:rFonts w:ascii="Calibri" w:hAnsi="Calibri" w:cs="Calibri"/>
          <w:lang w:val="en-IN"/>
        </w:rPr>
      </w:pPr>
      <w:bookmarkStart w:id="56" w:name="_Toc165500088"/>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35</w:t>
      </w:r>
      <w:r w:rsidRPr="004F3B18">
        <w:rPr>
          <w:rFonts w:ascii="Calibri" w:hAnsi="Calibri" w:cs="Calibri"/>
        </w:rPr>
        <w:fldChar w:fldCharType="end"/>
      </w:r>
      <w:r w:rsidRPr="004F3B18">
        <w:rPr>
          <w:rFonts w:ascii="Calibri" w:hAnsi="Calibri" w:cs="Calibri"/>
        </w:rPr>
        <w:t xml:space="preserve">: Model - 4 MAPE Vs Epochs for 10 lookbacks and StandardScaler scaled </w:t>
      </w:r>
      <w:r w:rsidR="00C525D8" w:rsidRPr="004F3B18">
        <w:rPr>
          <w:rFonts w:ascii="Calibri" w:hAnsi="Calibri" w:cs="Calibri"/>
        </w:rPr>
        <w:t>data.</w:t>
      </w:r>
      <w:bookmarkEnd w:id="56"/>
    </w:p>
    <w:p w14:paraId="115CB216" w14:textId="77777777" w:rsidR="00EB5826" w:rsidRPr="004F3B18" w:rsidRDefault="00910BCF" w:rsidP="00EB5826">
      <w:pPr>
        <w:keepNext/>
        <w:spacing w:after="240"/>
        <w:jc w:val="center"/>
        <w:rPr>
          <w:rFonts w:ascii="Calibri" w:hAnsi="Calibri" w:cs="Calibri"/>
        </w:rPr>
      </w:pPr>
      <w:r w:rsidRPr="004F3B18">
        <w:rPr>
          <w:rFonts w:ascii="Calibri" w:hAnsi="Calibri" w:cs="Calibri"/>
          <w:noProof/>
        </w:rPr>
        <w:drawing>
          <wp:inline distT="0" distB="0" distL="0" distR="0" wp14:anchorId="3A221C5B" wp14:editId="08BDD201">
            <wp:extent cx="2637155" cy="1903730"/>
            <wp:effectExtent l="0" t="0" r="0" b="1270"/>
            <wp:docPr id="1231901953" name="Picture 10" descr="A chart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01953" name="Picture 10" descr="A chart of different colored bars&#10;&#10;Description automatically generated with medium confidenc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37155" cy="1903730"/>
                    </a:xfrm>
                    <a:prstGeom prst="rect">
                      <a:avLst/>
                    </a:prstGeom>
                    <a:noFill/>
                    <a:ln>
                      <a:noFill/>
                    </a:ln>
                  </pic:spPr>
                </pic:pic>
              </a:graphicData>
            </a:graphic>
          </wp:inline>
        </w:drawing>
      </w:r>
    </w:p>
    <w:p w14:paraId="2141DD35" w14:textId="2B786A81" w:rsidR="00B956E4" w:rsidRPr="004F3B18" w:rsidRDefault="00EB5826" w:rsidP="00EB5826">
      <w:pPr>
        <w:pStyle w:val="Caption"/>
        <w:jc w:val="center"/>
        <w:rPr>
          <w:rFonts w:ascii="Calibri" w:hAnsi="Calibri" w:cs="Calibri"/>
          <w:lang w:val="en-IN"/>
        </w:rPr>
      </w:pPr>
      <w:bookmarkStart w:id="57" w:name="_Toc165500089"/>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36</w:t>
      </w:r>
      <w:r w:rsidRPr="004F3B18">
        <w:rPr>
          <w:rFonts w:ascii="Calibri" w:hAnsi="Calibri" w:cs="Calibri"/>
        </w:rPr>
        <w:fldChar w:fldCharType="end"/>
      </w:r>
      <w:r w:rsidRPr="004F3B18">
        <w:rPr>
          <w:rFonts w:ascii="Calibri" w:hAnsi="Calibri" w:cs="Calibri"/>
        </w:rPr>
        <w:t xml:space="preserve">: Model - 5 MAPE Vs Epochs for 10 lookbacks and StandardScaler scaled </w:t>
      </w:r>
      <w:r w:rsidR="00C525D8" w:rsidRPr="004F3B18">
        <w:rPr>
          <w:rFonts w:ascii="Calibri" w:hAnsi="Calibri" w:cs="Calibri"/>
        </w:rPr>
        <w:t>data.</w:t>
      </w:r>
      <w:bookmarkEnd w:id="57"/>
    </w:p>
    <w:p w14:paraId="21A12769" w14:textId="77777777" w:rsidR="00EB5826" w:rsidRPr="004F3B18" w:rsidRDefault="008B6BE8" w:rsidP="00EB5826">
      <w:pPr>
        <w:keepNext/>
        <w:spacing w:after="240"/>
        <w:jc w:val="center"/>
        <w:rPr>
          <w:rFonts w:ascii="Calibri" w:hAnsi="Calibri" w:cs="Calibri"/>
        </w:rPr>
      </w:pPr>
      <w:r w:rsidRPr="004F3B18">
        <w:rPr>
          <w:rFonts w:ascii="Calibri" w:hAnsi="Calibri" w:cs="Calibri"/>
          <w:noProof/>
        </w:rPr>
        <w:drawing>
          <wp:inline distT="0" distB="0" distL="0" distR="0" wp14:anchorId="01D49B71" wp14:editId="69B6112D">
            <wp:extent cx="2637155" cy="1929765"/>
            <wp:effectExtent l="0" t="0" r="0" b="0"/>
            <wp:docPr id="720341173" name="Picture 1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41173" name="Picture 11" descr="A graph of different colored bars&#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37155" cy="1929765"/>
                    </a:xfrm>
                    <a:prstGeom prst="rect">
                      <a:avLst/>
                    </a:prstGeom>
                    <a:noFill/>
                    <a:ln>
                      <a:noFill/>
                    </a:ln>
                  </pic:spPr>
                </pic:pic>
              </a:graphicData>
            </a:graphic>
          </wp:inline>
        </w:drawing>
      </w:r>
    </w:p>
    <w:p w14:paraId="05737F60" w14:textId="76B1E5B6" w:rsidR="004E0C56" w:rsidRPr="004F3B18" w:rsidRDefault="00EB5826" w:rsidP="00731512">
      <w:pPr>
        <w:pStyle w:val="Caption"/>
        <w:jc w:val="center"/>
        <w:rPr>
          <w:rFonts w:ascii="Calibri" w:hAnsi="Calibri" w:cs="Calibri"/>
          <w:lang w:val="en-IN"/>
        </w:rPr>
        <w:sectPr w:rsidR="004E0C56" w:rsidRPr="004F3B18" w:rsidSect="00563EE2">
          <w:type w:val="continuous"/>
          <w:pgSz w:w="11906" w:h="16838"/>
          <w:pgMar w:top="1440" w:right="1440" w:bottom="1440" w:left="1440" w:header="0" w:footer="0" w:gutter="0"/>
          <w:cols w:num="2" w:space="720"/>
          <w:formProt w:val="0"/>
          <w:docGrid w:linePitch="326"/>
        </w:sectPr>
      </w:pPr>
      <w:bookmarkStart w:id="58" w:name="_Toc165500090"/>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37</w:t>
      </w:r>
      <w:r w:rsidRPr="004F3B18">
        <w:rPr>
          <w:rFonts w:ascii="Calibri" w:hAnsi="Calibri" w:cs="Calibri"/>
        </w:rPr>
        <w:fldChar w:fldCharType="end"/>
      </w:r>
      <w:r w:rsidRPr="004F3B18">
        <w:rPr>
          <w:rFonts w:ascii="Calibri" w:hAnsi="Calibri" w:cs="Calibri"/>
        </w:rPr>
        <w:t>: Model - 6 MAPE Vs Epochs for 10 lookbacks and StandardScaler scaled dat</w:t>
      </w:r>
      <w:r w:rsidR="006F66AD" w:rsidRPr="004F3B18">
        <w:rPr>
          <w:rFonts w:ascii="Calibri" w:hAnsi="Calibri" w:cs="Calibri"/>
        </w:rPr>
        <w:t>a</w:t>
      </w:r>
      <w:r w:rsidR="00C525D8" w:rsidRPr="004F3B18">
        <w:rPr>
          <w:rFonts w:ascii="Calibri" w:hAnsi="Calibri" w:cs="Calibri"/>
        </w:rPr>
        <w:t>.</w:t>
      </w:r>
      <w:bookmarkEnd w:id="58"/>
    </w:p>
    <w:p w14:paraId="258C7242" w14:textId="1171338F" w:rsidR="00EB5826" w:rsidRPr="004F3B18" w:rsidRDefault="006F66AD" w:rsidP="00CB6548">
      <w:pPr>
        <w:spacing w:after="240"/>
        <w:rPr>
          <w:rFonts w:ascii="Calibri" w:hAnsi="Calibri" w:cs="Calibri"/>
          <w:lang w:val="en-IN"/>
        </w:rPr>
      </w:pPr>
      <w:r w:rsidRPr="004F3B18">
        <w:rPr>
          <w:rFonts w:ascii="Calibri" w:hAnsi="Calibri" w:cs="Calibri"/>
          <w:lang w:val="en-IN"/>
        </w:rPr>
        <w:t>When looked at model</w:t>
      </w:r>
      <w:r w:rsidR="002C7947" w:rsidRPr="004F3B18">
        <w:rPr>
          <w:rFonts w:ascii="Calibri" w:hAnsi="Calibri" w:cs="Calibri"/>
          <w:lang w:val="en-IN"/>
        </w:rPr>
        <w:t xml:space="preserve"> </w:t>
      </w:r>
      <w:r w:rsidRPr="004F3B18">
        <w:rPr>
          <w:rFonts w:ascii="Calibri" w:hAnsi="Calibri" w:cs="Calibri"/>
          <w:lang w:val="en-IN"/>
        </w:rPr>
        <w:t>-</w:t>
      </w:r>
      <w:r w:rsidR="002C7947" w:rsidRPr="004F3B18">
        <w:rPr>
          <w:rFonts w:ascii="Calibri" w:hAnsi="Calibri" w:cs="Calibri"/>
          <w:lang w:val="en-IN"/>
        </w:rPr>
        <w:t xml:space="preserve"> </w:t>
      </w:r>
      <w:r w:rsidRPr="004F3B18">
        <w:rPr>
          <w:rFonts w:ascii="Calibri" w:hAnsi="Calibri" w:cs="Calibri"/>
          <w:lang w:val="en-IN"/>
        </w:rPr>
        <w:t>1</w:t>
      </w:r>
      <w:r w:rsidR="0009428C" w:rsidRPr="004F3B18">
        <w:rPr>
          <w:rFonts w:ascii="Calibri" w:hAnsi="Calibri" w:cs="Calibri"/>
          <w:lang w:val="en-IN"/>
        </w:rPr>
        <w:t>, model</w:t>
      </w:r>
      <w:r w:rsidR="002C7947" w:rsidRPr="004F3B18">
        <w:rPr>
          <w:rFonts w:ascii="Calibri" w:hAnsi="Calibri" w:cs="Calibri"/>
          <w:lang w:val="en-IN"/>
        </w:rPr>
        <w:t xml:space="preserve"> </w:t>
      </w:r>
      <w:r w:rsidR="0009428C" w:rsidRPr="004F3B18">
        <w:rPr>
          <w:rFonts w:ascii="Calibri" w:hAnsi="Calibri" w:cs="Calibri"/>
          <w:lang w:val="en-IN"/>
        </w:rPr>
        <w:t>-</w:t>
      </w:r>
      <w:r w:rsidR="002C7947" w:rsidRPr="004F3B18">
        <w:rPr>
          <w:rFonts w:ascii="Calibri" w:hAnsi="Calibri" w:cs="Calibri"/>
          <w:lang w:val="en-IN"/>
        </w:rPr>
        <w:t xml:space="preserve"> </w:t>
      </w:r>
      <w:r w:rsidR="0009428C" w:rsidRPr="004F3B18">
        <w:rPr>
          <w:rFonts w:ascii="Calibri" w:hAnsi="Calibri" w:cs="Calibri"/>
          <w:lang w:val="en-IN"/>
        </w:rPr>
        <w:t>2, model</w:t>
      </w:r>
      <w:r w:rsidR="002C7947" w:rsidRPr="004F3B18">
        <w:rPr>
          <w:rFonts w:ascii="Calibri" w:hAnsi="Calibri" w:cs="Calibri"/>
          <w:lang w:val="en-IN"/>
        </w:rPr>
        <w:t xml:space="preserve"> </w:t>
      </w:r>
      <w:r w:rsidR="0009428C" w:rsidRPr="004F3B18">
        <w:rPr>
          <w:rFonts w:ascii="Calibri" w:hAnsi="Calibri" w:cs="Calibri"/>
          <w:lang w:val="en-IN"/>
        </w:rPr>
        <w:t>-</w:t>
      </w:r>
      <w:r w:rsidR="002C7947" w:rsidRPr="004F3B18">
        <w:rPr>
          <w:rFonts w:ascii="Calibri" w:hAnsi="Calibri" w:cs="Calibri"/>
          <w:lang w:val="en-IN"/>
        </w:rPr>
        <w:t xml:space="preserve"> </w:t>
      </w:r>
      <w:r w:rsidR="0009428C" w:rsidRPr="004F3B18">
        <w:rPr>
          <w:rFonts w:ascii="Calibri" w:hAnsi="Calibri" w:cs="Calibri"/>
          <w:lang w:val="en-IN"/>
        </w:rPr>
        <w:t>3 and model</w:t>
      </w:r>
      <w:r w:rsidR="002C7947" w:rsidRPr="004F3B18">
        <w:rPr>
          <w:rFonts w:ascii="Calibri" w:hAnsi="Calibri" w:cs="Calibri"/>
          <w:lang w:val="en-IN"/>
        </w:rPr>
        <w:t xml:space="preserve"> </w:t>
      </w:r>
      <w:r w:rsidR="0009428C" w:rsidRPr="004F3B18">
        <w:rPr>
          <w:rFonts w:ascii="Calibri" w:hAnsi="Calibri" w:cs="Calibri"/>
          <w:lang w:val="en-IN"/>
        </w:rPr>
        <w:t>-</w:t>
      </w:r>
      <w:r w:rsidR="002C7947" w:rsidRPr="004F3B18">
        <w:rPr>
          <w:rFonts w:ascii="Calibri" w:hAnsi="Calibri" w:cs="Calibri"/>
          <w:lang w:val="en-IN"/>
        </w:rPr>
        <w:t xml:space="preserve"> </w:t>
      </w:r>
      <w:r w:rsidR="0009428C" w:rsidRPr="004F3B18">
        <w:rPr>
          <w:rFonts w:ascii="Calibri" w:hAnsi="Calibri" w:cs="Calibri"/>
          <w:lang w:val="en-IN"/>
        </w:rPr>
        <w:t>4 MAPE p</w:t>
      </w:r>
      <w:r w:rsidR="00EC4E9E" w:rsidRPr="004F3B18">
        <w:rPr>
          <w:rFonts w:ascii="Calibri" w:hAnsi="Calibri" w:cs="Calibri"/>
          <w:lang w:val="en-IN"/>
        </w:rPr>
        <w:t>erformance over epochs in</w:t>
      </w:r>
      <w:r w:rsidR="00791C47" w:rsidRPr="004F3B18">
        <w:rPr>
          <w:rFonts w:ascii="Calibri" w:hAnsi="Calibri" w:cs="Calibri"/>
          <w:lang w:val="en-IN"/>
        </w:rPr>
        <w:t xml:space="preserve"> Figures </w:t>
      </w:r>
      <w:r w:rsidR="00CB310E" w:rsidRPr="004F3B18">
        <w:rPr>
          <w:rFonts w:ascii="Calibri" w:hAnsi="Calibri" w:cs="Calibri"/>
          <w:lang w:val="en-IN"/>
        </w:rPr>
        <w:t>32 to 35</w:t>
      </w:r>
      <w:r w:rsidR="00EC4E9E" w:rsidRPr="004F3B18">
        <w:rPr>
          <w:rFonts w:ascii="Calibri" w:hAnsi="Calibri" w:cs="Calibri"/>
          <w:lang w:val="en-IN"/>
        </w:rPr>
        <w:t xml:space="preserve">, </w:t>
      </w:r>
      <w:r w:rsidR="0056218C" w:rsidRPr="004F3B18">
        <w:rPr>
          <w:rFonts w:ascii="Calibri" w:hAnsi="Calibri" w:cs="Calibri"/>
          <w:lang w:val="en-IN"/>
        </w:rPr>
        <w:t xml:space="preserve">we can see the MAPE is decreasing with increase in epochs </w:t>
      </w:r>
      <w:r w:rsidR="00F13808" w:rsidRPr="004F3B18">
        <w:rPr>
          <w:rFonts w:ascii="Calibri" w:hAnsi="Calibri" w:cs="Calibri"/>
          <w:lang w:val="en-IN"/>
        </w:rPr>
        <w:t>and th</w:t>
      </w:r>
      <w:r w:rsidR="0042348D" w:rsidRPr="004F3B18">
        <w:rPr>
          <w:rFonts w:ascii="Calibri" w:hAnsi="Calibri" w:cs="Calibri"/>
          <w:lang w:val="en-IN"/>
        </w:rPr>
        <w:t xml:space="preserve">e MAPE ranges from </w:t>
      </w:r>
      <w:r w:rsidR="00DA450A" w:rsidRPr="004F3B18">
        <w:rPr>
          <w:rFonts w:ascii="Calibri" w:hAnsi="Calibri" w:cs="Calibri"/>
          <w:lang w:val="en-IN"/>
        </w:rPr>
        <w:t>1</w:t>
      </w:r>
      <w:r w:rsidR="00176F37" w:rsidRPr="004F3B18">
        <w:rPr>
          <w:rFonts w:ascii="Calibri" w:hAnsi="Calibri" w:cs="Calibri"/>
          <w:lang w:val="en-IN"/>
        </w:rPr>
        <w:t>%</w:t>
      </w:r>
      <w:r w:rsidR="00DA450A" w:rsidRPr="004F3B18">
        <w:rPr>
          <w:rFonts w:ascii="Calibri" w:hAnsi="Calibri" w:cs="Calibri"/>
          <w:lang w:val="en-IN"/>
        </w:rPr>
        <w:t xml:space="preserve"> to 6</w:t>
      </w:r>
      <w:r w:rsidR="00176F37" w:rsidRPr="004F3B18">
        <w:rPr>
          <w:rFonts w:ascii="Calibri" w:hAnsi="Calibri" w:cs="Calibri"/>
          <w:lang w:val="en-IN"/>
        </w:rPr>
        <w:t>%</w:t>
      </w:r>
      <w:r w:rsidR="00DA450A" w:rsidRPr="004F3B18">
        <w:rPr>
          <w:rFonts w:ascii="Calibri" w:hAnsi="Calibri" w:cs="Calibri"/>
          <w:lang w:val="en-IN"/>
        </w:rPr>
        <w:t xml:space="preserve"> </w:t>
      </w:r>
      <w:r w:rsidR="00395446" w:rsidRPr="004F3B18">
        <w:rPr>
          <w:rFonts w:ascii="Calibri" w:hAnsi="Calibri" w:cs="Calibri"/>
          <w:lang w:val="en-IN"/>
        </w:rPr>
        <w:t>over different epochs.</w:t>
      </w:r>
      <w:r w:rsidR="00EC46C1" w:rsidRPr="004F3B18">
        <w:rPr>
          <w:rFonts w:ascii="Calibri" w:hAnsi="Calibri" w:cs="Calibri"/>
          <w:lang w:val="en-IN"/>
        </w:rPr>
        <w:t xml:space="preserve"> </w:t>
      </w:r>
      <w:r w:rsidR="009404C2" w:rsidRPr="004F3B18">
        <w:rPr>
          <w:rFonts w:ascii="Calibri" w:hAnsi="Calibri" w:cs="Calibri"/>
          <w:lang w:val="en-IN"/>
        </w:rPr>
        <w:t xml:space="preserve">When looked at </w:t>
      </w:r>
      <w:r w:rsidR="00777FC5" w:rsidRPr="004F3B18">
        <w:rPr>
          <w:rFonts w:ascii="Calibri" w:hAnsi="Calibri" w:cs="Calibri"/>
          <w:lang w:val="en-IN"/>
        </w:rPr>
        <w:t xml:space="preserve">Figure </w:t>
      </w:r>
      <w:r w:rsidR="00AD67C2" w:rsidRPr="004F3B18">
        <w:rPr>
          <w:rFonts w:ascii="Calibri" w:hAnsi="Calibri" w:cs="Calibri"/>
          <w:lang w:val="en-IN"/>
        </w:rPr>
        <w:t>36 and 37</w:t>
      </w:r>
      <w:r w:rsidR="009404C2" w:rsidRPr="004F3B18">
        <w:rPr>
          <w:rFonts w:ascii="Calibri" w:hAnsi="Calibri" w:cs="Calibri"/>
          <w:lang w:val="en-IN"/>
        </w:rPr>
        <w:t>, we can see that the MAPE of model</w:t>
      </w:r>
      <w:r w:rsidR="004835E9" w:rsidRPr="004F3B18">
        <w:rPr>
          <w:rFonts w:ascii="Calibri" w:hAnsi="Calibri" w:cs="Calibri"/>
          <w:lang w:val="en-IN"/>
        </w:rPr>
        <w:t xml:space="preserve"> </w:t>
      </w:r>
      <w:r w:rsidR="009404C2" w:rsidRPr="004F3B18">
        <w:rPr>
          <w:rFonts w:ascii="Calibri" w:hAnsi="Calibri" w:cs="Calibri"/>
          <w:lang w:val="en-IN"/>
        </w:rPr>
        <w:t>-</w:t>
      </w:r>
      <w:r w:rsidR="004835E9" w:rsidRPr="004F3B18">
        <w:rPr>
          <w:rFonts w:ascii="Calibri" w:hAnsi="Calibri" w:cs="Calibri"/>
          <w:lang w:val="en-IN"/>
        </w:rPr>
        <w:t xml:space="preserve"> </w:t>
      </w:r>
      <w:r w:rsidR="009404C2" w:rsidRPr="004F3B18">
        <w:rPr>
          <w:rFonts w:ascii="Calibri" w:hAnsi="Calibri" w:cs="Calibri"/>
          <w:lang w:val="en-IN"/>
        </w:rPr>
        <w:t>5 and model</w:t>
      </w:r>
      <w:r w:rsidR="004835E9" w:rsidRPr="004F3B18">
        <w:rPr>
          <w:rFonts w:ascii="Calibri" w:hAnsi="Calibri" w:cs="Calibri"/>
          <w:lang w:val="en-IN"/>
        </w:rPr>
        <w:t xml:space="preserve"> </w:t>
      </w:r>
      <w:r w:rsidR="009404C2" w:rsidRPr="004F3B18">
        <w:rPr>
          <w:rFonts w:ascii="Calibri" w:hAnsi="Calibri" w:cs="Calibri"/>
          <w:lang w:val="en-IN"/>
        </w:rPr>
        <w:t>-</w:t>
      </w:r>
      <w:r w:rsidR="004835E9" w:rsidRPr="004F3B18">
        <w:rPr>
          <w:rFonts w:ascii="Calibri" w:hAnsi="Calibri" w:cs="Calibri"/>
          <w:lang w:val="en-IN"/>
        </w:rPr>
        <w:t xml:space="preserve"> </w:t>
      </w:r>
      <w:r w:rsidR="009404C2" w:rsidRPr="004F3B18">
        <w:rPr>
          <w:rFonts w:ascii="Calibri" w:hAnsi="Calibri" w:cs="Calibri"/>
          <w:lang w:val="en-IN"/>
        </w:rPr>
        <w:t xml:space="preserve">6 </w:t>
      </w:r>
      <w:r w:rsidR="00176F37" w:rsidRPr="004F3B18">
        <w:rPr>
          <w:rFonts w:ascii="Calibri" w:hAnsi="Calibri" w:cs="Calibri"/>
          <w:lang w:val="en-IN"/>
        </w:rPr>
        <w:t xml:space="preserve">is less than 2% </w:t>
      </w:r>
      <w:r w:rsidR="003E51E2" w:rsidRPr="004F3B18">
        <w:rPr>
          <w:rFonts w:ascii="Calibri" w:hAnsi="Calibri" w:cs="Calibri"/>
          <w:lang w:val="en-IN"/>
        </w:rPr>
        <w:t xml:space="preserve">for all stocks </w:t>
      </w:r>
      <w:r w:rsidR="006A7014" w:rsidRPr="004F3B18">
        <w:rPr>
          <w:rFonts w:ascii="Calibri" w:hAnsi="Calibri" w:cs="Calibri"/>
          <w:lang w:val="en-IN"/>
        </w:rPr>
        <w:t xml:space="preserve">and there isn’t a big change in MAPE </w:t>
      </w:r>
      <w:r w:rsidR="00C747FB" w:rsidRPr="004F3B18">
        <w:rPr>
          <w:rFonts w:ascii="Calibri" w:hAnsi="Calibri" w:cs="Calibri"/>
          <w:lang w:val="en-IN"/>
        </w:rPr>
        <w:t>over different epochs.</w:t>
      </w:r>
      <w:r w:rsidR="00101D82" w:rsidRPr="004F3B18">
        <w:rPr>
          <w:rFonts w:ascii="Calibri" w:hAnsi="Calibri" w:cs="Calibri"/>
          <w:lang w:val="en-IN"/>
        </w:rPr>
        <w:t xml:space="preserve"> Further</w:t>
      </w:r>
      <w:r w:rsidR="008E64D5" w:rsidRPr="004F3B18">
        <w:rPr>
          <w:rFonts w:ascii="Calibri" w:hAnsi="Calibri" w:cs="Calibri"/>
          <w:lang w:val="en-IN"/>
        </w:rPr>
        <w:t>,</w:t>
      </w:r>
      <w:r w:rsidR="00101D82" w:rsidRPr="004F3B18">
        <w:rPr>
          <w:rFonts w:ascii="Calibri" w:hAnsi="Calibri" w:cs="Calibri"/>
          <w:lang w:val="en-IN"/>
        </w:rPr>
        <w:t xml:space="preserve"> the M</w:t>
      </w:r>
      <w:r w:rsidR="008E64D5" w:rsidRPr="004F3B18">
        <w:rPr>
          <w:rFonts w:ascii="Calibri" w:hAnsi="Calibri" w:cs="Calibri"/>
          <w:lang w:val="en-IN"/>
        </w:rPr>
        <w:t xml:space="preserve">APE variation of all models </w:t>
      </w:r>
      <w:r w:rsidR="00C518D9" w:rsidRPr="004F3B18">
        <w:rPr>
          <w:rFonts w:ascii="Calibri" w:hAnsi="Calibri" w:cs="Calibri"/>
          <w:lang w:val="en-IN"/>
        </w:rPr>
        <w:t>with 25 lookbacks is visualised.</w:t>
      </w:r>
    </w:p>
    <w:p w14:paraId="26AD5F4D" w14:textId="77777777" w:rsidR="00D06B67" w:rsidRPr="004F3B18" w:rsidRDefault="00D06B67" w:rsidP="00CB6548">
      <w:pPr>
        <w:spacing w:after="240"/>
        <w:rPr>
          <w:rFonts w:ascii="Calibri" w:hAnsi="Calibri" w:cs="Calibri"/>
          <w:lang w:val="en-IN"/>
        </w:rPr>
        <w:sectPr w:rsidR="00D06B67" w:rsidRPr="004F3B18" w:rsidSect="00563EE2">
          <w:type w:val="continuous"/>
          <w:pgSz w:w="11906" w:h="16838"/>
          <w:pgMar w:top="1440" w:right="1440" w:bottom="1440" w:left="1440" w:header="0" w:footer="0" w:gutter="0"/>
          <w:cols w:space="720"/>
          <w:formProt w:val="0"/>
          <w:docGrid w:linePitch="326"/>
        </w:sectPr>
      </w:pPr>
    </w:p>
    <w:p w14:paraId="1A353DBE" w14:textId="77777777" w:rsidR="00101DDE" w:rsidRPr="004F3B18" w:rsidRDefault="006C43A3" w:rsidP="005D2CE8">
      <w:pPr>
        <w:keepNext/>
        <w:spacing w:after="240"/>
        <w:jc w:val="center"/>
        <w:rPr>
          <w:rFonts w:ascii="Calibri" w:hAnsi="Calibri" w:cs="Calibri"/>
        </w:rPr>
      </w:pPr>
      <w:r w:rsidRPr="004F3B18">
        <w:rPr>
          <w:rFonts w:ascii="Calibri" w:hAnsi="Calibri" w:cs="Calibri"/>
          <w:noProof/>
        </w:rPr>
        <w:lastRenderedPageBreak/>
        <w:drawing>
          <wp:inline distT="0" distB="0" distL="0" distR="0" wp14:anchorId="79AAB484" wp14:editId="572CB8B0">
            <wp:extent cx="2369127" cy="1771283"/>
            <wp:effectExtent l="0" t="0" r="6985" b="0"/>
            <wp:docPr id="2080340007" name="Picture 12"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40007" name="Picture 12" descr="A graph of different colored bars&#10;&#10;Description automatically generated with medium confidenc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69127" cy="1771283"/>
                    </a:xfrm>
                    <a:prstGeom prst="rect">
                      <a:avLst/>
                    </a:prstGeom>
                    <a:noFill/>
                    <a:ln>
                      <a:noFill/>
                    </a:ln>
                  </pic:spPr>
                </pic:pic>
              </a:graphicData>
            </a:graphic>
          </wp:inline>
        </w:drawing>
      </w:r>
    </w:p>
    <w:p w14:paraId="38AE86D8" w14:textId="59AFB1C8" w:rsidR="008B6BE8" w:rsidRPr="004F3B18" w:rsidRDefault="00101DDE" w:rsidP="005D2CE8">
      <w:pPr>
        <w:pStyle w:val="Caption"/>
        <w:jc w:val="center"/>
        <w:rPr>
          <w:rFonts w:ascii="Calibri" w:hAnsi="Calibri" w:cs="Calibri"/>
          <w:lang w:val="en-IN"/>
        </w:rPr>
      </w:pPr>
      <w:bookmarkStart w:id="59" w:name="_Toc165500091"/>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38</w:t>
      </w:r>
      <w:r w:rsidRPr="004F3B18">
        <w:rPr>
          <w:rFonts w:ascii="Calibri" w:hAnsi="Calibri" w:cs="Calibri"/>
        </w:rPr>
        <w:fldChar w:fldCharType="end"/>
      </w:r>
      <w:r w:rsidRPr="004F3B18">
        <w:rPr>
          <w:rFonts w:ascii="Calibri" w:hAnsi="Calibri" w:cs="Calibri"/>
        </w:rPr>
        <w:t xml:space="preserve">: Model - 1 MAPE Vs Epochs for 25 lookbacks and StandardScaler scaled </w:t>
      </w:r>
      <w:r w:rsidR="00C525D8" w:rsidRPr="004F3B18">
        <w:rPr>
          <w:rFonts w:ascii="Calibri" w:hAnsi="Calibri" w:cs="Calibri"/>
        </w:rPr>
        <w:t>data.</w:t>
      </w:r>
      <w:bookmarkEnd w:id="59"/>
    </w:p>
    <w:p w14:paraId="647BDE64" w14:textId="77777777" w:rsidR="00FA5D97" w:rsidRPr="004F3B18" w:rsidRDefault="002B3A0B" w:rsidP="005D2CE8">
      <w:pPr>
        <w:keepNext/>
        <w:spacing w:after="240"/>
        <w:jc w:val="center"/>
        <w:rPr>
          <w:rFonts w:ascii="Calibri" w:hAnsi="Calibri" w:cs="Calibri"/>
        </w:rPr>
      </w:pPr>
      <w:r w:rsidRPr="004F3B18">
        <w:rPr>
          <w:rFonts w:ascii="Calibri" w:hAnsi="Calibri" w:cs="Calibri"/>
          <w:noProof/>
        </w:rPr>
        <w:drawing>
          <wp:inline distT="0" distB="0" distL="0" distR="0" wp14:anchorId="403DE613" wp14:editId="2526A8F6">
            <wp:extent cx="2637155" cy="1971040"/>
            <wp:effectExtent l="0" t="0" r="0" b="0"/>
            <wp:docPr id="1090990257" name="Picture 1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90257" name="Picture 13" descr="A graph of different colored bars&#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37155" cy="1971040"/>
                    </a:xfrm>
                    <a:prstGeom prst="rect">
                      <a:avLst/>
                    </a:prstGeom>
                    <a:noFill/>
                    <a:ln>
                      <a:noFill/>
                    </a:ln>
                  </pic:spPr>
                </pic:pic>
              </a:graphicData>
            </a:graphic>
          </wp:inline>
        </w:drawing>
      </w:r>
    </w:p>
    <w:p w14:paraId="129783D3" w14:textId="7D93C6F0" w:rsidR="002B3A0B" w:rsidRPr="004F3B18" w:rsidRDefault="00FA5D97" w:rsidP="005D2CE8">
      <w:pPr>
        <w:pStyle w:val="Caption"/>
        <w:jc w:val="center"/>
        <w:rPr>
          <w:rFonts w:ascii="Calibri" w:hAnsi="Calibri" w:cs="Calibri"/>
          <w:lang w:val="en-IN"/>
        </w:rPr>
      </w:pPr>
      <w:bookmarkStart w:id="60" w:name="_Toc165500092"/>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39</w:t>
      </w:r>
      <w:r w:rsidRPr="004F3B18">
        <w:rPr>
          <w:rFonts w:ascii="Calibri" w:hAnsi="Calibri" w:cs="Calibri"/>
        </w:rPr>
        <w:fldChar w:fldCharType="end"/>
      </w:r>
      <w:r w:rsidRPr="004F3B18">
        <w:rPr>
          <w:rFonts w:ascii="Calibri" w:hAnsi="Calibri" w:cs="Calibri"/>
        </w:rPr>
        <w:t xml:space="preserve">: Model - </w:t>
      </w:r>
      <w:r w:rsidR="006503A6" w:rsidRPr="004F3B18">
        <w:rPr>
          <w:rFonts w:ascii="Calibri" w:hAnsi="Calibri" w:cs="Calibri"/>
        </w:rPr>
        <w:t>2</w:t>
      </w:r>
      <w:r w:rsidRPr="004F3B18">
        <w:rPr>
          <w:rFonts w:ascii="Calibri" w:hAnsi="Calibri" w:cs="Calibri"/>
        </w:rPr>
        <w:t xml:space="preserve"> MAPE Vs Epochs for 25 lookbacks and StandardScaler scaled </w:t>
      </w:r>
      <w:r w:rsidR="00C525D8" w:rsidRPr="004F3B18">
        <w:rPr>
          <w:rFonts w:ascii="Calibri" w:hAnsi="Calibri" w:cs="Calibri"/>
        </w:rPr>
        <w:t>data.</w:t>
      </w:r>
      <w:bookmarkEnd w:id="60"/>
    </w:p>
    <w:p w14:paraId="043411F2" w14:textId="77777777" w:rsidR="00FA5D97" w:rsidRPr="004F3B18" w:rsidRDefault="00837572" w:rsidP="005D2CE8">
      <w:pPr>
        <w:keepNext/>
        <w:spacing w:after="240"/>
        <w:jc w:val="center"/>
        <w:rPr>
          <w:rFonts w:ascii="Calibri" w:hAnsi="Calibri" w:cs="Calibri"/>
        </w:rPr>
      </w:pPr>
      <w:r w:rsidRPr="004F3B18">
        <w:rPr>
          <w:rFonts w:ascii="Calibri" w:hAnsi="Calibri" w:cs="Calibri"/>
          <w:noProof/>
        </w:rPr>
        <w:drawing>
          <wp:inline distT="0" distB="0" distL="0" distR="0" wp14:anchorId="6DDBD279" wp14:editId="0F5AB035">
            <wp:extent cx="2637155" cy="1971675"/>
            <wp:effectExtent l="0" t="0" r="0" b="9525"/>
            <wp:docPr id="546681677" name="Picture 1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81677" name="Picture 14" descr="A graph of different colored bars&#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37155" cy="1971675"/>
                    </a:xfrm>
                    <a:prstGeom prst="rect">
                      <a:avLst/>
                    </a:prstGeom>
                    <a:noFill/>
                    <a:ln>
                      <a:noFill/>
                    </a:ln>
                  </pic:spPr>
                </pic:pic>
              </a:graphicData>
            </a:graphic>
          </wp:inline>
        </w:drawing>
      </w:r>
    </w:p>
    <w:p w14:paraId="065AEDBA" w14:textId="0611593F" w:rsidR="00837572" w:rsidRPr="004F3B18" w:rsidRDefault="00FA5D97" w:rsidP="005D2CE8">
      <w:pPr>
        <w:pStyle w:val="Caption"/>
        <w:jc w:val="center"/>
        <w:rPr>
          <w:rFonts w:ascii="Calibri" w:hAnsi="Calibri" w:cs="Calibri"/>
          <w:lang w:val="en-IN"/>
        </w:rPr>
      </w:pPr>
      <w:bookmarkStart w:id="61" w:name="_Toc165500093"/>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40</w:t>
      </w:r>
      <w:r w:rsidRPr="004F3B18">
        <w:rPr>
          <w:rFonts w:ascii="Calibri" w:hAnsi="Calibri" w:cs="Calibri"/>
        </w:rPr>
        <w:fldChar w:fldCharType="end"/>
      </w:r>
      <w:r w:rsidRPr="004F3B18">
        <w:rPr>
          <w:rFonts w:ascii="Calibri" w:hAnsi="Calibri" w:cs="Calibri"/>
        </w:rPr>
        <w:t>: Model -</w:t>
      </w:r>
      <w:r w:rsidR="006503A6" w:rsidRPr="004F3B18">
        <w:rPr>
          <w:rFonts w:ascii="Calibri" w:hAnsi="Calibri" w:cs="Calibri"/>
        </w:rPr>
        <w:t xml:space="preserve"> 3</w:t>
      </w:r>
      <w:r w:rsidRPr="004F3B18">
        <w:rPr>
          <w:rFonts w:ascii="Calibri" w:hAnsi="Calibri" w:cs="Calibri"/>
        </w:rPr>
        <w:t xml:space="preserve"> MAPE Vs Epochs for 25 lookbacks and StandardScaler scaled </w:t>
      </w:r>
      <w:r w:rsidR="00C525D8" w:rsidRPr="004F3B18">
        <w:rPr>
          <w:rFonts w:ascii="Calibri" w:hAnsi="Calibri" w:cs="Calibri"/>
        </w:rPr>
        <w:t>data.</w:t>
      </w:r>
      <w:bookmarkEnd w:id="61"/>
    </w:p>
    <w:p w14:paraId="4BB0F3F3" w14:textId="77777777" w:rsidR="00FA5D97" w:rsidRPr="004F3B18" w:rsidRDefault="00C856AF" w:rsidP="005D2CE8">
      <w:pPr>
        <w:keepNext/>
        <w:spacing w:after="240"/>
        <w:jc w:val="center"/>
        <w:rPr>
          <w:rFonts w:ascii="Calibri" w:hAnsi="Calibri" w:cs="Calibri"/>
        </w:rPr>
      </w:pPr>
      <w:r w:rsidRPr="004F3B18">
        <w:rPr>
          <w:rFonts w:ascii="Calibri" w:hAnsi="Calibri" w:cs="Calibri"/>
          <w:noProof/>
        </w:rPr>
        <w:drawing>
          <wp:inline distT="0" distB="0" distL="0" distR="0" wp14:anchorId="5E60826F" wp14:editId="7B3730DE">
            <wp:extent cx="2424545" cy="1812717"/>
            <wp:effectExtent l="0" t="0" r="0" b="0"/>
            <wp:docPr id="1317662018" name="Picture 1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62018" name="Picture 15" descr="A graph of different colored bars&#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33713" cy="1819572"/>
                    </a:xfrm>
                    <a:prstGeom prst="rect">
                      <a:avLst/>
                    </a:prstGeom>
                    <a:noFill/>
                    <a:ln>
                      <a:noFill/>
                    </a:ln>
                  </pic:spPr>
                </pic:pic>
              </a:graphicData>
            </a:graphic>
          </wp:inline>
        </w:drawing>
      </w:r>
    </w:p>
    <w:p w14:paraId="3D373ADB" w14:textId="081F2FD7" w:rsidR="00C856AF" w:rsidRPr="004F3B18" w:rsidRDefault="00FA5D97" w:rsidP="005D2CE8">
      <w:pPr>
        <w:pStyle w:val="Caption"/>
        <w:jc w:val="center"/>
        <w:rPr>
          <w:rFonts w:ascii="Calibri" w:hAnsi="Calibri" w:cs="Calibri"/>
          <w:lang w:val="en-IN"/>
        </w:rPr>
      </w:pPr>
      <w:bookmarkStart w:id="62" w:name="_Toc165500094"/>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41</w:t>
      </w:r>
      <w:r w:rsidRPr="004F3B18">
        <w:rPr>
          <w:rFonts w:ascii="Calibri" w:hAnsi="Calibri" w:cs="Calibri"/>
        </w:rPr>
        <w:fldChar w:fldCharType="end"/>
      </w:r>
      <w:r w:rsidRPr="004F3B18">
        <w:rPr>
          <w:rFonts w:ascii="Calibri" w:hAnsi="Calibri" w:cs="Calibri"/>
        </w:rPr>
        <w:t xml:space="preserve">: Model - </w:t>
      </w:r>
      <w:r w:rsidR="006503A6" w:rsidRPr="004F3B18">
        <w:rPr>
          <w:rFonts w:ascii="Calibri" w:hAnsi="Calibri" w:cs="Calibri"/>
        </w:rPr>
        <w:t>4</w:t>
      </w:r>
      <w:r w:rsidRPr="004F3B18">
        <w:rPr>
          <w:rFonts w:ascii="Calibri" w:hAnsi="Calibri" w:cs="Calibri"/>
        </w:rPr>
        <w:t xml:space="preserve"> MAPE Vs Epochs for 25 lookbacks and StandardScaler scaled </w:t>
      </w:r>
      <w:r w:rsidR="00C525D8" w:rsidRPr="004F3B18">
        <w:rPr>
          <w:rFonts w:ascii="Calibri" w:hAnsi="Calibri" w:cs="Calibri"/>
        </w:rPr>
        <w:t>data.</w:t>
      </w:r>
      <w:bookmarkEnd w:id="62"/>
    </w:p>
    <w:p w14:paraId="4F693073" w14:textId="77777777" w:rsidR="00FA5D97" w:rsidRPr="004F3B18" w:rsidRDefault="00005A6C" w:rsidP="005D2CE8">
      <w:pPr>
        <w:keepNext/>
        <w:spacing w:after="240"/>
        <w:jc w:val="center"/>
        <w:rPr>
          <w:rFonts w:ascii="Calibri" w:hAnsi="Calibri" w:cs="Calibri"/>
        </w:rPr>
      </w:pPr>
      <w:r w:rsidRPr="004F3B18">
        <w:rPr>
          <w:rFonts w:ascii="Calibri" w:hAnsi="Calibri" w:cs="Calibri"/>
          <w:noProof/>
        </w:rPr>
        <w:drawing>
          <wp:inline distT="0" distB="0" distL="0" distR="0" wp14:anchorId="755332C7" wp14:editId="7D387D98">
            <wp:extent cx="2637155" cy="1931670"/>
            <wp:effectExtent l="0" t="0" r="0" b="0"/>
            <wp:docPr id="1634224057" name="Picture 16" descr="A chart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24057" name="Picture 16" descr="A chart of different colored bars&#10;&#10;Description automatically generated with medium confiden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37155" cy="1931670"/>
                    </a:xfrm>
                    <a:prstGeom prst="rect">
                      <a:avLst/>
                    </a:prstGeom>
                    <a:noFill/>
                    <a:ln>
                      <a:noFill/>
                    </a:ln>
                  </pic:spPr>
                </pic:pic>
              </a:graphicData>
            </a:graphic>
          </wp:inline>
        </w:drawing>
      </w:r>
    </w:p>
    <w:p w14:paraId="66DBF201" w14:textId="6EC58FED" w:rsidR="00C856AF" w:rsidRPr="004F3B18" w:rsidRDefault="00FA5D97" w:rsidP="005D2CE8">
      <w:pPr>
        <w:pStyle w:val="Caption"/>
        <w:jc w:val="center"/>
        <w:rPr>
          <w:rFonts w:ascii="Calibri" w:hAnsi="Calibri" w:cs="Calibri"/>
          <w:lang w:val="en-IN"/>
        </w:rPr>
      </w:pPr>
      <w:bookmarkStart w:id="63" w:name="_Toc165500095"/>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42</w:t>
      </w:r>
      <w:r w:rsidRPr="004F3B18">
        <w:rPr>
          <w:rFonts w:ascii="Calibri" w:hAnsi="Calibri" w:cs="Calibri"/>
        </w:rPr>
        <w:fldChar w:fldCharType="end"/>
      </w:r>
      <w:r w:rsidRPr="004F3B18">
        <w:rPr>
          <w:rFonts w:ascii="Calibri" w:hAnsi="Calibri" w:cs="Calibri"/>
        </w:rPr>
        <w:t xml:space="preserve">: Model - </w:t>
      </w:r>
      <w:r w:rsidR="006503A6" w:rsidRPr="004F3B18">
        <w:rPr>
          <w:rFonts w:ascii="Calibri" w:hAnsi="Calibri" w:cs="Calibri"/>
        </w:rPr>
        <w:t>5</w:t>
      </w:r>
      <w:r w:rsidRPr="004F3B18">
        <w:rPr>
          <w:rFonts w:ascii="Calibri" w:hAnsi="Calibri" w:cs="Calibri"/>
        </w:rPr>
        <w:t xml:space="preserve"> MAPE Vs Epochs for 25 lookbacks and StandardScaler scaled </w:t>
      </w:r>
      <w:r w:rsidR="00C525D8" w:rsidRPr="004F3B18">
        <w:rPr>
          <w:rFonts w:ascii="Calibri" w:hAnsi="Calibri" w:cs="Calibri"/>
        </w:rPr>
        <w:t>data.</w:t>
      </w:r>
      <w:bookmarkEnd w:id="63"/>
    </w:p>
    <w:p w14:paraId="157FB086" w14:textId="77777777" w:rsidR="00FA5D97" w:rsidRPr="004F3B18" w:rsidRDefault="00266F39" w:rsidP="005D2CE8">
      <w:pPr>
        <w:keepNext/>
        <w:spacing w:after="240"/>
        <w:jc w:val="center"/>
        <w:rPr>
          <w:rFonts w:ascii="Calibri" w:hAnsi="Calibri" w:cs="Calibri"/>
        </w:rPr>
      </w:pPr>
      <w:r w:rsidRPr="004F3B18">
        <w:rPr>
          <w:rFonts w:ascii="Calibri" w:hAnsi="Calibri" w:cs="Calibri"/>
          <w:noProof/>
        </w:rPr>
        <w:drawing>
          <wp:inline distT="0" distB="0" distL="0" distR="0" wp14:anchorId="11E987E1" wp14:editId="1080B2D6">
            <wp:extent cx="2736272" cy="2004271"/>
            <wp:effectExtent l="0" t="0" r="6985" b="0"/>
            <wp:docPr id="538341020" name="Picture 17" descr="A chart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41020" name="Picture 17" descr="A chart of different colored bars&#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38839" cy="2006151"/>
                    </a:xfrm>
                    <a:prstGeom prst="rect">
                      <a:avLst/>
                    </a:prstGeom>
                    <a:noFill/>
                    <a:ln>
                      <a:noFill/>
                    </a:ln>
                  </pic:spPr>
                </pic:pic>
              </a:graphicData>
            </a:graphic>
          </wp:inline>
        </w:drawing>
      </w:r>
    </w:p>
    <w:p w14:paraId="61D93FE3" w14:textId="045B53BC" w:rsidR="00266F39" w:rsidRPr="004F3B18" w:rsidRDefault="00FA5D97" w:rsidP="005D2CE8">
      <w:pPr>
        <w:pStyle w:val="Caption"/>
        <w:jc w:val="center"/>
        <w:rPr>
          <w:rFonts w:ascii="Calibri" w:hAnsi="Calibri" w:cs="Calibri"/>
          <w:lang w:val="en-IN"/>
        </w:rPr>
      </w:pPr>
      <w:bookmarkStart w:id="64" w:name="_Toc165500096"/>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43</w:t>
      </w:r>
      <w:r w:rsidRPr="004F3B18">
        <w:rPr>
          <w:rFonts w:ascii="Calibri" w:hAnsi="Calibri" w:cs="Calibri"/>
        </w:rPr>
        <w:fldChar w:fldCharType="end"/>
      </w:r>
      <w:r w:rsidRPr="004F3B18">
        <w:rPr>
          <w:rFonts w:ascii="Calibri" w:hAnsi="Calibri" w:cs="Calibri"/>
        </w:rPr>
        <w:t xml:space="preserve">: Model - </w:t>
      </w:r>
      <w:r w:rsidR="006503A6" w:rsidRPr="004F3B18">
        <w:rPr>
          <w:rFonts w:ascii="Calibri" w:hAnsi="Calibri" w:cs="Calibri"/>
        </w:rPr>
        <w:t>6</w:t>
      </w:r>
      <w:r w:rsidRPr="004F3B18">
        <w:rPr>
          <w:rFonts w:ascii="Calibri" w:hAnsi="Calibri" w:cs="Calibri"/>
        </w:rPr>
        <w:t xml:space="preserve"> MAPE Vs Epochs for 25 lookbacks and StandardScaler scaled </w:t>
      </w:r>
      <w:r w:rsidR="00C525D8" w:rsidRPr="004F3B18">
        <w:rPr>
          <w:rFonts w:ascii="Calibri" w:hAnsi="Calibri" w:cs="Calibri"/>
        </w:rPr>
        <w:t>data.</w:t>
      </w:r>
      <w:bookmarkEnd w:id="64"/>
    </w:p>
    <w:p w14:paraId="642DD99F" w14:textId="77777777" w:rsidR="00D06B67" w:rsidRPr="004F3B18" w:rsidRDefault="00D06B67" w:rsidP="00C156F6">
      <w:pPr>
        <w:spacing w:after="240"/>
        <w:rPr>
          <w:rFonts w:ascii="Calibri" w:hAnsi="Calibri" w:cs="Calibri"/>
          <w:lang w:val="en-IN"/>
        </w:rPr>
        <w:sectPr w:rsidR="00D06B67" w:rsidRPr="004F3B18" w:rsidSect="00563EE2">
          <w:type w:val="continuous"/>
          <w:pgSz w:w="11906" w:h="16838"/>
          <w:pgMar w:top="1440" w:right="1440" w:bottom="1440" w:left="1440" w:header="0" w:footer="0" w:gutter="0"/>
          <w:cols w:num="2" w:space="709"/>
          <w:formProt w:val="0"/>
          <w:docGrid w:linePitch="326"/>
        </w:sectPr>
      </w:pPr>
    </w:p>
    <w:p w14:paraId="3CF42A81" w14:textId="66882B31" w:rsidR="00C661A2" w:rsidRPr="004F3B18" w:rsidRDefault="004013C2" w:rsidP="00CB6548">
      <w:pPr>
        <w:spacing w:after="240"/>
        <w:rPr>
          <w:rFonts w:ascii="Calibri" w:hAnsi="Calibri" w:cs="Calibri"/>
          <w:noProof/>
        </w:rPr>
        <w:sectPr w:rsidR="00C661A2" w:rsidRPr="004F3B18" w:rsidSect="00563EE2">
          <w:type w:val="continuous"/>
          <w:pgSz w:w="11906" w:h="16838"/>
          <w:pgMar w:top="1440" w:right="1440" w:bottom="1440" w:left="1440" w:header="0" w:footer="0" w:gutter="0"/>
          <w:cols w:space="720"/>
          <w:formProt w:val="0"/>
          <w:docGrid w:linePitch="326"/>
        </w:sectPr>
      </w:pPr>
      <w:r w:rsidRPr="004F3B18">
        <w:rPr>
          <w:rFonts w:ascii="Calibri" w:hAnsi="Calibri" w:cs="Calibri"/>
          <w:lang w:val="en-IN"/>
        </w:rPr>
        <w:t>Figures 38 to 43</w:t>
      </w:r>
      <w:r w:rsidR="00E91E4D" w:rsidRPr="004F3B18">
        <w:rPr>
          <w:rFonts w:ascii="Calibri" w:hAnsi="Calibri" w:cs="Calibri"/>
          <w:noProof/>
        </w:rPr>
        <w:t>,</w:t>
      </w:r>
      <w:r w:rsidR="00B709E4" w:rsidRPr="004F3B18">
        <w:rPr>
          <w:rFonts w:ascii="Calibri" w:hAnsi="Calibri" w:cs="Calibri"/>
          <w:noProof/>
        </w:rPr>
        <w:t xml:space="preserve"> </w:t>
      </w:r>
      <w:r w:rsidR="000807E7" w:rsidRPr="004F3B18">
        <w:rPr>
          <w:rFonts w:ascii="Calibri" w:hAnsi="Calibri" w:cs="Calibri"/>
          <w:noProof/>
        </w:rPr>
        <w:t xml:space="preserve">shows MAPE values of all models trained on </w:t>
      </w:r>
      <w:r w:rsidR="006F1210" w:rsidRPr="004F3B18">
        <w:rPr>
          <w:rFonts w:ascii="Calibri" w:hAnsi="Calibri" w:cs="Calibri"/>
          <w:noProof/>
        </w:rPr>
        <w:t>2</w:t>
      </w:r>
      <w:r w:rsidR="00A227CC" w:rsidRPr="004F3B18">
        <w:rPr>
          <w:rFonts w:ascii="Calibri" w:hAnsi="Calibri" w:cs="Calibri"/>
          <w:noProof/>
        </w:rPr>
        <w:t>5</w:t>
      </w:r>
      <w:r w:rsidR="000807E7" w:rsidRPr="004F3B18">
        <w:rPr>
          <w:rFonts w:ascii="Calibri" w:hAnsi="Calibri" w:cs="Calibri"/>
          <w:noProof/>
        </w:rPr>
        <w:t xml:space="preserve"> lookbacks and standardscaler scaled data. </w:t>
      </w:r>
      <w:r w:rsidR="00C156F6" w:rsidRPr="004F3B18">
        <w:rPr>
          <w:rFonts w:ascii="Calibri" w:hAnsi="Calibri" w:cs="Calibri"/>
          <w:noProof/>
        </w:rPr>
        <w:t xml:space="preserve">We can see </w:t>
      </w:r>
      <w:r w:rsidR="0076334A" w:rsidRPr="004F3B18">
        <w:rPr>
          <w:rFonts w:ascii="Calibri" w:hAnsi="Calibri" w:cs="Calibri"/>
          <w:noProof/>
        </w:rPr>
        <w:t xml:space="preserve">that </w:t>
      </w:r>
      <w:r w:rsidR="00D1073A" w:rsidRPr="004F3B18">
        <w:rPr>
          <w:rFonts w:ascii="Calibri" w:hAnsi="Calibri" w:cs="Calibri"/>
          <w:noProof/>
        </w:rPr>
        <w:t xml:space="preserve">all the models perform similarly with </w:t>
      </w:r>
      <w:r w:rsidR="004277C7" w:rsidRPr="004F3B18">
        <w:rPr>
          <w:rFonts w:ascii="Calibri" w:hAnsi="Calibri" w:cs="Calibri"/>
          <w:noProof/>
        </w:rPr>
        <w:t>10</w:t>
      </w:r>
      <w:r w:rsidR="00D1073A" w:rsidRPr="004F3B18">
        <w:rPr>
          <w:rFonts w:ascii="Calibri" w:hAnsi="Calibri" w:cs="Calibri"/>
          <w:noProof/>
        </w:rPr>
        <w:t xml:space="preserve"> lookbacks and </w:t>
      </w:r>
      <w:r w:rsidR="00516867" w:rsidRPr="004F3B18">
        <w:rPr>
          <w:rFonts w:ascii="Calibri" w:hAnsi="Calibri" w:cs="Calibri"/>
          <w:noProof/>
        </w:rPr>
        <w:t xml:space="preserve">we can observe for except </w:t>
      </w:r>
      <w:r w:rsidR="007028DA" w:rsidRPr="004F3B18">
        <w:rPr>
          <w:rFonts w:ascii="Calibri" w:hAnsi="Calibri" w:cs="Calibri"/>
          <w:noProof/>
        </w:rPr>
        <w:t>CVX stock and XOM stock at 20 epochs</w:t>
      </w:r>
      <w:r w:rsidR="00AD158F" w:rsidRPr="004F3B18">
        <w:rPr>
          <w:rFonts w:ascii="Calibri" w:hAnsi="Calibri" w:cs="Calibri"/>
          <w:noProof/>
        </w:rPr>
        <w:t xml:space="preserve">, the MAPE </w:t>
      </w:r>
      <w:r w:rsidR="00AD158F" w:rsidRPr="004F3B18">
        <w:rPr>
          <w:rFonts w:ascii="Calibri" w:hAnsi="Calibri" w:cs="Calibri"/>
          <w:noProof/>
        </w:rPr>
        <w:lastRenderedPageBreak/>
        <w:t>values are less than 3%</w:t>
      </w:r>
      <w:r w:rsidR="00134C42" w:rsidRPr="004F3B18">
        <w:rPr>
          <w:rFonts w:ascii="Calibri" w:hAnsi="Calibri" w:cs="Calibri"/>
          <w:noProof/>
        </w:rPr>
        <w:t>. For model</w:t>
      </w:r>
      <w:r w:rsidR="005870EF" w:rsidRPr="004F3B18">
        <w:rPr>
          <w:rFonts w:ascii="Calibri" w:hAnsi="Calibri" w:cs="Calibri"/>
          <w:noProof/>
        </w:rPr>
        <w:t xml:space="preserve"> </w:t>
      </w:r>
      <w:r w:rsidR="00C122BE">
        <w:rPr>
          <w:rFonts w:ascii="Calibri" w:hAnsi="Calibri" w:cs="Calibri"/>
          <w:noProof/>
        </w:rPr>
        <w:t>–</w:t>
      </w:r>
      <w:r w:rsidR="005870EF" w:rsidRPr="004F3B18">
        <w:rPr>
          <w:rFonts w:ascii="Calibri" w:hAnsi="Calibri" w:cs="Calibri"/>
          <w:noProof/>
        </w:rPr>
        <w:t xml:space="preserve"> </w:t>
      </w:r>
      <w:r w:rsidR="00D64314" w:rsidRPr="004F3B18">
        <w:rPr>
          <w:rFonts w:ascii="Calibri" w:hAnsi="Calibri" w:cs="Calibri"/>
          <w:noProof/>
        </w:rPr>
        <w:t>3</w:t>
      </w:r>
      <w:r w:rsidR="00C122BE">
        <w:rPr>
          <w:rFonts w:ascii="Calibri" w:hAnsi="Calibri" w:cs="Calibri"/>
          <w:noProof/>
        </w:rPr>
        <w:t>,</w:t>
      </w:r>
      <w:r w:rsidR="00D64314" w:rsidRPr="004F3B18">
        <w:rPr>
          <w:rFonts w:ascii="Calibri" w:hAnsi="Calibri" w:cs="Calibri"/>
          <w:noProof/>
        </w:rPr>
        <w:t xml:space="preserve"> all stocks MAPE value increased </w:t>
      </w:r>
      <w:r w:rsidR="00F61AF0" w:rsidRPr="004F3B18">
        <w:rPr>
          <w:rFonts w:ascii="Calibri" w:hAnsi="Calibri" w:cs="Calibri"/>
          <w:noProof/>
        </w:rPr>
        <w:t>for 150 epochs from 100 epochs of training</w:t>
      </w:r>
      <w:r w:rsidR="00A0616D">
        <w:rPr>
          <w:rFonts w:ascii="Calibri" w:hAnsi="Calibri" w:cs="Calibri"/>
          <w:noProof/>
        </w:rPr>
        <w:t>,</w:t>
      </w:r>
      <w:r w:rsidR="00271DAF" w:rsidRPr="004F3B18">
        <w:rPr>
          <w:rFonts w:ascii="Calibri" w:hAnsi="Calibri" w:cs="Calibri"/>
          <w:noProof/>
        </w:rPr>
        <w:t xml:space="preserve"> which can be seen in </w:t>
      </w:r>
      <w:r w:rsidR="00B709E4" w:rsidRPr="004F3B18">
        <w:rPr>
          <w:rFonts w:ascii="Calibri" w:hAnsi="Calibri" w:cs="Calibri"/>
          <w:noProof/>
        </w:rPr>
        <w:t>Figure</w:t>
      </w:r>
      <w:r w:rsidR="00271DAF" w:rsidRPr="004F3B18">
        <w:rPr>
          <w:rFonts w:ascii="Calibri" w:hAnsi="Calibri" w:cs="Calibri"/>
          <w:noProof/>
        </w:rPr>
        <w:t xml:space="preserve"> </w:t>
      </w:r>
      <w:r w:rsidR="00B709E4" w:rsidRPr="004F3B18">
        <w:rPr>
          <w:rFonts w:ascii="Calibri" w:hAnsi="Calibri" w:cs="Calibri"/>
          <w:noProof/>
        </w:rPr>
        <w:t xml:space="preserve"> 40</w:t>
      </w:r>
      <w:r w:rsidR="00AE3899" w:rsidRPr="004F3B18">
        <w:rPr>
          <w:rFonts w:ascii="Calibri" w:hAnsi="Calibri" w:cs="Calibri"/>
          <w:noProof/>
        </w:rPr>
        <w:t xml:space="preserve">.  </w:t>
      </w:r>
    </w:p>
    <w:p w14:paraId="530426C5" w14:textId="77777777" w:rsidR="0028141C" w:rsidRPr="004F3B18" w:rsidRDefault="00271637" w:rsidP="0028141C">
      <w:pPr>
        <w:keepNext/>
        <w:spacing w:after="240"/>
        <w:jc w:val="center"/>
        <w:rPr>
          <w:rFonts w:ascii="Calibri" w:hAnsi="Calibri" w:cs="Calibri"/>
        </w:rPr>
      </w:pPr>
      <w:r w:rsidRPr="004F3B18">
        <w:rPr>
          <w:rFonts w:ascii="Calibri" w:hAnsi="Calibri" w:cs="Calibri"/>
          <w:noProof/>
        </w:rPr>
        <w:drawing>
          <wp:inline distT="0" distB="0" distL="0" distR="0" wp14:anchorId="153AAF06" wp14:editId="3F7B6E05">
            <wp:extent cx="2637155" cy="1971675"/>
            <wp:effectExtent l="0" t="0" r="0" b="9525"/>
            <wp:docPr id="122309420" name="Picture 48"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09420" name="Picture 48" descr="A graph of different colored bars&#10;&#10;Description automatically generated with medium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37155" cy="1971675"/>
                    </a:xfrm>
                    <a:prstGeom prst="rect">
                      <a:avLst/>
                    </a:prstGeom>
                    <a:noFill/>
                    <a:ln>
                      <a:noFill/>
                    </a:ln>
                  </pic:spPr>
                </pic:pic>
              </a:graphicData>
            </a:graphic>
          </wp:inline>
        </w:drawing>
      </w:r>
    </w:p>
    <w:p w14:paraId="335A0910" w14:textId="03DF3456" w:rsidR="002E3D17" w:rsidRPr="004F3B18" w:rsidRDefault="0028141C" w:rsidP="0028141C">
      <w:pPr>
        <w:pStyle w:val="Caption"/>
        <w:jc w:val="center"/>
        <w:rPr>
          <w:rFonts w:ascii="Calibri" w:hAnsi="Calibri" w:cs="Calibri"/>
          <w:lang w:val="en-IN"/>
        </w:rPr>
      </w:pPr>
      <w:bookmarkStart w:id="65" w:name="_Toc165500097"/>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44</w:t>
      </w:r>
      <w:r w:rsidRPr="004F3B18">
        <w:rPr>
          <w:rFonts w:ascii="Calibri" w:hAnsi="Calibri" w:cs="Calibri"/>
        </w:rPr>
        <w:fldChar w:fldCharType="end"/>
      </w:r>
      <w:r w:rsidRPr="004F3B18">
        <w:rPr>
          <w:rFonts w:ascii="Calibri" w:hAnsi="Calibri" w:cs="Calibri"/>
        </w:rPr>
        <w:t xml:space="preserve">: Model - 1 MAPE Vs Epochs for 50 lookbacks and StandardScaler scaled </w:t>
      </w:r>
      <w:r w:rsidR="00C525D8" w:rsidRPr="004F3B18">
        <w:rPr>
          <w:rFonts w:ascii="Calibri" w:hAnsi="Calibri" w:cs="Calibri"/>
        </w:rPr>
        <w:t>data.</w:t>
      </w:r>
      <w:bookmarkEnd w:id="65"/>
    </w:p>
    <w:p w14:paraId="5A392113" w14:textId="77777777" w:rsidR="0028141C" w:rsidRPr="004F3B18" w:rsidRDefault="00C13571" w:rsidP="0028141C">
      <w:pPr>
        <w:keepNext/>
        <w:spacing w:after="240"/>
        <w:jc w:val="center"/>
        <w:rPr>
          <w:rFonts w:ascii="Calibri" w:hAnsi="Calibri" w:cs="Calibri"/>
        </w:rPr>
      </w:pPr>
      <w:r w:rsidRPr="004F3B18">
        <w:rPr>
          <w:rFonts w:ascii="Calibri" w:hAnsi="Calibri" w:cs="Calibri"/>
          <w:noProof/>
        </w:rPr>
        <w:drawing>
          <wp:inline distT="0" distB="0" distL="0" distR="0" wp14:anchorId="3178FCF8" wp14:editId="588D4ACD">
            <wp:extent cx="2637155" cy="1971877"/>
            <wp:effectExtent l="0" t="0" r="0" b="9525"/>
            <wp:docPr id="837807947" name="Picture 4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07947" name="Picture 47" descr="A graph of different colored bars&#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37155" cy="1971877"/>
                    </a:xfrm>
                    <a:prstGeom prst="rect">
                      <a:avLst/>
                    </a:prstGeom>
                    <a:noFill/>
                    <a:ln>
                      <a:noFill/>
                    </a:ln>
                  </pic:spPr>
                </pic:pic>
              </a:graphicData>
            </a:graphic>
          </wp:inline>
        </w:drawing>
      </w:r>
    </w:p>
    <w:p w14:paraId="7A5B2446" w14:textId="471C1A6E" w:rsidR="00353A5C" w:rsidRPr="004F3B18" w:rsidRDefault="0028141C" w:rsidP="0028141C">
      <w:pPr>
        <w:pStyle w:val="Caption"/>
        <w:jc w:val="center"/>
        <w:rPr>
          <w:rFonts w:ascii="Calibri" w:hAnsi="Calibri" w:cs="Calibri"/>
          <w:lang w:val="en-IN"/>
        </w:rPr>
      </w:pPr>
      <w:bookmarkStart w:id="66" w:name="_Toc165500098"/>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45</w:t>
      </w:r>
      <w:r w:rsidRPr="004F3B18">
        <w:rPr>
          <w:rFonts w:ascii="Calibri" w:hAnsi="Calibri" w:cs="Calibri"/>
        </w:rPr>
        <w:fldChar w:fldCharType="end"/>
      </w:r>
      <w:r w:rsidRPr="004F3B18">
        <w:rPr>
          <w:rFonts w:ascii="Calibri" w:hAnsi="Calibri" w:cs="Calibri"/>
        </w:rPr>
        <w:t xml:space="preserve">: Model - </w:t>
      </w:r>
      <w:r w:rsidR="000F5B9A" w:rsidRPr="004F3B18">
        <w:rPr>
          <w:rFonts w:ascii="Calibri" w:hAnsi="Calibri" w:cs="Calibri"/>
        </w:rPr>
        <w:t>2</w:t>
      </w:r>
      <w:r w:rsidRPr="004F3B18">
        <w:rPr>
          <w:rFonts w:ascii="Calibri" w:hAnsi="Calibri" w:cs="Calibri"/>
        </w:rPr>
        <w:t xml:space="preserve"> MAPE Vs Epochs for 50 lookbacks and StandardScaler scaled </w:t>
      </w:r>
      <w:r w:rsidR="00C525D8" w:rsidRPr="004F3B18">
        <w:rPr>
          <w:rFonts w:ascii="Calibri" w:hAnsi="Calibri" w:cs="Calibri"/>
        </w:rPr>
        <w:t>data.</w:t>
      </w:r>
      <w:bookmarkEnd w:id="66"/>
    </w:p>
    <w:p w14:paraId="25EE8F54" w14:textId="77777777" w:rsidR="0028141C" w:rsidRPr="004F3B18" w:rsidRDefault="00C13571" w:rsidP="0028141C">
      <w:pPr>
        <w:keepNext/>
        <w:spacing w:after="240"/>
        <w:jc w:val="center"/>
        <w:rPr>
          <w:rFonts w:ascii="Calibri" w:hAnsi="Calibri" w:cs="Calibri"/>
        </w:rPr>
      </w:pPr>
      <w:r w:rsidRPr="004F3B18">
        <w:rPr>
          <w:rFonts w:ascii="Calibri" w:hAnsi="Calibri" w:cs="Calibri"/>
          <w:noProof/>
        </w:rPr>
        <w:drawing>
          <wp:inline distT="0" distB="0" distL="0" distR="0" wp14:anchorId="4204F014" wp14:editId="36BF00C5">
            <wp:extent cx="2637155" cy="1971877"/>
            <wp:effectExtent l="0" t="0" r="0" b="9525"/>
            <wp:docPr id="542286407" name="Picture 4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86407" name="Picture 49" descr="A screenshot of a graph&#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37155" cy="1971877"/>
                    </a:xfrm>
                    <a:prstGeom prst="rect">
                      <a:avLst/>
                    </a:prstGeom>
                    <a:noFill/>
                    <a:ln>
                      <a:noFill/>
                    </a:ln>
                  </pic:spPr>
                </pic:pic>
              </a:graphicData>
            </a:graphic>
          </wp:inline>
        </w:drawing>
      </w:r>
    </w:p>
    <w:p w14:paraId="01120FDE" w14:textId="363C1479" w:rsidR="00857DD8" w:rsidRPr="004F3B18" w:rsidRDefault="0028141C" w:rsidP="0028141C">
      <w:pPr>
        <w:pStyle w:val="Caption"/>
        <w:jc w:val="center"/>
        <w:rPr>
          <w:rFonts w:ascii="Calibri" w:hAnsi="Calibri" w:cs="Calibri"/>
          <w:lang w:val="en-IN"/>
        </w:rPr>
      </w:pPr>
      <w:bookmarkStart w:id="67" w:name="_Toc165500099"/>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46</w:t>
      </w:r>
      <w:r w:rsidRPr="004F3B18">
        <w:rPr>
          <w:rFonts w:ascii="Calibri" w:hAnsi="Calibri" w:cs="Calibri"/>
        </w:rPr>
        <w:fldChar w:fldCharType="end"/>
      </w:r>
      <w:r w:rsidRPr="004F3B18">
        <w:rPr>
          <w:rFonts w:ascii="Calibri" w:hAnsi="Calibri" w:cs="Calibri"/>
        </w:rPr>
        <w:t xml:space="preserve">: Model - </w:t>
      </w:r>
      <w:r w:rsidR="000F5B9A" w:rsidRPr="004F3B18">
        <w:rPr>
          <w:rFonts w:ascii="Calibri" w:hAnsi="Calibri" w:cs="Calibri"/>
        </w:rPr>
        <w:t>3</w:t>
      </w:r>
      <w:r w:rsidRPr="004F3B18">
        <w:rPr>
          <w:rFonts w:ascii="Calibri" w:hAnsi="Calibri" w:cs="Calibri"/>
        </w:rPr>
        <w:t xml:space="preserve"> MAPE Vs Epochs for 50 lookbacks and StandardScaler scaled </w:t>
      </w:r>
      <w:r w:rsidR="00C525D8" w:rsidRPr="004F3B18">
        <w:rPr>
          <w:rFonts w:ascii="Calibri" w:hAnsi="Calibri" w:cs="Calibri"/>
        </w:rPr>
        <w:t>data.</w:t>
      </w:r>
      <w:bookmarkEnd w:id="67"/>
    </w:p>
    <w:p w14:paraId="0024680B" w14:textId="77777777" w:rsidR="0028141C" w:rsidRPr="004F3B18" w:rsidRDefault="00C13571" w:rsidP="0028141C">
      <w:pPr>
        <w:keepNext/>
        <w:spacing w:after="240"/>
        <w:jc w:val="center"/>
        <w:rPr>
          <w:rFonts w:ascii="Calibri" w:hAnsi="Calibri" w:cs="Calibri"/>
        </w:rPr>
      </w:pPr>
      <w:r w:rsidRPr="004F3B18">
        <w:rPr>
          <w:rFonts w:ascii="Calibri" w:hAnsi="Calibri" w:cs="Calibri"/>
          <w:noProof/>
        </w:rPr>
        <w:drawing>
          <wp:inline distT="0" distB="0" distL="0" distR="0" wp14:anchorId="4F982AC8" wp14:editId="61167CCF">
            <wp:extent cx="2637155" cy="1971877"/>
            <wp:effectExtent l="0" t="0" r="0" b="9525"/>
            <wp:docPr id="1419373248" name="Picture 50"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73248" name="Picture 50" descr="A graph of different colored bars&#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37155" cy="1971877"/>
                    </a:xfrm>
                    <a:prstGeom prst="rect">
                      <a:avLst/>
                    </a:prstGeom>
                    <a:noFill/>
                    <a:ln>
                      <a:noFill/>
                    </a:ln>
                  </pic:spPr>
                </pic:pic>
              </a:graphicData>
            </a:graphic>
          </wp:inline>
        </w:drawing>
      </w:r>
    </w:p>
    <w:p w14:paraId="647E0B4A" w14:textId="30ED6062" w:rsidR="00857DD8" w:rsidRPr="004F3B18" w:rsidRDefault="0028141C" w:rsidP="0028141C">
      <w:pPr>
        <w:pStyle w:val="Caption"/>
        <w:jc w:val="center"/>
        <w:rPr>
          <w:rFonts w:ascii="Calibri" w:hAnsi="Calibri" w:cs="Calibri"/>
          <w:lang w:val="en-IN"/>
        </w:rPr>
      </w:pPr>
      <w:bookmarkStart w:id="68" w:name="_Toc165500100"/>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47</w:t>
      </w:r>
      <w:r w:rsidRPr="004F3B18">
        <w:rPr>
          <w:rFonts w:ascii="Calibri" w:hAnsi="Calibri" w:cs="Calibri"/>
        </w:rPr>
        <w:fldChar w:fldCharType="end"/>
      </w:r>
      <w:r w:rsidRPr="004F3B18">
        <w:rPr>
          <w:rFonts w:ascii="Calibri" w:hAnsi="Calibri" w:cs="Calibri"/>
        </w:rPr>
        <w:t xml:space="preserve">: Model - </w:t>
      </w:r>
      <w:r w:rsidR="000F5B9A" w:rsidRPr="004F3B18">
        <w:rPr>
          <w:rFonts w:ascii="Calibri" w:hAnsi="Calibri" w:cs="Calibri"/>
        </w:rPr>
        <w:t>4</w:t>
      </w:r>
      <w:r w:rsidRPr="004F3B18">
        <w:rPr>
          <w:rFonts w:ascii="Calibri" w:hAnsi="Calibri" w:cs="Calibri"/>
        </w:rPr>
        <w:t xml:space="preserve"> MAPE Vs Epochs for 50 lookbacks and StandardScaler scaled </w:t>
      </w:r>
      <w:r w:rsidR="00C525D8" w:rsidRPr="004F3B18">
        <w:rPr>
          <w:rFonts w:ascii="Calibri" w:hAnsi="Calibri" w:cs="Calibri"/>
        </w:rPr>
        <w:t>data.</w:t>
      </w:r>
      <w:bookmarkEnd w:id="68"/>
    </w:p>
    <w:p w14:paraId="12D82637" w14:textId="77777777" w:rsidR="0028141C" w:rsidRPr="004F3B18" w:rsidRDefault="00C13571" w:rsidP="0028141C">
      <w:pPr>
        <w:keepNext/>
        <w:spacing w:after="240"/>
        <w:jc w:val="center"/>
        <w:rPr>
          <w:rFonts w:ascii="Calibri" w:hAnsi="Calibri" w:cs="Calibri"/>
        </w:rPr>
      </w:pPr>
      <w:r w:rsidRPr="004F3B18">
        <w:rPr>
          <w:rFonts w:ascii="Calibri" w:hAnsi="Calibri" w:cs="Calibri"/>
          <w:noProof/>
        </w:rPr>
        <w:drawing>
          <wp:inline distT="0" distB="0" distL="0" distR="0" wp14:anchorId="18777116" wp14:editId="4B3F93D0">
            <wp:extent cx="2637155" cy="1931849"/>
            <wp:effectExtent l="0" t="0" r="0" b="0"/>
            <wp:docPr id="2051856499" name="Picture 5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856499" name="Picture 51" descr="A graph of different colored bars&#10;&#10;Description automatically generate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37155" cy="1931849"/>
                    </a:xfrm>
                    <a:prstGeom prst="rect">
                      <a:avLst/>
                    </a:prstGeom>
                    <a:noFill/>
                    <a:ln>
                      <a:noFill/>
                    </a:ln>
                  </pic:spPr>
                </pic:pic>
              </a:graphicData>
            </a:graphic>
          </wp:inline>
        </w:drawing>
      </w:r>
    </w:p>
    <w:p w14:paraId="624FF4A9" w14:textId="2908987F" w:rsidR="00856781" w:rsidRPr="004F3B18" w:rsidRDefault="0028141C" w:rsidP="0028141C">
      <w:pPr>
        <w:pStyle w:val="Caption"/>
        <w:jc w:val="center"/>
        <w:rPr>
          <w:rFonts w:ascii="Calibri" w:hAnsi="Calibri" w:cs="Calibri"/>
          <w:lang w:val="en-IN"/>
        </w:rPr>
      </w:pPr>
      <w:bookmarkStart w:id="69" w:name="_Toc165500101"/>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48</w:t>
      </w:r>
      <w:r w:rsidRPr="004F3B18">
        <w:rPr>
          <w:rFonts w:ascii="Calibri" w:hAnsi="Calibri" w:cs="Calibri"/>
        </w:rPr>
        <w:fldChar w:fldCharType="end"/>
      </w:r>
      <w:r w:rsidRPr="004F3B18">
        <w:rPr>
          <w:rFonts w:ascii="Calibri" w:hAnsi="Calibri" w:cs="Calibri"/>
        </w:rPr>
        <w:t xml:space="preserve">: Model - </w:t>
      </w:r>
      <w:r w:rsidR="000F5B9A" w:rsidRPr="004F3B18">
        <w:rPr>
          <w:rFonts w:ascii="Calibri" w:hAnsi="Calibri" w:cs="Calibri"/>
        </w:rPr>
        <w:t>5</w:t>
      </w:r>
      <w:r w:rsidRPr="004F3B18">
        <w:rPr>
          <w:rFonts w:ascii="Calibri" w:hAnsi="Calibri" w:cs="Calibri"/>
        </w:rPr>
        <w:t xml:space="preserve"> MAPE Vs Epochs for 50 lookbacks and StandardScaler scaled </w:t>
      </w:r>
      <w:r w:rsidR="00C525D8" w:rsidRPr="004F3B18">
        <w:rPr>
          <w:rFonts w:ascii="Calibri" w:hAnsi="Calibri" w:cs="Calibri"/>
        </w:rPr>
        <w:t>data.</w:t>
      </w:r>
      <w:bookmarkEnd w:id="69"/>
    </w:p>
    <w:p w14:paraId="70CF8B2B" w14:textId="77777777" w:rsidR="0028141C" w:rsidRPr="004F3B18" w:rsidRDefault="00C13571" w:rsidP="0028141C">
      <w:pPr>
        <w:keepNext/>
        <w:spacing w:after="240"/>
        <w:jc w:val="center"/>
        <w:rPr>
          <w:rFonts w:ascii="Calibri" w:hAnsi="Calibri" w:cs="Calibri"/>
        </w:rPr>
      </w:pPr>
      <w:r w:rsidRPr="004F3B18">
        <w:rPr>
          <w:rFonts w:ascii="Calibri" w:hAnsi="Calibri" w:cs="Calibri"/>
          <w:noProof/>
        </w:rPr>
        <w:drawing>
          <wp:inline distT="0" distB="0" distL="0" distR="0" wp14:anchorId="3A69E286" wp14:editId="27ADA27E">
            <wp:extent cx="2637155" cy="1931849"/>
            <wp:effectExtent l="0" t="0" r="0" b="0"/>
            <wp:docPr id="899382838" name="Picture 5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82838" name="Picture 52" descr="A graph of different colored lines&#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37155" cy="1931849"/>
                    </a:xfrm>
                    <a:prstGeom prst="rect">
                      <a:avLst/>
                    </a:prstGeom>
                    <a:noFill/>
                    <a:ln>
                      <a:noFill/>
                    </a:ln>
                  </pic:spPr>
                </pic:pic>
              </a:graphicData>
            </a:graphic>
          </wp:inline>
        </w:drawing>
      </w:r>
    </w:p>
    <w:p w14:paraId="16AA97C0" w14:textId="6CBABC8F" w:rsidR="00856781" w:rsidRPr="004F3B18" w:rsidRDefault="0028141C" w:rsidP="0028141C">
      <w:pPr>
        <w:pStyle w:val="Caption"/>
        <w:jc w:val="center"/>
        <w:rPr>
          <w:rFonts w:ascii="Calibri" w:hAnsi="Calibri" w:cs="Calibri"/>
          <w:lang w:val="en-IN"/>
        </w:rPr>
      </w:pPr>
      <w:bookmarkStart w:id="70" w:name="_Toc165500102"/>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49</w:t>
      </w:r>
      <w:r w:rsidRPr="004F3B18">
        <w:rPr>
          <w:rFonts w:ascii="Calibri" w:hAnsi="Calibri" w:cs="Calibri"/>
        </w:rPr>
        <w:fldChar w:fldCharType="end"/>
      </w:r>
      <w:r w:rsidRPr="004F3B18">
        <w:rPr>
          <w:rFonts w:ascii="Calibri" w:hAnsi="Calibri" w:cs="Calibri"/>
        </w:rPr>
        <w:t xml:space="preserve">: Model - </w:t>
      </w:r>
      <w:r w:rsidR="000F5B9A" w:rsidRPr="004F3B18">
        <w:rPr>
          <w:rFonts w:ascii="Calibri" w:hAnsi="Calibri" w:cs="Calibri"/>
        </w:rPr>
        <w:t>6</w:t>
      </w:r>
      <w:r w:rsidRPr="004F3B18">
        <w:rPr>
          <w:rFonts w:ascii="Calibri" w:hAnsi="Calibri" w:cs="Calibri"/>
        </w:rPr>
        <w:t xml:space="preserve"> MAPE Vs Epochs for 50 lookbacks and StandardScaler scaled </w:t>
      </w:r>
      <w:r w:rsidR="00C525D8" w:rsidRPr="004F3B18">
        <w:rPr>
          <w:rFonts w:ascii="Calibri" w:hAnsi="Calibri" w:cs="Calibri"/>
        </w:rPr>
        <w:t>data.</w:t>
      </w:r>
      <w:bookmarkEnd w:id="70"/>
    </w:p>
    <w:p w14:paraId="7E0F5E91" w14:textId="77777777" w:rsidR="00C661A2" w:rsidRPr="004F3B18" w:rsidRDefault="00C661A2" w:rsidP="00CB6548">
      <w:pPr>
        <w:spacing w:after="240"/>
        <w:rPr>
          <w:rFonts w:ascii="Calibri" w:hAnsi="Calibri" w:cs="Calibri"/>
          <w:lang w:val="en-IN"/>
        </w:rPr>
        <w:sectPr w:rsidR="00C661A2" w:rsidRPr="004F3B18" w:rsidSect="00563EE2">
          <w:type w:val="continuous"/>
          <w:pgSz w:w="11906" w:h="16838"/>
          <w:pgMar w:top="1440" w:right="1440" w:bottom="1440" w:left="1440" w:header="0" w:footer="0" w:gutter="0"/>
          <w:cols w:num="2" w:space="709"/>
          <w:formProt w:val="0"/>
          <w:docGrid w:linePitch="326"/>
        </w:sectPr>
      </w:pPr>
    </w:p>
    <w:p w14:paraId="4B34A21A" w14:textId="70F63E0F" w:rsidR="00E85A42" w:rsidRPr="004F3B18" w:rsidRDefault="000807E7" w:rsidP="00CB6548">
      <w:pPr>
        <w:spacing w:after="240"/>
        <w:rPr>
          <w:rFonts w:ascii="Calibri" w:hAnsi="Calibri" w:cs="Calibri"/>
          <w:lang w:val="en-IN"/>
        </w:rPr>
        <w:sectPr w:rsidR="00E85A42" w:rsidRPr="004F3B18" w:rsidSect="00563EE2">
          <w:type w:val="continuous"/>
          <w:pgSz w:w="11906" w:h="16838"/>
          <w:pgMar w:top="1440" w:right="1440" w:bottom="1440" w:left="1440" w:header="0" w:footer="0" w:gutter="0"/>
          <w:cols w:space="720"/>
          <w:formProt w:val="0"/>
          <w:docGrid w:linePitch="326"/>
        </w:sectPr>
      </w:pPr>
      <w:r w:rsidRPr="004F3B18">
        <w:rPr>
          <w:rFonts w:ascii="Calibri" w:hAnsi="Calibri" w:cs="Calibri"/>
          <w:noProof/>
        </w:rPr>
        <w:lastRenderedPageBreak/>
        <w:t>Figures</w:t>
      </w:r>
      <w:r w:rsidR="005870EF" w:rsidRPr="004F3B18">
        <w:rPr>
          <w:rFonts w:ascii="Calibri" w:hAnsi="Calibri" w:cs="Calibri"/>
          <w:noProof/>
        </w:rPr>
        <w:t xml:space="preserve"> </w:t>
      </w:r>
      <w:r w:rsidR="00B709E4" w:rsidRPr="004F3B18">
        <w:rPr>
          <w:rFonts w:ascii="Calibri" w:hAnsi="Calibri" w:cs="Calibri"/>
          <w:noProof/>
        </w:rPr>
        <w:t>44 to 49</w:t>
      </w:r>
      <w:r w:rsidR="00E91E4D" w:rsidRPr="004F3B18">
        <w:rPr>
          <w:rFonts w:ascii="Calibri" w:hAnsi="Calibri" w:cs="Calibri"/>
          <w:noProof/>
        </w:rPr>
        <w:t xml:space="preserve">, </w:t>
      </w:r>
      <w:r w:rsidRPr="004F3B18">
        <w:rPr>
          <w:rFonts w:ascii="Calibri" w:hAnsi="Calibri" w:cs="Calibri"/>
          <w:noProof/>
        </w:rPr>
        <w:t xml:space="preserve">shows MAPE values of all models trained on 50 lookbacks and standardscaler scaled data. </w:t>
      </w:r>
      <w:r w:rsidR="00782360" w:rsidRPr="004F3B18">
        <w:rPr>
          <w:rFonts w:ascii="Calibri" w:hAnsi="Calibri" w:cs="Calibri"/>
          <w:noProof/>
        </w:rPr>
        <w:t xml:space="preserve">We can see that the MAPE </w:t>
      </w:r>
      <w:r w:rsidR="00DB126C" w:rsidRPr="004F3B18">
        <w:rPr>
          <w:rFonts w:ascii="Calibri" w:hAnsi="Calibri" w:cs="Calibri"/>
          <w:noProof/>
        </w:rPr>
        <w:t xml:space="preserve">of all models </w:t>
      </w:r>
      <w:r w:rsidR="00A43AA7" w:rsidRPr="004F3B18">
        <w:rPr>
          <w:rFonts w:ascii="Calibri" w:hAnsi="Calibri" w:cs="Calibri"/>
          <w:noProof/>
        </w:rPr>
        <w:t>trained with 50 lookbacks</w:t>
      </w:r>
      <w:r w:rsidR="00D6514E" w:rsidRPr="004F3B18">
        <w:rPr>
          <w:rFonts w:ascii="Calibri" w:hAnsi="Calibri" w:cs="Calibri"/>
          <w:noProof/>
        </w:rPr>
        <w:t xml:space="preserve"> </w:t>
      </w:r>
      <w:r w:rsidR="00945FD4" w:rsidRPr="004F3B18">
        <w:rPr>
          <w:rFonts w:ascii="Calibri" w:hAnsi="Calibri" w:cs="Calibri"/>
          <w:noProof/>
        </w:rPr>
        <w:t xml:space="preserve">and </w:t>
      </w:r>
      <w:r w:rsidR="005D3E89">
        <w:rPr>
          <w:rFonts w:ascii="Calibri" w:hAnsi="Calibri" w:cs="Calibri"/>
          <w:noProof/>
        </w:rPr>
        <w:t>StandardScaler</w:t>
      </w:r>
      <w:r w:rsidR="00945FD4" w:rsidRPr="004F3B18">
        <w:rPr>
          <w:rFonts w:ascii="Calibri" w:hAnsi="Calibri" w:cs="Calibri"/>
          <w:noProof/>
        </w:rPr>
        <w:t xml:space="preserve"> scaled data</w:t>
      </w:r>
      <w:r w:rsidR="00782360" w:rsidRPr="004F3B18">
        <w:rPr>
          <w:rFonts w:ascii="Calibri" w:hAnsi="Calibri" w:cs="Calibri"/>
          <w:noProof/>
        </w:rPr>
        <w:t xml:space="preserve"> are quite similar and close to </w:t>
      </w:r>
      <w:r w:rsidR="00DB126C" w:rsidRPr="004F3B18">
        <w:rPr>
          <w:rFonts w:ascii="Calibri" w:hAnsi="Calibri" w:cs="Calibri"/>
          <w:noProof/>
        </w:rPr>
        <w:t xml:space="preserve">the models </w:t>
      </w:r>
      <w:r w:rsidR="00EA65B9" w:rsidRPr="004F3B18">
        <w:rPr>
          <w:rFonts w:ascii="Calibri" w:hAnsi="Calibri" w:cs="Calibri"/>
          <w:noProof/>
        </w:rPr>
        <w:t>trained with 25 lookbacks a</w:t>
      </w:r>
      <w:r w:rsidR="006F1210" w:rsidRPr="004F3B18">
        <w:rPr>
          <w:rFonts w:ascii="Calibri" w:hAnsi="Calibri" w:cs="Calibri"/>
          <w:noProof/>
        </w:rPr>
        <w:t>n</w:t>
      </w:r>
      <w:r w:rsidR="00EA65B9" w:rsidRPr="004F3B18">
        <w:rPr>
          <w:rFonts w:ascii="Calibri" w:hAnsi="Calibri" w:cs="Calibri"/>
          <w:noProof/>
        </w:rPr>
        <w:t xml:space="preserve">d </w:t>
      </w:r>
      <w:r w:rsidR="00F461AC">
        <w:rPr>
          <w:rFonts w:ascii="Calibri" w:hAnsi="Calibri" w:cs="Calibri"/>
          <w:noProof/>
        </w:rPr>
        <w:t>StandardScaler</w:t>
      </w:r>
      <w:r w:rsidR="00EA65B9" w:rsidRPr="004F3B18">
        <w:rPr>
          <w:rFonts w:ascii="Calibri" w:hAnsi="Calibri" w:cs="Calibri"/>
          <w:noProof/>
        </w:rPr>
        <w:t xml:space="preserve"> scaled data. </w:t>
      </w:r>
    </w:p>
    <w:p w14:paraId="50EE6B41" w14:textId="77777777" w:rsidR="0000673D" w:rsidRPr="004F3B18" w:rsidRDefault="00C13571" w:rsidP="0000673D">
      <w:pPr>
        <w:keepNext/>
        <w:spacing w:after="240"/>
        <w:jc w:val="center"/>
        <w:rPr>
          <w:rFonts w:ascii="Calibri" w:hAnsi="Calibri" w:cs="Calibri"/>
        </w:rPr>
      </w:pPr>
      <w:r w:rsidRPr="004F3B18">
        <w:rPr>
          <w:rFonts w:ascii="Calibri" w:hAnsi="Calibri" w:cs="Calibri"/>
          <w:noProof/>
        </w:rPr>
        <w:drawing>
          <wp:inline distT="0" distB="0" distL="0" distR="0" wp14:anchorId="78B5891C" wp14:editId="0FCC322D">
            <wp:extent cx="2637155" cy="1904093"/>
            <wp:effectExtent l="0" t="0" r="0" b="1270"/>
            <wp:docPr id="1074782052" name="Picture 53"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82052" name="Picture 53" descr="A graph of different colored bars&#10;&#10;Description automatically generated with medium confidenc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37155" cy="1904093"/>
                    </a:xfrm>
                    <a:prstGeom prst="rect">
                      <a:avLst/>
                    </a:prstGeom>
                    <a:noFill/>
                    <a:ln>
                      <a:noFill/>
                    </a:ln>
                  </pic:spPr>
                </pic:pic>
              </a:graphicData>
            </a:graphic>
          </wp:inline>
        </w:drawing>
      </w:r>
    </w:p>
    <w:p w14:paraId="16D079AF" w14:textId="298DB1E3" w:rsidR="005F7B7F" w:rsidRPr="004F3B18" w:rsidRDefault="0000673D" w:rsidP="0000673D">
      <w:pPr>
        <w:pStyle w:val="Caption"/>
        <w:jc w:val="center"/>
        <w:rPr>
          <w:rFonts w:ascii="Calibri" w:hAnsi="Calibri" w:cs="Calibri"/>
          <w:lang w:val="en-IN"/>
        </w:rPr>
      </w:pPr>
      <w:bookmarkStart w:id="71" w:name="_Toc165500103"/>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50</w:t>
      </w:r>
      <w:r w:rsidRPr="004F3B18">
        <w:rPr>
          <w:rFonts w:ascii="Calibri" w:hAnsi="Calibri" w:cs="Calibri"/>
        </w:rPr>
        <w:fldChar w:fldCharType="end"/>
      </w:r>
      <w:r w:rsidRPr="004F3B18">
        <w:rPr>
          <w:rFonts w:ascii="Calibri" w:hAnsi="Calibri" w:cs="Calibri"/>
        </w:rPr>
        <w:t xml:space="preserve">: Model - </w:t>
      </w:r>
      <w:r w:rsidR="0059536E" w:rsidRPr="004F3B18">
        <w:rPr>
          <w:rFonts w:ascii="Calibri" w:hAnsi="Calibri" w:cs="Calibri"/>
        </w:rPr>
        <w:t>1</w:t>
      </w:r>
      <w:r w:rsidRPr="004F3B18">
        <w:rPr>
          <w:rFonts w:ascii="Calibri" w:hAnsi="Calibri" w:cs="Calibri"/>
        </w:rPr>
        <w:t xml:space="preserve"> MAPE Vs Epochs for </w:t>
      </w:r>
      <w:r w:rsidR="0059536E" w:rsidRPr="004F3B18">
        <w:rPr>
          <w:rFonts w:ascii="Calibri" w:hAnsi="Calibri" w:cs="Calibri"/>
        </w:rPr>
        <w:t>10</w:t>
      </w:r>
      <w:r w:rsidRPr="004F3B18">
        <w:rPr>
          <w:rFonts w:ascii="Calibri" w:hAnsi="Calibri" w:cs="Calibri"/>
        </w:rPr>
        <w:t xml:space="preserve"> lookbacks and </w:t>
      </w:r>
      <w:r w:rsidR="0059536E" w:rsidRPr="004F3B18">
        <w:rPr>
          <w:rFonts w:ascii="Calibri" w:hAnsi="Calibri" w:cs="Calibri"/>
        </w:rPr>
        <w:t>MinMaxScaler</w:t>
      </w:r>
      <w:r w:rsidRPr="004F3B18">
        <w:rPr>
          <w:rFonts w:ascii="Calibri" w:hAnsi="Calibri" w:cs="Calibri"/>
        </w:rPr>
        <w:t xml:space="preserve"> scaled </w:t>
      </w:r>
      <w:r w:rsidR="00C525D8" w:rsidRPr="004F3B18">
        <w:rPr>
          <w:rFonts w:ascii="Calibri" w:hAnsi="Calibri" w:cs="Calibri"/>
        </w:rPr>
        <w:t>data.</w:t>
      </w:r>
      <w:bookmarkEnd w:id="71"/>
    </w:p>
    <w:p w14:paraId="72EC30EA" w14:textId="77777777" w:rsidR="0059536E" w:rsidRPr="004F3B18" w:rsidRDefault="00C13571" w:rsidP="0059536E">
      <w:pPr>
        <w:keepNext/>
        <w:spacing w:after="240"/>
        <w:jc w:val="center"/>
        <w:rPr>
          <w:rFonts w:ascii="Calibri" w:hAnsi="Calibri" w:cs="Calibri"/>
        </w:rPr>
      </w:pPr>
      <w:r w:rsidRPr="004F3B18">
        <w:rPr>
          <w:rFonts w:ascii="Calibri" w:hAnsi="Calibri" w:cs="Calibri"/>
          <w:noProof/>
        </w:rPr>
        <w:drawing>
          <wp:inline distT="0" distB="0" distL="0" distR="0" wp14:anchorId="39129270" wp14:editId="4E86432F">
            <wp:extent cx="2501856" cy="1870710"/>
            <wp:effectExtent l="0" t="0" r="0" b="0"/>
            <wp:docPr id="1849318734" name="Picture 54"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18734" name="Picture 54" descr="A graph of different colored bars&#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06155" cy="1873924"/>
                    </a:xfrm>
                    <a:prstGeom prst="rect">
                      <a:avLst/>
                    </a:prstGeom>
                    <a:noFill/>
                    <a:ln>
                      <a:noFill/>
                    </a:ln>
                  </pic:spPr>
                </pic:pic>
              </a:graphicData>
            </a:graphic>
          </wp:inline>
        </w:drawing>
      </w:r>
    </w:p>
    <w:p w14:paraId="2E8CB11E" w14:textId="335E9E5A" w:rsidR="00A92BA3" w:rsidRPr="004F3B18" w:rsidRDefault="0059536E" w:rsidP="0059536E">
      <w:pPr>
        <w:pStyle w:val="Caption"/>
        <w:jc w:val="center"/>
        <w:rPr>
          <w:rFonts w:ascii="Calibri" w:hAnsi="Calibri" w:cs="Calibri"/>
          <w:lang w:val="en-IN"/>
        </w:rPr>
      </w:pPr>
      <w:bookmarkStart w:id="72" w:name="_Toc165500104"/>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51</w:t>
      </w:r>
      <w:r w:rsidRPr="004F3B18">
        <w:rPr>
          <w:rFonts w:ascii="Calibri" w:hAnsi="Calibri" w:cs="Calibri"/>
        </w:rPr>
        <w:fldChar w:fldCharType="end"/>
      </w:r>
      <w:r w:rsidRPr="004F3B18">
        <w:rPr>
          <w:rFonts w:ascii="Calibri" w:hAnsi="Calibri" w:cs="Calibri"/>
        </w:rPr>
        <w:t xml:space="preserve">: Model - 2 MAPE Vs Epochs for 10 lookbacks and MinMaxScaler scaled </w:t>
      </w:r>
      <w:r w:rsidR="00C525D8" w:rsidRPr="004F3B18">
        <w:rPr>
          <w:rFonts w:ascii="Calibri" w:hAnsi="Calibri" w:cs="Calibri"/>
        </w:rPr>
        <w:t>data.</w:t>
      </w:r>
      <w:bookmarkEnd w:id="72"/>
    </w:p>
    <w:p w14:paraId="3D24D8B7" w14:textId="77777777" w:rsidR="0059536E" w:rsidRPr="004F3B18" w:rsidRDefault="00C13571" w:rsidP="0059536E">
      <w:pPr>
        <w:keepNext/>
        <w:spacing w:after="240"/>
        <w:jc w:val="center"/>
        <w:rPr>
          <w:rFonts w:ascii="Calibri" w:hAnsi="Calibri" w:cs="Calibri"/>
        </w:rPr>
      </w:pPr>
      <w:r w:rsidRPr="004F3B18">
        <w:rPr>
          <w:rFonts w:ascii="Calibri" w:hAnsi="Calibri" w:cs="Calibri"/>
          <w:noProof/>
        </w:rPr>
        <w:drawing>
          <wp:inline distT="0" distB="0" distL="0" distR="0" wp14:anchorId="3686B7DE" wp14:editId="4F0A059D">
            <wp:extent cx="2499751" cy="1831193"/>
            <wp:effectExtent l="0" t="0" r="0" b="0"/>
            <wp:docPr id="611571593" name="Picture 55" descr="A chart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71593" name="Picture 55" descr="A chart of different colored bars&#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03955" cy="1834273"/>
                    </a:xfrm>
                    <a:prstGeom prst="rect">
                      <a:avLst/>
                    </a:prstGeom>
                    <a:noFill/>
                    <a:ln>
                      <a:noFill/>
                    </a:ln>
                  </pic:spPr>
                </pic:pic>
              </a:graphicData>
            </a:graphic>
          </wp:inline>
        </w:drawing>
      </w:r>
    </w:p>
    <w:p w14:paraId="6E002719" w14:textId="4930964D" w:rsidR="00874FFF" w:rsidRPr="004F3B18" w:rsidRDefault="0059536E" w:rsidP="0059536E">
      <w:pPr>
        <w:pStyle w:val="Caption"/>
        <w:jc w:val="center"/>
        <w:rPr>
          <w:rFonts w:ascii="Calibri" w:hAnsi="Calibri" w:cs="Calibri"/>
          <w:lang w:val="en-IN"/>
        </w:rPr>
      </w:pPr>
      <w:bookmarkStart w:id="73" w:name="_Toc165500105"/>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52</w:t>
      </w:r>
      <w:r w:rsidRPr="004F3B18">
        <w:rPr>
          <w:rFonts w:ascii="Calibri" w:hAnsi="Calibri" w:cs="Calibri"/>
        </w:rPr>
        <w:fldChar w:fldCharType="end"/>
      </w:r>
      <w:r w:rsidRPr="004F3B18">
        <w:rPr>
          <w:rFonts w:ascii="Calibri" w:hAnsi="Calibri" w:cs="Calibri"/>
        </w:rPr>
        <w:t xml:space="preserve">: Model - 3 MAPE Vs Epochs for 10 lookbacks and MinMaxScaler scaled </w:t>
      </w:r>
      <w:r w:rsidR="00C525D8" w:rsidRPr="004F3B18">
        <w:rPr>
          <w:rFonts w:ascii="Calibri" w:hAnsi="Calibri" w:cs="Calibri"/>
        </w:rPr>
        <w:t>data.</w:t>
      </w:r>
      <w:bookmarkEnd w:id="73"/>
    </w:p>
    <w:p w14:paraId="484810D7" w14:textId="77777777" w:rsidR="0059536E" w:rsidRPr="004F3B18" w:rsidRDefault="00C13571" w:rsidP="0059536E">
      <w:pPr>
        <w:keepNext/>
        <w:spacing w:after="240"/>
        <w:jc w:val="center"/>
        <w:rPr>
          <w:rFonts w:ascii="Calibri" w:hAnsi="Calibri" w:cs="Calibri"/>
        </w:rPr>
      </w:pPr>
      <w:r w:rsidRPr="004F3B18">
        <w:rPr>
          <w:rFonts w:ascii="Calibri" w:hAnsi="Calibri" w:cs="Calibri"/>
          <w:noProof/>
        </w:rPr>
        <w:drawing>
          <wp:inline distT="0" distB="0" distL="0" distR="0" wp14:anchorId="62D85EF5" wp14:editId="2ECECFE3">
            <wp:extent cx="2637155" cy="1931849"/>
            <wp:effectExtent l="0" t="0" r="0" b="0"/>
            <wp:docPr id="103375522" name="Picture 5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522" name="Picture 56" descr="A graph of different colored bars&#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637155" cy="1931849"/>
                    </a:xfrm>
                    <a:prstGeom prst="rect">
                      <a:avLst/>
                    </a:prstGeom>
                    <a:noFill/>
                    <a:ln>
                      <a:noFill/>
                    </a:ln>
                  </pic:spPr>
                </pic:pic>
              </a:graphicData>
            </a:graphic>
          </wp:inline>
        </w:drawing>
      </w:r>
    </w:p>
    <w:p w14:paraId="0502F681" w14:textId="386535BE" w:rsidR="0022082A" w:rsidRPr="004F3B18" w:rsidRDefault="0059536E" w:rsidP="0059536E">
      <w:pPr>
        <w:pStyle w:val="Caption"/>
        <w:jc w:val="center"/>
        <w:rPr>
          <w:rFonts w:ascii="Calibri" w:hAnsi="Calibri" w:cs="Calibri"/>
          <w:lang w:val="en-IN"/>
        </w:rPr>
      </w:pPr>
      <w:bookmarkStart w:id="74" w:name="_Toc165500106"/>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53</w:t>
      </w:r>
      <w:r w:rsidRPr="004F3B18">
        <w:rPr>
          <w:rFonts w:ascii="Calibri" w:hAnsi="Calibri" w:cs="Calibri"/>
        </w:rPr>
        <w:fldChar w:fldCharType="end"/>
      </w:r>
      <w:r w:rsidRPr="004F3B18">
        <w:rPr>
          <w:rFonts w:ascii="Calibri" w:hAnsi="Calibri" w:cs="Calibri"/>
        </w:rPr>
        <w:t xml:space="preserve">: Model - 4 MAPE Vs Epochs for 10 lookbacks and MinMaxScaler scaled </w:t>
      </w:r>
      <w:r w:rsidR="00C525D8" w:rsidRPr="004F3B18">
        <w:rPr>
          <w:rFonts w:ascii="Calibri" w:hAnsi="Calibri" w:cs="Calibri"/>
        </w:rPr>
        <w:t>data.</w:t>
      </w:r>
      <w:bookmarkEnd w:id="74"/>
    </w:p>
    <w:p w14:paraId="517E187D" w14:textId="77777777" w:rsidR="0059536E" w:rsidRPr="004F3B18" w:rsidRDefault="00C13571" w:rsidP="0059536E">
      <w:pPr>
        <w:keepNext/>
        <w:spacing w:after="240"/>
        <w:jc w:val="center"/>
        <w:rPr>
          <w:rFonts w:ascii="Calibri" w:hAnsi="Calibri" w:cs="Calibri"/>
        </w:rPr>
      </w:pPr>
      <w:r w:rsidRPr="004F3B18">
        <w:rPr>
          <w:rFonts w:ascii="Calibri" w:hAnsi="Calibri" w:cs="Calibri"/>
          <w:noProof/>
        </w:rPr>
        <w:drawing>
          <wp:inline distT="0" distB="0" distL="0" distR="0" wp14:anchorId="367700F0" wp14:editId="09E1999D">
            <wp:extent cx="2511767" cy="1813560"/>
            <wp:effectExtent l="0" t="0" r="3175" b="0"/>
            <wp:docPr id="1481826158" name="Picture 57"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26158" name="Picture 57" descr="A graph of different colored bars&#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15189" cy="1816031"/>
                    </a:xfrm>
                    <a:prstGeom prst="rect">
                      <a:avLst/>
                    </a:prstGeom>
                    <a:noFill/>
                    <a:ln>
                      <a:noFill/>
                    </a:ln>
                  </pic:spPr>
                </pic:pic>
              </a:graphicData>
            </a:graphic>
          </wp:inline>
        </w:drawing>
      </w:r>
    </w:p>
    <w:p w14:paraId="1FECA38B" w14:textId="7720580E" w:rsidR="0022082A" w:rsidRPr="004F3B18" w:rsidRDefault="0059536E" w:rsidP="0059536E">
      <w:pPr>
        <w:pStyle w:val="Caption"/>
        <w:jc w:val="center"/>
        <w:rPr>
          <w:rFonts w:ascii="Calibri" w:hAnsi="Calibri" w:cs="Calibri"/>
          <w:lang w:val="en-IN"/>
        </w:rPr>
      </w:pPr>
      <w:bookmarkStart w:id="75" w:name="_Toc165500107"/>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54</w:t>
      </w:r>
      <w:r w:rsidRPr="004F3B18">
        <w:rPr>
          <w:rFonts w:ascii="Calibri" w:hAnsi="Calibri" w:cs="Calibri"/>
        </w:rPr>
        <w:fldChar w:fldCharType="end"/>
      </w:r>
      <w:r w:rsidRPr="004F3B18">
        <w:rPr>
          <w:rFonts w:ascii="Calibri" w:hAnsi="Calibri" w:cs="Calibri"/>
        </w:rPr>
        <w:t xml:space="preserve">: Model - 5 MAPE Vs Epochs for 10 lookbacks and MinMaxScaler scaled </w:t>
      </w:r>
      <w:r w:rsidR="00C525D8" w:rsidRPr="004F3B18">
        <w:rPr>
          <w:rFonts w:ascii="Calibri" w:hAnsi="Calibri" w:cs="Calibri"/>
        </w:rPr>
        <w:t>data.</w:t>
      </w:r>
      <w:bookmarkEnd w:id="75"/>
    </w:p>
    <w:p w14:paraId="42A05A71" w14:textId="77777777" w:rsidR="0059536E" w:rsidRPr="004F3B18" w:rsidRDefault="00C13571" w:rsidP="0059536E">
      <w:pPr>
        <w:keepNext/>
        <w:spacing w:after="240"/>
        <w:jc w:val="center"/>
        <w:rPr>
          <w:rFonts w:ascii="Calibri" w:hAnsi="Calibri" w:cs="Calibri"/>
        </w:rPr>
      </w:pPr>
      <w:r w:rsidRPr="004F3B18">
        <w:rPr>
          <w:rFonts w:ascii="Calibri" w:hAnsi="Calibri" w:cs="Calibri"/>
          <w:noProof/>
        </w:rPr>
        <w:drawing>
          <wp:inline distT="0" distB="0" distL="0" distR="0" wp14:anchorId="64BF3AC4" wp14:editId="4EFAE2F4">
            <wp:extent cx="2637155" cy="1904093"/>
            <wp:effectExtent l="0" t="0" r="0" b="1270"/>
            <wp:docPr id="578020538" name="Picture 58"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20538" name="Picture 58" descr="A graph of different colored bars&#10;&#10;Description automatically generated with medium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637155" cy="1904093"/>
                    </a:xfrm>
                    <a:prstGeom prst="rect">
                      <a:avLst/>
                    </a:prstGeom>
                    <a:noFill/>
                    <a:ln>
                      <a:noFill/>
                    </a:ln>
                  </pic:spPr>
                </pic:pic>
              </a:graphicData>
            </a:graphic>
          </wp:inline>
        </w:drawing>
      </w:r>
    </w:p>
    <w:p w14:paraId="4D5514E0" w14:textId="7FB1727F" w:rsidR="007229CD" w:rsidRPr="004F3B18" w:rsidRDefault="0059536E" w:rsidP="0059536E">
      <w:pPr>
        <w:pStyle w:val="Caption"/>
        <w:jc w:val="center"/>
        <w:rPr>
          <w:rFonts w:ascii="Calibri" w:hAnsi="Calibri" w:cs="Calibri"/>
          <w:lang w:val="en-IN"/>
        </w:rPr>
      </w:pPr>
      <w:bookmarkStart w:id="76" w:name="_Toc165500108"/>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55</w:t>
      </w:r>
      <w:r w:rsidRPr="004F3B18">
        <w:rPr>
          <w:rFonts w:ascii="Calibri" w:hAnsi="Calibri" w:cs="Calibri"/>
        </w:rPr>
        <w:fldChar w:fldCharType="end"/>
      </w:r>
      <w:r w:rsidRPr="004F3B18">
        <w:rPr>
          <w:rFonts w:ascii="Calibri" w:hAnsi="Calibri" w:cs="Calibri"/>
        </w:rPr>
        <w:t xml:space="preserve">: Model - 6 MAPE Vs Epochs for 10 lookbacks and MinMaxScaler scaled </w:t>
      </w:r>
      <w:r w:rsidR="00C525D8" w:rsidRPr="004F3B18">
        <w:rPr>
          <w:rFonts w:ascii="Calibri" w:hAnsi="Calibri" w:cs="Calibri"/>
        </w:rPr>
        <w:t>data.</w:t>
      </w:r>
      <w:bookmarkEnd w:id="76"/>
    </w:p>
    <w:p w14:paraId="3D3BA8CC" w14:textId="77777777" w:rsidR="00E85A42" w:rsidRPr="004F3B18" w:rsidRDefault="00E85A42" w:rsidP="001505E3">
      <w:pPr>
        <w:tabs>
          <w:tab w:val="left" w:pos="1406"/>
        </w:tabs>
        <w:spacing w:after="240"/>
        <w:rPr>
          <w:rFonts w:ascii="Calibri" w:hAnsi="Calibri" w:cs="Calibri"/>
          <w:lang w:val="en-IN"/>
        </w:rPr>
        <w:sectPr w:rsidR="00E85A42" w:rsidRPr="004F3B18" w:rsidSect="00563EE2">
          <w:type w:val="continuous"/>
          <w:pgSz w:w="11906" w:h="16838"/>
          <w:pgMar w:top="1440" w:right="1440" w:bottom="1440" w:left="1440" w:header="0" w:footer="0" w:gutter="0"/>
          <w:cols w:num="2" w:space="709"/>
          <w:formProt w:val="0"/>
          <w:docGrid w:linePitch="326"/>
        </w:sectPr>
      </w:pPr>
    </w:p>
    <w:p w14:paraId="3970FBF4" w14:textId="3C9B7E50" w:rsidR="001B7A51" w:rsidRPr="004F3B18" w:rsidRDefault="005A540E" w:rsidP="001505E3">
      <w:pPr>
        <w:tabs>
          <w:tab w:val="left" w:pos="1406"/>
        </w:tabs>
        <w:spacing w:after="240"/>
        <w:rPr>
          <w:rFonts w:ascii="Calibri" w:hAnsi="Calibri" w:cs="Calibri"/>
          <w:noProof/>
        </w:rPr>
      </w:pPr>
      <w:r w:rsidRPr="004F3B18">
        <w:rPr>
          <w:rFonts w:ascii="Calibri" w:hAnsi="Calibri" w:cs="Calibri"/>
          <w:noProof/>
        </w:rPr>
        <w:lastRenderedPageBreak/>
        <w:t xml:space="preserve">Figures </w:t>
      </w:r>
      <w:r w:rsidR="00222FAE" w:rsidRPr="004F3B18">
        <w:rPr>
          <w:rFonts w:ascii="Calibri" w:hAnsi="Calibri" w:cs="Calibri"/>
          <w:noProof/>
        </w:rPr>
        <w:t>50 to 55</w:t>
      </w:r>
      <w:r w:rsidR="00720B79" w:rsidRPr="004F3B18">
        <w:rPr>
          <w:rFonts w:ascii="Calibri" w:hAnsi="Calibri" w:cs="Calibri"/>
          <w:noProof/>
        </w:rPr>
        <w:t>,</w:t>
      </w:r>
      <w:r w:rsidR="000212AD" w:rsidRPr="004F3B18">
        <w:rPr>
          <w:rFonts w:ascii="Calibri" w:hAnsi="Calibri" w:cs="Calibri"/>
          <w:noProof/>
        </w:rPr>
        <w:t xml:space="preserve">shows MAPE values of all models trained on 10 lookbacks and minmaxscaler scaled data. </w:t>
      </w:r>
      <w:r w:rsidR="00CF535A" w:rsidRPr="004F3B18">
        <w:rPr>
          <w:rFonts w:ascii="Calibri" w:hAnsi="Calibri" w:cs="Calibri"/>
          <w:noProof/>
        </w:rPr>
        <w:t xml:space="preserve">Unlike models trained with </w:t>
      </w:r>
      <w:r w:rsidR="00200D35" w:rsidRPr="004F3B18">
        <w:rPr>
          <w:rFonts w:ascii="Calibri" w:hAnsi="Calibri" w:cs="Calibri"/>
          <w:noProof/>
        </w:rPr>
        <w:t>standardscaler scaled data</w:t>
      </w:r>
      <w:r w:rsidR="00211177" w:rsidRPr="004F3B18">
        <w:rPr>
          <w:rFonts w:ascii="Calibri" w:hAnsi="Calibri" w:cs="Calibri"/>
          <w:noProof/>
        </w:rPr>
        <w:t xml:space="preserve">, minmaxscaler scaled data </w:t>
      </w:r>
      <w:r w:rsidR="0080795E" w:rsidRPr="004F3B18">
        <w:rPr>
          <w:rFonts w:ascii="Calibri" w:hAnsi="Calibri" w:cs="Calibri"/>
          <w:noProof/>
        </w:rPr>
        <w:t xml:space="preserve">trained models at 10 lookbacks </w:t>
      </w:r>
      <w:r w:rsidR="00211177" w:rsidRPr="004F3B18">
        <w:rPr>
          <w:rFonts w:ascii="Calibri" w:hAnsi="Calibri" w:cs="Calibri"/>
          <w:noProof/>
        </w:rPr>
        <w:t xml:space="preserve">have </w:t>
      </w:r>
      <w:r w:rsidR="00FA04EA" w:rsidRPr="004F3B18">
        <w:rPr>
          <w:rFonts w:ascii="Calibri" w:hAnsi="Calibri" w:cs="Calibri"/>
          <w:noProof/>
        </w:rPr>
        <w:t xml:space="preserve">lower </w:t>
      </w:r>
      <w:r w:rsidR="00211177" w:rsidRPr="004F3B18">
        <w:rPr>
          <w:rFonts w:ascii="Calibri" w:hAnsi="Calibri" w:cs="Calibri"/>
          <w:noProof/>
        </w:rPr>
        <w:t xml:space="preserve">MAPE values </w:t>
      </w:r>
      <w:r w:rsidR="00FA04EA" w:rsidRPr="004F3B18">
        <w:rPr>
          <w:rFonts w:ascii="Calibri" w:hAnsi="Calibri" w:cs="Calibri"/>
          <w:noProof/>
        </w:rPr>
        <w:t xml:space="preserve">in a range between </w:t>
      </w:r>
      <w:r w:rsidR="00EF2AC5" w:rsidRPr="004F3B18">
        <w:rPr>
          <w:rFonts w:ascii="Calibri" w:hAnsi="Calibri" w:cs="Calibri"/>
          <w:noProof/>
        </w:rPr>
        <w:t xml:space="preserve">1.25% to 3% except with </w:t>
      </w:r>
      <w:r w:rsidRPr="004F3B18">
        <w:rPr>
          <w:rFonts w:ascii="Calibri" w:hAnsi="Calibri" w:cs="Calibri"/>
          <w:noProof/>
        </w:rPr>
        <w:t>model</w:t>
      </w:r>
      <w:r w:rsidR="00AB4EF5" w:rsidRPr="004F3B18">
        <w:rPr>
          <w:rFonts w:ascii="Calibri" w:hAnsi="Calibri" w:cs="Calibri"/>
          <w:noProof/>
        </w:rPr>
        <w:t xml:space="preserve"> </w:t>
      </w:r>
      <w:r w:rsidRPr="004F3B18">
        <w:rPr>
          <w:rFonts w:ascii="Calibri" w:hAnsi="Calibri" w:cs="Calibri"/>
          <w:noProof/>
        </w:rPr>
        <w:t>-</w:t>
      </w:r>
      <w:r w:rsidR="00AB4EF5" w:rsidRPr="004F3B18">
        <w:rPr>
          <w:rFonts w:ascii="Calibri" w:hAnsi="Calibri" w:cs="Calibri"/>
          <w:noProof/>
        </w:rPr>
        <w:t xml:space="preserve"> </w:t>
      </w:r>
      <w:r w:rsidRPr="004F3B18">
        <w:rPr>
          <w:rFonts w:ascii="Calibri" w:hAnsi="Calibri" w:cs="Calibri"/>
          <w:noProof/>
        </w:rPr>
        <w:t>2 trained for 20 and 50 epochs.</w:t>
      </w:r>
      <w:r w:rsidR="00D15A7A" w:rsidRPr="004F3B18">
        <w:rPr>
          <w:rFonts w:ascii="Calibri" w:hAnsi="Calibri" w:cs="Calibri"/>
          <w:noProof/>
        </w:rPr>
        <w:t xml:space="preserve"> </w:t>
      </w:r>
      <w:r w:rsidR="00234D73" w:rsidRPr="004F3B18">
        <w:rPr>
          <w:rFonts w:ascii="Calibri" w:hAnsi="Calibri" w:cs="Calibri"/>
          <w:noProof/>
        </w:rPr>
        <w:t xml:space="preserve">CVX stock MAPE values are </w:t>
      </w:r>
      <w:r w:rsidR="00494385" w:rsidRPr="004F3B18">
        <w:rPr>
          <w:rFonts w:ascii="Calibri" w:hAnsi="Calibri" w:cs="Calibri"/>
          <w:noProof/>
        </w:rPr>
        <w:t xml:space="preserve">in close proximity to other stocks MAPE values </w:t>
      </w:r>
      <w:r w:rsidR="00705C31" w:rsidRPr="004F3B18">
        <w:rPr>
          <w:rFonts w:ascii="Calibri" w:hAnsi="Calibri" w:cs="Calibri"/>
          <w:noProof/>
        </w:rPr>
        <w:t>for all models.</w:t>
      </w:r>
    </w:p>
    <w:p w14:paraId="02D79835" w14:textId="77777777" w:rsidR="001B7A51" w:rsidRPr="004F3B18" w:rsidRDefault="001B7A51" w:rsidP="001505E3">
      <w:pPr>
        <w:tabs>
          <w:tab w:val="left" w:pos="1406"/>
        </w:tabs>
        <w:spacing w:after="240"/>
        <w:rPr>
          <w:rFonts w:ascii="Calibri" w:hAnsi="Calibri" w:cs="Calibri"/>
          <w:lang w:val="en-IN"/>
        </w:rPr>
        <w:sectPr w:rsidR="001B7A51" w:rsidRPr="004F3B18" w:rsidSect="00563EE2">
          <w:type w:val="continuous"/>
          <w:pgSz w:w="11906" w:h="16838"/>
          <w:pgMar w:top="1440" w:right="1440" w:bottom="1440" w:left="1440" w:header="0" w:footer="0" w:gutter="0"/>
          <w:cols w:space="720"/>
          <w:formProt w:val="0"/>
          <w:docGrid w:linePitch="326"/>
        </w:sectPr>
      </w:pPr>
    </w:p>
    <w:p w14:paraId="4E0FC9F7" w14:textId="77777777" w:rsidR="00C656B9" w:rsidRPr="004F3B18" w:rsidRDefault="00C13571" w:rsidP="00C656B9">
      <w:pPr>
        <w:keepNext/>
        <w:tabs>
          <w:tab w:val="left" w:pos="1406"/>
        </w:tabs>
        <w:spacing w:after="240"/>
        <w:jc w:val="center"/>
        <w:rPr>
          <w:rFonts w:ascii="Calibri" w:hAnsi="Calibri" w:cs="Calibri"/>
        </w:rPr>
      </w:pPr>
      <w:r w:rsidRPr="004F3B18">
        <w:rPr>
          <w:rFonts w:ascii="Calibri" w:hAnsi="Calibri" w:cs="Calibri"/>
          <w:noProof/>
        </w:rPr>
        <w:drawing>
          <wp:inline distT="0" distB="0" distL="0" distR="0" wp14:anchorId="3EE24BF6" wp14:editId="4F38BEC1">
            <wp:extent cx="2468880" cy="1808579"/>
            <wp:effectExtent l="0" t="0" r="7620" b="1270"/>
            <wp:docPr id="1250250954" name="Picture 30" descr="A chart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0954" name="Picture 30" descr="A chart with different colored lines&#10;&#10;Description automatically generated with medium confidenc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70887" cy="1810049"/>
                    </a:xfrm>
                    <a:prstGeom prst="rect">
                      <a:avLst/>
                    </a:prstGeom>
                    <a:noFill/>
                    <a:ln>
                      <a:noFill/>
                    </a:ln>
                  </pic:spPr>
                </pic:pic>
              </a:graphicData>
            </a:graphic>
          </wp:inline>
        </w:drawing>
      </w:r>
    </w:p>
    <w:p w14:paraId="2DF9AEBE" w14:textId="6F7ADD6E" w:rsidR="007229CD" w:rsidRPr="004F3B18" w:rsidRDefault="00C656B9" w:rsidP="00C656B9">
      <w:pPr>
        <w:pStyle w:val="Caption"/>
        <w:jc w:val="center"/>
        <w:rPr>
          <w:rFonts w:ascii="Calibri" w:hAnsi="Calibri" w:cs="Calibri"/>
          <w:lang w:val="en-IN"/>
        </w:rPr>
      </w:pPr>
      <w:bookmarkStart w:id="77" w:name="_Toc165500109"/>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56</w:t>
      </w:r>
      <w:r w:rsidRPr="004F3B18">
        <w:rPr>
          <w:rFonts w:ascii="Calibri" w:hAnsi="Calibri" w:cs="Calibri"/>
        </w:rPr>
        <w:fldChar w:fldCharType="end"/>
      </w:r>
      <w:r w:rsidRPr="004F3B18">
        <w:rPr>
          <w:rFonts w:ascii="Calibri" w:hAnsi="Calibri" w:cs="Calibri"/>
        </w:rPr>
        <w:t xml:space="preserve">: Model - 1 MAPE Vs Epochs for 25 lookbacks and MinMaxScaler scaled </w:t>
      </w:r>
      <w:r w:rsidR="008B4754" w:rsidRPr="004F3B18">
        <w:rPr>
          <w:rFonts w:ascii="Calibri" w:hAnsi="Calibri" w:cs="Calibri"/>
        </w:rPr>
        <w:t>data.</w:t>
      </w:r>
      <w:bookmarkEnd w:id="77"/>
    </w:p>
    <w:p w14:paraId="10957FCF" w14:textId="77777777" w:rsidR="00C656B9" w:rsidRPr="004F3B18" w:rsidRDefault="00C13571" w:rsidP="00C656B9">
      <w:pPr>
        <w:keepNext/>
        <w:tabs>
          <w:tab w:val="left" w:pos="1406"/>
        </w:tabs>
        <w:spacing w:after="240"/>
        <w:jc w:val="center"/>
        <w:rPr>
          <w:rFonts w:ascii="Calibri" w:hAnsi="Calibri" w:cs="Calibri"/>
        </w:rPr>
      </w:pPr>
      <w:r w:rsidRPr="004F3B18">
        <w:rPr>
          <w:rFonts w:ascii="Calibri" w:hAnsi="Calibri" w:cs="Calibri"/>
          <w:noProof/>
        </w:rPr>
        <w:drawing>
          <wp:inline distT="0" distB="0" distL="0" distR="0" wp14:anchorId="528AFF9C" wp14:editId="06719A4A">
            <wp:extent cx="2480733" cy="1854916"/>
            <wp:effectExtent l="0" t="0" r="0" b="0"/>
            <wp:docPr id="1271994157"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94157" name="Picture 31" descr="A screenshot of a graph&#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483700" cy="1857134"/>
                    </a:xfrm>
                    <a:prstGeom prst="rect">
                      <a:avLst/>
                    </a:prstGeom>
                    <a:noFill/>
                    <a:ln>
                      <a:noFill/>
                    </a:ln>
                  </pic:spPr>
                </pic:pic>
              </a:graphicData>
            </a:graphic>
          </wp:inline>
        </w:drawing>
      </w:r>
    </w:p>
    <w:p w14:paraId="285A9E08" w14:textId="1FA2B760" w:rsidR="001505E3" w:rsidRPr="004F3B18" w:rsidRDefault="00C656B9" w:rsidP="00C656B9">
      <w:pPr>
        <w:pStyle w:val="Caption"/>
        <w:jc w:val="center"/>
        <w:rPr>
          <w:rFonts w:ascii="Calibri" w:hAnsi="Calibri" w:cs="Calibri"/>
          <w:lang w:val="en-IN"/>
        </w:rPr>
      </w:pPr>
      <w:bookmarkStart w:id="78" w:name="_Toc165500110"/>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57</w:t>
      </w:r>
      <w:r w:rsidRPr="004F3B18">
        <w:rPr>
          <w:rFonts w:ascii="Calibri" w:hAnsi="Calibri" w:cs="Calibri"/>
        </w:rPr>
        <w:fldChar w:fldCharType="end"/>
      </w:r>
      <w:r w:rsidRPr="004F3B18">
        <w:rPr>
          <w:rFonts w:ascii="Calibri" w:hAnsi="Calibri" w:cs="Calibri"/>
        </w:rPr>
        <w:t xml:space="preserve">: Model - 2 MAPE Vs Epochs for 25 lookbacks and MinMaxScaler scaled </w:t>
      </w:r>
      <w:r w:rsidR="008B4754" w:rsidRPr="004F3B18">
        <w:rPr>
          <w:rFonts w:ascii="Calibri" w:hAnsi="Calibri" w:cs="Calibri"/>
        </w:rPr>
        <w:t>data.</w:t>
      </w:r>
      <w:bookmarkEnd w:id="78"/>
    </w:p>
    <w:p w14:paraId="3275D316" w14:textId="77777777" w:rsidR="00C656B9" w:rsidRPr="004F3B18" w:rsidRDefault="00C13571" w:rsidP="00C656B9">
      <w:pPr>
        <w:keepNext/>
        <w:tabs>
          <w:tab w:val="left" w:pos="1406"/>
        </w:tabs>
        <w:spacing w:after="240"/>
        <w:jc w:val="center"/>
        <w:rPr>
          <w:rFonts w:ascii="Calibri" w:hAnsi="Calibri" w:cs="Calibri"/>
        </w:rPr>
      </w:pPr>
      <w:r w:rsidRPr="004F3B18">
        <w:rPr>
          <w:rFonts w:ascii="Calibri" w:hAnsi="Calibri" w:cs="Calibri"/>
          <w:noProof/>
        </w:rPr>
        <w:drawing>
          <wp:inline distT="0" distB="0" distL="0" distR="0" wp14:anchorId="375677D4" wp14:editId="738668DB">
            <wp:extent cx="2403886" cy="1735667"/>
            <wp:effectExtent l="0" t="0" r="0" b="0"/>
            <wp:docPr id="1502736244" name="Picture 32" descr="A chart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36244" name="Picture 32" descr="A chart of different colored bars&#10;&#10;Description automatically generated with medium confidenc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407958" cy="1738607"/>
                    </a:xfrm>
                    <a:prstGeom prst="rect">
                      <a:avLst/>
                    </a:prstGeom>
                    <a:noFill/>
                    <a:ln>
                      <a:noFill/>
                    </a:ln>
                  </pic:spPr>
                </pic:pic>
              </a:graphicData>
            </a:graphic>
          </wp:inline>
        </w:drawing>
      </w:r>
    </w:p>
    <w:p w14:paraId="174FC517" w14:textId="18B3FDEC" w:rsidR="00CE2E10" w:rsidRPr="004F3B18" w:rsidRDefault="00C656B9" w:rsidP="00C656B9">
      <w:pPr>
        <w:pStyle w:val="Caption"/>
        <w:jc w:val="center"/>
        <w:rPr>
          <w:rFonts w:ascii="Calibri" w:hAnsi="Calibri" w:cs="Calibri"/>
          <w:lang w:val="en-IN"/>
        </w:rPr>
      </w:pPr>
      <w:bookmarkStart w:id="79" w:name="_Toc165500111"/>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58</w:t>
      </w:r>
      <w:r w:rsidRPr="004F3B18">
        <w:rPr>
          <w:rFonts w:ascii="Calibri" w:hAnsi="Calibri" w:cs="Calibri"/>
        </w:rPr>
        <w:fldChar w:fldCharType="end"/>
      </w:r>
      <w:r w:rsidRPr="004F3B18">
        <w:rPr>
          <w:rFonts w:ascii="Calibri" w:hAnsi="Calibri" w:cs="Calibri"/>
        </w:rPr>
        <w:t xml:space="preserve">: Model - 3 MAPE Vs Epochs for 25 lookbacks and MinMaxScaler scaled </w:t>
      </w:r>
      <w:r w:rsidR="008B4754" w:rsidRPr="004F3B18">
        <w:rPr>
          <w:rFonts w:ascii="Calibri" w:hAnsi="Calibri" w:cs="Calibri"/>
        </w:rPr>
        <w:t>data.</w:t>
      </w:r>
      <w:bookmarkEnd w:id="79"/>
    </w:p>
    <w:p w14:paraId="07742B0B" w14:textId="77777777" w:rsidR="00C656B9" w:rsidRPr="004F3B18" w:rsidRDefault="00C13571" w:rsidP="00C656B9">
      <w:pPr>
        <w:keepNext/>
        <w:tabs>
          <w:tab w:val="left" w:pos="1406"/>
        </w:tabs>
        <w:spacing w:after="240"/>
        <w:jc w:val="center"/>
        <w:rPr>
          <w:rFonts w:ascii="Calibri" w:hAnsi="Calibri" w:cs="Calibri"/>
        </w:rPr>
      </w:pPr>
      <w:r w:rsidRPr="004F3B18">
        <w:rPr>
          <w:rFonts w:ascii="Calibri" w:hAnsi="Calibri" w:cs="Calibri"/>
          <w:noProof/>
        </w:rPr>
        <w:drawing>
          <wp:inline distT="0" distB="0" distL="0" distR="0" wp14:anchorId="6309E2F9" wp14:editId="5E335D12">
            <wp:extent cx="2423160" cy="1775087"/>
            <wp:effectExtent l="0" t="0" r="0" b="0"/>
            <wp:docPr id="1319666040" name="Picture 33" descr="A chart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66040" name="Picture 33" descr="A chart of different colored bars&#10;&#10;Description automatically generated with medium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26590" cy="1777599"/>
                    </a:xfrm>
                    <a:prstGeom prst="rect">
                      <a:avLst/>
                    </a:prstGeom>
                    <a:noFill/>
                    <a:ln>
                      <a:noFill/>
                    </a:ln>
                  </pic:spPr>
                </pic:pic>
              </a:graphicData>
            </a:graphic>
          </wp:inline>
        </w:drawing>
      </w:r>
    </w:p>
    <w:p w14:paraId="00796FBE" w14:textId="1E03E60A" w:rsidR="00431D94" w:rsidRPr="004F3B18" w:rsidRDefault="00C656B9" w:rsidP="00C656B9">
      <w:pPr>
        <w:pStyle w:val="Caption"/>
        <w:jc w:val="center"/>
        <w:rPr>
          <w:rFonts w:ascii="Calibri" w:hAnsi="Calibri" w:cs="Calibri"/>
          <w:noProof/>
        </w:rPr>
      </w:pPr>
      <w:bookmarkStart w:id="80" w:name="_Toc165500112"/>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59</w:t>
      </w:r>
      <w:r w:rsidRPr="004F3B18">
        <w:rPr>
          <w:rFonts w:ascii="Calibri" w:hAnsi="Calibri" w:cs="Calibri"/>
        </w:rPr>
        <w:fldChar w:fldCharType="end"/>
      </w:r>
      <w:r w:rsidRPr="004F3B18">
        <w:rPr>
          <w:rFonts w:ascii="Calibri" w:hAnsi="Calibri" w:cs="Calibri"/>
        </w:rPr>
        <w:t xml:space="preserve">: Model - 4 MAPE Vs Epochs for 25 lookbacks and MinMaxScaler scaled </w:t>
      </w:r>
      <w:r w:rsidR="008B4754" w:rsidRPr="004F3B18">
        <w:rPr>
          <w:rFonts w:ascii="Calibri" w:hAnsi="Calibri" w:cs="Calibri"/>
        </w:rPr>
        <w:t>data.</w:t>
      </w:r>
      <w:bookmarkEnd w:id="80"/>
    </w:p>
    <w:p w14:paraId="4298DD47" w14:textId="77777777" w:rsidR="00C656B9" w:rsidRPr="004F3B18" w:rsidRDefault="001B7A51" w:rsidP="00C656B9">
      <w:pPr>
        <w:keepNext/>
        <w:tabs>
          <w:tab w:val="left" w:pos="1406"/>
        </w:tabs>
        <w:spacing w:after="240"/>
        <w:jc w:val="center"/>
        <w:rPr>
          <w:rFonts w:ascii="Calibri" w:hAnsi="Calibri" w:cs="Calibri"/>
        </w:rPr>
      </w:pPr>
      <w:r w:rsidRPr="004F3B18">
        <w:rPr>
          <w:rFonts w:ascii="Calibri" w:hAnsi="Calibri" w:cs="Calibri"/>
          <w:noProof/>
        </w:rPr>
        <w:drawing>
          <wp:inline distT="0" distB="0" distL="0" distR="0" wp14:anchorId="34373E4D" wp14:editId="2A74CEEE">
            <wp:extent cx="2484926" cy="1820333"/>
            <wp:effectExtent l="0" t="0" r="0" b="8890"/>
            <wp:docPr id="1984157631" name="Picture 34" descr="A chart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57631" name="Picture 34" descr="A chart with different colored lines&#10;&#10;Description automatically generated with medium confidenc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87952" cy="1822550"/>
                    </a:xfrm>
                    <a:prstGeom prst="rect">
                      <a:avLst/>
                    </a:prstGeom>
                    <a:noFill/>
                    <a:ln>
                      <a:noFill/>
                    </a:ln>
                  </pic:spPr>
                </pic:pic>
              </a:graphicData>
            </a:graphic>
          </wp:inline>
        </w:drawing>
      </w:r>
    </w:p>
    <w:p w14:paraId="0F398BDD" w14:textId="76960F9F" w:rsidR="001B7A51" w:rsidRPr="004F3B18" w:rsidRDefault="00C656B9" w:rsidP="00C656B9">
      <w:pPr>
        <w:pStyle w:val="Caption"/>
        <w:jc w:val="center"/>
        <w:rPr>
          <w:rFonts w:ascii="Calibri" w:hAnsi="Calibri" w:cs="Calibri"/>
          <w:lang w:val="en-IN"/>
        </w:rPr>
      </w:pPr>
      <w:bookmarkStart w:id="81" w:name="_Toc165500113"/>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60</w:t>
      </w:r>
      <w:r w:rsidRPr="004F3B18">
        <w:rPr>
          <w:rFonts w:ascii="Calibri" w:hAnsi="Calibri" w:cs="Calibri"/>
        </w:rPr>
        <w:fldChar w:fldCharType="end"/>
      </w:r>
      <w:r w:rsidRPr="004F3B18">
        <w:rPr>
          <w:rFonts w:ascii="Calibri" w:hAnsi="Calibri" w:cs="Calibri"/>
        </w:rPr>
        <w:t xml:space="preserve">: Model - 5 MAPE Vs Epochs for 25 lookbacks and MinMaxScaler scaled </w:t>
      </w:r>
      <w:r w:rsidR="008B4754" w:rsidRPr="004F3B18">
        <w:rPr>
          <w:rFonts w:ascii="Calibri" w:hAnsi="Calibri" w:cs="Calibri"/>
        </w:rPr>
        <w:t>data.</w:t>
      </w:r>
      <w:bookmarkEnd w:id="81"/>
    </w:p>
    <w:p w14:paraId="01A447E8" w14:textId="77777777" w:rsidR="00C656B9" w:rsidRPr="004F3B18" w:rsidRDefault="00C13571" w:rsidP="00C656B9">
      <w:pPr>
        <w:keepNext/>
        <w:tabs>
          <w:tab w:val="left" w:pos="1406"/>
        </w:tabs>
        <w:spacing w:after="240"/>
        <w:jc w:val="center"/>
        <w:rPr>
          <w:rFonts w:ascii="Calibri" w:hAnsi="Calibri" w:cs="Calibri"/>
        </w:rPr>
      </w:pPr>
      <w:r w:rsidRPr="004F3B18">
        <w:rPr>
          <w:rFonts w:ascii="Calibri" w:hAnsi="Calibri" w:cs="Calibri"/>
          <w:noProof/>
        </w:rPr>
        <w:drawing>
          <wp:inline distT="0" distB="0" distL="0" distR="0" wp14:anchorId="211D9AEB" wp14:editId="6934D24D">
            <wp:extent cx="2387600" cy="1749037"/>
            <wp:effectExtent l="0" t="0" r="0" b="3810"/>
            <wp:docPr id="2051427816" name="Picture 35" descr="A chart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27816" name="Picture 35" descr="A chart of different colored lines&#10;&#10;Description automatically generated with medium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391232" cy="1751697"/>
                    </a:xfrm>
                    <a:prstGeom prst="rect">
                      <a:avLst/>
                    </a:prstGeom>
                    <a:noFill/>
                    <a:ln>
                      <a:noFill/>
                    </a:ln>
                  </pic:spPr>
                </pic:pic>
              </a:graphicData>
            </a:graphic>
          </wp:inline>
        </w:drawing>
      </w:r>
    </w:p>
    <w:p w14:paraId="1D402A0C" w14:textId="5A537992" w:rsidR="00C36A98" w:rsidRPr="004F3B18" w:rsidRDefault="00C656B9" w:rsidP="00C656B9">
      <w:pPr>
        <w:pStyle w:val="Caption"/>
        <w:jc w:val="center"/>
        <w:rPr>
          <w:rFonts w:ascii="Calibri" w:hAnsi="Calibri" w:cs="Calibri"/>
          <w:lang w:val="en-IN"/>
        </w:rPr>
      </w:pPr>
      <w:bookmarkStart w:id="82" w:name="_Toc165500114"/>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61</w:t>
      </w:r>
      <w:r w:rsidRPr="004F3B18">
        <w:rPr>
          <w:rFonts w:ascii="Calibri" w:hAnsi="Calibri" w:cs="Calibri"/>
        </w:rPr>
        <w:fldChar w:fldCharType="end"/>
      </w:r>
      <w:r w:rsidRPr="004F3B18">
        <w:rPr>
          <w:rFonts w:ascii="Calibri" w:hAnsi="Calibri" w:cs="Calibri"/>
        </w:rPr>
        <w:t xml:space="preserve">: Model - </w:t>
      </w:r>
      <w:r w:rsidR="002011BF" w:rsidRPr="004F3B18">
        <w:rPr>
          <w:rFonts w:ascii="Calibri" w:hAnsi="Calibri" w:cs="Calibri"/>
        </w:rPr>
        <w:t>6</w:t>
      </w:r>
      <w:r w:rsidRPr="004F3B18">
        <w:rPr>
          <w:rFonts w:ascii="Calibri" w:hAnsi="Calibri" w:cs="Calibri"/>
        </w:rPr>
        <w:t xml:space="preserve"> MAPE Vs Epochs for 25 lookbacks and MinMaxScaler scaled </w:t>
      </w:r>
      <w:r w:rsidR="008B4754" w:rsidRPr="004F3B18">
        <w:rPr>
          <w:rFonts w:ascii="Calibri" w:hAnsi="Calibri" w:cs="Calibri"/>
        </w:rPr>
        <w:t>data.</w:t>
      </w:r>
      <w:bookmarkEnd w:id="82"/>
    </w:p>
    <w:p w14:paraId="23F6EC04" w14:textId="77777777" w:rsidR="001B7A51" w:rsidRPr="004F3B18" w:rsidRDefault="001B7A51" w:rsidP="001B7A51">
      <w:pPr>
        <w:tabs>
          <w:tab w:val="left" w:pos="1406"/>
        </w:tabs>
        <w:spacing w:after="240"/>
        <w:jc w:val="center"/>
        <w:rPr>
          <w:rFonts w:ascii="Calibri" w:hAnsi="Calibri" w:cs="Calibri"/>
          <w:b/>
          <w:bCs/>
          <w:lang w:val="en-IN"/>
        </w:rPr>
        <w:sectPr w:rsidR="001B7A51" w:rsidRPr="004F3B18" w:rsidSect="00563EE2">
          <w:type w:val="continuous"/>
          <w:pgSz w:w="11906" w:h="16838"/>
          <w:pgMar w:top="1440" w:right="1440" w:bottom="1440" w:left="1440" w:header="0" w:footer="0" w:gutter="0"/>
          <w:cols w:num="2" w:space="709"/>
          <w:formProt w:val="0"/>
          <w:docGrid w:linePitch="326"/>
        </w:sectPr>
      </w:pPr>
    </w:p>
    <w:p w14:paraId="43933E5A" w14:textId="3BD5DD24" w:rsidR="00FC5240" w:rsidRPr="004F3B18" w:rsidRDefault="00705C31" w:rsidP="001505E3">
      <w:pPr>
        <w:tabs>
          <w:tab w:val="left" w:pos="1406"/>
        </w:tabs>
        <w:spacing w:after="240"/>
        <w:rPr>
          <w:rFonts w:ascii="Calibri" w:hAnsi="Calibri" w:cs="Calibri"/>
          <w:b/>
          <w:bCs/>
          <w:lang w:val="en-IN"/>
        </w:rPr>
      </w:pPr>
      <w:r w:rsidRPr="004F3B18">
        <w:rPr>
          <w:rFonts w:ascii="Calibri" w:hAnsi="Calibri" w:cs="Calibri"/>
          <w:noProof/>
        </w:rPr>
        <w:lastRenderedPageBreak/>
        <w:t xml:space="preserve">Figures </w:t>
      </w:r>
      <w:r w:rsidR="005B15AF" w:rsidRPr="004F3B18">
        <w:rPr>
          <w:rFonts w:ascii="Calibri" w:hAnsi="Calibri" w:cs="Calibri"/>
          <w:noProof/>
        </w:rPr>
        <w:t>56 to 61</w:t>
      </w:r>
      <w:r w:rsidRPr="004F3B18">
        <w:rPr>
          <w:rFonts w:ascii="Calibri" w:hAnsi="Calibri" w:cs="Calibri"/>
          <w:noProof/>
        </w:rPr>
        <w:t>,</w:t>
      </w:r>
      <w:r w:rsidR="005B15AF" w:rsidRPr="004F3B18">
        <w:rPr>
          <w:rFonts w:ascii="Calibri" w:hAnsi="Calibri" w:cs="Calibri"/>
          <w:noProof/>
        </w:rPr>
        <w:t xml:space="preserve"> </w:t>
      </w:r>
      <w:r w:rsidRPr="004F3B18">
        <w:rPr>
          <w:rFonts w:ascii="Calibri" w:hAnsi="Calibri" w:cs="Calibri"/>
          <w:noProof/>
        </w:rPr>
        <w:t>shows MAPE values of all models trained on 2</w:t>
      </w:r>
      <w:r w:rsidR="00496B49" w:rsidRPr="004F3B18">
        <w:rPr>
          <w:rFonts w:ascii="Calibri" w:hAnsi="Calibri" w:cs="Calibri"/>
          <w:noProof/>
        </w:rPr>
        <w:t>5</w:t>
      </w:r>
      <w:r w:rsidRPr="004F3B18">
        <w:rPr>
          <w:rFonts w:ascii="Calibri" w:hAnsi="Calibri" w:cs="Calibri"/>
          <w:noProof/>
        </w:rPr>
        <w:t xml:space="preserve"> lookbacks and </w:t>
      </w:r>
      <w:r w:rsidR="0056503C">
        <w:rPr>
          <w:rFonts w:ascii="Calibri" w:hAnsi="Calibri" w:cs="Calibri"/>
          <w:noProof/>
        </w:rPr>
        <w:t>MinMaxScaler</w:t>
      </w:r>
      <w:r w:rsidRPr="004F3B18">
        <w:rPr>
          <w:rFonts w:ascii="Calibri" w:hAnsi="Calibri" w:cs="Calibri"/>
          <w:noProof/>
        </w:rPr>
        <w:t xml:space="preserve"> scaled data.</w:t>
      </w:r>
      <w:r w:rsidR="00D65A2F" w:rsidRPr="004F3B18">
        <w:rPr>
          <w:rFonts w:ascii="Calibri" w:hAnsi="Calibri" w:cs="Calibri"/>
          <w:noProof/>
        </w:rPr>
        <w:t xml:space="preserve"> </w:t>
      </w:r>
      <w:r w:rsidR="00ED58AE" w:rsidRPr="004F3B18">
        <w:rPr>
          <w:rFonts w:ascii="Calibri" w:hAnsi="Calibri" w:cs="Calibri"/>
          <w:noProof/>
        </w:rPr>
        <w:t>We can see that the MAPE variation for model</w:t>
      </w:r>
      <w:r w:rsidR="00AB4EF5" w:rsidRPr="004F3B18">
        <w:rPr>
          <w:rFonts w:ascii="Calibri" w:hAnsi="Calibri" w:cs="Calibri"/>
          <w:noProof/>
        </w:rPr>
        <w:t xml:space="preserve"> </w:t>
      </w:r>
      <w:r w:rsidR="00ED58AE" w:rsidRPr="004F3B18">
        <w:rPr>
          <w:rFonts w:ascii="Calibri" w:hAnsi="Calibri" w:cs="Calibri"/>
          <w:noProof/>
        </w:rPr>
        <w:t>-</w:t>
      </w:r>
      <w:r w:rsidR="00AB4EF5" w:rsidRPr="004F3B18">
        <w:rPr>
          <w:rFonts w:ascii="Calibri" w:hAnsi="Calibri" w:cs="Calibri"/>
          <w:noProof/>
        </w:rPr>
        <w:t xml:space="preserve"> </w:t>
      </w:r>
      <w:r w:rsidR="00ED58AE" w:rsidRPr="004F3B18">
        <w:rPr>
          <w:rFonts w:ascii="Calibri" w:hAnsi="Calibri" w:cs="Calibri"/>
          <w:noProof/>
        </w:rPr>
        <w:t>5 and model</w:t>
      </w:r>
      <w:r w:rsidR="00AB4EF5" w:rsidRPr="004F3B18">
        <w:rPr>
          <w:rFonts w:ascii="Calibri" w:hAnsi="Calibri" w:cs="Calibri"/>
          <w:noProof/>
        </w:rPr>
        <w:t xml:space="preserve"> </w:t>
      </w:r>
      <w:r w:rsidR="00ED58AE" w:rsidRPr="004F3B18">
        <w:rPr>
          <w:rFonts w:ascii="Calibri" w:hAnsi="Calibri" w:cs="Calibri"/>
          <w:noProof/>
        </w:rPr>
        <w:t>-</w:t>
      </w:r>
      <w:r w:rsidR="00AB4EF5" w:rsidRPr="004F3B18">
        <w:rPr>
          <w:rFonts w:ascii="Calibri" w:hAnsi="Calibri" w:cs="Calibri"/>
          <w:noProof/>
        </w:rPr>
        <w:t xml:space="preserve"> </w:t>
      </w:r>
      <w:r w:rsidR="00ED58AE" w:rsidRPr="004F3B18">
        <w:rPr>
          <w:rFonts w:ascii="Calibri" w:hAnsi="Calibri" w:cs="Calibri"/>
          <w:noProof/>
        </w:rPr>
        <w:t xml:space="preserve">6 </w:t>
      </w:r>
      <w:r w:rsidR="00EE1D01" w:rsidRPr="004F3B18">
        <w:rPr>
          <w:rFonts w:ascii="Calibri" w:hAnsi="Calibri" w:cs="Calibri"/>
          <w:noProof/>
        </w:rPr>
        <w:t xml:space="preserve">in </w:t>
      </w:r>
      <w:r w:rsidR="00F770C0" w:rsidRPr="004F3B18">
        <w:rPr>
          <w:rFonts w:ascii="Calibri" w:hAnsi="Calibri" w:cs="Calibri"/>
          <w:noProof/>
        </w:rPr>
        <w:t>Figure</w:t>
      </w:r>
      <w:r w:rsidR="00EE1D01" w:rsidRPr="004F3B18">
        <w:rPr>
          <w:rFonts w:ascii="Calibri" w:hAnsi="Calibri" w:cs="Calibri"/>
          <w:noProof/>
        </w:rPr>
        <w:t xml:space="preserve"> </w:t>
      </w:r>
      <w:r w:rsidR="00F770C0" w:rsidRPr="004F3B18">
        <w:rPr>
          <w:rFonts w:ascii="Calibri" w:hAnsi="Calibri" w:cs="Calibri"/>
          <w:noProof/>
        </w:rPr>
        <w:t>60 and 61</w:t>
      </w:r>
      <w:r w:rsidR="00EE1D01" w:rsidRPr="004F3B18">
        <w:rPr>
          <w:rFonts w:ascii="Calibri" w:hAnsi="Calibri" w:cs="Calibri"/>
          <w:noProof/>
        </w:rPr>
        <w:t xml:space="preserve"> are very </w:t>
      </w:r>
      <w:r w:rsidR="00C26547" w:rsidRPr="004F3B18">
        <w:rPr>
          <w:rFonts w:ascii="Calibri" w:hAnsi="Calibri" w:cs="Calibri"/>
          <w:noProof/>
        </w:rPr>
        <w:t xml:space="preserve">minimal and </w:t>
      </w:r>
      <w:r w:rsidR="00AB3BEE" w:rsidRPr="004F3B18">
        <w:rPr>
          <w:rFonts w:ascii="Calibri" w:hAnsi="Calibri" w:cs="Calibri"/>
          <w:noProof/>
        </w:rPr>
        <w:t xml:space="preserve">ranges between </w:t>
      </w:r>
      <w:r w:rsidR="00661CB5" w:rsidRPr="004F3B18">
        <w:rPr>
          <w:rFonts w:ascii="Calibri" w:hAnsi="Calibri" w:cs="Calibri"/>
          <w:noProof/>
        </w:rPr>
        <w:t xml:space="preserve">0.3%. </w:t>
      </w:r>
      <w:r w:rsidR="00BF22D2" w:rsidRPr="004F3B18">
        <w:rPr>
          <w:rFonts w:ascii="Calibri" w:hAnsi="Calibri" w:cs="Calibri"/>
          <w:noProof/>
        </w:rPr>
        <w:t xml:space="preserve">It is observed the same with these models trained </w:t>
      </w:r>
      <w:r w:rsidR="00F57954" w:rsidRPr="004F3B18">
        <w:rPr>
          <w:rFonts w:ascii="Calibri" w:hAnsi="Calibri" w:cs="Calibri"/>
          <w:noProof/>
        </w:rPr>
        <w:t xml:space="preserve">with 10 lookbacks. </w:t>
      </w:r>
      <w:r w:rsidR="00661CB5" w:rsidRPr="004F3B18">
        <w:rPr>
          <w:rFonts w:ascii="Calibri" w:hAnsi="Calibri" w:cs="Calibri"/>
          <w:noProof/>
        </w:rPr>
        <w:t xml:space="preserve">All </w:t>
      </w:r>
      <w:r w:rsidR="00F57954" w:rsidRPr="004F3B18">
        <w:rPr>
          <w:rFonts w:ascii="Calibri" w:hAnsi="Calibri" w:cs="Calibri"/>
          <w:noProof/>
        </w:rPr>
        <w:t xml:space="preserve">the models are exhibiting similar </w:t>
      </w:r>
      <w:r w:rsidR="00CB409C" w:rsidRPr="004F3B18">
        <w:rPr>
          <w:rFonts w:ascii="Calibri" w:hAnsi="Calibri" w:cs="Calibri"/>
          <w:noProof/>
        </w:rPr>
        <w:t>behaviour with both 10 and 25 lookbacks.</w:t>
      </w:r>
    </w:p>
    <w:p w14:paraId="11EA6C30" w14:textId="77777777" w:rsidR="00FC5240" w:rsidRPr="004F3B18" w:rsidRDefault="00FC5240" w:rsidP="001505E3">
      <w:pPr>
        <w:tabs>
          <w:tab w:val="left" w:pos="1406"/>
        </w:tabs>
        <w:spacing w:after="240"/>
        <w:rPr>
          <w:rFonts w:ascii="Calibri" w:hAnsi="Calibri" w:cs="Calibri"/>
          <w:b/>
          <w:bCs/>
          <w:lang w:val="en-IN"/>
        </w:rPr>
        <w:sectPr w:rsidR="00FC5240" w:rsidRPr="004F3B18" w:rsidSect="00563EE2">
          <w:type w:val="continuous"/>
          <w:pgSz w:w="11906" w:h="16838"/>
          <w:pgMar w:top="1440" w:right="1440" w:bottom="1440" w:left="1440" w:header="0" w:footer="0" w:gutter="0"/>
          <w:cols w:space="720"/>
          <w:formProt w:val="0"/>
          <w:docGrid w:linePitch="326"/>
        </w:sectPr>
      </w:pPr>
    </w:p>
    <w:p w14:paraId="530865D0" w14:textId="77777777" w:rsidR="002011BF" w:rsidRPr="004F3B18" w:rsidRDefault="00C13571" w:rsidP="002011BF">
      <w:pPr>
        <w:keepNext/>
        <w:tabs>
          <w:tab w:val="left" w:pos="1406"/>
        </w:tabs>
        <w:spacing w:after="240"/>
        <w:jc w:val="center"/>
        <w:rPr>
          <w:rFonts w:ascii="Calibri" w:hAnsi="Calibri" w:cs="Calibri"/>
        </w:rPr>
      </w:pPr>
      <w:r w:rsidRPr="004F3B18">
        <w:rPr>
          <w:rFonts w:ascii="Calibri" w:hAnsi="Calibri" w:cs="Calibri"/>
          <w:noProof/>
        </w:rPr>
        <w:drawing>
          <wp:inline distT="0" distB="0" distL="0" distR="0" wp14:anchorId="76E79EA9" wp14:editId="1EBA394C">
            <wp:extent cx="2637155" cy="1904093"/>
            <wp:effectExtent l="0" t="0" r="0" b="1270"/>
            <wp:docPr id="20861390" name="Picture 36" descr="A chart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390" name="Picture 36" descr="A chart of different colored lines&#10;&#10;Description automatically generated with medium confidenc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637155" cy="1904093"/>
                    </a:xfrm>
                    <a:prstGeom prst="rect">
                      <a:avLst/>
                    </a:prstGeom>
                    <a:noFill/>
                    <a:ln>
                      <a:noFill/>
                    </a:ln>
                  </pic:spPr>
                </pic:pic>
              </a:graphicData>
            </a:graphic>
          </wp:inline>
        </w:drawing>
      </w:r>
    </w:p>
    <w:p w14:paraId="004E06B3" w14:textId="7ADA490C" w:rsidR="00E26828" w:rsidRPr="004F3B18" w:rsidRDefault="002011BF" w:rsidP="002011BF">
      <w:pPr>
        <w:pStyle w:val="Caption"/>
        <w:jc w:val="center"/>
        <w:rPr>
          <w:rFonts w:ascii="Calibri" w:hAnsi="Calibri" w:cs="Calibri"/>
          <w:b/>
          <w:bCs/>
          <w:lang w:val="en-IN"/>
        </w:rPr>
      </w:pPr>
      <w:bookmarkStart w:id="83" w:name="_Toc165500115"/>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62</w:t>
      </w:r>
      <w:r w:rsidRPr="004F3B18">
        <w:rPr>
          <w:rFonts w:ascii="Calibri" w:hAnsi="Calibri" w:cs="Calibri"/>
        </w:rPr>
        <w:fldChar w:fldCharType="end"/>
      </w:r>
      <w:r w:rsidRPr="004F3B18">
        <w:rPr>
          <w:rFonts w:ascii="Calibri" w:hAnsi="Calibri" w:cs="Calibri"/>
        </w:rPr>
        <w:t xml:space="preserve">: Model - 1 MAPE Vs Epochs for 50 lookbacks and MinMaxScaler scaled </w:t>
      </w:r>
      <w:r w:rsidR="008B4754" w:rsidRPr="004F3B18">
        <w:rPr>
          <w:rFonts w:ascii="Calibri" w:hAnsi="Calibri" w:cs="Calibri"/>
        </w:rPr>
        <w:t>data.</w:t>
      </w:r>
      <w:bookmarkEnd w:id="83"/>
    </w:p>
    <w:p w14:paraId="78A505AD" w14:textId="77777777" w:rsidR="002011BF" w:rsidRPr="004F3B18" w:rsidRDefault="00C13571" w:rsidP="002011BF">
      <w:pPr>
        <w:keepNext/>
        <w:spacing w:after="240"/>
        <w:jc w:val="center"/>
        <w:rPr>
          <w:rFonts w:ascii="Calibri" w:hAnsi="Calibri" w:cs="Calibri"/>
        </w:rPr>
      </w:pPr>
      <w:r w:rsidRPr="004F3B18">
        <w:rPr>
          <w:rFonts w:ascii="Calibri" w:hAnsi="Calibri" w:cs="Calibri"/>
          <w:noProof/>
        </w:rPr>
        <w:drawing>
          <wp:inline distT="0" distB="0" distL="0" distR="0" wp14:anchorId="14F06C72" wp14:editId="10BC3141">
            <wp:extent cx="2438694" cy="1786466"/>
            <wp:effectExtent l="0" t="0" r="0" b="4445"/>
            <wp:docPr id="1062080739" name="Picture 37"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80739" name="Picture 37" descr="A graph of different colored lines&#10;&#10;Description automatically generated with medium confidenc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441132" cy="1788252"/>
                    </a:xfrm>
                    <a:prstGeom prst="rect">
                      <a:avLst/>
                    </a:prstGeom>
                    <a:noFill/>
                    <a:ln>
                      <a:noFill/>
                    </a:ln>
                  </pic:spPr>
                </pic:pic>
              </a:graphicData>
            </a:graphic>
          </wp:inline>
        </w:drawing>
      </w:r>
    </w:p>
    <w:p w14:paraId="1CFC6866" w14:textId="3D5DBCF7" w:rsidR="00736055" w:rsidRPr="004F3B18" w:rsidRDefault="002011BF" w:rsidP="002011BF">
      <w:pPr>
        <w:pStyle w:val="Caption"/>
        <w:jc w:val="center"/>
        <w:rPr>
          <w:rFonts w:ascii="Calibri" w:hAnsi="Calibri" w:cs="Calibri"/>
          <w:lang w:val="en-IN"/>
        </w:rPr>
      </w:pPr>
      <w:bookmarkStart w:id="84" w:name="_Toc165500116"/>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63</w:t>
      </w:r>
      <w:r w:rsidRPr="004F3B18">
        <w:rPr>
          <w:rFonts w:ascii="Calibri" w:hAnsi="Calibri" w:cs="Calibri"/>
        </w:rPr>
        <w:fldChar w:fldCharType="end"/>
      </w:r>
      <w:r w:rsidRPr="004F3B18">
        <w:rPr>
          <w:rFonts w:ascii="Calibri" w:hAnsi="Calibri" w:cs="Calibri"/>
        </w:rPr>
        <w:t xml:space="preserve">: Model - </w:t>
      </w:r>
      <w:r w:rsidR="00A15ABF" w:rsidRPr="004F3B18">
        <w:rPr>
          <w:rFonts w:ascii="Calibri" w:hAnsi="Calibri" w:cs="Calibri"/>
        </w:rPr>
        <w:t>2</w:t>
      </w:r>
      <w:r w:rsidRPr="004F3B18">
        <w:rPr>
          <w:rFonts w:ascii="Calibri" w:hAnsi="Calibri" w:cs="Calibri"/>
        </w:rPr>
        <w:t xml:space="preserve"> MAPE Vs Epochs for 50 lookbacks and MinMaxScaler scaled </w:t>
      </w:r>
      <w:r w:rsidR="008B4754" w:rsidRPr="004F3B18">
        <w:rPr>
          <w:rFonts w:ascii="Calibri" w:hAnsi="Calibri" w:cs="Calibri"/>
        </w:rPr>
        <w:t>data.</w:t>
      </w:r>
      <w:bookmarkEnd w:id="84"/>
    </w:p>
    <w:p w14:paraId="1A4C26EE" w14:textId="77777777" w:rsidR="002011BF" w:rsidRPr="004F3B18" w:rsidRDefault="00C13571" w:rsidP="002011BF">
      <w:pPr>
        <w:keepNext/>
        <w:spacing w:after="240"/>
        <w:jc w:val="center"/>
        <w:rPr>
          <w:rFonts w:ascii="Calibri" w:hAnsi="Calibri" w:cs="Calibri"/>
        </w:rPr>
      </w:pPr>
      <w:r w:rsidRPr="004F3B18">
        <w:rPr>
          <w:rFonts w:ascii="Calibri" w:hAnsi="Calibri" w:cs="Calibri"/>
          <w:noProof/>
        </w:rPr>
        <w:drawing>
          <wp:inline distT="0" distB="0" distL="0" distR="0" wp14:anchorId="1324485A" wp14:editId="0BECA680">
            <wp:extent cx="2421467" cy="1773846"/>
            <wp:effectExtent l="0" t="0" r="0" b="0"/>
            <wp:docPr id="303783374" name="Picture 38" descr="A chart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783374" name="Picture 38" descr="A chart of different colored lines&#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423817" cy="1775567"/>
                    </a:xfrm>
                    <a:prstGeom prst="rect">
                      <a:avLst/>
                    </a:prstGeom>
                    <a:noFill/>
                    <a:ln>
                      <a:noFill/>
                    </a:ln>
                  </pic:spPr>
                </pic:pic>
              </a:graphicData>
            </a:graphic>
          </wp:inline>
        </w:drawing>
      </w:r>
    </w:p>
    <w:p w14:paraId="17BBB353" w14:textId="37FC659F" w:rsidR="00576F4D" w:rsidRPr="004F3B18" w:rsidRDefault="002011BF" w:rsidP="002011BF">
      <w:pPr>
        <w:pStyle w:val="Caption"/>
        <w:jc w:val="center"/>
        <w:rPr>
          <w:rFonts w:ascii="Calibri" w:hAnsi="Calibri" w:cs="Calibri"/>
          <w:lang w:val="en-IN"/>
        </w:rPr>
      </w:pPr>
      <w:bookmarkStart w:id="85" w:name="_Toc165500117"/>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64</w:t>
      </w:r>
      <w:r w:rsidRPr="004F3B18">
        <w:rPr>
          <w:rFonts w:ascii="Calibri" w:hAnsi="Calibri" w:cs="Calibri"/>
        </w:rPr>
        <w:fldChar w:fldCharType="end"/>
      </w:r>
      <w:r w:rsidRPr="004F3B18">
        <w:rPr>
          <w:rFonts w:ascii="Calibri" w:hAnsi="Calibri" w:cs="Calibri"/>
        </w:rPr>
        <w:t xml:space="preserve">: Model - </w:t>
      </w:r>
      <w:r w:rsidR="00A15ABF" w:rsidRPr="004F3B18">
        <w:rPr>
          <w:rFonts w:ascii="Calibri" w:hAnsi="Calibri" w:cs="Calibri"/>
        </w:rPr>
        <w:t>3</w:t>
      </w:r>
      <w:r w:rsidRPr="004F3B18">
        <w:rPr>
          <w:rFonts w:ascii="Calibri" w:hAnsi="Calibri" w:cs="Calibri"/>
        </w:rPr>
        <w:t xml:space="preserve"> MAPE Vs Epochs for 50 lookbacks and MinMaxScaler scaled </w:t>
      </w:r>
      <w:r w:rsidR="008B4754" w:rsidRPr="004F3B18">
        <w:rPr>
          <w:rFonts w:ascii="Calibri" w:hAnsi="Calibri" w:cs="Calibri"/>
        </w:rPr>
        <w:t>data.</w:t>
      </w:r>
      <w:bookmarkEnd w:id="85"/>
    </w:p>
    <w:p w14:paraId="079BD40D" w14:textId="77777777" w:rsidR="002011BF" w:rsidRPr="004F3B18" w:rsidRDefault="00C13571" w:rsidP="002011BF">
      <w:pPr>
        <w:keepNext/>
        <w:spacing w:after="240"/>
        <w:jc w:val="center"/>
        <w:rPr>
          <w:rFonts w:ascii="Calibri" w:hAnsi="Calibri" w:cs="Calibri"/>
        </w:rPr>
      </w:pPr>
      <w:r w:rsidRPr="004F3B18">
        <w:rPr>
          <w:rFonts w:ascii="Calibri" w:hAnsi="Calibri" w:cs="Calibri"/>
          <w:noProof/>
        </w:rPr>
        <w:drawing>
          <wp:inline distT="0" distB="0" distL="0" distR="0" wp14:anchorId="11FB1B94" wp14:editId="60287A67">
            <wp:extent cx="2570019" cy="1921678"/>
            <wp:effectExtent l="0" t="0" r="1905" b="2540"/>
            <wp:docPr id="1628010179" name="Picture 3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10179" name="Picture 39" descr="A screenshot of a graph&#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78702" cy="1928171"/>
                    </a:xfrm>
                    <a:prstGeom prst="rect">
                      <a:avLst/>
                    </a:prstGeom>
                    <a:noFill/>
                    <a:ln>
                      <a:noFill/>
                    </a:ln>
                  </pic:spPr>
                </pic:pic>
              </a:graphicData>
            </a:graphic>
          </wp:inline>
        </w:drawing>
      </w:r>
    </w:p>
    <w:p w14:paraId="0658E2AF" w14:textId="4DC43B23" w:rsidR="00576F4D" w:rsidRPr="004F3B18" w:rsidRDefault="002011BF" w:rsidP="002011BF">
      <w:pPr>
        <w:pStyle w:val="Caption"/>
        <w:jc w:val="center"/>
        <w:rPr>
          <w:rFonts w:ascii="Calibri" w:hAnsi="Calibri" w:cs="Calibri"/>
          <w:lang w:val="en-IN"/>
        </w:rPr>
      </w:pPr>
      <w:bookmarkStart w:id="86" w:name="_Toc165500118"/>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65</w:t>
      </w:r>
      <w:r w:rsidRPr="004F3B18">
        <w:rPr>
          <w:rFonts w:ascii="Calibri" w:hAnsi="Calibri" w:cs="Calibri"/>
        </w:rPr>
        <w:fldChar w:fldCharType="end"/>
      </w:r>
      <w:r w:rsidRPr="004F3B18">
        <w:rPr>
          <w:rFonts w:ascii="Calibri" w:hAnsi="Calibri" w:cs="Calibri"/>
        </w:rPr>
        <w:t xml:space="preserve">: Model - </w:t>
      </w:r>
      <w:r w:rsidR="00A15ABF" w:rsidRPr="004F3B18">
        <w:rPr>
          <w:rFonts w:ascii="Calibri" w:hAnsi="Calibri" w:cs="Calibri"/>
        </w:rPr>
        <w:t>4</w:t>
      </w:r>
      <w:r w:rsidRPr="004F3B18">
        <w:rPr>
          <w:rFonts w:ascii="Calibri" w:hAnsi="Calibri" w:cs="Calibri"/>
        </w:rPr>
        <w:t xml:space="preserve"> MAPE Vs Epochs for 50 lookbacks and MinMaxScaler scaled </w:t>
      </w:r>
      <w:r w:rsidR="008B4754" w:rsidRPr="004F3B18">
        <w:rPr>
          <w:rFonts w:ascii="Calibri" w:hAnsi="Calibri" w:cs="Calibri"/>
        </w:rPr>
        <w:t>data.</w:t>
      </w:r>
      <w:bookmarkEnd w:id="86"/>
    </w:p>
    <w:p w14:paraId="5D13B19E" w14:textId="77777777" w:rsidR="002011BF" w:rsidRPr="004F3B18" w:rsidRDefault="00C13571" w:rsidP="002011BF">
      <w:pPr>
        <w:keepNext/>
        <w:spacing w:after="240"/>
        <w:jc w:val="center"/>
        <w:rPr>
          <w:rFonts w:ascii="Calibri" w:hAnsi="Calibri" w:cs="Calibri"/>
        </w:rPr>
      </w:pPr>
      <w:r w:rsidRPr="004F3B18">
        <w:rPr>
          <w:rFonts w:ascii="Calibri" w:hAnsi="Calibri" w:cs="Calibri"/>
          <w:noProof/>
        </w:rPr>
        <w:drawing>
          <wp:inline distT="0" distB="0" distL="0" distR="0" wp14:anchorId="4E85E0E8" wp14:editId="5F0BBB97">
            <wp:extent cx="2377440" cy="1741595"/>
            <wp:effectExtent l="0" t="0" r="3810" b="0"/>
            <wp:docPr id="1681337338" name="Picture 40" descr="A chart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37338" name="Picture 40" descr="A chart of different colored lines&#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91145" cy="1751634"/>
                    </a:xfrm>
                    <a:prstGeom prst="rect">
                      <a:avLst/>
                    </a:prstGeom>
                    <a:noFill/>
                    <a:ln>
                      <a:noFill/>
                    </a:ln>
                  </pic:spPr>
                </pic:pic>
              </a:graphicData>
            </a:graphic>
          </wp:inline>
        </w:drawing>
      </w:r>
    </w:p>
    <w:p w14:paraId="7AD8EC4C" w14:textId="6EF8E52E" w:rsidR="00C13571" w:rsidRPr="004F3B18" w:rsidRDefault="002011BF" w:rsidP="002011BF">
      <w:pPr>
        <w:pStyle w:val="Caption"/>
        <w:jc w:val="center"/>
        <w:rPr>
          <w:rFonts w:ascii="Calibri" w:hAnsi="Calibri" w:cs="Calibri"/>
          <w:noProof/>
        </w:rPr>
      </w:pPr>
      <w:bookmarkStart w:id="87" w:name="_Toc165500119"/>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66</w:t>
      </w:r>
      <w:r w:rsidRPr="004F3B18">
        <w:rPr>
          <w:rFonts w:ascii="Calibri" w:hAnsi="Calibri" w:cs="Calibri"/>
        </w:rPr>
        <w:fldChar w:fldCharType="end"/>
      </w:r>
      <w:r w:rsidRPr="004F3B18">
        <w:rPr>
          <w:rFonts w:ascii="Calibri" w:hAnsi="Calibri" w:cs="Calibri"/>
        </w:rPr>
        <w:t xml:space="preserve">: Model - </w:t>
      </w:r>
      <w:r w:rsidR="00A15ABF" w:rsidRPr="004F3B18">
        <w:rPr>
          <w:rFonts w:ascii="Calibri" w:hAnsi="Calibri" w:cs="Calibri"/>
        </w:rPr>
        <w:t>5</w:t>
      </w:r>
      <w:r w:rsidRPr="004F3B18">
        <w:rPr>
          <w:rFonts w:ascii="Calibri" w:hAnsi="Calibri" w:cs="Calibri"/>
        </w:rPr>
        <w:t xml:space="preserve"> MAPE Vs Epochs for 50 lookbacks and MinMaxScaler scaled </w:t>
      </w:r>
      <w:r w:rsidR="008B4754" w:rsidRPr="004F3B18">
        <w:rPr>
          <w:rFonts w:ascii="Calibri" w:hAnsi="Calibri" w:cs="Calibri"/>
        </w:rPr>
        <w:t>data.</w:t>
      </w:r>
      <w:bookmarkEnd w:id="87"/>
    </w:p>
    <w:p w14:paraId="6DB62687" w14:textId="77777777" w:rsidR="002011BF" w:rsidRPr="004F3B18" w:rsidRDefault="00FC5240" w:rsidP="002011BF">
      <w:pPr>
        <w:keepNext/>
        <w:spacing w:after="240"/>
        <w:jc w:val="center"/>
        <w:rPr>
          <w:rFonts w:ascii="Calibri" w:hAnsi="Calibri" w:cs="Calibri"/>
        </w:rPr>
      </w:pPr>
      <w:r w:rsidRPr="004F3B18">
        <w:rPr>
          <w:rFonts w:ascii="Calibri" w:hAnsi="Calibri" w:cs="Calibri"/>
          <w:noProof/>
        </w:rPr>
        <w:drawing>
          <wp:inline distT="0" distB="0" distL="0" distR="0" wp14:anchorId="1569E55B" wp14:editId="5FF542AC">
            <wp:extent cx="2429933" cy="1780048"/>
            <wp:effectExtent l="0" t="0" r="8890" b="0"/>
            <wp:docPr id="1250478502" name="Picture 41" descr="A chart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78502" name="Picture 41" descr="A chart of different colored lines&#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31607" cy="1781275"/>
                    </a:xfrm>
                    <a:prstGeom prst="rect">
                      <a:avLst/>
                    </a:prstGeom>
                    <a:noFill/>
                    <a:ln>
                      <a:noFill/>
                    </a:ln>
                  </pic:spPr>
                </pic:pic>
              </a:graphicData>
            </a:graphic>
          </wp:inline>
        </w:drawing>
      </w:r>
    </w:p>
    <w:p w14:paraId="6945209D" w14:textId="5D7D031B" w:rsidR="00FC5240" w:rsidRPr="004F3B18" w:rsidRDefault="002011BF" w:rsidP="002011BF">
      <w:pPr>
        <w:pStyle w:val="Caption"/>
        <w:jc w:val="center"/>
        <w:rPr>
          <w:rFonts w:ascii="Calibri" w:hAnsi="Calibri" w:cs="Calibri"/>
          <w:lang w:val="en-IN"/>
        </w:rPr>
        <w:sectPr w:rsidR="00FC5240" w:rsidRPr="004F3B18" w:rsidSect="00563EE2">
          <w:type w:val="continuous"/>
          <w:pgSz w:w="11906" w:h="16838"/>
          <w:pgMar w:top="1440" w:right="1440" w:bottom="1440" w:left="1440" w:header="0" w:footer="0" w:gutter="0"/>
          <w:cols w:num="2" w:space="709"/>
          <w:formProt w:val="0"/>
          <w:docGrid w:linePitch="326"/>
        </w:sectPr>
      </w:pPr>
      <w:bookmarkStart w:id="88" w:name="_Toc165500120"/>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67</w:t>
      </w:r>
      <w:r w:rsidRPr="004F3B18">
        <w:rPr>
          <w:rFonts w:ascii="Calibri" w:hAnsi="Calibri" w:cs="Calibri"/>
        </w:rPr>
        <w:fldChar w:fldCharType="end"/>
      </w:r>
      <w:r w:rsidRPr="004F3B18">
        <w:rPr>
          <w:rFonts w:ascii="Calibri" w:hAnsi="Calibri" w:cs="Calibri"/>
        </w:rPr>
        <w:t xml:space="preserve">: Model - </w:t>
      </w:r>
      <w:r w:rsidR="00A15ABF" w:rsidRPr="004F3B18">
        <w:rPr>
          <w:rFonts w:ascii="Calibri" w:hAnsi="Calibri" w:cs="Calibri"/>
        </w:rPr>
        <w:t>6</w:t>
      </w:r>
      <w:r w:rsidRPr="004F3B18">
        <w:rPr>
          <w:rFonts w:ascii="Calibri" w:hAnsi="Calibri" w:cs="Calibri"/>
        </w:rPr>
        <w:t xml:space="preserve"> MAPE Vs Epochs for 50 lookbacks and MinMaxScaler scaled data</w:t>
      </w:r>
      <w:r w:rsidR="008B4754" w:rsidRPr="004F3B18">
        <w:rPr>
          <w:rFonts w:ascii="Calibri" w:hAnsi="Calibri" w:cs="Calibri"/>
        </w:rPr>
        <w:t>.</w:t>
      </w:r>
      <w:bookmarkEnd w:id="88"/>
    </w:p>
    <w:p w14:paraId="30B66B8C" w14:textId="3F87EF28" w:rsidR="005F2E23" w:rsidRPr="004F3B18" w:rsidRDefault="00496B49" w:rsidP="00CB6548">
      <w:pPr>
        <w:spacing w:after="240"/>
        <w:rPr>
          <w:rFonts w:ascii="Calibri" w:hAnsi="Calibri" w:cs="Calibri"/>
          <w:noProof/>
        </w:rPr>
      </w:pPr>
      <w:r w:rsidRPr="004F3B18">
        <w:rPr>
          <w:rFonts w:ascii="Calibri" w:hAnsi="Calibri" w:cs="Calibri"/>
          <w:noProof/>
        </w:rPr>
        <w:lastRenderedPageBreak/>
        <w:t xml:space="preserve">Figures </w:t>
      </w:r>
      <w:r w:rsidR="00F770C0" w:rsidRPr="004F3B18">
        <w:rPr>
          <w:rFonts w:ascii="Calibri" w:hAnsi="Calibri" w:cs="Calibri"/>
          <w:noProof/>
        </w:rPr>
        <w:t>62 to 67</w:t>
      </w:r>
      <w:r w:rsidRPr="004F3B18">
        <w:rPr>
          <w:rFonts w:ascii="Calibri" w:hAnsi="Calibri" w:cs="Calibri"/>
          <w:noProof/>
        </w:rPr>
        <w:t>,</w:t>
      </w:r>
      <w:r w:rsidR="00984607" w:rsidRPr="004F3B18">
        <w:rPr>
          <w:rFonts w:ascii="Calibri" w:hAnsi="Calibri" w:cs="Calibri"/>
          <w:noProof/>
        </w:rPr>
        <w:t xml:space="preserve"> </w:t>
      </w:r>
      <w:r w:rsidRPr="004F3B18">
        <w:rPr>
          <w:rFonts w:ascii="Calibri" w:hAnsi="Calibri" w:cs="Calibri"/>
          <w:noProof/>
        </w:rPr>
        <w:t xml:space="preserve">shows MAPE values of </w:t>
      </w:r>
      <w:r w:rsidR="00E55070">
        <w:rPr>
          <w:rFonts w:ascii="Calibri" w:hAnsi="Calibri" w:cs="Calibri"/>
          <w:noProof/>
        </w:rPr>
        <w:t>different</w:t>
      </w:r>
      <w:r w:rsidRPr="004F3B18">
        <w:rPr>
          <w:rFonts w:ascii="Calibri" w:hAnsi="Calibri" w:cs="Calibri"/>
          <w:noProof/>
        </w:rPr>
        <w:t xml:space="preserve"> models trained on 50 lookbacks and </w:t>
      </w:r>
      <w:r w:rsidR="00E55070">
        <w:rPr>
          <w:rFonts w:ascii="Calibri" w:hAnsi="Calibri" w:cs="Calibri"/>
          <w:noProof/>
        </w:rPr>
        <w:t>MinMaxScaler</w:t>
      </w:r>
      <w:r w:rsidRPr="004F3B18">
        <w:rPr>
          <w:rFonts w:ascii="Calibri" w:hAnsi="Calibri" w:cs="Calibri"/>
          <w:noProof/>
        </w:rPr>
        <w:t xml:space="preserve"> scaled data. </w:t>
      </w:r>
      <w:r w:rsidR="00A80F37" w:rsidRPr="004F3B18">
        <w:rPr>
          <w:rFonts w:ascii="Calibri" w:hAnsi="Calibri" w:cs="Calibri"/>
          <w:noProof/>
        </w:rPr>
        <w:t xml:space="preserve">All the models exhibit similar performance in stock price prediction </w:t>
      </w:r>
      <w:r w:rsidR="007C4C89" w:rsidRPr="004F3B18">
        <w:rPr>
          <w:rFonts w:ascii="Calibri" w:hAnsi="Calibri" w:cs="Calibri"/>
          <w:noProof/>
        </w:rPr>
        <w:t>on the test data</w:t>
      </w:r>
      <w:r w:rsidR="00BE5765">
        <w:rPr>
          <w:rFonts w:ascii="Calibri" w:hAnsi="Calibri" w:cs="Calibri"/>
          <w:noProof/>
        </w:rPr>
        <w:t>,</w:t>
      </w:r>
      <w:r w:rsidR="007C4C89" w:rsidRPr="004F3B18">
        <w:rPr>
          <w:rFonts w:ascii="Calibri" w:hAnsi="Calibri" w:cs="Calibri"/>
          <w:noProof/>
        </w:rPr>
        <w:t xml:space="preserve"> when evaluated with MAPE </w:t>
      </w:r>
      <w:r w:rsidR="006524B3" w:rsidRPr="004F3B18">
        <w:rPr>
          <w:rFonts w:ascii="Calibri" w:hAnsi="Calibri" w:cs="Calibri"/>
          <w:noProof/>
        </w:rPr>
        <w:t>values of different</w:t>
      </w:r>
      <w:r w:rsidR="001312E2" w:rsidRPr="004F3B18">
        <w:rPr>
          <w:rFonts w:ascii="Calibri" w:hAnsi="Calibri" w:cs="Calibri"/>
          <w:noProof/>
        </w:rPr>
        <w:t xml:space="preserve"> </w:t>
      </w:r>
      <w:r w:rsidR="0066515F" w:rsidRPr="004F3B18">
        <w:rPr>
          <w:rFonts w:ascii="Calibri" w:hAnsi="Calibri" w:cs="Calibri"/>
          <w:noProof/>
        </w:rPr>
        <w:t xml:space="preserve">lookback </w:t>
      </w:r>
      <w:r w:rsidR="00C81DA1" w:rsidRPr="004F3B18">
        <w:rPr>
          <w:rFonts w:ascii="Calibri" w:hAnsi="Calibri" w:cs="Calibri"/>
          <w:noProof/>
        </w:rPr>
        <w:t>periods of data and trained on different epochs</w:t>
      </w:r>
      <w:r w:rsidR="001B465A" w:rsidRPr="004F3B18">
        <w:rPr>
          <w:rFonts w:ascii="Calibri" w:hAnsi="Calibri" w:cs="Calibri"/>
          <w:noProof/>
        </w:rPr>
        <w:t xml:space="preserve">. The </w:t>
      </w:r>
      <w:r w:rsidR="006B763E" w:rsidRPr="004F3B18">
        <w:rPr>
          <w:rFonts w:ascii="Calibri" w:hAnsi="Calibri" w:cs="Calibri"/>
          <w:noProof/>
        </w:rPr>
        <w:t xml:space="preserve">MAPE values of </w:t>
      </w:r>
      <w:r w:rsidR="002E3BE9" w:rsidRPr="004F3B18">
        <w:rPr>
          <w:rFonts w:ascii="Calibri" w:hAnsi="Calibri" w:cs="Calibri"/>
          <w:noProof/>
        </w:rPr>
        <w:t xml:space="preserve">model – 2 and model – 4 </w:t>
      </w:r>
      <w:r w:rsidR="003B29EE" w:rsidRPr="004F3B18">
        <w:rPr>
          <w:rFonts w:ascii="Calibri" w:hAnsi="Calibri" w:cs="Calibri"/>
          <w:noProof/>
        </w:rPr>
        <w:t>ranged more than 4%</w:t>
      </w:r>
      <w:r w:rsidR="008721CC">
        <w:rPr>
          <w:rFonts w:ascii="Calibri" w:hAnsi="Calibri" w:cs="Calibri"/>
          <w:noProof/>
        </w:rPr>
        <w:t>,</w:t>
      </w:r>
      <w:r w:rsidR="003B29EE" w:rsidRPr="004F3B18">
        <w:rPr>
          <w:rFonts w:ascii="Calibri" w:hAnsi="Calibri" w:cs="Calibri"/>
          <w:noProof/>
        </w:rPr>
        <w:t xml:space="preserve"> while </w:t>
      </w:r>
      <w:r w:rsidR="00A93AB0" w:rsidRPr="004F3B18">
        <w:rPr>
          <w:rFonts w:ascii="Calibri" w:hAnsi="Calibri" w:cs="Calibri"/>
          <w:noProof/>
        </w:rPr>
        <w:t>other models MAPE values are less than 2%.</w:t>
      </w:r>
    </w:p>
    <w:p w14:paraId="6E346B9E" w14:textId="05F6DAD4" w:rsidR="008E4DF1" w:rsidRPr="004F3B18" w:rsidRDefault="00E4039E" w:rsidP="00CB6548">
      <w:pPr>
        <w:spacing w:after="240"/>
        <w:rPr>
          <w:rFonts w:ascii="Calibri" w:hAnsi="Calibri" w:cs="Calibri"/>
          <w:noProof/>
        </w:rPr>
      </w:pPr>
      <w:r w:rsidRPr="004F3B18">
        <w:rPr>
          <w:rFonts w:ascii="Calibri" w:hAnsi="Calibri" w:cs="Calibri"/>
          <w:noProof/>
        </w:rPr>
        <w:t xml:space="preserve">Looking at the </w:t>
      </w:r>
      <w:r w:rsidR="0022046B" w:rsidRPr="004F3B18">
        <w:rPr>
          <w:rFonts w:ascii="Calibri" w:hAnsi="Calibri" w:cs="Calibri"/>
          <w:noProof/>
        </w:rPr>
        <w:t xml:space="preserve">MAPE variations over all </w:t>
      </w:r>
      <w:r w:rsidR="00551DBC" w:rsidRPr="004F3B18">
        <w:rPr>
          <w:rFonts w:ascii="Calibri" w:hAnsi="Calibri" w:cs="Calibri"/>
          <w:noProof/>
        </w:rPr>
        <w:t>co</w:t>
      </w:r>
      <w:r w:rsidR="008721CC">
        <w:rPr>
          <w:rFonts w:ascii="Calibri" w:hAnsi="Calibri" w:cs="Calibri"/>
          <w:noProof/>
        </w:rPr>
        <w:t>m</w:t>
      </w:r>
      <w:r w:rsidR="00551DBC" w:rsidRPr="004F3B18">
        <w:rPr>
          <w:rFonts w:ascii="Calibri" w:hAnsi="Calibri" w:cs="Calibri"/>
          <w:noProof/>
        </w:rPr>
        <w:t>binations of different models</w:t>
      </w:r>
      <w:r w:rsidRPr="004F3B18">
        <w:rPr>
          <w:rFonts w:ascii="Calibri" w:hAnsi="Calibri" w:cs="Calibri"/>
          <w:noProof/>
        </w:rPr>
        <w:t>, model</w:t>
      </w:r>
      <w:r w:rsidR="00AC5BCF" w:rsidRPr="004F3B18">
        <w:rPr>
          <w:rFonts w:ascii="Calibri" w:hAnsi="Calibri" w:cs="Calibri"/>
          <w:noProof/>
        </w:rPr>
        <w:t xml:space="preserve"> </w:t>
      </w:r>
      <w:r w:rsidRPr="004F3B18">
        <w:rPr>
          <w:rFonts w:ascii="Calibri" w:hAnsi="Calibri" w:cs="Calibri"/>
          <w:noProof/>
        </w:rPr>
        <w:t>-</w:t>
      </w:r>
      <w:r w:rsidR="00AC5BCF" w:rsidRPr="004F3B18">
        <w:rPr>
          <w:rFonts w:ascii="Calibri" w:hAnsi="Calibri" w:cs="Calibri"/>
          <w:noProof/>
        </w:rPr>
        <w:t xml:space="preserve"> </w:t>
      </w:r>
      <w:r w:rsidRPr="004F3B18">
        <w:rPr>
          <w:rFonts w:ascii="Calibri" w:hAnsi="Calibri" w:cs="Calibri"/>
          <w:noProof/>
        </w:rPr>
        <w:t>5 and model</w:t>
      </w:r>
      <w:r w:rsidR="00AC5BCF" w:rsidRPr="004F3B18">
        <w:rPr>
          <w:rFonts w:ascii="Calibri" w:hAnsi="Calibri" w:cs="Calibri"/>
          <w:noProof/>
        </w:rPr>
        <w:t xml:space="preserve"> </w:t>
      </w:r>
      <w:r w:rsidR="00F42008">
        <w:rPr>
          <w:rFonts w:ascii="Calibri" w:hAnsi="Calibri" w:cs="Calibri"/>
          <w:noProof/>
        </w:rPr>
        <w:t>–</w:t>
      </w:r>
      <w:r w:rsidR="00AC5BCF" w:rsidRPr="004F3B18">
        <w:rPr>
          <w:rFonts w:ascii="Calibri" w:hAnsi="Calibri" w:cs="Calibri"/>
          <w:noProof/>
        </w:rPr>
        <w:t xml:space="preserve"> </w:t>
      </w:r>
      <w:r w:rsidRPr="004F3B18">
        <w:rPr>
          <w:rFonts w:ascii="Calibri" w:hAnsi="Calibri" w:cs="Calibri"/>
          <w:noProof/>
        </w:rPr>
        <w:t>6</w:t>
      </w:r>
      <w:r w:rsidR="00F42008">
        <w:rPr>
          <w:rFonts w:ascii="Calibri" w:hAnsi="Calibri" w:cs="Calibri"/>
          <w:noProof/>
        </w:rPr>
        <w:t>,</w:t>
      </w:r>
      <w:r w:rsidR="008C2C54" w:rsidRPr="004F3B18">
        <w:rPr>
          <w:rFonts w:ascii="Calibri" w:hAnsi="Calibri" w:cs="Calibri"/>
          <w:noProof/>
        </w:rPr>
        <w:t xml:space="preserve"> which are Bidirectional LSTM and Bidirectional GRU </w:t>
      </w:r>
      <w:r w:rsidR="00BC6792" w:rsidRPr="004F3B18">
        <w:rPr>
          <w:rFonts w:ascii="Calibri" w:hAnsi="Calibri" w:cs="Calibri"/>
          <w:noProof/>
        </w:rPr>
        <w:t xml:space="preserve">achieved less </w:t>
      </w:r>
      <w:r w:rsidR="003E20B9" w:rsidRPr="004F3B18">
        <w:rPr>
          <w:rFonts w:ascii="Calibri" w:hAnsi="Calibri" w:cs="Calibri"/>
          <w:noProof/>
        </w:rPr>
        <w:t xml:space="preserve">MAPE values over different lookback periods, </w:t>
      </w:r>
      <w:r w:rsidR="00AC5BCF" w:rsidRPr="004F3B18">
        <w:rPr>
          <w:rFonts w:ascii="Calibri" w:hAnsi="Calibri" w:cs="Calibri"/>
          <w:noProof/>
        </w:rPr>
        <w:t xml:space="preserve">epochs and on both </w:t>
      </w:r>
      <w:r w:rsidR="00F42008">
        <w:rPr>
          <w:rFonts w:ascii="Calibri" w:hAnsi="Calibri" w:cs="Calibri"/>
          <w:noProof/>
        </w:rPr>
        <w:t>StandardScaler</w:t>
      </w:r>
      <w:r w:rsidR="00AC5BCF" w:rsidRPr="004F3B18">
        <w:rPr>
          <w:rFonts w:ascii="Calibri" w:hAnsi="Calibri" w:cs="Calibri"/>
          <w:noProof/>
        </w:rPr>
        <w:t xml:space="preserve"> scaled and </w:t>
      </w:r>
      <w:r w:rsidR="00F42008">
        <w:rPr>
          <w:rFonts w:ascii="Calibri" w:hAnsi="Calibri" w:cs="Calibri"/>
          <w:noProof/>
        </w:rPr>
        <w:t>MinMaxScaler</w:t>
      </w:r>
      <w:r w:rsidR="00AC5BCF" w:rsidRPr="004F3B18">
        <w:rPr>
          <w:rFonts w:ascii="Calibri" w:hAnsi="Calibri" w:cs="Calibri"/>
          <w:noProof/>
        </w:rPr>
        <w:t xml:space="preserve"> scaled data.</w:t>
      </w:r>
      <w:r w:rsidR="00AC4A20" w:rsidRPr="004F3B18">
        <w:rPr>
          <w:rFonts w:ascii="Calibri" w:hAnsi="Calibri" w:cs="Calibri"/>
          <w:noProof/>
        </w:rPr>
        <w:t xml:space="preserve"> </w:t>
      </w:r>
      <w:r w:rsidR="00A93AB0" w:rsidRPr="004F3B18">
        <w:rPr>
          <w:rFonts w:ascii="Calibri" w:hAnsi="Calibri" w:cs="Calibri"/>
          <w:noProof/>
        </w:rPr>
        <w:t xml:space="preserve">The </w:t>
      </w:r>
      <w:r w:rsidR="006F7861" w:rsidRPr="004F3B18">
        <w:rPr>
          <w:rFonts w:ascii="Calibri" w:hAnsi="Calibri" w:cs="Calibri"/>
          <w:noProof/>
        </w:rPr>
        <w:t>MAPE of model – 5 and model – 6 at all co</w:t>
      </w:r>
      <w:r w:rsidR="004B71D2" w:rsidRPr="004F3B18">
        <w:rPr>
          <w:rFonts w:ascii="Calibri" w:hAnsi="Calibri" w:cs="Calibri"/>
          <w:noProof/>
        </w:rPr>
        <w:t>m</w:t>
      </w:r>
      <w:r w:rsidR="006F7861" w:rsidRPr="004F3B18">
        <w:rPr>
          <w:rFonts w:ascii="Calibri" w:hAnsi="Calibri" w:cs="Calibri"/>
          <w:noProof/>
        </w:rPr>
        <w:t xml:space="preserve">binations </w:t>
      </w:r>
      <w:r w:rsidR="00ED4E6C" w:rsidRPr="004F3B18">
        <w:rPr>
          <w:rFonts w:ascii="Calibri" w:hAnsi="Calibri" w:cs="Calibri"/>
          <w:noProof/>
        </w:rPr>
        <w:t>is seen less than 2% and the</w:t>
      </w:r>
      <w:r w:rsidR="008D4835" w:rsidRPr="004F3B18">
        <w:rPr>
          <w:rFonts w:ascii="Calibri" w:hAnsi="Calibri" w:cs="Calibri"/>
          <w:noProof/>
        </w:rPr>
        <w:t xml:space="preserve"> variation of MAPE with </w:t>
      </w:r>
      <w:r w:rsidR="00F70998" w:rsidRPr="004F3B18">
        <w:rPr>
          <w:rFonts w:ascii="Calibri" w:hAnsi="Calibri" w:cs="Calibri"/>
          <w:noProof/>
        </w:rPr>
        <w:t xml:space="preserve">increase </w:t>
      </w:r>
      <w:r w:rsidR="00EC0E7B" w:rsidRPr="004F3B18">
        <w:rPr>
          <w:rFonts w:ascii="Calibri" w:hAnsi="Calibri" w:cs="Calibri"/>
          <w:noProof/>
        </w:rPr>
        <w:t xml:space="preserve">in epochs is not great. </w:t>
      </w:r>
      <w:r w:rsidR="003C7A2E" w:rsidRPr="004F3B18">
        <w:rPr>
          <w:rFonts w:ascii="Calibri" w:hAnsi="Calibri" w:cs="Calibri"/>
          <w:noProof/>
        </w:rPr>
        <w:t>Model – 2 and model – 4</w:t>
      </w:r>
      <w:r w:rsidR="008A1986">
        <w:rPr>
          <w:rFonts w:ascii="Calibri" w:hAnsi="Calibri" w:cs="Calibri"/>
          <w:noProof/>
        </w:rPr>
        <w:t>,</w:t>
      </w:r>
      <w:r w:rsidR="003C7A2E" w:rsidRPr="004F3B18">
        <w:rPr>
          <w:rFonts w:ascii="Calibri" w:hAnsi="Calibri" w:cs="Calibri"/>
          <w:noProof/>
        </w:rPr>
        <w:t xml:space="preserve"> which</w:t>
      </w:r>
      <w:r w:rsidR="005A65F5" w:rsidRPr="004F3B18">
        <w:rPr>
          <w:rFonts w:ascii="Calibri" w:hAnsi="Calibri" w:cs="Calibri"/>
          <w:noProof/>
        </w:rPr>
        <w:t xml:space="preserve"> are </w:t>
      </w:r>
      <w:r w:rsidR="00D504BB" w:rsidRPr="004F3B18">
        <w:rPr>
          <w:rFonts w:ascii="Calibri" w:hAnsi="Calibri" w:cs="Calibri"/>
          <w:noProof/>
        </w:rPr>
        <w:t xml:space="preserve">built on top of </w:t>
      </w:r>
      <w:r w:rsidR="00D41E3A" w:rsidRPr="004F3B18">
        <w:rPr>
          <w:rFonts w:ascii="Calibri" w:hAnsi="Calibri" w:cs="Calibri"/>
          <w:noProof/>
        </w:rPr>
        <w:t xml:space="preserve">model – 1 and model – 3 </w:t>
      </w:r>
      <w:r w:rsidR="00907A51" w:rsidRPr="004F3B18">
        <w:rPr>
          <w:rFonts w:ascii="Calibri" w:hAnsi="Calibri" w:cs="Calibri"/>
          <w:noProof/>
        </w:rPr>
        <w:t>respectively</w:t>
      </w:r>
      <w:r w:rsidR="008A1986">
        <w:rPr>
          <w:rFonts w:ascii="Calibri" w:hAnsi="Calibri" w:cs="Calibri"/>
          <w:noProof/>
        </w:rPr>
        <w:t>,</w:t>
      </w:r>
      <w:r w:rsidR="00907A51" w:rsidRPr="004F3B18">
        <w:rPr>
          <w:rFonts w:ascii="Calibri" w:hAnsi="Calibri" w:cs="Calibri"/>
          <w:noProof/>
        </w:rPr>
        <w:t xml:space="preserve"> by adding dropout layers, tend to give high MAPE values</w:t>
      </w:r>
      <w:r w:rsidR="00362F22" w:rsidRPr="004F3B18">
        <w:rPr>
          <w:rFonts w:ascii="Calibri" w:hAnsi="Calibri" w:cs="Calibri"/>
          <w:noProof/>
        </w:rPr>
        <w:t xml:space="preserve">. </w:t>
      </w:r>
      <w:r w:rsidR="00CD374E" w:rsidRPr="004F3B18">
        <w:rPr>
          <w:rFonts w:ascii="Calibri" w:hAnsi="Calibri" w:cs="Calibri"/>
          <w:noProof/>
        </w:rPr>
        <w:t xml:space="preserve">As observed in </w:t>
      </w:r>
      <w:sdt>
        <w:sdtPr>
          <w:rPr>
            <w:rFonts w:ascii="Calibri" w:hAnsi="Calibri" w:cs="Calibri"/>
            <w:noProof/>
          </w:rPr>
          <w:id w:val="-1082529996"/>
          <w:citation/>
        </w:sdtPr>
        <w:sdtContent>
          <w:r w:rsidR="00CD374E" w:rsidRPr="004F3B18">
            <w:rPr>
              <w:rFonts w:ascii="Calibri" w:hAnsi="Calibri" w:cs="Calibri"/>
              <w:noProof/>
            </w:rPr>
            <w:fldChar w:fldCharType="begin"/>
          </w:r>
          <w:r w:rsidR="00CD374E" w:rsidRPr="004F3B18">
            <w:rPr>
              <w:rFonts w:ascii="Calibri" w:hAnsi="Calibri" w:cs="Calibri"/>
              <w:noProof/>
              <w:lang w:val="en-US"/>
            </w:rPr>
            <w:instrText xml:space="preserve"> CITATION Jia19 \l 1033 </w:instrText>
          </w:r>
          <w:r w:rsidR="00CD374E" w:rsidRPr="004F3B18">
            <w:rPr>
              <w:rFonts w:ascii="Calibri" w:hAnsi="Calibri" w:cs="Calibri"/>
              <w:noProof/>
            </w:rPr>
            <w:fldChar w:fldCharType="separate"/>
          </w:r>
          <w:r w:rsidR="00D03D78" w:rsidRPr="004F3B18">
            <w:rPr>
              <w:rFonts w:ascii="Calibri" w:hAnsi="Calibri" w:cs="Calibri"/>
              <w:noProof/>
              <w:lang w:val="en-US"/>
            </w:rPr>
            <w:t>(Jia, et al., 2019)</w:t>
          </w:r>
          <w:r w:rsidR="00CD374E" w:rsidRPr="004F3B18">
            <w:rPr>
              <w:rFonts w:ascii="Calibri" w:hAnsi="Calibri" w:cs="Calibri"/>
              <w:noProof/>
            </w:rPr>
            <w:fldChar w:fldCharType="end"/>
          </w:r>
        </w:sdtContent>
      </w:sdt>
      <w:r w:rsidR="00CD374E" w:rsidRPr="004F3B18">
        <w:rPr>
          <w:rFonts w:ascii="Calibri" w:hAnsi="Calibri" w:cs="Calibri"/>
          <w:noProof/>
        </w:rPr>
        <w:t>, the MAPE is</w:t>
      </w:r>
      <w:r w:rsidR="00567418" w:rsidRPr="004F3B18">
        <w:rPr>
          <w:rFonts w:ascii="Calibri" w:hAnsi="Calibri" w:cs="Calibri"/>
          <w:noProof/>
        </w:rPr>
        <w:t xml:space="preserve"> increased by adding dropout layers</w:t>
      </w:r>
      <w:r w:rsidR="00A85A0F" w:rsidRPr="004F3B18">
        <w:rPr>
          <w:rFonts w:ascii="Calibri" w:hAnsi="Calibri" w:cs="Calibri"/>
          <w:noProof/>
        </w:rPr>
        <w:t xml:space="preserve">. The dropout layers are used to avoid </w:t>
      </w:r>
      <w:r w:rsidR="000D7CB5" w:rsidRPr="004F3B18">
        <w:rPr>
          <w:rFonts w:ascii="Calibri" w:hAnsi="Calibri" w:cs="Calibri"/>
          <w:noProof/>
        </w:rPr>
        <w:t>overfitting and it</w:t>
      </w:r>
      <w:r w:rsidR="00347FF8" w:rsidRPr="004F3B18">
        <w:rPr>
          <w:rFonts w:ascii="Calibri" w:hAnsi="Calibri" w:cs="Calibri"/>
          <w:noProof/>
        </w:rPr>
        <w:t xml:space="preserve"> resulted in </w:t>
      </w:r>
      <w:r w:rsidR="00DE4857" w:rsidRPr="004F3B18">
        <w:rPr>
          <w:rFonts w:ascii="Calibri" w:hAnsi="Calibri" w:cs="Calibri"/>
          <w:noProof/>
        </w:rPr>
        <w:t>increase with MAPE</w:t>
      </w:r>
      <w:r w:rsidR="00F54C1B" w:rsidRPr="004F3B18">
        <w:rPr>
          <w:rFonts w:ascii="Calibri" w:hAnsi="Calibri" w:cs="Calibri"/>
          <w:noProof/>
        </w:rPr>
        <w:t xml:space="preserve">. </w:t>
      </w:r>
    </w:p>
    <w:p w14:paraId="61B472FA" w14:textId="7D1F4E1E" w:rsidR="00F93CB1" w:rsidRPr="004F3B18" w:rsidRDefault="003C0F2F" w:rsidP="00CB6548">
      <w:pPr>
        <w:spacing w:after="240"/>
        <w:rPr>
          <w:rFonts w:ascii="Calibri" w:hAnsi="Calibri" w:cs="Calibri"/>
          <w:noProof/>
        </w:rPr>
      </w:pPr>
      <w:r w:rsidRPr="004F3B18">
        <w:rPr>
          <w:rFonts w:ascii="Calibri" w:hAnsi="Calibri" w:cs="Calibri"/>
          <w:noProof/>
        </w:rPr>
        <w:t>The R2 scores of all models at different co</w:t>
      </w:r>
      <w:r w:rsidR="00DA6C6D" w:rsidRPr="004F3B18">
        <w:rPr>
          <w:rFonts w:ascii="Calibri" w:hAnsi="Calibri" w:cs="Calibri"/>
          <w:noProof/>
        </w:rPr>
        <w:t xml:space="preserve">mbinations are observed </w:t>
      </w:r>
      <w:r w:rsidR="00C658DC" w:rsidRPr="004F3B18">
        <w:rPr>
          <w:rFonts w:ascii="Calibri" w:hAnsi="Calibri" w:cs="Calibri"/>
          <w:noProof/>
        </w:rPr>
        <w:t xml:space="preserve">and the </w:t>
      </w:r>
      <w:r w:rsidR="009A7B69" w:rsidRPr="004F3B18">
        <w:rPr>
          <w:rFonts w:ascii="Calibri" w:hAnsi="Calibri" w:cs="Calibri"/>
          <w:noProof/>
        </w:rPr>
        <w:t>highest</w:t>
      </w:r>
      <w:r w:rsidR="00C658DC" w:rsidRPr="004F3B18">
        <w:rPr>
          <w:rFonts w:ascii="Calibri" w:hAnsi="Calibri" w:cs="Calibri"/>
          <w:noProof/>
        </w:rPr>
        <w:t xml:space="preserve"> R2 score</w:t>
      </w:r>
      <w:r w:rsidR="003B25FB" w:rsidRPr="004F3B18">
        <w:rPr>
          <w:rFonts w:ascii="Calibri" w:hAnsi="Calibri" w:cs="Calibri"/>
          <w:noProof/>
        </w:rPr>
        <w:t xml:space="preserve"> obtained</w:t>
      </w:r>
      <w:r w:rsidR="00C658DC" w:rsidRPr="004F3B18">
        <w:rPr>
          <w:rFonts w:ascii="Calibri" w:hAnsi="Calibri" w:cs="Calibri"/>
          <w:noProof/>
        </w:rPr>
        <w:t xml:space="preserve"> over </w:t>
      </w:r>
      <w:r w:rsidR="003B25FB" w:rsidRPr="004F3B18">
        <w:rPr>
          <w:rFonts w:ascii="Calibri" w:hAnsi="Calibri" w:cs="Calibri"/>
          <w:noProof/>
        </w:rPr>
        <w:t xml:space="preserve">all different combnations of parameters </w:t>
      </w:r>
      <w:r w:rsidR="00DF45AF" w:rsidRPr="004F3B18">
        <w:rPr>
          <w:rFonts w:ascii="Calibri" w:hAnsi="Calibri" w:cs="Calibri"/>
          <w:noProof/>
        </w:rPr>
        <w:t xml:space="preserve">with test predictions </w:t>
      </w:r>
      <w:r w:rsidR="005956A5" w:rsidRPr="004F3B18">
        <w:rPr>
          <w:rFonts w:ascii="Calibri" w:hAnsi="Calibri" w:cs="Calibri"/>
          <w:noProof/>
        </w:rPr>
        <w:t xml:space="preserve">for model – 1, model – 3, model </w:t>
      </w:r>
      <w:r w:rsidR="005F4A43" w:rsidRPr="004F3B18">
        <w:rPr>
          <w:rFonts w:ascii="Calibri" w:hAnsi="Calibri" w:cs="Calibri"/>
          <w:noProof/>
        </w:rPr>
        <w:t>–</w:t>
      </w:r>
      <w:r w:rsidR="005956A5" w:rsidRPr="004F3B18">
        <w:rPr>
          <w:rFonts w:ascii="Calibri" w:hAnsi="Calibri" w:cs="Calibri"/>
          <w:noProof/>
        </w:rPr>
        <w:t xml:space="preserve"> </w:t>
      </w:r>
      <w:r w:rsidR="005F4A43" w:rsidRPr="004F3B18">
        <w:rPr>
          <w:rFonts w:ascii="Calibri" w:hAnsi="Calibri" w:cs="Calibri"/>
          <w:noProof/>
        </w:rPr>
        <w:t xml:space="preserve">5 and model </w:t>
      </w:r>
      <w:r w:rsidR="007C6004" w:rsidRPr="004F3B18">
        <w:rPr>
          <w:rFonts w:ascii="Calibri" w:hAnsi="Calibri" w:cs="Calibri"/>
          <w:noProof/>
        </w:rPr>
        <w:t>–</w:t>
      </w:r>
      <w:r w:rsidR="005F4A43" w:rsidRPr="004F3B18">
        <w:rPr>
          <w:rFonts w:ascii="Calibri" w:hAnsi="Calibri" w:cs="Calibri"/>
          <w:noProof/>
        </w:rPr>
        <w:t xml:space="preserve"> 6</w:t>
      </w:r>
      <w:r w:rsidR="007C6004" w:rsidRPr="004F3B18">
        <w:rPr>
          <w:rFonts w:ascii="Calibri" w:hAnsi="Calibri" w:cs="Calibri"/>
          <w:noProof/>
        </w:rPr>
        <w:t xml:space="preserve"> is 0.97. While for model – 2 is 0.94</w:t>
      </w:r>
      <w:r w:rsidR="00CC6827" w:rsidRPr="004F3B18">
        <w:rPr>
          <w:rFonts w:ascii="Calibri" w:hAnsi="Calibri" w:cs="Calibri"/>
          <w:noProof/>
        </w:rPr>
        <w:t xml:space="preserve"> and for model – 4 is 0.96. </w:t>
      </w:r>
      <w:r w:rsidR="00D172F0" w:rsidRPr="004F3B18">
        <w:rPr>
          <w:rFonts w:ascii="Calibri" w:hAnsi="Calibri" w:cs="Calibri"/>
          <w:noProof/>
        </w:rPr>
        <w:t>Similarly</w:t>
      </w:r>
      <w:r w:rsidR="003C5611">
        <w:rPr>
          <w:rFonts w:ascii="Calibri" w:hAnsi="Calibri" w:cs="Calibri"/>
          <w:noProof/>
        </w:rPr>
        <w:t>,</w:t>
      </w:r>
      <w:r w:rsidR="00C4049E" w:rsidRPr="004F3B18">
        <w:rPr>
          <w:rFonts w:ascii="Calibri" w:hAnsi="Calibri" w:cs="Calibri"/>
          <w:noProof/>
        </w:rPr>
        <w:t xml:space="preserve"> the </w:t>
      </w:r>
      <w:r w:rsidR="009A7B69" w:rsidRPr="004F3B18">
        <w:rPr>
          <w:rFonts w:ascii="Calibri" w:hAnsi="Calibri" w:cs="Calibri"/>
          <w:noProof/>
        </w:rPr>
        <w:t>lowest</w:t>
      </w:r>
      <w:r w:rsidR="007E6CD9" w:rsidRPr="004F3B18">
        <w:rPr>
          <w:rFonts w:ascii="Calibri" w:hAnsi="Calibri" w:cs="Calibri"/>
          <w:noProof/>
        </w:rPr>
        <w:t xml:space="preserve"> R2 score</w:t>
      </w:r>
      <w:r w:rsidR="00F5015C" w:rsidRPr="004F3B18">
        <w:rPr>
          <w:rFonts w:ascii="Calibri" w:hAnsi="Calibri" w:cs="Calibri"/>
          <w:noProof/>
        </w:rPr>
        <w:t xml:space="preserve"> is </w:t>
      </w:r>
      <w:r w:rsidR="00A53154" w:rsidRPr="004F3B18">
        <w:rPr>
          <w:rFonts w:ascii="Calibri" w:hAnsi="Calibri" w:cs="Calibri"/>
          <w:noProof/>
        </w:rPr>
        <w:t>resulted by model – 2 with -0.02</w:t>
      </w:r>
      <w:r w:rsidR="002C5261" w:rsidRPr="004F3B18">
        <w:rPr>
          <w:rFonts w:ascii="Calibri" w:hAnsi="Calibri" w:cs="Calibri"/>
          <w:noProof/>
        </w:rPr>
        <w:t xml:space="preserve"> at </w:t>
      </w:r>
      <w:r w:rsidR="00452AE5" w:rsidRPr="004F3B18">
        <w:rPr>
          <w:rFonts w:ascii="Calibri" w:hAnsi="Calibri" w:cs="Calibri"/>
          <w:noProof/>
        </w:rPr>
        <w:t>20 epochs with 10 lookbacks</w:t>
      </w:r>
      <w:r w:rsidR="003D1766" w:rsidRPr="004F3B18">
        <w:rPr>
          <w:rFonts w:ascii="Calibri" w:hAnsi="Calibri" w:cs="Calibri"/>
          <w:noProof/>
        </w:rPr>
        <w:t xml:space="preserve"> using </w:t>
      </w:r>
      <w:r w:rsidR="0029527E">
        <w:rPr>
          <w:rFonts w:ascii="Calibri" w:hAnsi="Calibri" w:cs="Calibri"/>
          <w:noProof/>
        </w:rPr>
        <w:t>StandardScaler</w:t>
      </w:r>
      <w:r w:rsidR="00452AE5" w:rsidRPr="004F3B18">
        <w:rPr>
          <w:rFonts w:ascii="Calibri" w:hAnsi="Calibri" w:cs="Calibri"/>
          <w:noProof/>
        </w:rPr>
        <w:t xml:space="preserve"> for CVX stock. It is further analysed that about </w:t>
      </w:r>
      <w:r w:rsidR="00132567" w:rsidRPr="004F3B18">
        <w:rPr>
          <w:rFonts w:ascii="Calibri" w:hAnsi="Calibri" w:cs="Calibri"/>
          <w:noProof/>
        </w:rPr>
        <w:t>20 combinations of models test p</w:t>
      </w:r>
      <w:r w:rsidR="001A2257" w:rsidRPr="004F3B18">
        <w:rPr>
          <w:rFonts w:ascii="Calibri" w:hAnsi="Calibri" w:cs="Calibri"/>
          <w:noProof/>
        </w:rPr>
        <w:t>redictions</w:t>
      </w:r>
      <w:r w:rsidR="00ED796F">
        <w:rPr>
          <w:rFonts w:ascii="Calibri" w:hAnsi="Calibri" w:cs="Calibri"/>
          <w:noProof/>
        </w:rPr>
        <w:t xml:space="preserve"> have</w:t>
      </w:r>
      <w:r w:rsidR="001A2257" w:rsidRPr="004F3B18">
        <w:rPr>
          <w:rFonts w:ascii="Calibri" w:hAnsi="Calibri" w:cs="Calibri"/>
          <w:noProof/>
        </w:rPr>
        <w:t xml:space="preserve"> given R2 score less than 0.5 for </w:t>
      </w:r>
      <w:r w:rsidR="00E45F2E" w:rsidRPr="004F3B18">
        <w:rPr>
          <w:rFonts w:ascii="Calibri" w:hAnsi="Calibri" w:cs="Calibri"/>
          <w:noProof/>
        </w:rPr>
        <w:t xml:space="preserve">CVX stock. For once, SHEL test predictions R2 score </w:t>
      </w:r>
      <w:r w:rsidR="00846EC7" w:rsidRPr="004F3B18">
        <w:rPr>
          <w:rFonts w:ascii="Calibri" w:hAnsi="Calibri" w:cs="Calibri"/>
          <w:noProof/>
        </w:rPr>
        <w:t xml:space="preserve">is noted less than 0.5 with model – 2 trained for </w:t>
      </w:r>
      <w:r w:rsidR="00F90409" w:rsidRPr="004F3B18">
        <w:rPr>
          <w:rFonts w:ascii="Calibri" w:hAnsi="Calibri" w:cs="Calibri"/>
          <w:noProof/>
        </w:rPr>
        <w:t xml:space="preserve">50 epochs with </w:t>
      </w:r>
      <w:r w:rsidR="00AC0712" w:rsidRPr="004F3B18">
        <w:rPr>
          <w:rFonts w:ascii="Calibri" w:hAnsi="Calibri" w:cs="Calibri"/>
          <w:noProof/>
        </w:rPr>
        <w:t xml:space="preserve">10 lookbacks and </w:t>
      </w:r>
      <w:r w:rsidR="00ED796F">
        <w:rPr>
          <w:rFonts w:ascii="Calibri" w:hAnsi="Calibri" w:cs="Calibri"/>
          <w:noProof/>
        </w:rPr>
        <w:t>MinMaxScaler</w:t>
      </w:r>
      <w:r w:rsidR="00AC0712" w:rsidRPr="004F3B18">
        <w:rPr>
          <w:rFonts w:ascii="Calibri" w:hAnsi="Calibri" w:cs="Calibri"/>
          <w:noProof/>
        </w:rPr>
        <w:t xml:space="preserve"> scaled data. </w:t>
      </w:r>
      <w:r w:rsidR="000F7F4E" w:rsidRPr="004F3B18">
        <w:rPr>
          <w:rFonts w:ascii="Calibri" w:hAnsi="Calibri" w:cs="Calibri"/>
          <w:noProof/>
        </w:rPr>
        <w:t xml:space="preserve">Out of </w:t>
      </w:r>
      <w:r w:rsidR="009B707F" w:rsidRPr="004F3B18">
        <w:rPr>
          <w:rFonts w:ascii="Calibri" w:hAnsi="Calibri" w:cs="Calibri"/>
          <w:noProof/>
        </w:rPr>
        <w:t xml:space="preserve">576 </w:t>
      </w:r>
      <w:r w:rsidR="003550A9" w:rsidRPr="004F3B18">
        <w:rPr>
          <w:rFonts w:ascii="Calibri" w:hAnsi="Calibri" w:cs="Calibri"/>
          <w:noProof/>
        </w:rPr>
        <w:t>prediction</w:t>
      </w:r>
      <w:r w:rsidR="00B71D23" w:rsidRPr="004F3B18">
        <w:rPr>
          <w:rFonts w:ascii="Calibri" w:hAnsi="Calibri" w:cs="Calibri"/>
          <w:noProof/>
        </w:rPr>
        <w:t xml:space="preserve">s made on test data with different </w:t>
      </w:r>
      <w:r w:rsidR="009B707F" w:rsidRPr="004F3B18">
        <w:rPr>
          <w:rFonts w:ascii="Calibri" w:hAnsi="Calibri" w:cs="Calibri"/>
          <w:noProof/>
        </w:rPr>
        <w:t xml:space="preserve">combinations of </w:t>
      </w:r>
      <w:r w:rsidR="003550A9" w:rsidRPr="004F3B18">
        <w:rPr>
          <w:rFonts w:ascii="Calibri" w:hAnsi="Calibri" w:cs="Calibri"/>
          <w:noProof/>
        </w:rPr>
        <w:t>models inclu</w:t>
      </w:r>
      <w:r w:rsidR="00B71D23" w:rsidRPr="004F3B18">
        <w:rPr>
          <w:rFonts w:ascii="Calibri" w:hAnsi="Calibri" w:cs="Calibri"/>
          <w:noProof/>
        </w:rPr>
        <w:t>d</w:t>
      </w:r>
      <w:r w:rsidR="003550A9" w:rsidRPr="004F3B18">
        <w:rPr>
          <w:rFonts w:ascii="Calibri" w:hAnsi="Calibri" w:cs="Calibri"/>
          <w:noProof/>
        </w:rPr>
        <w:t>ing epochs as an para</w:t>
      </w:r>
      <w:r w:rsidR="00BE2123" w:rsidRPr="004F3B18">
        <w:rPr>
          <w:rFonts w:ascii="Calibri" w:hAnsi="Calibri" w:cs="Calibri"/>
          <w:noProof/>
        </w:rPr>
        <w:t xml:space="preserve">meter, 416 combinations achieved R2 score greater than </w:t>
      </w:r>
      <w:r w:rsidR="00605FFD" w:rsidRPr="004F3B18">
        <w:rPr>
          <w:rFonts w:ascii="Calibri" w:hAnsi="Calibri" w:cs="Calibri"/>
          <w:noProof/>
        </w:rPr>
        <w:t>0.90. Around 245 comb</w:t>
      </w:r>
      <w:r w:rsidR="00A152D1" w:rsidRPr="004F3B18">
        <w:rPr>
          <w:rFonts w:ascii="Calibri" w:hAnsi="Calibri" w:cs="Calibri"/>
          <w:noProof/>
        </w:rPr>
        <w:t xml:space="preserve">inations of models </w:t>
      </w:r>
      <w:r w:rsidR="00DF0312" w:rsidRPr="004F3B18">
        <w:rPr>
          <w:rFonts w:ascii="Calibri" w:hAnsi="Calibri" w:cs="Calibri"/>
          <w:noProof/>
        </w:rPr>
        <w:t>achieved R2 score greater than or equal to 0.95.</w:t>
      </w:r>
    </w:p>
    <w:p w14:paraId="1083AFC4" w14:textId="79800FE3" w:rsidR="00F61FFE" w:rsidRPr="004F3B18" w:rsidRDefault="00F61FFE" w:rsidP="00CB6548">
      <w:pPr>
        <w:spacing w:after="240"/>
        <w:rPr>
          <w:rFonts w:ascii="Calibri" w:hAnsi="Calibri" w:cs="Calibri"/>
          <w:noProof/>
        </w:rPr>
      </w:pPr>
      <w:r w:rsidRPr="004F3B18">
        <w:rPr>
          <w:rFonts w:ascii="Calibri" w:hAnsi="Calibri" w:cs="Calibri"/>
          <w:noProof/>
        </w:rPr>
        <w:t>Similarly</w:t>
      </w:r>
      <w:r w:rsidR="001572F2" w:rsidRPr="004F3B18">
        <w:rPr>
          <w:rFonts w:ascii="Calibri" w:hAnsi="Calibri" w:cs="Calibri"/>
          <w:noProof/>
        </w:rPr>
        <w:t xml:space="preserve">, 1 day forecasted stock </w:t>
      </w:r>
      <w:r w:rsidR="00073349" w:rsidRPr="004F3B18">
        <w:rPr>
          <w:rFonts w:ascii="Calibri" w:hAnsi="Calibri" w:cs="Calibri"/>
          <w:noProof/>
        </w:rPr>
        <w:t xml:space="preserve">price MAPE </w:t>
      </w:r>
      <w:r w:rsidR="00606675" w:rsidRPr="004F3B18">
        <w:rPr>
          <w:rFonts w:ascii="Calibri" w:hAnsi="Calibri" w:cs="Calibri"/>
          <w:noProof/>
        </w:rPr>
        <w:t>values ranged from 0.00%(not exactly 0</w:t>
      </w:r>
      <w:r w:rsidR="007639F6" w:rsidRPr="004F3B18">
        <w:rPr>
          <w:rFonts w:ascii="Calibri" w:hAnsi="Calibri" w:cs="Calibri"/>
          <w:noProof/>
        </w:rPr>
        <w:t>%, it may be because of values rounded to 2 digits after decimals)</w:t>
      </w:r>
      <w:r w:rsidR="006927F5" w:rsidRPr="004F3B18">
        <w:rPr>
          <w:rFonts w:ascii="Calibri" w:hAnsi="Calibri" w:cs="Calibri"/>
          <w:noProof/>
        </w:rPr>
        <w:t xml:space="preserve"> and 4.98%. These MAPE values are </w:t>
      </w:r>
      <w:r w:rsidR="00A92153" w:rsidRPr="004F3B18">
        <w:rPr>
          <w:rFonts w:ascii="Calibri" w:hAnsi="Calibri" w:cs="Calibri"/>
          <w:noProof/>
        </w:rPr>
        <w:t>absolute percentage errors (APE) as the predicted stock price is only one record</w:t>
      </w:r>
      <w:r w:rsidR="00181691" w:rsidRPr="004F3B18">
        <w:rPr>
          <w:rFonts w:ascii="Calibri" w:hAnsi="Calibri" w:cs="Calibri"/>
          <w:noProof/>
        </w:rPr>
        <w:t xml:space="preserve">. These </w:t>
      </w:r>
      <w:r w:rsidR="00F917E0" w:rsidRPr="004F3B18">
        <w:rPr>
          <w:rFonts w:ascii="Calibri" w:hAnsi="Calibri" w:cs="Calibri"/>
          <w:noProof/>
        </w:rPr>
        <w:t xml:space="preserve">forecasted </w:t>
      </w:r>
      <w:r w:rsidR="00181691" w:rsidRPr="004F3B18">
        <w:rPr>
          <w:rFonts w:ascii="Calibri" w:hAnsi="Calibri" w:cs="Calibri"/>
          <w:noProof/>
        </w:rPr>
        <w:t xml:space="preserve">values are </w:t>
      </w:r>
      <w:r w:rsidR="00F917E0" w:rsidRPr="004F3B18">
        <w:rPr>
          <w:rFonts w:ascii="Calibri" w:hAnsi="Calibri" w:cs="Calibri"/>
          <w:noProof/>
        </w:rPr>
        <w:t xml:space="preserve">nothing but similar to one prediction made on </w:t>
      </w:r>
      <w:r w:rsidR="002E1CCF" w:rsidRPr="004F3B18">
        <w:rPr>
          <w:rFonts w:ascii="Calibri" w:hAnsi="Calibri" w:cs="Calibri"/>
          <w:noProof/>
        </w:rPr>
        <w:t xml:space="preserve">test data. </w:t>
      </w:r>
      <w:r w:rsidR="00821797" w:rsidRPr="004F3B18">
        <w:rPr>
          <w:rFonts w:ascii="Calibri" w:hAnsi="Calibri" w:cs="Calibri"/>
          <w:noProof/>
        </w:rPr>
        <w:t>It can be s</w:t>
      </w:r>
      <w:r w:rsidR="00E15D95" w:rsidRPr="004F3B18">
        <w:rPr>
          <w:rFonts w:ascii="Calibri" w:hAnsi="Calibri" w:cs="Calibri"/>
          <w:noProof/>
        </w:rPr>
        <w:t>aid each prediction</w:t>
      </w:r>
      <w:r w:rsidR="0090111A" w:rsidRPr="004F3B18">
        <w:rPr>
          <w:rFonts w:ascii="Calibri" w:hAnsi="Calibri" w:cs="Calibri"/>
          <w:noProof/>
        </w:rPr>
        <w:t xml:space="preserve"> made </w:t>
      </w:r>
      <w:r w:rsidR="007400DC" w:rsidRPr="004F3B18">
        <w:rPr>
          <w:rFonts w:ascii="Calibri" w:hAnsi="Calibri" w:cs="Calibri"/>
          <w:noProof/>
        </w:rPr>
        <w:t xml:space="preserve">to predict next day stock price can range between 0 to </w:t>
      </w:r>
      <w:r w:rsidR="00F57A98" w:rsidRPr="004F3B18">
        <w:rPr>
          <w:rFonts w:ascii="Calibri" w:hAnsi="Calibri" w:cs="Calibri"/>
          <w:noProof/>
        </w:rPr>
        <w:t xml:space="preserve">5% error. It is seen that the highest MAPE value over test data is </w:t>
      </w:r>
      <w:r w:rsidR="00885E6E" w:rsidRPr="004F3B18">
        <w:rPr>
          <w:rFonts w:ascii="Calibri" w:hAnsi="Calibri" w:cs="Calibri"/>
          <w:noProof/>
        </w:rPr>
        <w:t xml:space="preserve">5.97% and it is not explored or analysed </w:t>
      </w:r>
      <w:r w:rsidR="009A2ADD" w:rsidRPr="004F3B18">
        <w:rPr>
          <w:rFonts w:ascii="Calibri" w:hAnsi="Calibri" w:cs="Calibri"/>
          <w:noProof/>
        </w:rPr>
        <w:t xml:space="preserve">the variations of </w:t>
      </w:r>
      <w:r w:rsidR="00370C6B" w:rsidRPr="004F3B18">
        <w:rPr>
          <w:rFonts w:ascii="Calibri" w:hAnsi="Calibri" w:cs="Calibri"/>
          <w:noProof/>
        </w:rPr>
        <w:t>errors with each day prediction</w:t>
      </w:r>
      <w:r w:rsidR="00CA6916" w:rsidRPr="004F3B18">
        <w:rPr>
          <w:rFonts w:ascii="Calibri" w:hAnsi="Calibri" w:cs="Calibri"/>
          <w:noProof/>
        </w:rPr>
        <w:t xml:space="preserve"> and </w:t>
      </w:r>
      <w:r w:rsidR="009E61F9" w:rsidRPr="004F3B18">
        <w:rPr>
          <w:rFonts w:ascii="Calibri" w:hAnsi="Calibri" w:cs="Calibri"/>
          <w:noProof/>
        </w:rPr>
        <w:t>depending on the the deviation of the APE values</w:t>
      </w:r>
      <w:r w:rsidR="00491C17" w:rsidRPr="004F3B18">
        <w:rPr>
          <w:rFonts w:ascii="Calibri" w:hAnsi="Calibri" w:cs="Calibri"/>
          <w:noProof/>
        </w:rPr>
        <w:t xml:space="preserve"> </w:t>
      </w:r>
      <w:r w:rsidR="00E916E3" w:rsidRPr="004F3B18">
        <w:rPr>
          <w:rFonts w:ascii="Calibri" w:hAnsi="Calibri" w:cs="Calibri"/>
          <w:noProof/>
        </w:rPr>
        <w:t xml:space="preserve">there will be even higher errors with 1 day </w:t>
      </w:r>
      <w:r w:rsidR="00B24F0A" w:rsidRPr="004F3B18">
        <w:rPr>
          <w:rFonts w:ascii="Calibri" w:hAnsi="Calibri" w:cs="Calibri"/>
          <w:noProof/>
        </w:rPr>
        <w:t>predicted prices on the test data.</w:t>
      </w:r>
    </w:p>
    <w:p w14:paraId="0C14494E" w14:textId="5137DB0C" w:rsidR="003F4BF3" w:rsidRPr="004F3B18" w:rsidRDefault="003F4BF3" w:rsidP="00CB6548">
      <w:pPr>
        <w:spacing w:after="240"/>
        <w:rPr>
          <w:rFonts w:ascii="Calibri" w:hAnsi="Calibri" w:cs="Calibri"/>
          <w:noProof/>
        </w:rPr>
      </w:pPr>
      <w:r w:rsidRPr="004F3B18">
        <w:rPr>
          <w:rFonts w:ascii="Calibri" w:hAnsi="Calibri" w:cs="Calibri"/>
          <w:noProof/>
        </w:rPr>
        <w:t>We can see in Figure 68, CVX stock price</w:t>
      </w:r>
      <w:r w:rsidR="00A87282">
        <w:rPr>
          <w:rFonts w:ascii="Calibri" w:hAnsi="Calibri" w:cs="Calibri"/>
          <w:noProof/>
        </w:rPr>
        <w:t xml:space="preserve"> </w:t>
      </w:r>
      <w:r w:rsidR="005B61A7">
        <w:rPr>
          <w:rFonts w:ascii="Calibri" w:hAnsi="Calibri" w:cs="Calibri"/>
          <w:noProof/>
        </w:rPr>
        <w:t>variation with stock price</w:t>
      </w:r>
      <w:r w:rsidRPr="004F3B18">
        <w:rPr>
          <w:rFonts w:ascii="Calibri" w:hAnsi="Calibri" w:cs="Calibri"/>
          <w:noProof/>
        </w:rPr>
        <w:t xml:space="preserve"> predict</w:t>
      </w:r>
      <w:r w:rsidR="00C73D2D" w:rsidRPr="004F3B18">
        <w:rPr>
          <w:rFonts w:ascii="Calibri" w:hAnsi="Calibri" w:cs="Calibri"/>
          <w:noProof/>
        </w:rPr>
        <w:t>ed</w:t>
      </w:r>
      <w:r w:rsidRPr="004F3B18">
        <w:rPr>
          <w:rFonts w:ascii="Calibri" w:hAnsi="Calibri" w:cs="Calibri"/>
          <w:noProof/>
        </w:rPr>
        <w:t xml:space="preserve"> using </w:t>
      </w:r>
      <w:r w:rsidR="006B799D" w:rsidRPr="004F3B18">
        <w:rPr>
          <w:rFonts w:ascii="Calibri" w:hAnsi="Calibri" w:cs="Calibri"/>
          <w:noProof/>
        </w:rPr>
        <w:t xml:space="preserve">model – 4 </w:t>
      </w:r>
      <w:r w:rsidR="006D4CB3" w:rsidRPr="004F3B18">
        <w:rPr>
          <w:rFonts w:ascii="Calibri" w:hAnsi="Calibri" w:cs="Calibri"/>
          <w:noProof/>
        </w:rPr>
        <w:t xml:space="preserve">with 50 lookbacks and </w:t>
      </w:r>
      <w:r w:rsidR="00D24726">
        <w:rPr>
          <w:rFonts w:ascii="Calibri" w:hAnsi="Calibri" w:cs="Calibri"/>
          <w:noProof/>
        </w:rPr>
        <w:t>StandardScaler</w:t>
      </w:r>
      <w:r w:rsidR="006D4CB3" w:rsidRPr="004F3B18">
        <w:rPr>
          <w:rFonts w:ascii="Calibri" w:hAnsi="Calibri" w:cs="Calibri"/>
          <w:noProof/>
        </w:rPr>
        <w:t xml:space="preserve"> scaled data </w:t>
      </w:r>
      <w:r w:rsidR="00FD0052" w:rsidRPr="004F3B18">
        <w:rPr>
          <w:rFonts w:ascii="Calibri" w:hAnsi="Calibri" w:cs="Calibri"/>
          <w:noProof/>
        </w:rPr>
        <w:t>trained for 150 epochs</w:t>
      </w:r>
      <w:r w:rsidR="00D636EA" w:rsidRPr="004F3B18">
        <w:rPr>
          <w:rFonts w:ascii="Calibri" w:hAnsi="Calibri" w:cs="Calibri"/>
          <w:noProof/>
        </w:rPr>
        <w:t xml:space="preserve">. The MAPE obtained for this combination is </w:t>
      </w:r>
      <w:r w:rsidR="00D46398" w:rsidRPr="004F3B18">
        <w:rPr>
          <w:rFonts w:ascii="Calibri" w:hAnsi="Calibri" w:cs="Calibri"/>
          <w:noProof/>
        </w:rPr>
        <w:t xml:space="preserve">2.99% and R2 score of 0.69 is achieved. </w:t>
      </w:r>
      <w:r w:rsidR="00F476E0" w:rsidRPr="004F3B18">
        <w:rPr>
          <w:rFonts w:ascii="Calibri" w:hAnsi="Calibri" w:cs="Calibri"/>
          <w:noProof/>
        </w:rPr>
        <w:t xml:space="preserve">We can see the variation </w:t>
      </w:r>
      <w:r w:rsidR="00A23AD5" w:rsidRPr="004F3B18">
        <w:rPr>
          <w:rFonts w:ascii="Calibri" w:hAnsi="Calibri" w:cs="Calibri"/>
          <w:noProof/>
        </w:rPr>
        <w:t xml:space="preserve">between the actual and predicted stock prices and a rough </w:t>
      </w:r>
      <w:r w:rsidR="009A4DEB" w:rsidRPr="004F3B18">
        <w:rPr>
          <w:rFonts w:ascii="Calibri" w:hAnsi="Calibri" w:cs="Calibri"/>
          <w:noProof/>
        </w:rPr>
        <w:t xml:space="preserve">error of 10% is definitely captured with this combination at </w:t>
      </w:r>
      <w:r w:rsidR="007C14BA" w:rsidRPr="004F3B18">
        <w:rPr>
          <w:rFonts w:ascii="Calibri" w:hAnsi="Calibri" w:cs="Calibri"/>
          <w:noProof/>
        </w:rPr>
        <w:t>index 200.</w:t>
      </w:r>
    </w:p>
    <w:p w14:paraId="691D6F66" w14:textId="77777777" w:rsidR="009120C8" w:rsidRPr="004F3B18" w:rsidRDefault="009120C8" w:rsidP="009120C8">
      <w:pPr>
        <w:keepNext/>
        <w:spacing w:after="240"/>
        <w:jc w:val="center"/>
        <w:rPr>
          <w:rFonts w:ascii="Calibri" w:hAnsi="Calibri" w:cs="Calibri"/>
        </w:rPr>
      </w:pPr>
      <w:r w:rsidRPr="004F3B18">
        <w:rPr>
          <w:rFonts w:ascii="Calibri" w:hAnsi="Calibri" w:cs="Calibri"/>
          <w:noProof/>
        </w:rPr>
        <w:lastRenderedPageBreak/>
        <w:drawing>
          <wp:inline distT="0" distB="0" distL="0" distR="0" wp14:anchorId="5AF12A78" wp14:editId="4654093D">
            <wp:extent cx="3928533" cy="2174055"/>
            <wp:effectExtent l="0" t="0" r="0" b="0"/>
            <wp:docPr id="2021167735" name="Picture 1" descr="A graph showing a graph of a stock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67735" name="Picture 1" descr="A graph showing a graph of a stock price&#10;&#10;Description automatically generated with medium confiden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944480" cy="2182880"/>
                    </a:xfrm>
                    <a:prstGeom prst="rect">
                      <a:avLst/>
                    </a:prstGeom>
                    <a:noFill/>
                    <a:ln>
                      <a:noFill/>
                    </a:ln>
                  </pic:spPr>
                </pic:pic>
              </a:graphicData>
            </a:graphic>
          </wp:inline>
        </w:drawing>
      </w:r>
    </w:p>
    <w:p w14:paraId="14808EC1" w14:textId="1252C817" w:rsidR="00B24F0A" w:rsidRPr="004F3B18" w:rsidRDefault="009120C8" w:rsidP="009120C8">
      <w:pPr>
        <w:pStyle w:val="Caption"/>
        <w:jc w:val="center"/>
        <w:rPr>
          <w:rFonts w:ascii="Calibri" w:hAnsi="Calibri" w:cs="Calibri"/>
          <w:noProof/>
        </w:rPr>
      </w:pPr>
      <w:bookmarkStart w:id="89" w:name="_Toc165500121"/>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00017860" w:rsidRPr="004F3B18">
        <w:rPr>
          <w:rFonts w:ascii="Calibri" w:hAnsi="Calibri" w:cs="Calibri"/>
          <w:noProof/>
        </w:rPr>
        <w:t>68</w:t>
      </w:r>
      <w:r w:rsidRPr="004F3B18">
        <w:rPr>
          <w:rFonts w:ascii="Calibri" w:hAnsi="Calibri" w:cs="Calibri"/>
        </w:rPr>
        <w:fldChar w:fldCharType="end"/>
      </w:r>
      <w:r w:rsidRPr="004F3B18">
        <w:rPr>
          <w:rFonts w:ascii="Calibri" w:hAnsi="Calibri" w:cs="Calibri"/>
        </w:rPr>
        <w:t>: CVX Stock Price Prediction with Model - 4 (epochs = 150, lookback = 50, StandardScaler)</w:t>
      </w:r>
      <w:bookmarkEnd w:id="89"/>
    </w:p>
    <w:p w14:paraId="7D16090F" w14:textId="49A663BC" w:rsidR="00885BD0" w:rsidRPr="004F3B18" w:rsidRDefault="00410B01" w:rsidP="00CB6548">
      <w:pPr>
        <w:spacing w:after="240"/>
        <w:rPr>
          <w:rFonts w:ascii="Calibri" w:hAnsi="Calibri" w:cs="Calibri"/>
          <w:noProof/>
        </w:rPr>
      </w:pPr>
      <w:r w:rsidRPr="004F3B18">
        <w:rPr>
          <w:rFonts w:ascii="Calibri" w:hAnsi="Calibri" w:cs="Calibri"/>
          <w:noProof/>
        </w:rPr>
        <w:t xml:space="preserve">When looked </w:t>
      </w:r>
      <w:r w:rsidR="0020659E" w:rsidRPr="004F3B18">
        <w:rPr>
          <w:rFonts w:ascii="Calibri" w:hAnsi="Calibri" w:cs="Calibri"/>
          <w:noProof/>
        </w:rPr>
        <w:t>at these metrics over different stocks</w:t>
      </w:r>
      <w:r w:rsidR="006863C4" w:rsidRPr="004F3B18">
        <w:rPr>
          <w:rFonts w:ascii="Calibri" w:hAnsi="Calibri" w:cs="Calibri"/>
          <w:noProof/>
        </w:rPr>
        <w:t xml:space="preserve"> for all combination of models</w:t>
      </w:r>
      <w:r w:rsidR="0020659E" w:rsidRPr="004F3B18">
        <w:rPr>
          <w:rFonts w:ascii="Calibri" w:hAnsi="Calibri" w:cs="Calibri"/>
          <w:noProof/>
        </w:rPr>
        <w:t xml:space="preserve">, MAPE variation for BP stock is </w:t>
      </w:r>
      <w:r w:rsidR="00FF787E" w:rsidRPr="004F3B18">
        <w:rPr>
          <w:rFonts w:ascii="Calibri" w:hAnsi="Calibri" w:cs="Calibri"/>
          <w:noProof/>
        </w:rPr>
        <w:t>ranged between 1.13% and 5.18%.</w:t>
      </w:r>
      <w:r w:rsidR="006863C4" w:rsidRPr="004F3B18">
        <w:rPr>
          <w:rFonts w:ascii="Calibri" w:hAnsi="Calibri" w:cs="Calibri"/>
          <w:noProof/>
        </w:rPr>
        <w:t xml:space="preserve"> R2 score for </w:t>
      </w:r>
      <w:r w:rsidR="004309A4" w:rsidRPr="004F3B18">
        <w:rPr>
          <w:rFonts w:ascii="Calibri" w:hAnsi="Calibri" w:cs="Calibri"/>
          <w:noProof/>
        </w:rPr>
        <w:t xml:space="preserve">BP stock is ranged between 0.67 and 0.97. </w:t>
      </w:r>
      <w:r w:rsidR="000A556D" w:rsidRPr="004F3B18">
        <w:rPr>
          <w:rFonts w:ascii="Calibri" w:hAnsi="Calibri" w:cs="Calibri"/>
          <w:noProof/>
        </w:rPr>
        <w:t xml:space="preserve">Similarly for SHEL stock, MAPE is ranged between </w:t>
      </w:r>
      <w:r w:rsidR="002E2DAF" w:rsidRPr="004F3B18">
        <w:rPr>
          <w:rFonts w:ascii="Calibri" w:hAnsi="Calibri" w:cs="Calibri"/>
          <w:noProof/>
        </w:rPr>
        <w:t>1.32% to 5.30%</w:t>
      </w:r>
      <w:r w:rsidR="006751BC" w:rsidRPr="004F3B18">
        <w:rPr>
          <w:rFonts w:ascii="Calibri" w:hAnsi="Calibri" w:cs="Calibri"/>
          <w:noProof/>
        </w:rPr>
        <w:t>, R2 score is ranged between 0.48 to 0.96.</w:t>
      </w:r>
      <w:r w:rsidR="004008B5" w:rsidRPr="004F3B18">
        <w:rPr>
          <w:rFonts w:ascii="Calibri" w:hAnsi="Calibri" w:cs="Calibri"/>
          <w:noProof/>
        </w:rPr>
        <w:t xml:space="preserve"> </w:t>
      </w:r>
      <w:r w:rsidR="007A67F2" w:rsidRPr="004F3B18">
        <w:rPr>
          <w:rFonts w:ascii="Calibri" w:hAnsi="Calibri" w:cs="Calibri"/>
          <w:noProof/>
        </w:rPr>
        <w:t xml:space="preserve">It can be seen that </w:t>
      </w:r>
      <w:r w:rsidR="00281F55" w:rsidRPr="004F3B18">
        <w:rPr>
          <w:rFonts w:ascii="Calibri" w:hAnsi="Calibri" w:cs="Calibri"/>
          <w:noProof/>
        </w:rPr>
        <w:t xml:space="preserve">SHEL stock never achieved R2 score of 0.97 over </w:t>
      </w:r>
      <w:r w:rsidR="00CB1C0E" w:rsidRPr="004F3B18">
        <w:rPr>
          <w:rFonts w:ascii="Calibri" w:hAnsi="Calibri" w:cs="Calibri"/>
          <w:noProof/>
        </w:rPr>
        <w:t xml:space="preserve">any combination, and the correlation between BP and SHEL is 0.81 which is higher than other pair of stocks with </w:t>
      </w:r>
      <w:r w:rsidR="00BA08C4" w:rsidRPr="004F3B18">
        <w:rPr>
          <w:rFonts w:ascii="Calibri" w:hAnsi="Calibri" w:cs="Calibri"/>
          <w:noProof/>
        </w:rPr>
        <w:t xml:space="preserve">BP.  The </w:t>
      </w:r>
      <w:r w:rsidR="00E90C51" w:rsidRPr="004F3B18">
        <w:rPr>
          <w:rFonts w:ascii="Calibri" w:hAnsi="Calibri" w:cs="Calibri"/>
          <w:noProof/>
        </w:rPr>
        <w:t xml:space="preserve">XOM stock </w:t>
      </w:r>
      <w:r w:rsidR="007A4AAC" w:rsidRPr="004F3B18">
        <w:rPr>
          <w:rFonts w:ascii="Calibri" w:hAnsi="Calibri" w:cs="Calibri"/>
          <w:noProof/>
        </w:rPr>
        <w:t xml:space="preserve">MAPE is ranged between </w:t>
      </w:r>
      <w:r w:rsidR="009424F3" w:rsidRPr="004F3B18">
        <w:rPr>
          <w:rFonts w:ascii="Calibri" w:hAnsi="Calibri" w:cs="Calibri"/>
          <w:noProof/>
        </w:rPr>
        <w:t xml:space="preserve">1.45% to 5.60%, R2 score is ranged between </w:t>
      </w:r>
      <w:r w:rsidR="00603EBC" w:rsidRPr="004F3B18">
        <w:rPr>
          <w:rFonts w:ascii="Calibri" w:hAnsi="Calibri" w:cs="Calibri"/>
          <w:noProof/>
        </w:rPr>
        <w:t xml:space="preserve">0.66 to 0.97. </w:t>
      </w:r>
      <w:r w:rsidR="003B696A" w:rsidRPr="004F3B18">
        <w:rPr>
          <w:rFonts w:ascii="Calibri" w:hAnsi="Calibri" w:cs="Calibri"/>
          <w:noProof/>
        </w:rPr>
        <w:t xml:space="preserve">The CVX stock </w:t>
      </w:r>
      <w:r w:rsidR="00217DE4" w:rsidRPr="004F3B18">
        <w:rPr>
          <w:rFonts w:ascii="Calibri" w:hAnsi="Calibri" w:cs="Calibri"/>
          <w:noProof/>
        </w:rPr>
        <w:t xml:space="preserve">MAPE is ranged between 1.34% to 5.97%, R2 score is ranged between </w:t>
      </w:r>
      <w:r w:rsidR="00DB09C4" w:rsidRPr="004F3B18">
        <w:rPr>
          <w:rFonts w:ascii="Calibri" w:hAnsi="Calibri" w:cs="Calibri"/>
          <w:noProof/>
        </w:rPr>
        <w:t xml:space="preserve">-0.02 to 0.94. </w:t>
      </w:r>
      <w:r w:rsidR="00C46BFD" w:rsidRPr="004F3B18">
        <w:rPr>
          <w:rFonts w:ascii="Calibri" w:hAnsi="Calibri" w:cs="Calibri"/>
          <w:noProof/>
        </w:rPr>
        <w:t xml:space="preserve">The price variation of </w:t>
      </w:r>
      <w:r w:rsidR="00425957" w:rsidRPr="004F3B18">
        <w:rPr>
          <w:rFonts w:ascii="Calibri" w:hAnsi="Calibri" w:cs="Calibri"/>
          <w:noProof/>
        </w:rPr>
        <w:t xml:space="preserve">CVX stock test data is </w:t>
      </w:r>
      <w:r w:rsidR="00FE5E50" w:rsidRPr="004F3B18">
        <w:rPr>
          <w:rFonts w:ascii="Calibri" w:hAnsi="Calibri" w:cs="Calibri"/>
          <w:noProof/>
        </w:rPr>
        <w:t xml:space="preserve">different </w:t>
      </w:r>
      <w:r w:rsidR="00765B75" w:rsidRPr="004F3B18">
        <w:rPr>
          <w:rFonts w:ascii="Calibri" w:hAnsi="Calibri" w:cs="Calibri"/>
          <w:noProof/>
        </w:rPr>
        <w:t xml:space="preserve">when compared with other stocks. </w:t>
      </w:r>
      <w:r w:rsidR="00E85043" w:rsidRPr="004F3B18">
        <w:rPr>
          <w:rFonts w:ascii="Calibri" w:hAnsi="Calibri" w:cs="Calibri"/>
          <w:noProof/>
        </w:rPr>
        <w:t xml:space="preserve">As seen in Figure 68, the CVX stock </w:t>
      </w:r>
      <w:r w:rsidR="0004685F" w:rsidRPr="004F3B18">
        <w:rPr>
          <w:rFonts w:ascii="Calibri" w:hAnsi="Calibri" w:cs="Calibri"/>
          <w:noProof/>
        </w:rPr>
        <w:t>price faced sudden rise and falls frequently when compared with other stocks.</w:t>
      </w:r>
    </w:p>
    <w:p w14:paraId="16FFA03E" w14:textId="339C3F3B" w:rsidR="0004685F" w:rsidRPr="004F3B18" w:rsidRDefault="0004685F" w:rsidP="00017860">
      <w:pPr>
        <w:rPr>
          <w:rFonts w:ascii="Calibri" w:hAnsi="Calibri" w:cs="Calibri"/>
          <w:noProof/>
        </w:rPr>
      </w:pPr>
      <w:r w:rsidRPr="004F3B18">
        <w:rPr>
          <w:rFonts w:ascii="Calibri" w:hAnsi="Calibri" w:cs="Calibri"/>
          <w:noProof/>
        </w:rPr>
        <w:t xml:space="preserve">All the combination of models are trained only on BP stock data and </w:t>
      </w:r>
      <w:r w:rsidR="004C1230" w:rsidRPr="004F3B18">
        <w:rPr>
          <w:rFonts w:ascii="Calibri" w:hAnsi="Calibri" w:cs="Calibri"/>
          <w:noProof/>
        </w:rPr>
        <w:t xml:space="preserve">the MAPE variation is quite close to each other, but </w:t>
      </w:r>
      <w:r w:rsidR="003C16DF" w:rsidRPr="004F3B18">
        <w:rPr>
          <w:rFonts w:ascii="Calibri" w:hAnsi="Calibri" w:cs="Calibri"/>
          <w:noProof/>
        </w:rPr>
        <w:t xml:space="preserve">the R2 score for CVX model is </w:t>
      </w:r>
      <w:r w:rsidR="001717D7" w:rsidRPr="004F3B18">
        <w:rPr>
          <w:rFonts w:ascii="Calibri" w:hAnsi="Calibri" w:cs="Calibri"/>
          <w:noProof/>
        </w:rPr>
        <w:t xml:space="preserve">less </w:t>
      </w:r>
      <w:r w:rsidR="00696347" w:rsidRPr="004F3B18">
        <w:rPr>
          <w:rFonts w:ascii="Calibri" w:hAnsi="Calibri" w:cs="Calibri"/>
          <w:noProof/>
        </w:rPr>
        <w:t xml:space="preserve">when compared with other models. </w:t>
      </w:r>
      <w:r w:rsidR="003472B9" w:rsidRPr="004F3B18">
        <w:rPr>
          <w:rFonts w:ascii="Calibri" w:hAnsi="Calibri" w:cs="Calibri"/>
          <w:noProof/>
        </w:rPr>
        <w:t xml:space="preserve">The correlation coefficient of test data used for predictions </w:t>
      </w:r>
      <w:r w:rsidR="00017860" w:rsidRPr="004F3B18">
        <w:rPr>
          <w:rFonts w:ascii="Calibri" w:hAnsi="Calibri" w:cs="Calibri"/>
          <w:noProof/>
        </w:rPr>
        <w:t>of different stocks is visualized below in Figure 69.</w:t>
      </w:r>
      <w:r w:rsidR="009F44BD" w:rsidRPr="004F3B18">
        <w:rPr>
          <w:rFonts w:ascii="Calibri" w:hAnsi="Calibri" w:cs="Calibri"/>
          <w:noProof/>
        </w:rPr>
        <w:t xml:space="preserve"> We can see strong relation between BP and </w:t>
      </w:r>
      <w:r w:rsidR="00E16771" w:rsidRPr="004F3B18">
        <w:rPr>
          <w:rFonts w:ascii="Calibri" w:hAnsi="Calibri" w:cs="Calibri"/>
          <w:noProof/>
        </w:rPr>
        <w:t xml:space="preserve">XOM stock which can be the reason for good R2 scores for XOM stock and </w:t>
      </w:r>
      <w:r w:rsidR="00A64D0E" w:rsidRPr="004F3B18">
        <w:rPr>
          <w:rFonts w:ascii="Calibri" w:hAnsi="Calibri" w:cs="Calibri"/>
          <w:noProof/>
        </w:rPr>
        <w:t xml:space="preserve">correlation between BP and CVX is 0.35 and it explains why the R2 </w:t>
      </w:r>
      <w:r w:rsidR="00D37DD5" w:rsidRPr="004F3B18">
        <w:rPr>
          <w:rFonts w:ascii="Calibri" w:hAnsi="Calibri" w:cs="Calibri"/>
          <w:noProof/>
        </w:rPr>
        <w:t>scores are less for CVX stock predictions.</w:t>
      </w:r>
    </w:p>
    <w:p w14:paraId="0A59D4BD" w14:textId="77777777" w:rsidR="00017860" w:rsidRPr="004F3B18" w:rsidRDefault="00696347" w:rsidP="00017860">
      <w:pPr>
        <w:keepNext/>
        <w:spacing w:after="240"/>
        <w:jc w:val="center"/>
        <w:rPr>
          <w:rFonts w:ascii="Calibri" w:hAnsi="Calibri" w:cs="Calibri"/>
        </w:rPr>
      </w:pPr>
      <w:r w:rsidRPr="004F3B18">
        <w:rPr>
          <w:rFonts w:ascii="Calibri" w:hAnsi="Calibri" w:cs="Calibri"/>
          <w:noProof/>
        </w:rPr>
        <w:drawing>
          <wp:inline distT="0" distB="0" distL="0" distR="0" wp14:anchorId="3CB35F55" wp14:editId="6CADF197">
            <wp:extent cx="2956560" cy="2410254"/>
            <wp:effectExtent l="0" t="0" r="0" b="9525"/>
            <wp:docPr id="677085564" name="Picture 2"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85564" name="Picture 2" descr="A chart with different colored squares&#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68475" cy="2419968"/>
                    </a:xfrm>
                    <a:prstGeom prst="rect">
                      <a:avLst/>
                    </a:prstGeom>
                    <a:noFill/>
                    <a:ln>
                      <a:noFill/>
                    </a:ln>
                  </pic:spPr>
                </pic:pic>
              </a:graphicData>
            </a:graphic>
          </wp:inline>
        </w:drawing>
      </w:r>
    </w:p>
    <w:p w14:paraId="0E70E5B4" w14:textId="742DD146" w:rsidR="00696347" w:rsidRPr="004F3B18" w:rsidRDefault="00017860" w:rsidP="00017860">
      <w:pPr>
        <w:pStyle w:val="Caption"/>
        <w:jc w:val="center"/>
        <w:rPr>
          <w:rFonts w:ascii="Calibri" w:hAnsi="Calibri" w:cs="Calibri"/>
          <w:lang w:val="en-IN"/>
        </w:rPr>
      </w:pPr>
      <w:bookmarkStart w:id="90" w:name="_Toc165500122"/>
      <w:r w:rsidRPr="004F3B18">
        <w:rPr>
          <w:rFonts w:ascii="Calibri" w:hAnsi="Calibri" w:cs="Calibri"/>
        </w:rPr>
        <w:t xml:space="preserve">Figure </w:t>
      </w:r>
      <w:r w:rsidRPr="004F3B18">
        <w:rPr>
          <w:rFonts w:ascii="Calibri" w:hAnsi="Calibri" w:cs="Calibri"/>
        </w:rPr>
        <w:fldChar w:fldCharType="begin"/>
      </w:r>
      <w:r w:rsidRPr="004F3B18">
        <w:rPr>
          <w:rFonts w:ascii="Calibri" w:hAnsi="Calibri" w:cs="Calibri"/>
        </w:rPr>
        <w:instrText xml:space="preserve"> SEQ Figure \* ARABIC </w:instrText>
      </w:r>
      <w:r w:rsidRPr="004F3B18">
        <w:rPr>
          <w:rFonts w:ascii="Calibri" w:hAnsi="Calibri" w:cs="Calibri"/>
        </w:rPr>
        <w:fldChar w:fldCharType="separate"/>
      </w:r>
      <w:r w:rsidRPr="004F3B18">
        <w:rPr>
          <w:rFonts w:ascii="Calibri" w:hAnsi="Calibri" w:cs="Calibri"/>
          <w:noProof/>
        </w:rPr>
        <w:t>69</w:t>
      </w:r>
      <w:r w:rsidRPr="004F3B18">
        <w:rPr>
          <w:rFonts w:ascii="Calibri" w:hAnsi="Calibri" w:cs="Calibri"/>
        </w:rPr>
        <w:fldChar w:fldCharType="end"/>
      </w:r>
      <w:r w:rsidRPr="004F3B18">
        <w:rPr>
          <w:rFonts w:ascii="Calibri" w:hAnsi="Calibri" w:cs="Calibri"/>
        </w:rPr>
        <w:t>: Correlation Coefficient of Test Stock Price Data</w:t>
      </w:r>
      <w:bookmarkEnd w:id="90"/>
    </w:p>
    <w:p w14:paraId="7D05EB94" w14:textId="05ABCBFA" w:rsidR="002113DB" w:rsidRPr="004F3B18" w:rsidRDefault="00553CCC" w:rsidP="002113DB">
      <w:pPr>
        <w:rPr>
          <w:rFonts w:ascii="Calibri" w:hAnsi="Calibri" w:cs="Calibri"/>
        </w:rPr>
      </w:pPr>
      <w:r w:rsidRPr="004F3B18">
        <w:rPr>
          <w:rFonts w:ascii="Calibri" w:hAnsi="Calibri" w:cs="Calibri"/>
        </w:rPr>
        <w:lastRenderedPageBreak/>
        <w:t>MAPE</w:t>
      </w:r>
      <w:r w:rsidR="00D9603F" w:rsidRPr="004F3B18">
        <w:rPr>
          <w:rFonts w:ascii="Calibri" w:hAnsi="Calibri" w:cs="Calibri"/>
        </w:rPr>
        <w:t xml:space="preserve"> </w:t>
      </w:r>
      <w:r w:rsidR="007456F0" w:rsidRPr="004F3B18">
        <w:rPr>
          <w:rFonts w:ascii="Calibri" w:hAnsi="Calibri" w:cs="Calibri"/>
        </w:rPr>
        <w:t xml:space="preserve">variations with </w:t>
      </w:r>
      <w:r w:rsidR="000D2321" w:rsidRPr="004F3B18">
        <w:rPr>
          <w:rFonts w:ascii="Calibri" w:hAnsi="Calibri" w:cs="Calibri"/>
        </w:rPr>
        <w:t>lookbacks</w:t>
      </w:r>
      <w:r w:rsidR="00F55415" w:rsidRPr="004F3B18">
        <w:rPr>
          <w:rFonts w:ascii="Calibri" w:hAnsi="Calibri" w:cs="Calibri"/>
        </w:rPr>
        <w:t xml:space="preserve"> for different models is tabulated below</w:t>
      </w:r>
      <w:r w:rsidRPr="004F3B18">
        <w:rPr>
          <w:rFonts w:ascii="Calibri" w:hAnsi="Calibri" w:cs="Calibri"/>
        </w:rPr>
        <w:t xml:space="preserve"> </w:t>
      </w:r>
      <w:r w:rsidR="004B2D30" w:rsidRPr="004F3B18">
        <w:rPr>
          <w:rFonts w:ascii="Calibri" w:hAnsi="Calibri" w:cs="Calibri"/>
        </w:rPr>
        <w:t>in Table 1.</w:t>
      </w:r>
    </w:p>
    <w:p w14:paraId="31449CB4" w14:textId="38FA720C" w:rsidR="003B07E3" w:rsidRPr="004F3B18" w:rsidRDefault="003B07E3" w:rsidP="003B07E3">
      <w:pPr>
        <w:pStyle w:val="Caption"/>
        <w:keepNext/>
        <w:rPr>
          <w:rFonts w:ascii="Calibri" w:hAnsi="Calibri" w:cs="Calibri"/>
        </w:rPr>
      </w:pPr>
      <w:bookmarkStart w:id="91" w:name="_Toc165500123"/>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1</w:t>
      </w:r>
      <w:r w:rsidRPr="004F3B18">
        <w:rPr>
          <w:rFonts w:ascii="Calibri" w:hAnsi="Calibri" w:cs="Calibri"/>
        </w:rPr>
        <w:fldChar w:fldCharType="end"/>
      </w:r>
      <w:r w:rsidRPr="004F3B18">
        <w:rPr>
          <w:rFonts w:ascii="Calibri" w:hAnsi="Calibri" w:cs="Calibri"/>
        </w:rPr>
        <w:t>: MAPE variations over different Lookback periods with different Models</w:t>
      </w:r>
      <w:r w:rsidR="00F4454C" w:rsidRPr="004F3B18">
        <w:rPr>
          <w:rFonts w:ascii="Calibri" w:hAnsi="Calibri" w:cs="Calibri"/>
        </w:rPr>
        <w:t xml:space="preserve"> for Test Data</w:t>
      </w:r>
      <w:bookmarkEnd w:id="91"/>
    </w:p>
    <w:tbl>
      <w:tblPr>
        <w:tblStyle w:val="TableGrid"/>
        <w:tblW w:w="0" w:type="auto"/>
        <w:tblLook w:val="04A0" w:firstRow="1" w:lastRow="0" w:firstColumn="1" w:lastColumn="0" w:noHBand="0" w:noVBand="1"/>
      </w:tblPr>
      <w:tblGrid>
        <w:gridCol w:w="1271"/>
        <w:gridCol w:w="721"/>
        <w:gridCol w:w="1003"/>
        <w:gridCol w:w="963"/>
        <w:gridCol w:w="843"/>
        <w:gridCol w:w="843"/>
        <w:gridCol w:w="843"/>
        <w:gridCol w:w="843"/>
        <w:gridCol w:w="843"/>
        <w:gridCol w:w="843"/>
      </w:tblGrid>
      <w:tr w:rsidR="00AB7D04" w:rsidRPr="004F3B18" w14:paraId="3C39A120" w14:textId="75EA2696" w:rsidTr="00596024">
        <w:tc>
          <w:tcPr>
            <w:tcW w:w="1271" w:type="dxa"/>
          </w:tcPr>
          <w:p w14:paraId="7D594162" w14:textId="77777777" w:rsidR="00AB7D04" w:rsidRPr="004F3B18" w:rsidRDefault="00AB7D04" w:rsidP="00AB7D04">
            <w:pPr>
              <w:jc w:val="center"/>
              <w:rPr>
                <w:rFonts w:ascii="Calibri" w:hAnsi="Calibri" w:cs="Calibri"/>
                <w:sz w:val="24"/>
                <w:szCs w:val="24"/>
              </w:rPr>
            </w:pPr>
          </w:p>
        </w:tc>
        <w:tc>
          <w:tcPr>
            <w:tcW w:w="2687" w:type="dxa"/>
            <w:gridSpan w:val="3"/>
          </w:tcPr>
          <w:p w14:paraId="7A88ACD8" w14:textId="7FAD005E" w:rsidR="00AB7D04" w:rsidRPr="004F3B18" w:rsidRDefault="00AB7D04" w:rsidP="00AB7D04">
            <w:pPr>
              <w:jc w:val="center"/>
              <w:rPr>
                <w:rFonts w:ascii="Calibri" w:hAnsi="Calibri" w:cs="Calibri"/>
                <w:sz w:val="24"/>
                <w:szCs w:val="24"/>
              </w:rPr>
            </w:pPr>
            <w:r w:rsidRPr="004F3B18">
              <w:rPr>
                <w:rFonts w:ascii="Calibri" w:hAnsi="Calibri" w:cs="Calibri"/>
                <w:sz w:val="24"/>
                <w:szCs w:val="24"/>
              </w:rPr>
              <w:t>Lookback = 10</w:t>
            </w:r>
            <w:r w:rsidR="002C760C" w:rsidRPr="004F3B18">
              <w:rPr>
                <w:rFonts w:ascii="Calibri" w:hAnsi="Calibri" w:cs="Calibri"/>
                <w:sz w:val="24"/>
                <w:szCs w:val="24"/>
              </w:rPr>
              <w:t>,</w:t>
            </w:r>
            <w:r w:rsidRPr="004F3B18">
              <w:rPr>
                <w:rFonts w:ascii="Calibri" w:hAnsi="Calibri" w:cs="Calibri"/>
                <w:sz w:val="24"/>
                <w:szCs w:val="24"/>
              </w:rPr>
              <w:t xml:space="preserve"> MAPE</w:t>
            </w:r>
          </w:p>
        </w:tc>
        <w:tc>
          <w:tcPr>
            <w:tcW w:w="2529" w:type="dxa"/>
            <w:gridSpan w:val="3"/>
          </w:tcPr>
          <w:p w14:paraId="46A9A32F" w14:textId="2AF40A10" w:rsidR="00AB7D04" w:rsidRPr="004F3B18" w:rsidRDefault="00AB7D04" w:rsidP="00AB7D04">
            <w:pPr>
              <w:jc w:val="center"/>
              <w:rPr>
                <w:rFonts w:ascii="Calibri" w:hAnsi="Calibri" w:cs="Calibri"/>
                <w:sz w:val="24"/>
                <w:szCs w:val="24"/>
              </w:rPr>
            </w:pPr>
            <w:r w:rsidRPr="004F3B18">
              <w:rPr>
                <w:rFonts w:ascii="Calibri" w:hAnsi="Calibri" w:cs="Calibri"/>
                <w:sz w:val="24"/>
                <w:szCs w:val="24"/>
              </w:rPr>
              <w:t>Lookback = 25</w:t>
            </w:r>
            <w:r w:rsidR="002C760C" w:rsidRPr="004F3B18">
              <w:rPr>
                <w:rFonts w:ascii="Calibri" w:hAnsi="Calibri" w:cs="Calibri"/>
                <w:sz w:val="24"/>
                <w:szCs w:val="24"/>
              </w:rPr>
              <w:t>,</w:t>
            </w:r>
            <w:r w:rsidRPr="004F3B18">
              <w:rPr>
                <w:rFonts w:ascii="Calibri" w:hAnsi="Calibri" w:cs="Calibri"/>
                <w:sz w:val="24"/>
                <w:szCs w:val="24"/>
              </w:rPr>
              <w:t xml:space="preserve"> MAPE</w:t>
            </w:r>
          </w:p>
        </w:tc>
        <w:tc>
          <w:tcPr>
            <w:tcW w:w="2529" w:type="dxa"/>
            <w:gridSpan w:val="3"/>
          </w:tcPr>
          <w:p w14:paraId="32D73D3B" w14:textId="6F32E1A6" w:rsidR="00AB7D04" w:rsidRPr="004F3B18" w:rsidRDefault="00AB7D04" w:rsidP="00AB7D04">
            <w:pPr>
              <w:jc w:val="center"/>
              <w:rPr>
                <w:rFonts w:ascii="Calibri" w:hAnsi="Calibri" w:cs="Calibri"/>
              </w:rPr>
            </w:pPr>
            <w:r w:rsidRPr="004F3B18">
              <w:rPr>
                <w:rFonts w:ascii="Calibri" w:hAnsi="Calibri" w:cs="Calibri"/>
                <w:sz w:val="24"/>
                <w:szCs w:val="24"/>
              </w:rPr>
              <w:t xml:space="preserve">Lookback = </w:t>
            </w:r>
            <w:r w:rsidR="00596024" w:rsidRPr="004F3B18">
              <w:rPr>
                <w:rFonts w:ascii="Calibri" w:hAnsi="Calibri" w:cs="Calibri"/>
                <w:sz w:val="24"/>
                <w:szCs w:val="24"/>
              </w:rPr>
              <w:t>50</w:t>
            </w:r>
            <w:r w:rsidR="002C760C" w:rsidRPr="004F3B18">
              <w:rPr>
                <w:rFonts w:ascii="Calibri" w:hAnsi="Calibri" w:cs="Calibri"/>
                <w:sz w:val="24"/>
                <w:szCs w:val="24"/>
              </w:rPr>
              <w:t>,</w:t>
            </w:r>
            <w:r w:rsidRPr="004F3B18">
              <w:rPr>
                <w:rFonts w:ascii="Calibri" w:hAnsi="Calibri" w:cs="Calibri"/>
                <w:sz w:val="24"/>
                <w:szCs w:val="24"/>
              </w:rPr>
              <w:t xml:space="preserve"> MAPE</w:t>
            </w:r>
          </w:p>
        </w:tc>
      </w:tr>
      <w:tr w:rsidR="00AB7D04" w:rsidRPr="004F3B18" w14:paraId="76126507" w14:textId="2BD39BD6" w:rsidTr="00596024">
        <w:tc>
          <w:tcPr>
            <w:tcW w:w="1271" w:type="dxa"/>
          </w:tcPr>
          <w:p w14:paraId="1F7FE405" w14:textId="77777777" w:rsidR="00AB7D04" w:rsidRPr="004F3B18" w:rsidRDefault="00AB7D04" w:rsidP="00AB7D04">
            <w:pPr>
              <w:jc w:val="center"/>
              <w:rPr>
                <w:rFonts w:ascii="Calibri" w:hAnsi="Calibri" w:cs="Calibri"/>
              </w:rPr>
            </w:pPr>
          </w:p>
        </w:tc>
        <w:tc>
          <w:tcPr>
            <w:tcW w:w="721" w:type="dxa"/>
          </w:tcPr>
          <w:p w14:paraId="085B5C47" w14:textId="1C85B1D8" w:rsidR="00AB7D04" w:rsidRPr="004F3B18" w:rsidRDefault="00AB7D04" w:rsidP="00AB7D04">
            <w:pPr>
              <w:jc w:val="center"/>
              <w:rPr>
                <w:rFonts w:ascii="Calibri" w:hAnsi="Calibri" w:cs="Calibri"/>
              </w:rPr>
            </w:pPr>
            <w:r w:rsidRPr="004F3B18">
              <w:rPr>
                <w:rFonts w:ascii="Calibri" w:hAnsi="Calibri" w:cs="Calibri"/>
              </w:rPr>
              <w:t>Min</w:t>
            </w:r>
          </w:p>
        </w:tc>
        <w:tc>
          <w:tcPr>
            <w:tcW w:w="1003" w:type="dxa"/>
          </w:tcPr>
          <w:p w14:paraId="33EFB5B5" w14:textId="2FAA95BB" w:rsidR="00AB7D04" w:rsidRPr="004F3B18" w:rsidRDefault="00AB7D04" w:rsidP="00AB7D04">
            <w:pPr>
              <w:jc w:val="center"/>
              <w:rPr>
                <w:rFonts w:ascii="Calibri" w:hAnsi="Calibri" w:cs="Calibri"/>
              </w:rPr>
            </w:pPr>
            <w:r w:rsidRPr="004F3B18">
              <w:rPr>
                <w:rFonts w:ascii="Calibri" w:hAnsi="Calibri" w:cs="Calibri"/>
              </w:rPr>
              <w:t>Mean</w:t>
            </w:r>
          </w:p>
        </w:tc>
        <w:tc>
          <w:tcPr>
            <w:tcW w:w="963" w:type="dxa"/>
          </w:tcPr>
          <w:p w14:paraId="0E1AB726" w14:textId="705FD3ED" w:rsidR="00AB7D04" w:rsidRPr="004F3B18" w:rsidRDefault="00AB7D04" w:rsidP="00AB7D04">
            <w:pPr>
              <w:jc w:val="center"/>
              <w:rPr>
                <w:rFonts w:ascii="Calibri" w:hAnsi="Calibri" w:cs="Calibri"/>
              </w:rPr>
            </w:pPr>
            <w:r w:rsidRPr="004F3B18">
              <w:rPr>
                <w:rFonts w:ascii="Calibri" w:hAnsi="Calibri" w:cs="Calibri"/>
              </w:rPr>
              <w:t>Max</w:t>
            </w:r>
          </w:p>
        </w:tc>
        <w:tc>
          <w:tcPr>
            <w:tcW w:w="843" w:type="dxa"/>
          </w:tcPr>
          <w:p w14:paraId="31F0F0D7" w14:textId="120B8709" w:rsidR="00AB7D04" w:rsidRPr="004F3B18" w:rsidRDefault="00596024" w:rsidP="00AB7D04">
            <w:pPr>
              <w:jc w:val="center"/>
              <w:rPr>
                <w:rFonts w:ascii="Calibri" w:hAnsi="Calibri" w:cs="Calibri"/>
              </w:rPr>
            </w:pPr>
            <w:r w:rsidRPr="004F3B18">
              <w:rPr>
                <w:rFonts w:ascii="Calibri" w:hAnsi="Calibri" w:cs="Calibri"/>
              </w:rPr>
              <w:t>Min</w:t>
            </w:r>
          </w:p>
        </w:tc>
        <w:tc>
          <w:tcPr>
            <w:tcW w:w="843" w:type="dxa"/>
          </w:tcPr>
          <w:p w14:paraId="03543F40" w14:textId="0A9943EB" w:rsidR="00AB7D04" w:rsidRPr="004F3B18" w:rsidRDefault="00596024" w:rsidP="00AB7D04">
            <w:pPr>
              <w:jc w:val="center"/>
              <w:rPr>
                <w:rFonts w:ascii="Calibri" w:hAnsi="Calibri" w:cs="Calibri"/>
              </w:rPr>
            </w:pPr>
            <w:r w:rsidRPr="004F3B18">
              <w:rPr>
                <w:rFonts w:ascii="Calibri" w:hAnsi="Calibri" w:cs="Calibri"/>
              </w:rPr>
              <w:t>Mean</w:t>
            </w:r>
          </w:p>
        </w:tc>
        <w:tc>
          <w:tcPr>
            <w:tcW w:w="843" w:type="dxa"/>
          </w:tcPr>
          <w:p w14:paraId="520B373E" w14:textId="23A46ADA" w:rsidR="00AB7D04" w:rsidRPr="004F3B18" w:rsidRDefault="00596024" w:rsidP="00AB7D04">
            <w:pPr>
              <w:jc w:val="center"/>
              <w:rPr>
                <w:rFonts w:ascii="Calibri" w:hAnsi="Calibri" w:cs="Calibri"/>
              </w:rPr>
            </w:pPr>
            <w:r w:rsidRPr="004F3B18">
              <w:rPr>
                <w:rFonts w:ascii="Calibri" w:hAnsi="Calibri" w:cs="Calibri"/>
              </w:rPr>
              <w:t>Max</w:t>
            </w:r>
          </w:p>
        </w:tc>
        <w:tc>
          <w:tcPr>
            <w:tcW w:w="843" w:type="dxa"/>
          </w:tcPr>
          <w:p w14:paraId="135319D3" w14:textId="4BEAB008" w:rsidR="00AB7D04" w:rsidRPr="004F3B18" w:rsidRDefault="00596024" w:rsidP="00AB7D04">
            <w:pPr>
              <w:jc w:val="center"/>
              <w:rPr>
                <w:rFonts w:ascii="Calibri" w:hAnsi="Calibri" w:cs="Calibri"/>
              </w:rPr>
            </w:pPr>
            <w:r w:rsidRPr="004F3B18">
              <w:rPr>
                <w:rFonts w:ascii="Calibri" w:hAnsi="Calibri" w:cs="Calibri"/>
              </w:rPr>
              <w:t>Min</w:t>
            </w:r>
          </w:p>
        </w:tc>
        <w:tc>
          <w:tcPr>
            <w:tcW w:w="843" w:type="dxa"/>
          </w:tcPr>
          <w:p w14:paraId="4A838433" w14:textId="21A4F3C3" w:rsidR="00AB7D04" w:rsidRPr="004F3B18" w:rsidRDefault="00596024" w:rsidP="00AB7D04">
            <w:pPr>
              <w:jc w:val="center"/>
              <w:rPr>
                <w:rFonts w:ascii="Calibri" w:hAnsi="Calibri" w:cs="Calibri"/>
              </w:rPr>
            </w:pPr>
            <w:r w:rsidRPr="004F3B18">
              <w:rPr>
                <w:rFonts w:ascii="Calibri" w:hAnsi="Calibri" w:cs="Calibri"/>
              </w:rPr>
              <w:t>Mean</w:t>
            </w:r>
          </w:p>
        </w:tc>
        <w:tc>
          <w:tcPr>
            <w:tcW w:w="843" w:type="dxa"/>
          </w:tcPr>
          <w:p w14:paraId="700E2EF7" w14:textId="4D6C67EA" w:rsidR="00AB7D04" w:rsidRPr="004F3B18" w:rsidRDefault="00596024" w:rsidP="00AB7D04">
            <w:pPr>
              <w:jc w:val="center"/>
              <w:rPr>
                <w:rFonts w:ascii="Calibri" w:hAnsi="Calibri" w:cs="Calibri"/>
              </w:rPr>
            </w:pPr>
            <w:r w:rsidRPr="004F3B18">
              <w:rPr>
                <w:rFonts w:ascii="Calibri" w:hAnsi="Calibri" w:cs="Calibri"/>
              </w:rPr>
              <w:t>Max</w:t>
            </w:r>
          </w:p>
        </w:tc>
      </w:tr>
      <w:tr w:rsidR="00AB7D04" w:rsidRPr="004F3B18" w14:paraId="5EDD0810" w14:textId="1EA58409" w:rsidTr="00596024">
        <w:tc>
          <w:tcPr>
            <w:tcW w:w="1271" w:type="dxa"/>
          </w:tcPr>
          <w:p w14:paraId="09E72BC2" w14:textId="4E060B9D" w:rsidR="00AB7D04" w:rsidRPr="004F3B18" w:rsidRDefault="00AB7D04" w:rsidP="00AB7D04">
            <w:pPr>
              <w:jc w:val="center"/>
              <w:rPr>
                <w:rFonts w:ascii="Calibri" w:hAnsi="Calibri" w:cs="Calibri"/>
                <w:sz w:val="24"/>
                <w:szCs w:val="24"/>
              </w:rPr>
            </w:pPr>
            <w:r w:rsidRPr="004F3B18">
              <w:rPr>
                <w:rFonts w:ascii="Calibri" w:hAnsi="Calibri" w:cs="Calibri"/>
                <w:sz w:val="24"/>
                <w:szCs w:val="24"/>
              </w:rPr>
              <w:t>Model – 1</w:t>
            </w:r>
          </w:p>
        </w:tc>
        <w:tc>
          <w:tcPr>
            <w:tcW w:w="721" w:type="dxa"/>
          </w:tcPr>
          <w:p w14:paraId="048670DF" w14:textId="6C1625CF" w:rsidR="00AB7D04" w:rsidRPr="004F3B18" w:rsidRDefault="00553CCC" w:rsidP="00AB7D04">
            <w:pPr>
              <w:jc w:val="center"/>
              <w:rPr>
                <w:rFonts w:ascii="Calibri" w:hAnsi="Calibri" w:cs="Calibri"/>
                <w:sz w:val="24"/>
                <w:szCs w:val="24"/>
              </w:rPr>
            </w:pPr>
            <w:r w:rsidRPr="004F3B18">
              <w:rPr>
                <w:rFonts w:ascii="Calibri" w:hAnsi="Calibri" w:cs="Calibri"/>
                <w:sz w:val="24"/>
                <w:szCs w:val="24"/>
              </w:rPr>
              <w:t>1.35</w:t>
            </w:r>
          </w:p>
        </w:tc>
        <w:tc>
          <w:tcPr>
            <w:tcW w:w="1003" w:type="dxa"/>
          </w:tcPr>
          <w:p w14:paraId="34A4C1C0" w14:textId="1B42E493" w:rsidR="00AB7D04" w:rsidRPr="004F3B18" w:rsidRDefault="006A3744" w:rsidP="00AB7D04">
            <w:pPr>
              <w:jc w:val="center"/>
              <w:rPr>
                <w:rFonts w:ascii="Calibri" w:hAnsi="Calibri" w:cs="Calibri"/>
                <w:sz w:val="24"/>
                <w:szCs w:val="24"/>
              </w:rPr>
            </w:pPr>
            <w:r w:rsidRPr="004F3B18">
              <w:rPr>
                <w:rFonts w:ascii="Calibri" w:hAnsi="Calibri" w:cs="Calibri"/>
                <w:sz w:val="24"/>
                <w:szCs w:val="24"/>
              </w:rPr>
              <w:t>1.9</w:t>
            </w:r>
            <w:r w:rsidR="00E73064" w:rsidRPr="004F3B18">
              <w:rPr>
                <w:rFonts w:ascii="Calibri" w:hAnsi="Calibri" w:cs="Calibri"/>
                <w:sz w:val="24"/>
                <w:szCs w:val="24"/>
              </w:rPr>
              <w:t>0</w:t>
            </w:r>
          </w:p>
        </w:tc>
        <w:tc>
          <w:tcPr>
            <w:tcW w:w="963" w:type="dxa"/>
          </w:tcPr>
          <w:p w14:paraId="2FA9B912" w14:textId="4E47FA67" w:rsidR="00AB7D04" w:rsidRPr="004F3B18" w:rsidRDefault="00205456" w:rsidP="00EB777E">
            <w:pPr>
              <w:jc w:val="center"/>
              <w:rPr>
                <w:rFonts w:ascii="Calibri" w:hAnsi="Calibri" w:cs="Calibri"/>
                <w:sz w:val="24"/>
                <w:szCs w:val="24"/>
              </w:rPr>
            </w:pPr>
            <w:r w:rsidRPr="004F3B18">
              <w:rPr>
                <w:rFonts w:ascii="Calibri" w:hAnsi="Calibri" w:cs="Calibri"/>
                <w:sz w:val="24"/>
                <w:szCs w:val="24"/>
              </w:rPr>
              <w:t>4.2</w:t>
            </w:r>
            <w:r w:rsidR="00EB777E" w:rsidRPr="004F3B18">
              <w:rPr>
                <w:rFonts w:ascii="Calibri" w:hAnsi="Calibri" w:cs="Calibri"/>
                <w:sz w:val="24"/>
                <w:szCs w:val="24"/>
              </w:rPr>
              <w:t>0</w:t>
            </w:r>
          </w:p>
        </w:tc>
        <w:tc>
          <w:tcPr>
            <w:tcW w:w="843" w:type="dxa"/>
          </w:tcPr>
          <w:p w14:paraId="1D2DA49C" w14:textId="7EE2B37F" w:rsidR="00AB7D04" w:rsidRPr="004F3B18" w:rsidRDefault="00AE77D3" w:rsidP="00AB7D04">
            <w:pPr>
              <w:jc w:val="center"/>
              <w:rPr>
                <w:rFonts w:ascii="Calibri" w:hAnsi="Calibri" w:cs="Calibri"/>
                <w:sz w:val="24"/>
                <w:szCs w:val="24"/>
              </w:rPr>
            </w:pPr>
            <w:r w:rsidRPr="004F3B18">
              <w:rPr>
                <w:rFonts w:ascii="Calibri" w:hAnsi="Calibri" w:cs="Calibri"/>
                <w:sz w:val="24"/>
                <w:szCs w:val="24"/>
              </w:rPr>
              <w:t>1.37</w:t>
            </w:r>
          </w:p>
        </w:tc>
        <w:tc>
          <w:tcPr>
            <w:tcW w:w="843" w:type="dxa"/>
          </w:tcPr>
          <w:p w14:paraId="7B10A991" w14:textId="47106579" w:rsidR="00AB7D04" w:rsidRPr="004F3B18" w:rsidRDefault="00E73064" w:rsidP="00AB7D04">
            <w:pPr>
              <w:jc w:val="center"/>
              <w:rPr>
                <w:rFonts w:ascii="Calibri" w:hAnsi="Calibri" w:cs="Calibri"/>
                <w:sz w:val="24"/>
                <w:szCs w:val="24"/>
              </w:rPr>
            </w:pPr>
            <w:r w:rsidRPr="004F3B18">
              <w:rPr>
                <w:rFonts w:ascii="Calibri" w:hAnsi="Calibri" w:cs="Calibri"/>
                <w:sz w:val="24"/>
                <w:szCs w:val="24"/>
              </w:rPr>
              <w:t>1.99</w:t>
            </w:r>
          </w:p>
        </w:tc>
        <w:tc>
          <w:tcPr>
            <w:tcW w:w="843" w:type="dxa"/>
          </w:tcPr>
          <w:p w14:paraId="49462905" w14:textId="5E9EAEDB" w:rsidR="00AB7D04" w:rsidRPr="004F3B18" w:rsidRDefault="005B4364" w:rsidP="00AB7D04">
            <w:pPr>
              <w:jc w:val="center"/>
              <w:rPr>
                <w:rFonts w:ascii="Calibri" w:hAnsi="Calibri" w:cs="Calibri"/>
                <w:sz w:val="24"/>
                <w:szCs w:val="24"/>
              </w:rPr>
            </w:pPr>
            <w:r w:rsidRPr="004F3B18">
              <w:rPr>
                <w:rFonts w:ascii="Calibri" w:hAnsi="Calibri" w:cs="Calibri"/>
                <w:sz w:val="24"/>
                <w:szCs w:val="24"/>
              </w:rPr>
              <w:t>5.04</w:t>
            </w:r>
          </w:p>
        </w:tc>
        <w:tc>
          <w:tcPr>
            <w:tcW w:w="843" w:type="dxa"/>
          </w:tcPr>
          <w:p w14:paraId="23A07CB6" w14:textId="7E84E6F5" w:rsidR="00AB7D04" w:rsidRPr="004F3B18" w:rsidRDefault="00063CF4" w:rsidP="00AB7D04">
            <w:pPr>
              <w:jc w:val="center"/>
              <w:rPr>
                <w:rFonts w:ascii="Calibri" w:hAnsi="Calibri" w:cs="Calibri"/>
                <w:sz w:val="24"/>
                <w:szCs w:val="24"/>
              </w:rPr>
            </w:pPr>
            <w:r w:rsidRPr="004F3B18">
              <w:rPr>
                <w:rFonts w:ascii="Calibri" w:hAnsi="Calibri" w:cs="Calibri"/>
                <w:sz w:val="24"/>
                <w:szCs w:val="24"/>
              </w:rPr>
              <w:t>1.37</w:t>
            </w:r>
          </w:p>
        </w:tc>
        <w:tc>
          <w:tcPr>
            <w:tcW w:w="843" w:type="dxa"/>
          </w:tcPr>
          <w:p w14:paraId="1B4CCD8F" w14:textId="2D3D7F4D" w:rsidR="00AB7D04" w:rsidRPr="004F3B18" w:rsidRDefault="00E22C5B" w:rsidP="00AB7D04">
            <w:pPr>
              <w:jc w:val="center"/>
              <w:rPr>
                <w:rFonts w:ascii="Calibri" w:hAnsi="Calibri" w:cs="Calibri"/>
              </w:rPr>
            </w:pPr>
            <w:r w:rsidRPr="004F3B18">
              <w:rPr>
                <w:rFonts w:ascii="Calibri" w:hAnsi="Calibri" w:cs="Calibri"/>
              </w:rPr>
              <w:t>1.90</w:t>
            </w:r>
          </w:p>
        </w:tc>
        <w:tc>
          <w:tcPr>
            <w:tcW w:w="843" w:type="dxa"/>
          </w:tcPr>
          <w:p w14:paraId="4EC71FD7" w14:textId="6EFDACD8" w:rsidR="00AB7D04" w:rsidRPr="004F3B18" w:rsidRDefault="005B4364" w:rsidP="00AB7D04">
            <w:pPr>
              <w:jc w:val="center"/>
              <w:rPr>
                <w:rFonts w:ascii="Calibri" w:hAnsi="Calibri" w:cs="Calibri"/>
              </w:rPr>
            </w:pPr>
            <w:r w:rsidRPr="004F3B18">
              <w:rPr>
                <w:rFonts w:ascii="Calibri" w:hAnsi="Calibri" w:cs="Calibri"/>
              </w:rPr>
              <w:t>4.33</w:t>
            </w:r>
          </w:p>
        </w:tc>
      </w:tr>
      <w:tr w:rsidR="00AB7D04" w:rsidRPr="004F3B18" w14:paraId="2239AB96" w14:textId="42C87B7B" w:rsidTr="00596024">
        <w:tc>
          <w:tcPr>
            <w:tcW w:w="1271" w:type="dxa"/>
          </w:tcPr>
          <w:p w14:paraId="608B459F" w14:textId="3DF09C99" w:rsidR="00AB7D04" w:rsidRPr="004F3B18" w:rsidRDefault="00AB7D04" w:rsidP="00AB7D04">
            <w:pPr>
              <w:jc w:val="center"/>
              <w:rPr>
                <w:rFonts w:ascii="Calibri" w:hAnsi="Calibri" w:cs="Calibri"/>
                <w:sz w:val="24"/>
                <w:szCs w:val="24"/>
              </w:rPr>
            </w:pPr>
            <w:r w:rsidRPr="004F3B18">
              <w:rPr>
                <w:rFonts w:ascii="Calibri" w:hAnsi="Calibri" w:cs="Calibri"/>
                <w:sz w:val="24"/>
                <w:szCs w:val="24"/>
              </w:rPr>
              <w:t>Model – 2</w:t>
            </w:r>
          </w:p>
        </w:tc>
        <w:tc>
          <w:tcPr>
            <w:tcW w:w="721" w:type="dxa"/>
          </w:tcPr>
          <w:p w14:paraId="59FACF9C" w14:textId="58B622B1" w:rsidR="00AB7D04" w:rsidRPr="004F3B18" w:rsidRDefault="00553CCC" w:rsidP="00AB7D04">
            <w:pPr>
              <w:jc w:val="center"/>
              <w:rPr>
                <w:rFonts w:ascii="Calibri" w:hAnsi="Calibri" w:cs="Calibri"/>
                <w:sz w:val="24"/>
                <w:szCs w:val="24"/>
              </w:rPr>
            </w:pPr>
            <w:r w:rsidRPr="004F3B18">
              <w:rPr>
                <w:rFonts w:ascii="Calibri" w:hAnsi="Calibri" w:cs="Calibri"/>
                <w:sz w:val="24"/>
                <w:szCs w:val="24"/>
              </w:rPr>
              <w:t>1.71</w:t>
            </w:r>
          </w:p>
        </w:tc>
        <w:tc>
          <w:tcPr>
            <w:tcW w:w="1003" w:type="dxa"/>
          </w:tcPr>
          <w:p w14:paraId="05FB6E44" w14:textId="1A9E62DD" w:rsidR="00AB7D04" w:rsidRPr="004F3B18" w:rsidRDefault="006A3744" w:rsidP="00AB7D04">
            <w:pPr>
              <w:jc w:val="center"/>
              <w:rPr>
                <w:rFonts w:ascii="Calibri" w:hAnsi="Calibri" w:cs="Calibri"/>
                <w:sz w:val="24"/>
                <w:szCs w:val="24"/>
              </w:rPr>
            </w:pPr>
            <w:r w:rsidRPr="004F3B18">
              <w:rPr>
                <w:rFonts w:ascii="Calibri" w:hAnsi="Calibri" w:cs="Calibri"/>
                <w:sz w:val="24"/>
                <w:szCs w:val="24"/>
              </w:rPr>
              <w:t>3.20</w:t>
            </w:r>
          </w:p>
        </w:tc>
        <w:tc>
          <w:tcPr>
            <w:tcW w:w="963" w:type="dxa"/>
          </w:tcPr>
          <w:p w14:paraId="19C1CAF9" w14:textId="60EF923F" w:rsidR="00AB7D04" w:rsidRPr="004F3B18" w:rsidRDefault="00762EBF" w:rsidP="00AB7D04">
            <w:pPr>
              <w:jc w:val="center"/>
              <w:rPr>
                <w:rFonts w:ascii="Calibri" w:hAnsi="Calibri" w:cs="Calibri"/>
                <w:sz w:val="24"/>
                <w:szCs w:val="24"/>
              </w:rPr>
            </w:pPr>
            <w:r w:rsidRPr="004F3B18">
              <w:rPr>
                <w:rFonts w:ascii="Calibri" w:hAnsi="Calibri" w:cs="Calibri"/>
                <w:sz w:val="24"/>
                <w:szCs w:val="24"/>
              </w:rPr>
              <w:t>5.97</w:t>
            </w:r>
          </w:p>
        </w:tc>
        <w:tc>
          <w:tcPr>
            <w:tcW w:w="843" w:type="dxa"/>
          </w:tcPr>
          <w:p w14:paraId="3A9462A3" w14:textId="77AD4E58" w:rsidR="00AB7D04" w:rsidRPr="004F3B18" w:rsidRDefault="00AE77D3" w:rsidP="00AB7D04">
            <w:pPr>
              <w:jc w:val="center"/>
              <w:rPr>
                <w:rFonts w:ascii="Calibri" w:hAnsi="Calibri" w:cs="Calibri"/>
                <w:sz w:val="24"/>
                <w:szCs w:val="24"/>
              </w:rPr>
            </w:pPr>
            <w:r w:rsidRPr="004F3B18">
              <w:rPr>
                <w:rFonts w:ascii="Calibri" w:hAnsi="Calibri" w:cs="Calibri"/>
                <w:sz w:val="24"/>
                <w:szCs w:val="24"/>
              </w:rPr>
              <w:t>1.76</w:t>
            </w:r>
          </w:p>
        </w:tc>
        <w:tc>
          <w:tcPr>
            <w:tcW w:w="843" w:type="dxa"/>
          </w:tcPr>
          <w:p w14:paraId="6998D92F" w14:textId="6B5513E1" w:rsidR="00AB7D04" w:rsidRPr="004F3B18" w:rsidRDefault="00E73064" w:rsidP="00AB7D04">
            <w:pPr>
              <w:jc w:val="center"/>
              <w:rPr>
                <w:rFonts w:ascii="Calibri" w:hAnsi="Calibri" w:cs="Calibri"/>
                <w:sz w:val="24"/>
                <w:szCs w:val="24"/>
              </w:rPr>
            </w:pPr>
            <w:r w:rsidRPr="004F3B18">
              <w:rPr>
                <w:rFonts w:ascii="Calibri" w:hAnsi="Calibri" w:cs="Calibri"/>
                <w:sz w:val="24"/>
                <w:szCs w:val="24"/>
              </w:rPr>
              <w:t>2.91</w:t>
            </w:r>
          </w:p>
        </w:tc>
        <w:tc>
          <w:tcPr>
            <w:tcW w:w="843" w:type="dxa"/>
          </w:tcPr>
          <w:p w14:paraId="27D0D557" w14:textId="0AD09B8E" w:rsidR="00AB7D04" w:rsidRPr="004F3B18" w:rsidRDefault="005B4364" w:rsidP="00AB7D04">
            <w:pPr>
              <w:jc w:val="center"/>
              <w:rPr>
                <w:rFonts w:ascii="Calibri" w:hAnsi="Calibri" w:cs="Calibri"/>
                <w:sz w:val="24"/>
                <w:szCs w:val="24"/>
              </w:rPr>
            </w:pPr>
            <w:r w:rsidRPr="004F3B18">
              <w:rPr>
                <w:rFonts w:ascii="Calibri" w:hAnsi="Calibri" w:cs="Calibri"/>
                <w:sz w:val="24"/>
                <w:szCs w:val="24"/>
              </w:rPr>
              <w:t>5.34</w:t>
            </w:r>
          </w:p>
        </w:tc>
        <w:tc>
          <w:tcPr>
            <w:tcW w:w="843" w:type="dxa"/>
          </w:tcPr>
          <w:p w14:paraId="11952859" w14:textId="7A42920A" w:rsidR="00AB7D04" w:rsidRPr="004F3B18" w:rsidRDefault="00063CF4" w:rsidP="00AB7D04">
            <w:pPr>
              <w:jc w:val="center"/>
              <w:rPr>
                <w:rFonts w:ascii="Calibri" w:hAnsi="Calibri" w:cs="Calibri"/>
                <w:sz w:val="24"/>
                <w:szCs w:val="24"/>
              </w:rPr>
            </w:pPr>
            <w:r w:rsidRPr="004F3B18">
              <w:rPr>
                <w:rFonts w:ascii="Calibri" w:hAnsi="Calibri" w:cs="Calibri"/>
                <w:sz w:val="24"/>
                <w:szCs w:val="24"/>
              </w:rPr>
              <w:t>1.81</w:t>
            </w:r>
          </w:p>
        </w:tc>
        <w:tc>
          <w:tcPr>
            <w:tcW w:w="843" w:type="dxa"/>
          </w:tcPr>
          <w:p w14:paraId="7A3C4E66" w14:textId="489A5A6B" w:rsidR="00AB7D04" w:rsidRPr="004F3B18" w:rsidRDefault="00E22C5B" w:rsidP="00AB7D04">
            <w:pPr>
              <w:jc w:val="center"/>
              <w:rPr>
                <w:rFonts w:ascii="Calibri" w:hAnsi="Calibri" w:cs="Calibri"/>
              </w:rPr>
            </w:pPr>
            <w:r w:rsidRPr="004F3B18">
              <w:rPr>
                <w:rFonts w:ascii="Calibri" w:hAnsi="Calibri" w:cs="Calibri"/>
              </w:rPr>
              <w:t>2.81</w:t>
            </w:r>
          </w:p>
        </w:tc>
        <w:tc>
          <w:tcPr>
            <w:tcW w:w="843" w:type="dxa"/>
          </w:tcPr>
          <w:p w14:paraId="2035E5C4" w14:textId="78F4CFA7" w:rsidR="00AB7D04" w:rsidRPr="004F3B18" w:rsidRDefault="00EB777E" w:rsidP="00AB7D04">
            <w:pPr>
              <w:jc w:val="center"/>
              <w:rPr>
                <w:rFonts w:ascii="Calibri" w:hAnsi="Calibri" w:cs="Calibri"/>
              </w:rPr>
            </w:pPr>
            <w:r w:rsidRPr="004F3B18">
              <w:rPr>
                <w:rFonts w:ascii="Calibri" w:hAnsi="Calibri" w:cs="Calibri"/>
              </w:rPr>
              <w:t>5.48</w:t>
            </w:r>
          </w:p>
        </w:tc>
      </w:tr>
      <w:tr w:rsidR="00AB7D04" w:rsidRPr="004F3B18" w14:paraId="784D324A" w14:textId="5E678129" w:rsidTr="00596024">
        <w:tc>
          <w:tcPr>
            <w:tcW w:w="1271" w:type="dxa"/>
          </w:tcPr>
          <w:p w14:paraId="19785763" w14:textId="7463923D" w:rsidR="00AB7D04" w:rsidRPr="004F3B18" w:rsidRDefault="00AB7D04" w:rsidP="00AB7D04">
            <w:pPr>
              <w:jc w:val="center"/>
              <w:rPr>
                <w:rFonts w:ascii="Calibri" w:hAnsi="Calibri" w:cs="Calibri"/>
                <w:sz w:val="24"/>
                <w:szCs w:val="24"/>
              </w:rPr>
            </w:pPr>
            <w:r w:rsidRPr="004F3B18">
              <w:rPr>
                <w:rFonts w:ascii="Calibri" w:hAnsi="Calibri" w:cs="Calibri"/>
                <w:sz w:val="24"/>
                <w:szCs w:val="24"/>
              </w:rPr>
              <w:t>Model – 3</w:t>
            </w:r>
          </w:p>
        </w:tc>
        <w:tc>
          <w:tcPr>
            <w:tcW w:w="721" w:type="dxa"/>
          </w:tcPr>
          <w:p w14:paraId="38BD25CA" w14:textId="5A2E5E66" w:rsidR="00AB7D04" w:rsidRPr="004F3B18" w:rsidRDefault="00AE77D3" w:rsidP="00AB7D04">
            <w:pPr>
              <w:jc w:val="center"/>
              <w:rPr>
                <w:rFonts w:ascii="Calibri" w:hAnsi="Calibri" w:cs="Calibri"/>
                <w:sz w:val="24"/>
                <w:szCs w:val="24"/>
              </w:rPr>
            </w:pPr>
            <w:r w:rsidRPr="004F3B18">
              <w:rPr>
                <w:rFonts w:ascii="Calibri" w:hAnsi="Calibri" w:cs="Calibri"/>
                <w:sz w:val="24"/>
                <w:szCs w:val="24"/>
              </w:rPr>
              <w:t>1.33</w:t>
            </w:r>
          </w:p>
        </w:tc>
        <w:tc>
          <w:tcPr>
            <w:tcW w:w="1003" w:type="dxa"/>
          </w:tcPr>
          <w:p w14:paraId="4B5F9265" w14:textId="6221CFA7" w:rsidR="00AB7D04" w:rsidRPr="004F3B18" w:rsidRDefault="00E73064" w:rsidP="00AB7D04">
            <w:pPr>
              <w:jc w:val="center"/>
              <w:rPr>
                <w:rFonts w:ascii="Calibri" w:hAnsi="Calibri" w:cs="Calibri"/>
                <w:sz w:val="24"/>
                <w:szCs w:val="24"/>
              </w:rPr>
            </w:pPr>
            <w:r w:rsidRPr="004F3B18">
              <w:rPr>
                <w:rFonts w:ascii="Calibri" w:hAnsi="Calibri" w:cs="Calibri"/>
                <w:sz w:val="24"/>
                <w:szCs w:val="24"/>
              </w:rPr>
              <w:t>1.89</w:t>
            </w:r>
          </w:p>
        </w:tc>
        <w:tc>
          <w:tcPr>
            <w:tcW w:w="963" w:type="dxa"/>
          </w:tcPr>
          <w:p w14:paraId="2C8008A1" w14:textId="1BB345F2" w:rsidR="00AB7D04" w:rsidRPr="004F3B18" w:rsidRDefault="00762EBF" w:rsidP="00AB7D04">
            <w:pPr>
              <w:jc w:val="center"/>
              <w:rPr>
                <w:rFonts w:ascii="Calibri" w:hAnsi="Calibri" w:cs="Calibri"/>
                <w:sz w:val="24"/>
                <w:szCs w:val="24"/>
              </w:rPr>
            </w:pPr>
            <w:r w:rsidRPr="004F3B18">
              <w:rPr>
                <w:rFonts w:ascii="Calibri" w:hAnsi="Calibri" w:cs="Calibri"/>
                <w:sz w:val="24"/>
                <w:szCs w:val="24"/>
              </w:rPr>
              <w:t>4.92</w:t>
            </w:r>
          </w:p>
        </w:tc>
        <w:tc>
          <w:tcPr>
            <w:tcW w:w="843" w:type="dxa"/>
          </w:tcPr>
          <w:p w14:paraId="46D7DD75" w14:textId="222DC862" w:rsidR="00AB7D04" w:rsidRPr="004F3B18" w:rsidRDefault="00AE77D3" w:rsidP="00AB7D04">
            <w:pPr>
              <w:jc w:val="center"/>
              <w:rPr>
                <w:rFonts w:ascii="Calibri" w:hAnsi="Calibri" w:cs="Calibri"/>
                <w:sz w:val="24"/>
                <w:szCs w:val="24"/>
              </w:rPr>
            </w:pPr>
            <w:r w:rsidRPr="004F3B18">
              <w:rPr>
                <w:rFonts w:ascii="Calibri" w:hAnsi="Calibri" w:cs="Calibri"/>
                <w:sz w:val="24"/>
                <w:szCs w:val="24"/>
              </w:rPr>
              <w:t>1.32</w:t>
            </w:r>
          </w:p>
        </w:tc>
        <w:tc>
          <w:tcPr>
            <w:tcW w:w="843" w:type="dxa"/>
          </w:tcPr>
          <w:p w14:paraId="6257AA98" w14:textId="07BF8B03" w:rsidR="00AB7D04" w:rsidRPr="004F3B18" w:rsidRDefault="00E22C5B" w:rsidP="00AB7D04">
            <w:pPr>
              <w:jc w:val="center"/>
              <w:rPr>
                <w:rFonts w:ascii="Calibri" w:hAnsi="Calibri" w:cs="Calibri"/>
                <w:sz w:val="24"/>
                <w:szCs w:val="24"/>
              </w:rPr>
            </w:pPr>
            <w:r w:rsidRPr="004F3B18">
              <w:rPr>
                <w:rFonts w:ascii="Calibri" w:hAnsi="Calibri" w:cs="Calibri"/>
                <w:sz w:val="24"/>
                <w:szCs w:val="24"/>
              </w:rPr>
              <w:t>1.76</w:t>
            </w:r>
          </w:p>
        </w:tc>
        <w:tc>
          <w:tcPr>
            <w:tcW w:w="843" w:type="dxa"/>
          </w:tcPr>
          <w:p w14:paraId="583861EF" w14:textId="0337925C" w:rsidR="00AB7D04" w:rsidRPr="004F3B18" w:rsidRDefault="005B4364" w:rsidP="00AB7D04">
            <w:pPr>
              <w:jc w:val="center"/>
              <w:rPr>
                <w:rFonts w:ascii="Calibri" w:hAnsi="Calibri" w:cs="Calibri"/>
                <w:sz w:val="24"/>
                <w:szCs w:val="24"/>
              </w:rPr>
            </w:pPr>
            <w:r w:rsidRPr="004F3B18">
              <w:rPr>
                <w:rFonts w:ascii="Calibri" w:hAnsi="Calibri" w:cs="Calibri"/>
                <w:sz w:val="24"/>
                <w:szCs w:val="24"/>
              </w:rPr>
              <w:t>4.61</w:t>
            </w:r>
          </w:p>
        </w:tc>
        <w:tc>
          <w:tcPr>
            <w:tcW w:w="843" w:type="dxa"/>
          </w:tcPr>
          <w:p w14:paraId="0611EA11" w14:textId="1D7A8C96" w:rsidR="00AB7D04" w:rsidRPr="004F3B18" w:rsidRDefault="00063CF4" w:rsidP="00AB7D04">
            <w:pPr>
              <w:jc w:val="center"/>
              <w:rPr>
                <w:rFonts w:ascii="Calibri" w:hAnsi="Calibri" w:cs="Calibri"/>
                <w:sz w:val="24"/>
                <w:szCs w:val="24"/>
              </w:rPr>
            </w:pPr>
            <w:r w:rsidRPr="004F3B18">
              <w:rPr>
                <w:rFonts w:ascii="Calibri" w:hAnsi="Calibri" w:cs="Calibri"/>
                <w:sz w:val="24"/>
                <w:szCs w:val="24"/>
              </w:rPr>
              <w:t>1.34</w:t>
            </w:r>
          </w:p>
        </w:tc>
        <w:tc>
          <w:tcPr>
            <w:tcW w:w="843" w:type="dxa"/>
          </w:tcPr>
          <w:p w14:paraId="4FA9FC28" w14:textId="1E979DB3" w:rsidR="00AB7D04" w:rsidRPr="004F3B18" w:rsidRDefault="00E22C5B" w:rsidP="00AB7D04">
            <w:pPr>
              <w:jc w:val="center"/>
              <w:rPr>
                <w:rFonts w:ascii="Calibri" w:hAnsi="Calibri" w:cs="Calibri"/>
              </w:rPr>
            </w:pPr>
            <w:r w:rsidRPr="004F3B18">
              <w:rPr>
                <w:rFonts w:ascii="Calibri" w:hAnsi="Calibri" w:cs="Calibri"/>
              </w:rPr>
              <w:t>1.84</w:t>
            </w:r>
          </w:p>
        </w:tc>
        <w:tc>
          <w:tcPr>
            <w:tcW w:w="843" w:type="dxa"/>
          </w:tcPr>
          <w:p w14:paraId="43D2EAA5" w14:textId="60E9C95A" w:rsidR="00AB7D04" w:rsidRPr="004F3B18" w:rsidRDefault="00EB777E" w:rsidP="00AB7D04">
            <w:pPr>
              <w:jc w:val="center"/>
              <w:rPr>
                <w:rFonts w:ascii="Calibri" w:hAnsi="Calibri" w:cs="Calibri"/>
              </w:rPr>
            </w:pPr>
            <w:r w:rsidRPr="004F3B18">
              <w:rPr>
                <w:rFonts w:ascii="Calibri" w:hAnsi="Calibri" w:cs="Calibri"/>
              </w:rPr>
              <w:t>4.79</w:t>
            </w:r>
          </w:p>
        </w:tc>
      </w:tr>
      <w:tr w:rsidR="00AB7D04" w:rsidRPr="004F3B18" w14:paraId="1D4C7AAF" w14:textId="613CBE9F" w:rsidTr="00596024">
        <w:tc>
          <w:tcPr>
            <w:tcW w:w="1271" w:type="dxa"/>
          </w:tcPr>
          <w:p w14:paraId="448F2FDA" w14:textId="1BCDB0A3" w:rsidR="00AB7D04" w:rsidRPr="004F3B18" w:rsidRDefault="00AB7D04" w:rsidP="00AB7D04">
            <w:pPr>
              <w:jc w:val="center"/>
              <w:rPr>
                <w:rFonts w:ascii="Calibri" w:hAnsi="Calibri" w:cs="Calibri"/>
                <w:sz w:val="24"/>
                <w:szCs w:val="24"/>
              </w:rPr>
            </w:pPr>
            <w:r w:rsidRPr="004F3B18">
              <w:rPr>
                <w:rFonts w:ascii="Calibri" w:hAnsi="Calibri" w:cs="Calibri"/>
                <w:sz w:val="24"/>
                <w:szCs w:val="24"/>
              </w:rPr>
              <w:t>Model – 4</w:t>
            </w:r>
          </w:p>
        </w:tc>
        <w:tc>
          <w:tcPr>
            <w:tcW w:w="721" w:type="dxa"/>
          </w:tcPr>
          <w:p w14:paraId="442B987C" w14:textId="61747075" w:rsidR="00AB7D04" w:rsidRPr="004F3B18" w:rsidRDefault="00AE77D3" w:rsidP="00AB7D04">
            <w:pPr>
              <w:jc w:val="center"/>
              <w:rPr>
                <w:rFonts w:ascii="Calibri" w:hAnsi="Calibri" w:cs="Calibri"/>
                <w:sz w:val="24"/>
                <w:szCs w:val="24"/>
              </w:rPr>
            </w:pPr>
            <w:r w:rsidRPr="004F3B18">
              <w:rPr>
                <w:rFonts w:ascii="Calibri" w:hAnsi="Calibri" w:cs="Calibri"/>
                <w:sz w:val="24"/>
                <w:szCs w:val="24"/>
              </w:rPr>
              <w:t>1.62</w:t>
            </w:r>
          </w:p>
        </w:tc>
        <w:tc>
          <w:tcPr>
            <w:tcW w:w="1003" w:type="dxa"/>
          </w:tcPr>
          <w:p w14:paraId="5785A22A" w14:textId="4A907619" w:rsidR="00AB7D04" w:rsidRPr="004F3B18" w:rsidRDefault="00E73064" w:rsidP="00AB7D04">
            <w:pPr>
              <w:jc w:val="center"/>
              <w:rPr>
                <w:rFonts w:ascii="Calibri" w:hAnsi="Calibri" w:cs="Calibri"/>
                <w:sz w:val="24"/>
                <w:szCs w:val="24"/>
              </w:rPr>
            </w:pPr>
            <w:r w:rsidRPr="004F3B18">
              <w:rPr>
                <w:rFonts w:ascii="Calibri" w:hAnsi="Calibri" w:cs="Calibri"/>
                <w:sz w:val="24"/>
                <w:szCs w:val="24"/>
              </w:rPr>
              <w:t>2.74</w:t>
            </w:r>
          </w:p>
        </w:tc>
        <w:tc>
          <w:tcPr>
            <w:tcW w:w="963" w:type="dxa"/>
          </w:tcPr>
          <w:p w14:paraId="3CAB0C49" w14:textId="6DD3C25D" w:rsidR="00AB7D04" w:rsidRPr="004F3B18" w:rsidRDefault="00762EBF" w:rsidP="00AB7D04">
            <w:pPr>
              <w:jc w:val="center"/>
              <w:rPr>
                <w:rFonts w:ascii="Calibri" w:hAnsi="Calibri" w:cs="Calibri"/>
                <w:sz w:val="24"/>
                <w:szCs w:val="24"/>
              </w:rPr>
            </w:pPr>
            <w:r w:rsidRPr="004F3B18">
              <w:rPr>
                <w:rFonts w:ascii="Calibri" w:hAnsi="Calibri" w:cs="Calibri"/>
                <w:sz w:val="24"/>
                <w:szCs w:val="24"/>
              </w:rPr>
              <w:t>5.51</w:t>
            </w:r>
          </w:p>
        </w:tc>
        <w:tc>
          <w:tcPr>
            <w:tcW w:w="843" w:type="dxa"/>
          </w:tcPr>
          <w:p w14:paraId="09031CFF" w14:textId="3957039A" w:rsidR="00AB7D04" w:rsidRPr="004F3B18" w:rsidRDefault="00AE77D3" w:rsidP="00AB7D04">
            <w:pPr>
              <w:jc w:val="center"/>
              <w:rPr>
                <w:rFonts w:ascii="Calibri" w:hAnsi="Calibri" w:cs="Calibri"/>
                <w:sz w:val="24"/>
                <w:szCs w:val="24"/>
              </w:rPr>
            </w:pPr>
            <w:r w:rsidRPr="004F3B18">
              <w:rPr>
                <w:rFonts w:ascii="Calibri" w:hAnsi="Calibri" w:cs="Calibri"/>
                <w:sz w:val="24"/>
                <w:szCs w:val="24"/>
              </w:rPr>
              <w:t>1.70</w:t>
            </w:r>
          </w:p>
        </w:tc>
        <w:tc>
          <w:tcPr>
            <w:tcW w:w="843" w:type="dxa"/>
          </w:tcPr>
          <w:p w14:paraId="577C1942" w14:textId="3B6A7B61" w:rsidR="00AB7D04" w:rsidRPr="004F3B18" w:rsidRDefault="00E22C5B" w:rsidP="00AB7D04">
            <w:pPr>
              <w:jc w:val="center"/>
              <w:rPr>
                <w:rFonts w:ascii="Calibri" w:hAnsi="Calibri" w:cs="Calibri"/>
                <w:sz w:val="24"/>
                <w:szCs w:val="24"/>
              </w:rPr>
            </w:pPr>
            <w:r w:rsidRPr="004F3B18">
              <w:rPr>
                <w:rFonts w:ascii="Calibri" w:hAnsi="Calibri" w:cs="Calibri"/>
                <w:sz w:val="24"/>
                <w:szCs w:val="24"/>
              </w:rPr>
              <w:t>2.50</w:t>
            </w:r>
          </w:p>
        </w:tc>
        <w:tc>
          <w:tcPr>
            <w:tcW w:w="843" w:type="dxa"/>
          </w:tcPr>
          <w:p w14:paraId="4EE1E2C6" w14:textId="733020AE" w:rsidR="00AB7D04" w:rsidRPr="004F3B18" w:rsidRDefault="005B4364" w:rsidP="00AB7D04">
            <w:pPr>
              <w:jc w:val="center"/>
              <w:rPr>
                <w:rFonts w:ascii="Calibri" w:hAnsi="Calibri" w:cs="Calibri"/>
                <w:sz w:val="24"/>
                <w:szCs w:val="24"/>
              </w:rPr>
            </w:pPr>
            <w:r w:rsidRPr="004F3B18">
              <w:rPr>
                <w:rFonts w:ascii="Calibri" w:hAnsi="Calibri" w:cs="Calibri"/>
                <w:sz w:val="24"/>
                <w:szCs w:val="24"/>
              </w:rPr>
              <w:t>5.48</w:t>
            </w:r>
          </w:p>
        </w:tc>
        <w:tc>
          <w:tcPr>
            <w:tcW w:w="843" w:type="dxa"/>
          </w:tcPr>
          <w:p w14:paraId="4AC5B20D" w14:textId="22767DDF" w:rsidR="00AB7D04" w:rsidRPr="004F3B18" w:rsidRDefault="00063CF4" w:rsidP="00AB7D04">
            <w:pPr>
              <w:jc w:val="center"/>
              <w:rPr>
                <w:rFonts w:ascii="Calibri" w:hAnsi="Calibri" w:cs="Calibri"/>
                <w:sz w:val="24"/>
                <w:szCs w:val="24"/>
              </w:rPr>
            </w:pPr>
            <w:r w:rsidRPr="004F3B18">
              <w:rPr>
                <w:rFonts w:ascii="Calibri" w:hAnsi="Calibri" w:cs="Calibri"/>
                <w:sz w:val="24"/>
                <w:szCs w:val="24"/>
              </w:rPr>
              <w:t>1.51</w:t>
            </w:r>
          </w:p>
        </w:tc>
        <w:tc>
          <w:tcPr>
            <w:tcW w:w="843" w:type="dxa"/>
          </w:tcPr>
          <w:p w14:paraId="0F980509" w14:textId="6C76AA69" w:rsidR="00AB7D04" w:rsidRPr="004F3B18" w:rsidRDefault="00E22C5B" w:rsidP="00AB7D04">
            <w:pPr>
              <w:jc w:val="center"/>
              <w:rPr>
                <w:rFonts w:ascii="Calibri" w:hAnsi="Calibri" w:cs="Calibri"/>
              </w:rPr>
            </w:pPr>
            <w:r w:rsidRPr="004F3B18">
              <w:rPr>
                <w:rFonts w:ascii="Calibri" w:hAnsi="Calibri" w:cs="Calibri"/>
              </w:rPr>
              <w:t>2.73</w:t>
            </w:r>
          </w:p>
        </w:tc>
        <w:tc>
          <w:tcPr>
            <w:tcW w:w="843" w:type="dxa"/>
          </w:tcPr>
          <w:p w14:paraId="7269C19C" w14:textId="74E2E400" w:rsidR="00AB7D04" w:rsidRPr="004F3B18" w:rsidRDefault="00EB777E" w:rsidP="00AB7D04">
            <w:pPr>
              <w:jc w:val="center"/>
              <w:rPr>
                <w:rFonts w:ascii="Calibri" w:hAnsi="Calibri" w:cs="Calibri"/>
              </w:rPr>
            </w:pPr>
            <w:r w:rsidRPr="004F3B18">
              <w:rPr>
                <w:rFonts w:ascii="Calibri" w:hAnsi="Calibri" w:cs="Calibri"/>
              </w:rPr>
              <w:t>5.13</w:t>
            </w:r>
          </w:p>
        </w:tc>
      </w:tr>
      <w:tr w:rsidR="00AB7D04" w:rsidRPr="004F3B18" w14:paraId="2B458702" w14:textId="4F3D8365" w:rsidTr="00596024">
        <w:tc>
          <w:tcPr>
            <w:tcW w:w="1271" w:type="dxa"/>
          </w:tcPr>
          <w:p w14:paraId="1A0B5CE0" w14:textId="155D276A" w:rsidR="00AB7D04" w:rsidRPr="004F3B18" w:rsidRDefault="00AB7D04" w:rsidP="00AB7D04">
            <w:pPr>
              <w:jc w:val="center"/>
              <w:rPr>
                <w:rFonts w:ascii="Calibri" w:hAnsi="Calibri" w:cs="Calibri"/>
                <w:sz w:val="24"/>
                <w:szCs w:val="24"/>
              </w:rPr>
            </w:pPr>
            <w:r w:rsidRPr="004F3B18">
              <w:rPr>
                <w:rFonts w:ascii="Calibri" w:hAnsi="Calibri" w:cs="Calibri"/>
                <w:sz w:val="24"/>
                <w:szCs w:val="24"/>
              </w:rPr>
              <w:t>Model – 5</w:t>
            </w:r>
          </w:p>
        </w:tc>
        <w:tc>
          <w:tcPr>
            <w:tcW w:w="721" w:type="dxa"/>
          </w:tcPr>
          <w:p w14:paraId="40F6B3EC" w14:textId="76C9A638" w:rsidR="00AB7D04" w:rsidRPr="004F3B18" w:rsidRDefault="00AE77D3" w:rsidP="00AB7D04">
            <w:pPr>
              <w:jc w:val="center"/>
              <w:rPr>
                <w:rFonts w:ascii="Calibri" w:hAnsi="Calibri" w:cs="Calibri"/>
                <w:sz w:val="24"/>
                <w:szCs w:val="24"/>
              </w:rPr>
            </w:pPr>
            <w:r w:rsidRPr="004F3B18">
              <w:rPr>
                <w:rFonts w:ascii="Calibri" w:hAnsi="Calibri" w:cs="Calibri"/>
                <w:sz w:val="24"/>
                <w:szCs w:val="24"/>
              </w:rPr>
              <w:t>1.37</w:t>
            </w:r>
          </w:p>
        </w:tc>
        <w:tc>
          <w:tcPr>
            <w:tcW w:w="1003" w:type="dxa"/>
          </w:tcPr>
          <w:p w14:paraId="53614790" w14:textId="469D5789" w:rsidR="00AB7D04" w:rsidRPr="004F3B18" w:rsidRDefault="00E73064" w:rsidP="00AB7D04">
            <w:pPr>
              <w:jc w:val="center"/>
              <w:rPr>
                <w:rFonts w:ascii="Calibri" w:hAnsi="Calibri" w:cs="Calibri"/>
                <w:sz w:val="24"/>
                <w:szCs w:val="24"/>
              </w:rPr>
            </w:pPr>
            <w:r w:rsidRPr="004F3B18">
              <w:rPr>
                <w:rFonts w:ascii="Calibri" w:hAnsi="Calibri" w:cs="Calibri"/>
                <w:sz w:val="24"/>
                <w:szCs w:val="24"/>
              </w:rPr>
              <w:t>1.58</w:t>
            </w:r>
          </w:p>
        </w:tc>
        <w:tc>
          <w:tcPr>
            <w:tcW w:w="963" w:type="dxa"/>
          </w:tcPr>
          <w:p w14:paraId="56034F8E" w14:textId="5ECDE17C" w:rsidR="00AB7D04" w:rsidRPr="004F3B18" w:rsidRDefault="00762EBF" w:rsidP="00AB7D04">
            <w:pPr>
              <w:jc w:val="center"/>
              <w:rPr>
                <w:rFonts w:ascii="Calibri" w:hAnsi="Calibri" w:cs="Calibri"/>
                <w:sz w:val="24"/>
                <w:szCs w:val="24"/>
              </w:rPr>
            </w:pPr>
            <w:r w:rsidRPr="004F3B18">
              <w:rPr>
                <w:rFonts w:ascii="Calibri" w:hAnsi="Calibri" w:cs="Calibri"/>
                <w:sz w:val="24"/>
                <w:szCs w:val="24"/>
              </w:rPr>
              <w:t>2.10</w:t>
            </w:r>
          </w:p>
        </w:tc>
        <w:tc>
          <w:tcPr>
            <w:tcW w:w="843" w:type="dxa"/>
          </w:tcPr>
          <w:p w14:paraId="580FD82C" w14:textId="0501A00F" w:rsidR="00AB7D04" w:rsidRPr="004F3B18" w:rsidRDefault="00063CF4" w:rsidP="00AB7D04">
            <w:pPr>
              <w:jc w:val="center"/>
              <w:rPr>
                <w:rFonts w:ascii="Calibri" w:hAnsi="Calibri" w:cs="Calibri"/>
                <w:sz w:val="24"/>
                <w:szCs w:val="24"/>
              </w:rPr>
            </w:pPr>
            <w:r w:rsidRPr="004F3B18">
              <w:rPr>
                <w:rFonts w:ascii="Calibri" w:hAnsi="Calibri" w:cs="Calibri"/>
                <w:sz w:val="24"/>
                <w:szCs w:val="24"/>
              </w:rPr>
              <w:t>1.34</w:t>
            </w:r>
          </w:p>
        </w:tc>
        <w:tc>
          <w:tcPr>
            <w:tcW w:w="843" w:type="dxa"/>
          </w:tcPr>
          <w:p w14:paraId="72E4E4CD" w14:textId="14F5BE95" w:rsidR="00AB7D04" w:rsidRPr="004F3B18" w:rsidRDefault="00E22C5B" w:rsidP="00AB7D04">
            <w:pPr>
              <w:jc w:val="center"/>
              <w:rPr>
                <w:rFonts w:ascii="Calibri" w:hAnsi="Calibri" w:cs="Calibri"/>
                <w:sz w:val="24"/>
                <w:szCs w:val="24"/>
              </w:rPr>
            </w:pPr>
            <w:r w:rsidRPr="004F3B18">
              <w:rPr>
                <w:rFonts w:ascii="Calibri" w:hAnsi="Calibri" w:cs="Calibri"/>
                <w:sz w:val="24"/>
                <w:szCs w:val="24"/>
              </w:rPr>
              <w:t>1.55</w:t>
            </w:r>
          </w:p>
        </w:tc>
        <w:tc>
          <w:tcPr>
            <w:tcW w:w="843" w:type="dxa"/>
          </w:tcPr>
          <w:p w14:paraId="522A7DFD" w14:textId="7B9FA8F6" w:rsidR="00AB7D04" w:rsidRPr="004F3B18" w:rsidRDefault="005B4364" w:rsidP="00AB7D04">
            <w:pPr>
              <w:jc w:val="center"/>
              <w:rPr>
                <w:rFonts w:ascii="Calibri" w:hAnsi="Calibri" w:cs="Calibri"/>
                <w:sz w:val="24"/>
                <w:szCs w:val="24"/>
              </w:rPr>
            </w:pPr>
            <w:r w:rsidRPr="004F3B18">
              <w:rPr>
                <w:rFonts w:ascii="Calibri" w:hAnsi="Calibri" w:cs="Calibri"/>
                <w:sz w:val="24"/>
                <w:szCs w:val="24"/>
              </w:rPr>
              <w:t>2.21</w:t>
            </w:r>
          </w:p>
        </w:tc>
        <w:tc>
          <w:tcPr>
            <w:tcW w:w="843" w:type="dxa"/>
          </w:tcPr>
          <w:p w14:paraId="433033F1" w14:textId="10892E0E" w:rsidR="00AB7D04" w:rsidRPr="004F3B18" w:rsidRDefault="00F80AE6" w:rsidP="00AB7D04">
            <w:pPr>
              <w:jc w:val="center"/>
              <w:rPr>
                <w:rFonts w:ascii="Calibri" w:hAnsi="Calibri" w:cs="Calibri"/>
                <w:sz w:val="24"/>
                <w:szCs w:val="24"/>
              </w:rPr>
            </w:pPr>
            <w:r w:rsidRPr="004F3B18">
              <w:rPr>
                <w:rFonts w:ascii="Calibri" w:hAnsi="Calibri" w:cs="Calibri"/>
                <w:sz w:val="24"/>
                <w:szCs w:val="24"/>
              </w:rPr>
              <w:t>1.33</w:t>
            </w:r>
          </w:p>
        </w:tc>
        <w:tc>
          <w:tcPr>
            <w:tcW w:w="843" w:type="dxa"/>
          </w:tcPr>
          <w:p w14:paraId="4C9C97BE" w14:textId="158DCDB4" w:rsidR="00AB7D04" w:rsidRPr="004F3B18" w:rsidRDefault="00205456" w:rsidP="00AB7D04">
            <w:pPr>
              <w:jc w:val="center"/>
              <w:rPr>
                <w:rFonts w:ascii="Calibri" w:hAnsi="Calibri" w:cs="Calibri"/>
              </w:rPr>
            </w:pPr>
            <w:r w:rsidRPr="004F3B18">
              <w:rPr>
                <w:rFonts w:ascii="Calibri" w:hAnsi="Calibri" w:cs="Calibri"/>
              </w:rPr>
              <w:t>1.51</w:t>
            </w:r>
          </w:p>
        </w:tc>
        <w:tc>
          <w:tcPr>
            <w:tcW w:w="843" w:type="dxa"/>
          </w:tcPr>
          <w:p w14:paraId="05E6A152" w14:textId="5C2BCEBD" w:rsidR="00AB7D04" w:rsidRPr="004F3B18" w:rsidRDefault="00EB777E" w:rsidP="00AB7D04">
            <w:pPr>
              <w:jc w:val="center"/>
              <w:rPr>
                <w:rFonts w:ascii="Calibri" w:hAnsi="Calibri" w:cs="Calibri"/>
              </w:rPr>
            </w:pPr>
            <w:r w:rsidRPr="004F3B18">
              <w:rPr>
                <w:rFonts w:ascii="Calibri" w:hAnsi="Calibri" w:cs="Calibri"/>
              </w:rPr>
              <w:t>2.27</w:t>
            </w:r>
          </w:p>
        </w:tc>
      </w:tr>
      <w:tr w:rsidR="00AB7D04" w:rsidRPr="004F3B18" w14:paraId="2B2151A4" w14:textId="6EE202A3" w:rsidTr="00596024">
        <w:tc>
          <w:tcPr>
            <w:tcW w:w="1271" w:type="dxa"/>
          </w:tcPr>
          <w:p w14:paraId="25592521" w14:textId="57147B8E" w:rsidR="00AB7D04" w:rsidRPr="004F3B18" w:rsidRDefault="00AB7D04" w:rsidP="00AB7D04">
            <w:pPr>
              <w:jc w:val="center"/>
              <w:rPr>
                <w:rFonts w:ascii="Calibri" w:hAnsi="Calibri" w:cs="Calibri"/>
                <w:sz w:val="24"/>
                <w:szCs w:val="24"/>
              </w:rPr>
            </w:pPr>
            <w:r w:rsidRPr="004F3B18">
              <w:rPr>
                <w:rFonts w:ascii="Calibri" w:hAnsi="Calibri" w:cs="Calibri"/>
                <w:sz w:val="24"/>
                <w:szCs w:val="24"/>
              </w:rPr>
              <w:t>Model - 6</w:t>
            </w:r>
          </w:p>
        </w:tc>
        <w:tc>
          <w:tcPr>
            <w:tcW w:w="721" w:type="dxa"/>
          </w:tcPr>
          <w:p w14:paraId="67F22ED0" w14:textId="3E8861C8" w:rsidR="00AB7D04" w:rsidRPr="004F3B18" w:rsidRDefault="00AE77D3" w:rsidP="00AB7D04">
            <w:pPr>
              <w:jc w:val="center"/>
              <w:rPr>
                <w:rFonts w:ascii="Calibri" w:hAnsi="Calibri" w:cs="Calibri"/>
                <w:sz w:val="24"/>
                <w:szCs w:val="24"/>
              </w:rPr>
            </w:pPr>
            <w:r w:rsidRPr="004F3B18">
              <w:rPr>
                <w:rFonts w:ascii="Calibri" w:hAnsi="Calibri" w:cs="Calibri"/>
                <w:sz w:val="24"/>
                <w:szCs w:val="24"/>
              </w:rPr>
              <w:t>1.33</w:t>
            </w:r>
          </w:p>
        </w:tc>
        <w:tc>
          <w:tcPr>
            <w:tcW w:w="1003" w:type="dxa"/>
          </w:tcPr>
          <w:p w14:paraId="50FADADF" w14:textId="455175B5" w:rsidR="00AB7D04" w:rsidRPr="004F3B18" w:rsidRDefault="00E73064" w:rsidP="00AB7D04">
            <w:pPr>
              <w:jc w:val="center"/>
              <w:rPr>
                <w:rFonts w:ascii="Calibri" w:hAnsi="Calibri" w:cs="Calibri"/>
                <w:sz w:val="24"/>
                <w:szCs w:val="24"/>
              </w:rPr>
            </w:pPr>
            <w:r w:rsidRPr="004F3B18">
              <w:rPr>
                <w:rFonts w:ascii="Calibri" w:hAnsi="Calibri" w:cs="Calibri"/>
                <w:sz w:val="24"/>
                <w:szCs w:val="24"/>
              </w:rPr>
              <w:t>1.47</w:t>
            </w:r>
          </w:p>
        </w:tc>
        <w:tc>
          <w:tcPr>
            <w:tcW w:w="963" w:type="dxa"/>
          </w:tcPr>
          <w:p w14:paraId="42AB79C6" w14:textId="2574EBE7" w:rsidR="00AB7D04" w:rsidRPr="004F3B18" w:rsidRDefault="00762EBF" w:rsidP="00AB7D04">
            <w:pPr>
              <w:jc w:val="center"/>
              <w:rPr>
                <w:rFonts w:ascii="Calibri" w:hAnsi="Calibri" w:cs="Calibri"/>
                <w:sz w:val="24"/>
                <w:szCs w:val="24"/>
              </w:rPr>
            </w:pPr>
            <w:r w:rsidRPr="004F3B18">
              <w:rPr>
                <w:rFonts w:ascii="Calibri" w:hAnsi="Calibri" w:cs="Calibri"/>
                <w:sz w:val="24"/>
                <w:szCs w:val="24"/>
              </w:rPr>
              <w:t>1.77</w:t>
            </w:r>
          </w:p>
        </w:tc>
        <w:tc>
          <w:tcPr>
            <w:tcW w:w="843" w:type="dxa"/>
          </w:tcPr>
          <w:p w14:paraId="476B75D3" w14:textId="034908B4" w:rsidR="00AB7D04" w:rsidRPr="004F3B18" w:rsidRDefault="00063CF4" w:rsidP="00AB7D04">
            <w:pPr>
              <w:jc w:val="center"/>
              <w:rPr>
                <w:rFonts w:ascii="Calibri" w:hAnsi="Calibri" w:cs="Calibri"/>
                <w:sz w:val="24"/>
                <w:szCs w:val="24"/>
              </w:rPr>
            </w:pPr>
            <w:r w:rsidRPr="004F3B18">
              <w:rPr>
                <w:rFonts w:ascii="Calibri" w:hAnsi="Calibri" w:cs="Calibri"/>
                <w:sz w:val="24"/>
                <w:szCs w:val="24"/>
              </w:rPr>
              <w:t>1.34</w:t>
            </w:r>
          </w:p>
        </w:tc>
        <w:tc>
          <w:tcPr>
            <w:tcW w:w="843" w:type="dxa"/>
          </w:tcPr>
          <w:p w14:paraId="0093F1C7" w14:textId="0DA69FC7" w:rsidR="00AB7D04" w:rsidRPr="004F3B18" w:rsidRDefault="00E22C5B" w:rsidP="00AB7D04">
            <w:pPr>
              <w:jc w:val="center"/>
              <w:rPr>
                <w:rFonts w:ascii="Calibri" w:hAnsi="Calibri" w:cs="Calibri"/>
                <w:sz w:val="24"/>
                <w:szCs w:val="24"/>
              </w:rPr>
            </w:pPr>
            <w:r w:rsidRPr="004F3B18">
              <w:rPr>
                <w:rFonts w:ascii="Calibri" w:hAnsi="Calibri" w:cs="Calibri"/>
                <w:sz w:val="24"/>
                <w:szCs w:val="24"/>
              </w:rPr>
              <w:t>1.44</w:t>
            </w:r>
          </w:p>
        </w:tc>
        <w:tc>
          <w:tcPr>
            <w:tcW w:w="843" w:type="dxa"/>
          </w:tcPr>
          <w:p w14:paraId="46AF15C4" w14:textId="2B5C15CE" w:rsidR="00AB7D04" w:rsidRPr="004F3B18" w:rsidRDefault="005B4364" w:rsidP="00AB7D04">
            <w:pPr>
              <w:jc w:val="center"/>
              <w:rPr>
                <w:rFonts w:ascii="Calibri" w:hAnsi="Calibri" w:cs="Calibri"/>
                <w:sz w:val="24"/>
                <w:szCs w:val="24"/>
              </w:rPr>
            </w:pPr>
            <w:r w:rsidRPr="004F3B18">
              <w:rPr>
                <w:rFonts w:ascii="Calibri" w:hAnsi="Calibri" w:cs="Calibri"/>
                <w:sz w:val="24"/>
                <w:szCs w:val="24"/>
              </w:rPr>
              <w:t>1.70</w:t>
            </w:r>
          </w:p>
        </w:tc>
        <w:tc>
          <w:tcPr>
            <w:tcW w:w="843" w:type="dxa"/>
          </w:tcPr>
          <w:p w14:paraId="45E2DC11" w14:textId="33ADF873" w:rsidR="00AB7D04" w:rsidRPr="004F3B18" w:rsidRDefault="00F80AE6" w:rsidP="00AB7D04">
            <w:pPr>
              <w:jc w:val="center"/>
              <w:rPr>
                <w:rFonts w:ascii="Calibri" w:hAnsi="Calibri" w:cs="Calibri"/>
                <w:sz w:val="24"/>
                <w:szCs w:val="24"/>
              </w:rPr>
            </w:pPr>
            <w:r w:rsidRPr="004F3B18">
              <w:rPr>
                <w:rFonts w:ascii="Calibri" w:hAnsi="Calibri" w:cs="Calibri"/>
                <w:sz w:val="24"/>
                <w:szCs w:val="24"/>
              </w:rPr>
              <w:t>1.13</w:t>
            </w:r>
          </w:p>
        </w:tc>
        <w:tc>
          <w:tcPr>
            <w:tcW w:w="843" w:type="dxa"/>
          </w:tcPr>
          <w:p w14:paraId="7700A53A" w14:textId="1A696CE9" w:rsidR="00AB7D04" w:rsidRPr="004F3B18" w:rsidRDefault="00205456" w:rsidP="00FB6FAE">
            <w:pPr>
              <w:jc w:val="center"/>
              <w:rPr>
                <w:rFonts w:ascii="Calibri" w:hAnsi="Calibri" w:cs="Calibri"/>
              </w:rPr>
            </w:pPr>
            <w:r w:rsidRPr="004F3B18">
              <w:rPr>
                <w:rFonts w:ascii="Calibri" w:hAnsi="Calibri" w:cs="Calibri"/>
              </w:rPr>
              <w:t>1.42</w:t>
            </w:r>
          </w:p>
        </w:tc>
        <w:tc>
          <w:tcPr>
            <w:tcW w:w="843" w:type="dxa"/>
          </w:tcPr>
          <w:p w14:paraId="6F8C247E" w14:textId="246B9536" w:rsidR="00AB7D04" w:rsidRPr="004F3B18" w:rsidRDefault="00EB777E" w:rsidP="00AB7D04">
            <w:pPr>
              <w:jc w:val="center"/>
              <w:rPr>
                <w:rFonts w:ascii="Calibri" w:hAnsi="Calibri" w:cs="Calibri"/>
              </w:rPr>
            </w:pPr>
            <w:r w:rsidRPr="004F3B18">
              <w:rPr>
                <w:rFonts w:ascii="Calibri" w:hAnsi="Calibri" w:cs="Calibri"/>
              </w:rPr>
              <w:t>1.68</w:t>
            </w:r>
          </w:p>
        </w:tc>
      </w:tr>
    </w:tbl>
    <w:p w14:paraId="61670E52" w14:textId="173C8231" w:rsidR="00FB6FAE" w:rsidRPr="004F3B18" w:rsidRDefault="00FB6FAE" w:rsidP="00FB6FAE">
      <w:pPr>
        <w:spacing w:before="240"/>
        <w:rPr>
          <w:rFonts w:ascii="Calibri" w:hAnsi="Calibri" w:cs="Calibri"/>
        </w:rPr>
      </w:pPr>
      <w:r w:rsidRPr="004F3B18">
        <w:rPr>
          <w:rFonts w:ascii="Calibri" w:hAnsi="Calibri" w:cs="Calibri"/>
        </w:rPr>
        <w:t>Like Table 1, MAPE variations over different lookback periods for different models for 15 days forecasted data is tabulated below in Table 2.</w:t>
      </w:r>
    </w:p>
    <w:p w14:paraId="65CEF862" w14:textId="280003E6" w:rsidR="00FB6FAE" w:rsidRPr="004F3B18" w:rsidRDefault="00FB6FAE" w:rsidP="00FB6FAE">
      <w:pPr>
        <w:pStyle w:val="Caption"/>
        <w:keepNext/>
        <w:rPr>
          <w:rFonts w:ascii="Calibri" w:hAnsi="Calibri" w:cs="Calibri"/>
        </w:rPr>
      </w:pPr>
      <w:bookmarkStart w:id="92" w:name="_Toc165500124"/>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2</w:t>
      </w:r>
      <w:r w:rsidRPr="004F3B18">
        <w:rPr>
          <w:rFonts w:ascii="Calibri" w:hAnsi="Calibri" w:cs="Calibri"/>
        </w:rPr>
        <w:fldChar w:fldCharType="end"/>
      </w:r>
      <w:r w:rsidRPr="004F3B18">
        <w:rPr>
          <w:rFonts w:ascii="Calibri" w:hAnsi="Calibri" w:cs="Calibri"/>
        </w:rPr>
        <w:t>: MAPE variations over different Lookback periods with different Models for 15 days Forecasted Data</w:t>
      </w:r>
      <w:bookmarkEnd w:id="92"/>
    </w:p>
    <w:tbl>
      <w:tblPr>
        <w:tblStyle w:val="TableGrid"/>
        <w:tblW w:w="0" w:type="auto"/>
        <w:tblLook w:val="04A0" w:firstRow="1" w:lastRow="0" w:firstColumn="1" w:lastColumn="0" w:noHBand="0" w:noVBand="1"/>
      </w:tblPr>
      <w:tblGrid>
        <w:gridCol w:w="1271"/>
        <w:gridCol w:w="721"/>
        <w:gridCol w:w="1003"/>
        <w:gridCol w:w="963"/>
        <w:gridCol w:w="843"/>
        <w:gridCol w:w="843"/>
        <w:gridCol w:w="843"/>
        <w:gridCol w:w="843"/>
        <w:gridCol w:w="843"/>
        <w:gridCol w:w="843"/>
      </w:tblGrid>
      <w:tr w:rsidR="00F9031F" w:rsidRPr="004F3B18" w14:paraId="68973519" w14:textId="77777777" w:rsidTr="00111879">
        <w:tc>
          <w:tcPr>
            <w:tcW w:w="1271" w:type="dxa"/>
          </w:tcPr>
          <w:p w14:paraId="668858D8" w14:textId="77777777" w:rsidR="00F9031F" w:rsidRPr="004F3B18" w:rsidRDefault="00F9031F" w:rsidP="00111879">
            <w:pPr>
              <w:jc w:val="center"/>
              <w:rPr>
                <w:rFonts w:ascii="Calibri" w:hAnsi="Calibri" w:cs="Calibri"/>
                <w:sz w:val="24"/>
                <w:szCs w:val="24"/>
              </w:rPr>
            </w:pPr>
          </w:p>
        </w:tc>
        <w:tc>
          <w:tcPr>
            <w:tcW w:w="2687" w:type="dxa"/>
            <w:gridSpan w:val="3"/>
          </w:tcPr>
          <w:p w14:paraId="17C54944" w14:textId="0E079558" w:rsidR="00F9031F" w:rsidRPr="004F3B18" w:rsidRDefault="00F9031F" w:rsidP="00111879">
            <w:pPr>
              <w:jc w:val="center"/>
              <w:rPr>
                <w:rFonts w:ascii="Calibri" w:hAnsi="Calibri" w:cs="Calibri"/>
                <w:sz w:val="24"/>
                <w:szCs w:val="24"/>
              </w:rPr>
            </w:pPr>
            <w:r w:rsidRPr="004F3B18">
              <w:rPr>
                <w:rFonts w:ascii="Calibri" w:hAnsi="Calibri" w:cs="Calibri"/>
                <w:sz w:val="24"/>
                <w:szCs w:val="24"/>
              </w:rPr>
              <w:t>Lookback = 10</w:t>
            </w:r>
            <w:r w:rsidR="002C760C" w:rsidRPr="004F3B18">
              <w:rPr>
                <w:rFonts w:ascii="Calibri" w:hAnsi="Calibri" w:cs="Calibri"/>
                <w:sz w:val="24"/>
                <w:szCs w:val="24"/>
              </w:rPr>
              <w:t>,</w:t>
            </w:r>
            <w:r w:rsidRPr="004F3B18">
              <w:rPr>
                <w:rFonts w:ascii="Calibri" w:hAnsi="Calibri" w:cs="Calibri"/>
                <w:sz w:val="24"/>
                <w:szCs w:val="24"/>
              </w:rPr>
              <w:t xml:space="preserve"> MAPE</w:t>
            </w:r>
          </w:p>
        </w:tc>
        <w:tc>
          <w:tcPr>
            <w:tcW w:w="2529" w:type="dxa"/>
            <w:gridSpan w:val="3"/>
          </w:tcPr>
          <w:p w14:paraId="06986450" w14:textId="53F90425" w:rsidR="00F9031F" w:rsidRPr="004F3B18" w:rsidRDefault="00F9031F" w:rsidP="00111879">
            <w:pPr>
              <w:jc w:val="center"/>
              <w:rPr>
                <w:rFonts w:ascii="Calibri" w:hAnsi="Calibri" w:cs="Calibri"/>
                <w:sz w:val="24"/>
                <w:szCs w:val="24"/>
              </w:rPr>
            </w:pPr>
            <w:r w:rsidRPr="004F3B18">
              <w:rPr>
                <w:rFonts w:ascii="Calibri" w:hAnsi="Calibri" w:cs="Calibri"/>
                <w:sz w:val="24"/>
                <w:szCs w:val="24"/>
              </w:rPr>
              <w:t>Lookback = 25</w:t>
            </w:r>
            <w:r w:rsidR="002C760C" w:rsidRPr="004F3B18">
              <w:rPr>
                <w:rFonts w:ascii="Calibri" w:hAnsi="Calibri" w:cs="Calibri"/>
                <w:sz w:val="24"/>
                <w:szCs w:val="24"/>
              </w:rPr>
              <w:t>,</w:t>
            </w:r>
            <w:r w:rsidRPr="004F3B18">
              <w:rPr>
                <w:rFonts w:ascii="Calibri" w:hAnsi="Calibri" w:cs="Calibri"/>
                <w:sz w:val="24"/>
                <w:szCs w:val="24"/>
              </w:rPr>
              <w:t xml:space="preserve"> MAPE</w:t>
            </w:r>
          </w:p>
        </w:tc>
        <w:tc>
          <w:tcPr>
            <w:tcW w:w="2529" w:type="dxa"/>
            <w:gridSpan w:val="3"/>
          </w:tcPr>
          <w:p w14:paraId="1F4D03CB" w14:textId="1320DB9B" w:rsidR="00F9031F" w:rsidRPr="004F3B18" w:rsidRDefault="00F9031F" w:rsidP="00111879">
            <w:pPr>
              <w:jc w:val="center"/>
              <w:rPr>
                <w:rFonts w:ascii="Calibri" w:hAnsi="Calibri" w:cs="Calibri"/>
              </w:rPr>
            </w:pPr>
            <w:r w:rsidRPr="004F3B18">
              <w:rPr>
                <w:rFonts w:ascii="Calibri" w:hAnsi="Calibri" w:cs="Calibri"/>
                <w:sz w:val="24"/>
                <w:szCs w:val="24"/>
              </w:rPr>
              <w:t>Lookback = 50</w:t>
            </w:r>
            <w:r w:rsidR="002C760C" w:rsidRPr="004F3B18">
              <w:rPr>
                <w:rFonts w:ascii="Calibri" w:hAnsi="Calibri" w:cs="Calibri"/>
                <w:sz w:val="24"/>
                <w:szCs w:val="24"/>
              </w:rPr>
              <w:t>,</w:t>
            </w:r>
            <w:r w:rsidRPr="004F3B18">
              <w:rPr>
                <w:rFonts w:ascii="Calibri" w:hAnsi="Calibri" w:cs="Calibri"/>
                <w:sz w:val="24"/>
                <w:szCs w:val="24"/>
              </w:rPr>
              <w:t xml:space="preserve"> MAPE</w:t>
            </w:r>
          </w:p>
        </w:tc>
      </w:tr>
      <w:tr w:rsidR="00F9031F" w:rsidRPr="004F3B18" w14:paraId="5B9ED0D4" w14:textId="77777777" w:rsidTr="00111879">
        <w:tc>
          <w:tcPr>
            <w:tcW w:w="1271" w:type="dxa"/>
          </w:tcPr>
          <w:p w14:paraId="0BDCDC53" w14:textId="77777777" w:rsidR="00F9031F" w:rsidRPr="004F3B18" w:rsidRDefault="00F9031F" w:rsidP="00111879">
            <w:pPr>
              <w:jc w:val="center"/>
              <w:rPr>
                <w:rFonts w:ascii="Calibri" w:hAnsi="Calibri" w:cs="Calibri"/>
              </w:rPr>
            </w:pPr>
          </w:p>
        </w:tc>
        <w:tc>
          <w:tcPr>
            <w:tcW w:w="721" w:type="dxa"/>
          </w:tcPr>
          <w:p w14:paraId="32FD0045" w14:textId="77777777" w:rsidR="00F9031F" w:rsidRPr="004F3B18" w:rsidRDefault="00F9031F" w:rsidP="00111879">
            <w:pPr>
              <w:jc w:val="center"/>
              <w:rPr>
                <w:rFonts w:ascii="Calibri" w:hAnsi="Calibri" w:cs="Calibri"/>
              </w:rPr>
            </w:pPr>
            <w:r w:rsidRPr="004F3B18">
              <w:rPr>
                <w:rFonts w:ascii="Calibri" w:hAnsi="Calibri" w:cs="Calibri"/>
              </w:rPr>
              <w:t>Min</w:t>
            </w:r>
          </w:p>
        </w:tc>
        <w:tc>
          <w:tcPr>
            <w:tcW w:w="1003" w:type="dxa"/>
          </w:tcPr>
          <w:p w14:paraId="2F001FAC" w14:textId="77777777" w:rsidR="00F9031F" w:rsidRPr="004F3B18" w:rsidRDefault="00F9031F" w:rsidP="00111879">
            <w:pPr>
              <w:jc w:val="center"/>
              <w:rPr>
                <w:rFonts w:ascii="Calibri" w:hAnsi="Calibri" w:cs="Calibri"/>
              </w:rPr>
            </w:pPr>
            <w:r w:rsidRPr="004F3B18">
              <w:rPr>
                <w:rFonts w:ascii="Calibri" w:hAnsi="Calibri" w:cs="Calibri"/>
              </w:rPr>
              <w:t>Mean</w:t>
            </w:r>
          </w:p>
        </w:tc>
        <w:tc>
          <w:tcPr>
            <w:tcW w:w="963" w:type="dxa"/>
          </w:tcPr>
          <w:p w14:paraId="32CBE3B3" w14:textId="77777777" w:rsidR="00F9031F" w:rsidRPr="004F3B18" w:rsidRDefault="00F9031F" w:rsidP="00111879">
            <w:pPr>
              <w:jc w:val="center"/>
              <w:rPr>
                <w:rFonts w:ascii="Calibri" w:hAnsi="Calibri" w:cs="Calibri"/>
              </w:rPr>
            </w:pPr>
            <w:r w:rsidRPr="004F3B18">
              <w:rPr>
                <w:rFonts w:ascii="Calibri" w:hAnsi="Calibri" w:cs="Calibri"/>
              </w:rPr>
              <w:t>Max</w:t>
            </w:r>
          </w:p>
        </w:tc>
        <w:tc>
          <w:tcPr>
            <w:tcW w:w="843" w:type="dxa"/>
          </w:tcPr>
          <w:p w14:paraId="52EB182D" w14:textId="77777777" w:rsidR="00F9031F" w:rsidRPr="004F3B18" w:rsidRDefault="00F9031F" w:rsidP="00111879">
            <w:pPr>
              <w:jc w:val="center"/>
              <w:rPr>
                <w:rFonts w:ascii="Calibri" w:hAnsi="Calibri" w:cs="Calibri"/>
              </w:rPr>
            </w:pPr>
            <w:r w:rsidRPr="004F3B18">
              <w:rPr>
                <w:rFonts w:ascii="Calibri" w:hAnsi="Calibri" w:cs="Calibri"/>
              </w:rPr>
              <w:t>Min</w:t>
            </w:r>
          </w:p>
        </w:tc>
        <w:tc>
          <w:tcPr>
            <w:tcW w:w="843" w:type="dxa"/>
          </w:tcPr>
          <w:p w14:paraId="200B617F" w14:textId="77777777" w:rsidR="00F9031F" w:rsidRPr="004F3B18" w:rsidRDefault="00F9031F" w:rsidP="00111879">
            <w:pPr>
              <w:jc w:val="center"/>
              <w:rPr>
                <w:rFonts w:ascii="Calibri" w:hAnsi="Calibri" w:cs="Calibri"/>
              </w:rPr>
            </w:pPr>
            <w:r w:rsidRPr="004F3B18">
              <w:rPr>
                <w:rFonts w:ascii="Calibri" w:hAnsi="Calibri" w:cs="Calibri"/>
              </w:rPr>
              <w:t>Mean</w:t>
            </w:r>
          </w:p>
        </w:tc>
        <w:tc>
          <w:tcPr>
            <w:tcW w:w="843" w:type="dxa"/>
          </w:tcPr>
          <w:p w14:paraId="6FA8153C" w14:textId="77777777" w:rsidR="00F9031F" w:rsidRPr="004F3B18" w:rsidRDefault="00F9031F" w:rsidP="00111879">
            <w:pPr>
              <w:jc w:val="center"/>
              <w:rPr>
                <w:rFonts w:ascii="Calibri" w:hAnsi="Calibri" w:cs="Calibri"/>
              </w:rPr>
            </w:pPr>
            <w:r w:rsidRPr="004F3B18">
              <w:rPr>
                <w:rFonts w:ascii="Calibri" w:hAnsi="Calibri" w:cs="Calibri"/>
              </w:rPr>
              <w:t>Max</w:t>
            </w:r>
          </w:p>
        </w:tc>
        <w:tc>
          <w:tcPr>
            <w:tcW w:w="843" w:type="dxa"/>
          </w:tcPr>
          <w:p w14:paraId="1E437F4F" w14:textId="77777777" w:rsidR="00F9031F" w:rsidRPr="004F3B18" w:rsidRDefault="00F9031F" w:rsidP="00111879">
            <w:pPr>
              <w:jc w:val="center"/>
              <w:rPr>
                <w:rFonts w:ascii="Calibri" w:hAnsi="Calibri" w:cs="Calibri"/>
              </w:rPr>
            </w:pPr>
            <w:r w:rsidRPr="004F3B18">
              <w:rPr>
                <w:rFonts w:ascii="Calibri" w:hAnsi="Calibri" w:cs="Calibri"/>
              </w:rPr>
              <w:t>Min</w:t>
            </w:r>
          </w:p>
        </w:tc>
        <w:tc>
          <w:tcPr>
            <w:tcW w:w="843" w:type="dxa"/>
          </w:tcPr>
          <w:p w14:paraId="1E77AB61" w14:textId="77777777" w:rsidR="00F9031F" w:rsidRPr="004F3B18" w:rsidRDefault="00F9031F" w:rsidP="00111879">
            <w:pPr>
              <w:jc w:val="center"/>
              <w:rPr>
                <w:rFonts w:ascii="Calibri" w:hAnsi="Calibri" w:cs="Calibri"/>
              </w:rPr>
            </w:pPr>
            <w:r w:rsidRPr="004F3B18">
              <w:rPr>
                <w:rFonts w:ascii="Calibri" w:hAnsi="Calibri" w:cs="Calibri"/>
              </w:rPr>
              <w:t>Mean</w:t>
            </w:r>
          </w:p>
        </w:tc>
        <w:tc>
          <w:tcPr>
            <w:tcW w:w="843" w:type="dxa"/>
          </w:tcPr>
          <w:p w14:paraId="6FF66C1F" w14:textId="77777777" w:rsidR="00F9031F" w:rsidRPr="004F3B18" w:rsidRDefault="00F9031F" w:rsidP="00111879">
            <w:pPr>
              <w:jc w:val="center"/>
              <w:rPr>
                <w:rFonts w:ascii="Calibri" w:hAnsi="Calibri" w:cs="Calibri"/>
              </w:rPr>
            </w:pPr>
            <w:r w:rsidRPr="004F3B18">
              <w:rPr>
                <w:rFonts w:ascii="Calibri" w:hAnsi="Calibri" w:cs="Calibri"/>
              </w:rPr>
              <w:t>Max</w:t>
            </w:r>
          </w:p>
        </w:tc>
      </w:tr>
      <w:tr w:rsidR="00F9031F" w:rsidRPr="004F3B18" w14:paraId="32F2D00C" w14:textId="77777777" w:rsidTr="00111879">
        <w:tc>
          <w:tcPr>
            <w:tcW w:w="1271" w:type="dxa"/>
          </w:tcPr>
          <w:p w14:paraId="76BE40AF" w14:textId="77777777" w:rsidR="00F9031F" w:rsidRPr="004F3B18" w:rsidRDefault="00F9031F" w:rsidP="00111879">
            <w:pPr>
              <w:jc w:val="center"/>
              <w:rPr>
                <w:rFonts w:ascii="Calibri" w:hAnsi="Calibri" w:cs="Calibri"/>
                <w:sz w:val="24"/>
                <w:szCs w:val="24"/>
              </w:rPr>
            </w:pPr>
            <w:r w:rsidRPr="004F3B18">
              <w:rPr>
                <w:rFonts w:ascii="Calibri" w:hAnsi="Calibri" w:cs="Calibri"/>
                <w:sz w:val="24"/>
                <w:szCs w:val="24"/>
              </w:rPr>
              <w:t>Model – 1</w:t>
            </w:r>
          </w:p>
        </w:tc>
        <w:tc>
          <w:tcPr>
            <w:tcW w:w="721" w:type="dxa"/>
          </w:tcPr>
          <w:p w14:paraId="7BC47A73" w14:textId="3D9ADCA9" w:rsidR="00F9031F" w:rsidRPr="004F3B18" w:rsidRDefault="00AD16DA" w:rsidP="00111879">
            <w:pPr>
              <w:jc w:val="center"/>
              <w:rPr>
                <w:rFonts w:ascii="Calibri" w:hAnsi="Calibri" w:cs="Calibri"/>
                <w:sz w:val="24"/>
                <w:szCs w:val="24"/>
              </w:rPr>
            </w:pPr>
            <w:r w:rsidRPr="004F3B18">
              <w:rPr>
                <w:rFonts w:ascii="Calibri" w:hAnsi="Calibri" w:cs="Calibri"/>
                <w:sz w:val="24"/>
                <w:szCs w:val="24"/>
              </w:rPr>
              <w:t>0.52</w:t>
            </w:r>
          </w:p>
        </w:tc>
        <w:tc>
          <w:tcPr>
            <w:tcW w:w="1003" w:type="dxa"/>
          </w:tcPr>
          <w:p w14:paraId="3B9A77CD" w14:textId="5BD8CF88" w:rsidR="00F9031F" w:rsidRPr="004F3B18" w:rsidRDefault="00AD108B" w:rsidP="00111879">
            <w:pPr>
              <w:jc w:val="center"/>
              <w:rPr>
                <w:rFonts w:ascii="Calibri" w:hAnsi="Calibri" w:cs="Calibri"/>
                <w:sz w:val="24"/>
                <w:szCs w:val="24"/>
              </w:rPr>
            </w:pPr>
            <w:r w:rsidRPr="004F3B18">
              <w:rPr>
                <w:rFonts w:ascii="Calibri" w:hAnsi="Calibri" w:cs="Calibri"/>
                <w:sz w:val="24"/>
                <w:szCs w:val="24"/>
              </w:rPr>
              <w:t>4.07</w:t>
            </w:r>
          </w:p>
        </w:tc>
        <w:tc>
          <w:tcPr>
            <w:tcW w:w="963" w:type="dxa"/>
          </w:tcPr>
          <w:p w14:paraId="2FF2CE36" w14:textId="1F8BD33F" w:rsidR="00F9031F" w:rsidRPr="004F3B18" w:rsidRDefault="00D914B9" w:rsidP="00111879">
            <w:pPr>
              <w:jc w:val="center"/>
              <w:rPr>
                <w:rFonts w:ascii="Calibri" w:hAnsi="Calibri" w:cs="Calibri"/>
                <w:sz w:val="24"/>
                <w:szCs w:val="24"/>
              </w:rPr>
            </w:pPr>
            <w:r w:rsidRPr="004F3B18">
              <w:rPr>
                <w:rFonts w:ascii="Calibri" w:hAnsi="Calibri" w:cs="Calibri"/>
                <w:sz w:val="24"/>
                <w:szCs w:val="24"/>
              </w:rPr>
              <w:t>10.76</w:t>
            </w:r>
          </w:p>
        </w:tc>
        <w:tc>
          <w:tcPr>
            <w:tcW w:w="843" w:type="dxa"/>
          </w:tcPr>
          <w:p w14:paraId="10DDC630" w14:textId="0635C574" w:rsidR="00F9031F" w:rsidRPr="004F3B18" w:rsidRDefault="00AD16DA" w:rsidP="00111879">
            <w:pPr>
              <w:jc w:val="center"/>
              <w:rPr>
                <w:rFonts w:ascii="Calibri" w:hAnsi="Calibri" w:cs="Calibri"/>
                <w:sz w:val="24"/>
                <w:szCs w:val="24"/>
              </w:rPr>
            </w:pPr>
            <w:r w:rsidRPr="004F3B18">
              <w:rPr>
                <w:rFonts w:ascii="Calibri" w:hAnsi="Calibri" w:cs="Calibri"/>
                <w:sz w:val="24"/>
                <w:szCs w:val="24"/>
              </w:rPr>
              <w:t>0.96</w:t>
            </w:r>
          </w:p>
        </w:tc>
        <w:tc>
          <w:tcPr>
            <w:tcW w:w="843" w:type="dxa"/>
          </w:tcPr>
          <w:p w14:paraId="2708C760" w14:textId="5BDA0421" w:rsidR="00F9031F" w:rsidRPr="004F3B18" w:rsidRDefault="002D1190" w:rsidP="00111879">
            <w:pPr>
              <w:jc w:val="center"/>
              <w:rPr>
                <w:rFonts w:ascii="Calibri" w:hAnsi="Calibri" w:cs="Calibri"/>
                <w:sz w:val="24"/>
                <w:szCs w:val="24"/>
              </w:rPr>
            </w:pPr>
            <w:r w:rsidRPr="004F3B18">
              <w:rPr>
                <w:rFonts w:ascii="Calibri" w:hAnsi="Calibri" w:cs="Calibri"/>
                <w:sz w:val="24"/>
                <w:szCs w:val="24"/>
              </w:rPr>
              <w:t>4.73</w:t>
            </w:r>
          </w:p>
        </w:tc>
        <w:tc>
          <w:tcPr>
            <w:tcW w:w="843" w:type="dxa"/>
          </w:tcPr>
          <w:p w14:paraId="16D58099" w14:textId="75395D8B" w:rsidR="00F9031F" w:rsidRPr="004F3B18" w:rsidRDefault="00D914B9" w:rsidP="00111879">
            <w:pPr>
              <w:jc w:val="center"/>
              <w:rPr>
                <w:rFonts w:ascii="Calibri" w:hAnsi="Calibri" w:cs="Calibri"/>
                <w:sz w:val="24"/>
                <w:szCs w:val="24"/>
              </w:rPr>
            </w:pPr>
            <w:r w:rsidRPr="004F3B18">
              <w:rPr>
                <w:rFonts w:ascii="Calibri" w:hAnsi="Calibri" w:cs="Calibri"/>
                <w:sz w:val="24"/>
                <w:szCs w:val="24"/>
              </w:rPr>
              <w:t>18.24</w:t>
            </w:r>
          </w:p>
        </w:tc>
        <w:tc>
          <w:tcPr>
            <w:tcW w:w="843" w:type="dxa"/>
          </w:tcPr>
          <w:p w14:paraId="17B33571" w14:textId="642B24E7" w:rsidR="00F9031F" w:rsidRPr="004F3B18" w:rsidRDefault="003D0787" w:rsidP="00111879">
            <w:pPr>
              <w:jc w:val="center"/>
              <w:rPr>
                <w:rFonts w:ascii="Calibri" w:hAnsi="Calibri" w:cs="Calibri"/>
                <w:sz w:val="24"/>
                <w:szCs w:val="24"/>
              </w:rPr>
            </w:pPr>
            <w:r w:rsidRPr="004F3B18">
              <w:rPr>
                <w:rFonts w:ascii="Calibri" w:hAnsi="Calibri" w:cs="Calibri"/>
                <w:sz w:val="24"/>
                <w:szCs w:val="24"/>
              </w:rPr>
              <w:t>0.81</w:t>
            </w:r>
          </w:p>
        </w:tc>
        <w:tc>
          <w:tcPr>
            <w:tcW w:w="843" w:type="dxa"/>
          </w:tcPr>
          <w:p w14:paraId="5115EAF2" w14:textId="273E66FC" w:rsidR="00F9031F" w:rsidRPr="004F3B18" w:rsidRDefault="002D1190" w:rsidP="00111879">
            <w:pPr>
              <w:jc w:val="center"/>
              <w:rPr>
                <w:rFonts w:ascii="Calibri" w:hAnsi="Calibri" w:cs="Calibri"/>
              </w:rPr>
            </w:pPr>
            <w:r w:rsidRPr="004F3B18">
              <w:rPr>
                <w:rFonts w:ascii="Calibri" w:hAnsi="Calibri" w:cs="Calibri"/>
              </w:rPr>
              <w:t>6.21</w:t>
            </w:r>
          </w:p>
        </w:tc>
        <w:tc>
          <w:tcPr>
            <w:tcW w:w="843" w:type="dxa"/>
          </w:tcPr>
          <w:p w14:paraId="50E316E9" w14:textId="083066F7" w:rsidR="00F9031F" w:rsidRPr="004F3B18" w:rsidRDefault="0012079A" w:rsidP="00111879">
            <w:pPr>
              <w:jc w:val="center"/>
              <w:rPr>
                <w:rFonts w:ascii="Calibri" w:hAnsi="Calibri" w:cs="Calibri"/>
              </w:rPr>
            </w:pPr>
            <w:r w:rsidRPr="004F3B18">
              <w:rPr>
                <w:rFonts w:ascii="Calibri" w:hAnsi="Calibri" w:cs="Calibri"/>
              </w:rPr>
              <w:t>21.04</w:t>
            </w:r>
          </w:p>
        </w:tc>
      </w:tr>
      <w:tr w:rsidR="00F9031F" w:rsidRPr="004F3B18" w14:paraId="7FB821B2" w14:textId="77777777" w:rsidTr="00111879">
        <w:tc>
          <w:tcPr>
            <w:tcW w:w="1271" w:type="dxa"/>
          </w:tcPr>
          <w:p w14:paraId="28242950" w14:textId="77777777" w:rsidR="00F9031F" w:rsidRPr="004F3B18" w:rsidRDefault="00F9031F" w:rsidP="00111879">
            <w:pPr>
              <w:jc w:val="center"/>
              <w:rPr>
                <w:rFonts w:ascii="Calibri" w:hAnsi="Calibri" w:cs="Calibri"/>
                <w:sz w:val="24"/>
                <w:szCs w:val="24"/>
              </w:rPr>
            </w:pPr>
            <w:r w:rsidRPr="004F3B18">
              <w:rPr>
                <w:rFonts w:ascii="Calibri" w:hAnsi="Calibri" w:cs="Calibri"/>
                <w:sz w:val="24"/>
                <w:szCs w:val="24"/>
              </w:rPr>
              <w:t>Model – 2</w:t>
            </w:r>
          </w:p>
        </w:tc>
        <w:tc>
          <w:tcPr>
            <w:tcW w:w="721" w:type="dxa"/>
          </w:tcPr>
          <w:p w14:paraId="0E51AA72" w14:textId="11D4FCB0" w:rsidR="00F9031F" w:rsidRPr="004F3B18" w:rsidRDefault="00AD16DA" w:rsidP="00111879">
            <w:pPr>
              <w:jc w:val="center"/>
              <w:rPr>
                <w:rFonts w:ascii="Calibri" w:hAnsi="Calibri" w:cs="Calibri"/>
                <w:sz w:val="24"/>
                <w:szCs w:val="24"/>
              </w:rPr>
            </w:pPr>
            <w:r w:rsidRPr="004F3B18">
              <w:rPr>
                <w:rFonts w:ascii="Calibri" w:hAnsi="Calibri" w:cs="Calibri"/>
                <w:sz w:val="24"/>
                <w:szCs w:val="24"/>
              </w:rPr>
              <w:t>0.69</w:t>
            </w:r>
          </w:p>
        </w:tc>
        <w:tc>
          <w:tcPr>
            <w:tcW w:w="1003" w:type="dxa"/>
          </w:tcPr>
          <w:p w14:paraId="6E049CB8" w14:textId="47F88BBA" w:rsidR="00F9031F" w:rsidRPr="004F3B18" w:rsidRDefault="00472D91" w:rsidP="00111879">
            <w:pPr>
              <w:jc w:val="center"/>
              <w:rPr>
                <w:rFonts w:ascii="Calibri" w:hAnsi="Calibri" w:cs="Calibri"/>
                <w:sz w:val="24"/>
                <w:szCs w:val="24"/>
              </w:rPr>
            </w:pPr>
            <w:r w:rsidRPr="004F3B18">
              <w:rPr>
                <w:rFonts w:ascii="Calibri" w:hAnsi="Calibri" w:cs="Calibri"/>
                <w:sz w:val="24"/>
                <w:szCs w:val="24"/>
              </w:rPr>
              <w:t>3.78</w:t>
            </w:r>
          </w:p>
        </w:tc>
        <w:tc>
          <w:tcPr>
            <w:tcW w:w="963" w:type="dxa"/>
          </w:tcPr>
          <w:p w14:paraId="41FD3FB8" w14:textId="016AC953" w:rsidR="00F9031F" w:rsidRPr="004F3B18" w:rsidRDefault="00D914B9" w:rsidP="00111879">
            <w:pPr>
              <w:jc w:val="center"/>
              <w:rPr>
                <w:rFonts w:ascii="Calibri" w:hAnsi="Calibri" w:cs="Calibri"/>
                <w:sz w:val="24"/>
                <w:szCs w:val="24"/>
              </w:rPr>
            </w:pPr>
            <w:r w:rsidRPr="004F3B18">
              <w:rPr>
                <w:rFonts w:ascii="Calibri" w:hAnsi="Calibri" w:cs="Calibri"/>
                <w:sz w:val="24"/>
                <w:szCs w:val="24"/>
              </w:rPr>
              <w:t>8.56</w:t>
            </w:r>
          </w:p>
        </w:tc>
        <w:tc>
          <w:tcPr>
            <w:tcW w:w="843" w:type="dxa"/>
          </w:tcPr>
          <w:p w14:paraId="2B825FDE" w14:textId="579FD38F" w:rsidR="00F9031F" w:rsidRPr="004F3B18" w:rsidRDefault="00AD16DA" w:rsidP="00111879">
            <w:pPr>
              <w:jc w:val="center"/>
              <w:rPr>
                <w:rFonts w:ascii="Calibri" w:hAnsi="Calibri" w:cs="Calibri"/>
                <w:sz w:val="24"/>
                <w:szCs w:val="24"/>
              </w:rPr>
            </w:pPr>
            <w:r w:rsidRPr="004F3B18">
              <w:rPr>
                <w:rFonts w:ascii="Calibri" w:hAnsi="Calibri" w:cs="Calibri"/>
                <w:sz w:val="24"/>
                <w:szCs w:val="24"/>
              </w:rPr>
              <w:t>0.78</w:t>
            </w:r>
          </w:p>
        </w:tc>
        <w:tc>
          <w:tcPr>
            <w:tcW w:w="843" w:type="dxa"/>
          </w:tcPr>
          <w:p w14:paraId="43A4A250" w14:textId="146E2CA0" w:rsidR="00F9031F" w:rsidRPr="004F3B18" w:rsidRDefault="002D1190" w:rsidP="00111879">
            <w:pPr>
              <w:jc w:val="center"/>
              <w:rPr>
                <w:rFonts w:ascii="Calibri" w:hAnsi="Calibri" w:cs="Calibri"/>
                <w:sz w:val="24"/>
                <w:szCs w:val="24"/>
              </w:rPr>
            </w:pPr>
            <w:r w:rsidRPr="004F3B18">
              <w:rPr>
                <w:rFonts w:ascii="Calibri" w:hAnsi="Calibri" w:cs="Calibri"/>
                <w:sz w:val="24"/>
                <w:szCs w:val="24"/>
              </w:rPr>
              <w:t>3.89</w:t>
            </w:r>
          </w:p>
        </w:tc>
        <w:tc>
          <w:tcPr>
            <w:tcW w:w="843" w:type="dxa"/>
          </w:tcPr>
          <w:p w14:paraId="1DF3A8A9" w14:textId="358E4152" w:rsidR="00F9031F" w:rsidRPr="004F3B18" w:rsidRDefault="0012079A" w:rsidP="00111879">
            <w:pPr>
              <w:jc w:val="center"/>
              <w:rPr>
                <w:rFonts w:ascii="Calibri" w:hAnsi="Calibri" w:cs="Calibri"/>
                <w:sz w:val="24"/>
                <w:szCs w:val="24"/>
              </w:rPr>
            </w:pPr>
            <w:r w:rsidRPr="004F3B18">
              <w:rPr>
                <w:rFonts w:ascii="Calibri" w:hAnsi="Calibri" w:cs="Calibri"/>
                <w:sz w:val="24"/>
                <w:szCs w:val="24"/>
              </w:rPr>
              <w:t>9.24</w:t>
            </w:r>
          </w:p>
        </w:tc>
        <w:tc>
          <w:tcPr>
            <w:tcW w:w="843" w:type="dxa"/>
          </w:tcPr>
          <w:p w14:paraId="279A2DD1" w14:textId="2FBFF2F6" w:rsidR="00F9031F" w:rsidRPr="004F3B18" w:rsidRDefault="003D0787" w:rsidP="00111879">
            <w:pPr>
              <w:jc w:val="center"/>
              <w:rPr>
                <w:rFonts w:ascii="Calibri" w:hAnsi="Calibri" w:cs="Calibri"/>
                <w:sz w:val="24"/>
                <w:szCs w:val="24"/>
              </w:rPr>
            </w:pPr>
            <w:r w:rsidRPr="004F3B18">
              <w:rPr>
                <w:rFonts w:ascii="Calibri" w:hAnsi="Calibri" w:cs="Calibri"/>
                <w:sz w:val="24"/>
                <w:szCs w:val="24"/>
              </w:rPr>
              <w:t>0.43</w:t>
            </w:r>
          </w:p>
        </w:tc>
        <w:tc>
          <w:tcPr>
            <w:tcW w:w="843" w:type="dxa"/>
          </w:tcPr>
          <w:p w14:paraId="60DC7D45" w14:textId="5CF81038" w:rsidR="00F9031F" w:rsidRPr="004F3B18" w:rsidRDefault="002D1190" w:rsidP="00111879">
            <w:pPr>
              <w:jc w:val="center"/>
              <w:rPr>
                <w:rFonts w:ascii="Calibri" w:hAnsi="Calibri" w:cs="Calibri"/>
              </w:rPr>
            </w:pPr>
            <w:r w:rsidRPr="004F3B18">
              <w:rPr>
                <w:rFonts w:ascii="Calibri" w:hAnsi="Calibri" w:cs="Calibri"/>
              </w:rPr>
              <w:t>2.15</w:t>
            </w:r>
          </w:p>
        </w:tc>
        <w:tc>
          <w:tcPr>
            <w:tcW w:w="843" w:type="dxa"/>
          </w:tcPr>
          <w:p w14:paraId="05BEB1D0" w14:textId="127F34C1" w:rsidR="00F9031F" w:rsidRPr="004F3B18" w:rsidRDefault="0012079A" w:rsidP="00111879">
            <w:pPr>
              <w:jc w:val="center"/>
              <w:rPr>
                <w:rFonts w:ascii="Calibri" w:hAnsi="Calibri" w:cs="Calibri"/>
              </w:rPr>
            </w:pPr>
            <w:r w:rsidRPr="004F3B18">
              <w:rPr>
                <w:rFonts w:ascii="Calibri" w:hAnsi="Calibri" w:cs="Calibri"/>
              </w:rPr>
              <w:t>7.12</w:t>
            </w:r>
          </w:p>
        </w:tc>
      </w:tr>
      <w:tr w:rsidR="00F9031F" w:rsidRPr="004F3B18" w14:paraId="2920F904" w14:textId="77777777" w:rsidTr="00111879">
        <w:tc>
          <w:tcPr>
            <w:tcW w:w="1271" w:type="dxa"/>
          </w:tcPr>
          <w:p w14:paraId="55F19F27" w14:textId="77777777" w:rsidR="00F9031F" w:rsidRPr="004F3B18" w:rsidRDefault="00F9031F" w:rsidP="00111879">
            <w:pPr>
              <w:jc w:val="center"/>
              <w:rPr>
                <w:rFonts w:ascii="Calibri" w:hAnsi="Calibri" w:cs="Calibri"/>
                <w:sz w:val="24"/>
                <w:szCs w:val="24"/>
              </w:rPr>
            </w:pPr>
            <w:r w:rsidRPr="004F3B18">
              <w:rPr>
                <w:rFonts w:ascii="Calibri" w:hAnsi="Calibri" w:cs="Calibri"/>
                <w:sz w:val="24"/>
                <w:szCs w:val="24"/>
              </w:rPr>
              <w:t>Model – 3</w:t>
            </w:r>
          </w:p>
        </w:tc>
        <w:tc>
          <w:tcPr>
            <w:tcW w:w="721" w:type="dxa"/>
          </w:tcPr>
          <w:p w14:paraId="31736DD1" w14:textId="1B880F9F" w:rsidR="00F9031F" w:rsidRPr="004F3B18" w:rsidRDefault="00AD16DA" w:rsidP="00111879">
            <w:pPr>
              <w:jc w:val="center"/>
              <w:rPr>
                <w:rFonts w:ascii="Calibri" w:hAnsi="Calibri" w:cs="Calibri"/>
                <w:sz w:val="24"/>
                <w:szCs w:val="24"/>
              </w:rPr>
            </w:pPr>
            <w:r w:rsidRPr="004F3B18">
              <w:rPr>
                <w:rFonts w:ascii="Calibri" w:hAnsi="Calibri" w:cs="Calibri"/>
                <w:sz w:val="24"/>
                <w:szCs w:val="24"/>
              </w:rPr>
              <w:t>0.62</w:t>
            </w:r>
          </w:p>
        </w:tc>
        <w:tc>
          <w:tcPr>
            <w:tcW w:w="1003" w:type="dxa"/>
          </w:tcPr>
          <w:p w14:paraId="3448ABD1" w14:textId="534BB93F" w:rsidR="00F9031F" w:rsidRPr="004F3B18" w:rsidRDefault="00472D91" w:rsidP="00111879">
            <w:pPr>
              <w:jc w:val="center"/>
              <w:rPr>
                <w:rFonts w:ascii="Calibri" w:hAnsi="Calibri" w:cs="Calibri"/>
                <w:sz w:val="24"/>
                <w:szCs w:val="24"/>
              </w:rPr>
            </w:pPr>
            <w:r w:rsidRPr="004F3B18">
              <w:rPr>
                <w:rFonts w:ascii="Calibri" w:hAnsi="Calibri" w:cs="Calibri"/>
                <w:sz w:val="24"/>
                <w:szCs w:val="24"/>
              </w:rPr>
              <w:t>6.32</w:t>
            </w:r>
          </w:p>
        </w:tc>
        <w:tc>
          <w:tcPr>
            <w:tcW w:w="963" w:type="dxa"/>
          </w:tcPr>
          <w:p w14:paraId="62F42FF0" w14:textId="20D39F41" w:rsidR="00F9031F" w:rsidRPr="004F3B18" w:rsidRDefault="00D914B9" w:rsidP="00111879">
            <w:pPr>
              <w:jc w:val="center"/>
              <w:rPr>
                <w:rFonts w:ascii="Calibri" w:hAnsi="Calibri" w:cs="Calibri"/>
                <w:sz w:val="24"/>
                <w:szCs w:val="24"/>
              </w:rPr>
            </w:pPr>
            <w:r w:rsidRPr="004F3B18">
              <w:rPr>
                <w:rFonts w:ascii="Calibri" w:hAnsi="Calibri" w:cs="Calibri"/>
                <w:sz w:val="24"/>
                <w:szCs w:val="24"/>
              </w:rPr>
              <w:t>21.07</w:t>
            </w:r>
          </w:p>
        </w:tc>
        <w:tc>
          <w:tcPr>
            <w:tcW w:w="843" w:type="dxa"/>
          </w:tcPr>
          <w:p w14:paraId="4CE0012C" w14:textId="211A3F3B" w:rsidR="00F9031F" w:rsidRPr="004F3B18" w:rsidRDefault="003D0787" w:rsidP="00111879">
            <w:pPr>
              <w:jc w:val="center"/>
              <w:rPr>
                <w:rFonts w:ascii="Calibri" w:hAnsi="Calibri" w:cs="Calibri"/>
                <w:sz w:val="24"/>
                <w:szCs w:val="24"/>
              </w:rPr>
            </w:pPr>
            <w:r w:rsidRPr="004F3B18">
              <w:rPr>
                <w:rFonts w:ascii="Calibri" w:hAnsi="Calibri" w:cs="Calibri"/>
                <w:sz w:val="24"/>
                <w:szCs w:val="24"/>
              </w:rPr>
              <w:t>0.60</w:t>
            </w:r>
          </w:p>
        </w:tc>
        <w:tc>
          <w:tcPr>
            <w:tcW w:w="843" w:type="dxa"/>
          </w:tcPr>
          <w:p w14:paraId="4899DFE8" w14:textId="2AD900E2" w:rsidR="00F9031F" w:rsidRPr="004F3B18" w:rsidRDefault="002D1190" w:rsidP="00111879">
            <w:pPr>
              <w:jc w:val="center"/>
              <w:rPr>
                <w:rFonts w:ascii="Calibri" w:hAnsi="Calibri" w:cs="Calibri"/>
                <w:sz w:val="24"/>
                <w:szCs w:val="24"/>
              </w:rPr>
            </w:pPr>
            <w:r w:rsidRPr="004F3B18">
              <w:rPr>
                <w:rFonts w:ascii="Calibri" w:hAnsi="Calibri" w:cs="Calibri"/>
                <w:sz w:val="24"/>
                <w:szCs w:val="24"/>
              </w:rPr>
              <w:t>6.47</w:t>
            </w:r>
          </w:p>
        </w:tc>
        <w:tc>
          <w:tcPr>
            <w:tcW w:w="843" w:type="dxa"/>
          </w:tcPr>
          <w:p w14:paraId="522FA8D6" w14:textId="3AF3A144" w:rsidR="00F9031F" w:rsidRPr="004F3B18" w:rsidRDefault="0012079A" w:rsidP="00111879">
            <w:pPr>
              <w:jc w:val="center"/>
              <w:rPr>
                <w:rFonts w:ascii="Calibri" w:hAnsi="Calibri" w:cs="Calibri"/>
                <w:sz w:val="24"/>
                <w:szCs w:val="24"/>
              </w:rPr>
            </w:pPr>
            <w:r w:rsidRPr="004F3B18">
              <w:rPr>
                <w:rFonts w:ascii="Calibri" w:hAnsi="Calibri" w:cs="Calibri"/>
                <w:sz w:val="24"/>
                <w:szCs w:val="24"/>
              </w:rPr>
              <w:t>13.53</w:t>
            </w:r>
          </w:p>
        </w:tc>
        <w:tc>
          <w:tcPr>
            <w:tcW w:w="843" w:type="dxa"/>
          </w:tcPr>
          <w:p w14:paraId="096D069E" w14:textId="4517638D" w:rsidR="00F9031F" w:rsidRPr="004F3B18" w:rsidRDefault="003D0787" w:rsidP="00111879">
            <w:pPr>
              <w:jc w:val="center"/>
              <w:rPr>
                <w:rFonts w:ascii="Calibri" w:hAnsi="Calibri" w:cs="Calibri"/>
                <w:sz w:val="24"/>
                <w:szCs w:val="24"/>
              </w:rPr>
            </w:pPr>
            <w:r w:rsidRPr="004F3B18">
              <w:rPr>
                <w:rFonts w:ascii="Calibri" w:hAnsi="Calibri" w:cs="Calibri"/>
                <w:sz w:val="24"/>
                <w:szCs w:val="24"/>
              </w:rPr>
              <w:t>0.81</w:t>
            </w:r>
          </w:p>
        </w:tc>
        <w:tc>
          <w:tcPr>
            <w:tcW w:w="843" w:type="dxa"/>
          </w:tcPr>
          <w:p w14:paraId="36A38BF4" w14:textId="49AE558A" w:rsidR="00F9031F" w:rsidRPr="004F3B18" w:rsidRDefault="00092FC4" w:rsidP="00111879">
            <w:pPr>
              <w:jc w:val="center"/>
              <w:rPr>
                <w:rFonts w:ascii="Calibri" w:hAnsi="Calibri" w:cs="Calibri"/>
              </w:rPr>
            </w:pPr>
            <w:r w:rsidRPr="004F3B18">
              <w:rPr>
                <w:rFonts w:ascii="Calibri" w:hAnsi="Calibri" w:cs="Calibri"/>
              </w:rPr>
              <w:t>2.66</w:t>
            </w:r>
          </w:p>
        </w:tc>
        <w:tc>
          <w:tcPr>
            <w:tcW w:w="843" w:type="dxa"/>
          </w:tcPr>
          <w:p w14:paraId="3B3CDE17" w14:textId="6388B6FC" w:rsidR="00F9031F" w:rsidRPr="004F3B18" w:rsidRDefault="0012079A" w:rsidP="00111879">
            <w:pPr>
              <w:jc w:val="center"/>
              <w:rPr>
                <w:rFonts w:ascii="Calibri" w:hAnsi="Calibri" w:cs="Calibri"/>
              </w:rPr>
            </w:pPr>
            <w:r w:rsidRPr="004F3B18">
              <w:rPr>
                <w:rFonts w:ascii="Calibri" w:hAnsi="Calibri" w:cs="Calibri"/>
              </w:rPr>
              <w:t>7.43</w:t>
            </w:r>
          </w:p>
        </w:tc>
      </w:tr>
      <w:tr w:rsidR="00F9031F" w:rsidRPr="004F3B18" w14:paraId="299B2974" w14:textId="77777777" w:rsidTr="00111879">
        <w:tc>
          <w:tcPr>
            <w:tcW w:w="1271" w:type="dxa"/>
          </w:tcPr>
          <w:p w14:paraId="70FDCE11" w14:textId="77777777" w:rsidR="00F9031F" w:rsidRPr="004F3B18" w:rsidRDefault="00F9031F" w:rsidP="00111879">
            <w:pPr>
              <w:jc w:val="center"/>
              <w:rPr>
                <w:rFonts w:ascii="Calibri" w:hAnsi="Calibri" w:cs="Calibri"/>
                <w:sz w:val="24"/>
                <w:szCs w:val="24"/>
              </w:rPr>
            </w:pPr>
            <w:r w:rsidRPr="004F3B18">
              <w:rPr>
                <w:rFonts w:ascii="Calibri" w:hAnsi="Calibri" w:cs="Calibri"/>
                <w:sz w:val="24"/>
                <w:szCs w:val="24"/>
              </w:rPr>
              <w:t>Model – 4</w:t>
            </w:r>
          </w:p>
        </w:tc>
        <w:tc>
          <w:tcPr>
            <w:tcW w:w="721" w:type="dxa"/>
          </w:tcPr>
          <w:p w14:paraId="53D7442E" w14:textId="4F4D0543" w:rsidR="00F9031F" w:rsidRPr="004F3B18" w:rsidRDefault="00AD16DA" w:rsidP="00111879">
            <w:pPr>
              <w:jc w:val="center"/>
              <w:rPr>
                <w:rFonts w:ascii="Calibri" w:hAnsi="Calibri" w:cs="Calibri"/>
                <w:sz w:val="24"/>
                <w:szCs w:val="24"/>
              </w:rPr>
            </w:pPr>
            <w:r w:rsidRPr="004F3B18">
              <w:rPr>
                <w:rFonts w:ascii="Calibri" w:hAnsi="Calibri" w:cs="Calibri"/>
                <w:sz w:val="24"/>
                <w:szCs w:val="24"/>
              </w:rPr>
              <w:t>0.42</w:t>
            </w:r>
          </w:p>
        </w:tc>
        <w:tc>
          <w:tcPr>
            <w:tcW w:w="1003" w:type="dxa"/>
          </w:tcPr>
          <w:p w14:paraId="045F8908" w14:textId="00C06F7E" w:rsidR="00F9031F" w:rsidRPr="004F3B18" w:rsidRDefault="00472D91" w:rsidP="00111879">
            <w:pPr>
              <w:jc w:val="center"/>
              <w:rPr>
                <w:rFonts w:ascii="Calibri" w:hAnsi="Calibri" w:cs="Calibri"/>
                <w:sz w:val="24"/>
                <w:szCs w:val="24"/>
              </w:rPr>
            </w:pPr>
            <w:r w:rsidRPr="004F3B18">
              <w:rPr>
                <w:rFonts w:ascii="Calibri" w:hAnsi="Calibri" w:cs="Calibri"/>
                <w:sz w:val="24"/>
                <w:szCs w:val="24"/>
              </w:rPr>
              <w:t>3.02</w:t>
            </w:r>
          </w:p>
        </w:tc>
        <w:tc>
          <w:tcPr>
            <w:tcW w:w="963" w:type="dxa"/>
          </w:tcPr>
          <w:p w14:paraId="6018B618" w14:textId="1DF04158" w:rsidR="00F9031F" w:rsidRPr="004F3B18" w:rsidRDefault="00D914B9" w:rsidP="00111879">
            <w:pPr>
              <w:jc w:val="center"/>
              <w:rPr>
                <w:rFonts w:ascii="Calibri" w:hAnsi="Calibri" w:cs="Calibri"/>
                <w:sz w:val="24"/>
                <w:szCs w:val="24"/>
              </w:rPr>
            </w:pPr>
            <w:r w:rsidRPr="004F3B18">
              <w:rPr>
                <w:rFonts w:ascii="Calibri" w:hAnsi="Calibri" w:cs="Calibri"/>
                <w:sz w:val="24"/>
                <w:szCs w:val="24"/>
              </w:rPr>
              <w:t>7.62</w:t>
            </w:r>
          </w:p>
        </w:tc>
        <w:tc>
          <w:tcPr>
            <w:tcW w:w="843" w:type="dxa"/>
          </w:tcPr>
          <w:p w14:paraId="2F0EADC8" w14:textId="29A6D27B" w:rsidR="00F9031F" w:rsidRPr="004F3B18" w:rsidRDefault="003D0787" w:rsidP="00111879">
            <w:pPr>
              <w:jc w:val="center"/>
              <w:rPr>
                <w:rFonts w:ascii="Calibri" w:hAnsi="Calibri" w:cs="Calibri"/>
                <w:sz w:val="24"/>
                <w:szCs w:val="24"/>
              </w:rPr>
            </w:pPr>
            <w:r w:rsidRPr="004F3B18">
              <w:rPr>
                <w:rFonts w:ascii="Calibri" w:hAnsi="Calibri" w:cs="Calibri"/>
                <w:sz w:val="24"/>
                <w:szCs w:val="24"/>
              </w:rPr>
              <w:t>0.41</w:t>
            </w:r>
          </w:p>
        </w:tc>
        <w:tc>
          <w:tcPr>
            <w:tcW w:w="843" w:type="dxa"/>
          </w:tcPr>
          <w:p w14:paraId="612D9D2F" w14:textId="16862D0B" w:rsidR="00F9031F" w:rsidRPr="004F3B18" w:rsidRDefault="002D1190" w:rsidP="00111879">
            <w:pPr>
              <w:jc w:val="center"/>
              <w:rPr>
                <w:rFonts w:ascii="Calibri" w:hAnsi="Calibri" w:cs="Calibri"/>
                <w:sz w:val="24"/>
                <w:szCs w:val="24"/>
              </w:rPr>
            </w:pPr>
            <w:r w:rsidRPr="004F3B18">
              <w:rPr>
                <w:rFonts w:ascii="Calibri" w:hAnsi="Calibri" w:cs="Calibri"/>
                <w:sz w:val="24"/>
                <w:szCs w:val="24"/>
              </w:rPr>
              <w:t>3.75</w:t>
            </w:r>
          </w:p>
        </w:tc>
        <w:tc>
          <w:tcPr>
            <w:tcW w:w="843" w:type="dxa"/>
          </w:tcPr>
          <w:p w14:paraId="2DF3F183" w14:textId="32532774" w:rsidR="00F9031F" w:rsidRPr="004F3B18" w:rsidRDefault="0012079A" w:rsidP="00111879">
            <w:pPr>
              <w:jc w:val="center"/>
              <w:rPr>
                <w:rFonts w:ascii="Calibri" w:hAnsi="Calibri" w:cs="Calibri"/>
                <w:sz w:val="24"/>
                <w:szCs w:val="24"/>
              </w:rPr>
            </w:pPr>
            <w:r w:rsidRPr="004F3B18">
              <w:rPr>
                <w:rFonts w:ascii="Calibri" w:hAnsi="Calibri" w:cs="Calibri"/>
                <w:sz w:val="24"/>
                <w:szCs w:val="24"/>
              </w:rPr>
              <w:t>9.69</w:t>
            </w:r>
          </w:p>
        </w:tc>
        <w:tc>
          <w:tcPr>
            <w:tcW w:w="843" w:type="dxa"/>
          </w:tcPr>
          <w:p w14:paraId="0284F57A" w14:textId="52E7D5F3" w:rsidR="00F9031F" w:rsidRPr="004F3B18" w:rsidRDefault="00AD108B" w:rsidP="00111879">
            <w:pPr>
              <w:jc w:val="center"/>
              <w:rPr>
                <w:rFonts w:ascii="Calibri" w:hAnsi="Calibri" w:cs="Calibri"/>
                <w:sz w:val="24"/>
                <w:szCs w:val="24"/>
              </w:rPr>
            </w:pPr>
            <w:r w:rsidRPr="004F3B18">
              <w:rPr>
                <w:rFonts w:ascii="Calibri" w:hAnsi="Calibri" w:cs="Calibri"/>
                <w:sz w:val="24"/>
                <w:szCs w:val="24"/>
              </w:rPr>
              <w:t>0.55</w:t>
            </w:r>
          </w:p>
        </w:tc>
        <w:tc>
          <w:tcPr>
            <w:tcW w:w="843" w:type="dxa"/>
          </w:tcPr>
          <w:p w14:paraId="41C9F65A" w14:textId="2C9F8FA7" w:rsidR="00F9031F" w:rsidRPr="004F3B18" w:rsidRDefault="00092FC4" w:rsidP="00111879">
            <w:pPr>
              <w:jc w:val="center"/>
              <w:rPr>
                <w:rFonts w:ascii="Calibri" w:hAnsi="Calibri" w:cs="Calibri"/>
              </w:rPr>
            </w:pPr>
            <w:r w:rsidRPr="004F3B18">
              <w:rPr>
                <w:rFonts w:ascii="Calibri" w:hAnsi="Calibri" w:cs="Calibri"/>
              </w:rPr>
              <w:t>2.93</w:t>
            </w:r>
          </w:p>
        </w:tc>
        <w:tc>
          <w:tcPr>
            <w:tcW w:w="843" w:type="dxa"/>
          </w:tcPr>
          <w:p w14:paraId="7BFCBAE7" w14:textId="68A6049C" w:rsidR="00F9031F" w:rsidRPr="004F3B18" w:rsidRDefault="00773DF0" w:rsidP="00111879">
            <w:pPr>
              <w:jc w:val="center"/>
              <w:rPr>
                <w:rFonts w:ascii="Calibri" w:hAnsi="Calibri" w:cs="Calibri"/>
              </w:rPr>
            </w:pPr>
            <w:r w:rsidRPr="004F3B18">
              <w:rPr>
                <w:rFonts w:ascii="Calibri" w:hAnsi="Calibri" w:cs="Calibri"/>
              </w:rPr>
              <w:t>8.30</w:t>
            </w:r>
          </w:p>
        </w:tc>
      </w:tr>
      <w:tr w:rsidR="00F9031F" w:rsidRPr="004F3B18" w14:paraId="296651C2" w14:textId="77777777" w:rsidTr="00111879">
        <w:tc>
          <w:tcPr>
            <w:tcW w:w="1271" w:type="dxa"/>
          </w:tcPr>
          <w:p w14:paraId="40921298" w14:textId="77777777" w:rsidR="00F9031F" w:rsidRPr="004F3B18" w:rsidRDefault="00F9031F" w:rsidP="00111879">
            <w:pPr>
              <w:jc w:val="center"/>
              <w:rPr>
                <w:rFonts w:ascii="Calibri" w:hAnsi="Calibri" w:cs="Calibri"/>
                <w:sz w:val="24"/>
                <w:szCs w:val="24"/>
              </w:rPr>
            </w:pPr>
            <w:r w:rsidRPr="004F3B18">
              <w:rPr>
                <w:rFonts w:ascii="Calibri" w:hAnsi="Calibri" w:cs="Calibri"/>
                <w:sz w:val="24"/>
                <w:szCs w:val="24"/>
              </w:rPr>
              <w:t>Model – 5</w:t>
            </w:r>
          </w:p>
        </w:tc>
        <w:tc>
          <w:tcPr>
            <w:tcW w:w="721" w:type="dxa"/>
          </w:tcPr>
          <w:p w14:paraId="3EE027B0" w14:textId="0A16F0A8" w:rsidR="00F9031F" w:rsidRPr="004F3B18" w:rsidRDefault="00AD16DA" w:rsidP="00111879">
            <w:pPr>
              <w:jc w:val="center"/>
              <w:rPr>
                <w:rFonts w:ascii="Calibri" w:hAnsi="Calibri" w:cs="Calibri"/>
                <w:sz w:val="24"/>
                <w:szCs w:val="24"/>
              </w:rPr>
            </w:pPr>
            <w:r w:rsidRPr="004F3B18">
              <w:rPr>
                <w:rFonts w:ascii="Calibri" w:hAnsi="Calibri" w:cs="Calibri"/>
                <w:sz w:val="24"/>
                <w:szCs w:val="24"/>
              </w:rPr>
              <w:t>0.52</w:t>
            </w:r>
          </w:p>
        </w:tc>
        <w:tc>
          <w:tcPr>
            <w:tcW w:w="1003" w:type="dxa"/>
          </w:tcPr>
          <w:p w14:paraId="385F55F1" w14:textId="2A09CCB2" w:rsidR="00F9031F" w:rsidRPr="004F3B18" w:rsidRDefault="00472D91" w:rsidP="00111879">
            <w:pPr>
              <w:jc w:val="center"/>
              <w:rPr>
                <w:rFonts w:ascii="Calibri" w:hAnsi="Calibri" w:cs="Calibri"/>
                <w:sz w:val="24"/>
                <w:szCs w:val="24"/>
              </w:rPr>
            </w:pPr>
            <w:r w:rsidRPr="004F3B18">
              <w:rPr>
                <w:rFonts w:ascii="Calibri" w:hAnsi="Calibri" w:cs="Calibri"/>
                <w:sz w:val="24"/>
                <w:szCs w:val="24"/>
              </w:rPr>
              <w:t>1.91</w:t>
            </w:r>
          </w:p>
        </w:tc>
        <w:tc>
          <w:tcPr>
            <w:tcW w:w="963" w:type="dxa"/>
          </w:tcPr>
          <w:p w14:paraId="3C70D192" w14:textId="2A1B15F5" w:rsidR="00F9031F" w:rsidRPr="004F3B18" w:rsidRDefault="00D914B9" w:rsidP="00111879">
            <w:pPr>
              <w:jc w:val="center"/>
              <w:rPr>
                <w:rFonts w:ascii="Calibri" w:hAnsi="Calibri" w:cs="Calibri"/>
                <w:sz w:val="24"/>
                <w:szCs w:val="24"/>
              </w:rPr>
            </w:pPr>
            <w:r w:rsidRPr="004F3B18">
              <w:rPr>
                <w:rFonts w:ascii="Calibri" w:hAnsi="Calibri" w:cs="Calibri"/>
                <w:sz w:val="24"/>
                <w:szCs w:val="24"/>
              </w:rPr>
              <w:t>4.20</w:t>
            </w:r>
          </w:p>
        </w:tc>
        <w:tc>
          <w:tcPr>
            <w:tcW w:w="843" w:type="dxa"/>
          </w:tcPr>
          <w:p w14:paraId="4F24B1C5" w14:textId="588D2AFB" w:rsidR="00F9031F" w:rsidRPr="004F3B18" w:rsidRDefault="003D0787" w:rsidP="00111879">
            <w:pPr>
              <w:jc w:val="center"/>
              <w:rPr>
                <w:rFonts w:ascii="Calibri" w:hAnsi="Calibri" w:cs="Calibri"/>
                <w:sz w:val="24"/>
                <w:szCs w:val="24"/>
              </w:rPr>
            </w:pPr>
            <w:r w:rsidRPr="004F3B18">
              <w:rPr>
                <w:rFonts w:ascii="Calibri" w:hAnsi="Calibri" w:cs="Calibri"/>
                <w:sz w:val="24"/>
                <w:szCs w:val="24"/>
              </w:rPr>
              <w:t>0.53</w:t>
            </w:r>
          </w:p>
        </w:tc>
        <w:tc>
          <w:tcPr>
            <w:tcW w:w="843" w:type="dxa"/>
          </w:tcPr>
          <w:p w14:paraId="4DC4A357" w14:textId="6DDEE6DB" w:rsidR="00F9031F" w:rsidRPr="004F3B18" w:rsidRDefault="002D1190" w:rsidP="00111879">
            <w:pPr>
              <w:jc w:val="center"/>
              <w:rPr>
                <w:rFonts w:ascii="Calibri" w:hAnsi="Calibri" w:cs="Calibri"/>
                <w:sz w:val="24"/>
                <w:szCs w:val="24"/>
              </w:rPr>
            </w:pPr>
            <w:r w:rsidRPr="004F3B18">
              <w:rPr>
                <w:rFonts w:ascii="Calibri" w:hAnsi="Calibri" w:cs="Calibri"/>
                <w:sz w:val="24"/>
                <w:szCs w:val="24"/>
              </w:rPr>
              <w:t>3.30</w:t>
            </w:r>
          </w:p>
        </w:tc>
        <w:tc>
          <w:tcPr>
            <w:tcW w:w="843" w:type="dxa"/>
          </w:tcPr>
          <w:p w14:paraId="0BBB131B" w14:textId="255819EC" w:rsidR="00F9031F" w:rsidRPr="004F3B18" w:rsidRDefault="0012079A" w:rsidP="00111879">
            <w:pPr>
              <w:jc w:val="center"/>
              <w:rPr>
                <w:rFonts w:ascii="Calibri" w:hAnsi="Calibri" w:cs="Calibri"/>
                <w:sz w:val="24"/>
                <w:szCs w:val="24"/>
              </w:rPr>
            </w:pPr>
            <w:r w:rsidRPr="004F3B18">
              <w:rPr>
                <w:rFonts w:ascii="Calibri" w:hAnsi="Calibri" w:cs="Calibri"/>
                <w:sz w:val="24"/>
                <w:szCs w:val="24"/>
              </w:rPr>
              <w:t>10.28</w:t>
            </w:r>
          </w:p>
        </w:tc>
        <w:tc>
          <w:tcPr>
            <w:tcW w:w="843" w:type="dxa"/>
          </w:tcPr>
          <w:p w14:paraId="22D8A5C3" w14:textId="528C9AB7" w:rsidR="00F9031F" w:rsidRPr="004F3B18" w:rsidRDefault="00AD108B" w:rsidP="00111879">
            <w:pPr>
              <w:jc w:val="center"/>
              <w:rPr>
                <w:rFonts w:ascii="Calibri" w:hAnsi="Calibri" w:cs="Calibri"/>
                <w:sz w:val="24"/>
                <w:szCs w:val="24"/>
              </w:rPr>
            </w:pPr>
            <w:r w:rsidRPr="004F3B18">
              <w:rPr>
                <w:rFonts w:ascii="Calibri" w:hAnsi="Calibri" w:cs="Calibri"/>
                <w:sz w:val="24"/>
                <w:szCs w:val="24"/>
              </w:rPr>
              <w:t>0.98</w:t>
            </w:r>
          </w:p>
        </w:tc>
        <w:tc>
          <w:tcPr>
            <w:tcW w:w="843" w:type="dxa"/>
          </w:tcPr>
          <w:p w14:paraId="6C5BF118" w14:textId="1942FB87" w:rsidR="00F9031F" w:rsidRPr="004F3B18" w:rsidRDefault="00092FC4" w:rsidP="00111879">
            <w:pPr>
              <w:jc w:val="center"/>
              <w:rPr>
                <w:rFonts w:ascii="Calibri" w:hAnsi="Calibri" w:cs="Calibri"/>
              </w:rPr>
            </w:pPr>
            <w:r w:rsidRPr="004F3B18">
              <w:rPr>
                <w:rFonts w:ascii="Calibri" w:hAnsi="Calibri" w:cs="Calibri"/>
              </w:rPr>
              <w:t>2.92</w:t>
            </w:r>
          </w:p>
        </w:tc>
        <w:tc>
          <w:tcPr>
            <w:tcW w:w="843" w:type="dxa"/>
          </w:tcPr>
          <w:p w14:paraId="1E3D1BF5" w14:textId="7B316E76" w:rsidR="00F9031F" w:rsidRPr="004F3B18" w:rsidRDefault="00773DF0" w:rsidP="00111879">
            <w:pPr>
              <w:jc w:val="center"/>
              <w:rPr>
                <w:rFonts w:ascii="Calibri" w:hAnsi="Calibri" w:cs="Calibri"/>
              </w:rPr>
            </w:pPr>
            <w:r w:rsidRPr="004F3B18">
              <w:rPr>
                <w:rFonts w:ascii="Calibri" w:hAnsi="Calibri" w:cs="Calibri"/>
              </w:rPr>
              <w:t>9.40</w:t>
            </w:r>
          </w:p>
        </w:tc>
      </w:tr>
      <w:tr w:rsidR="00F9031F" w:rsidRPr="004F3B18" w14:paraId="2FE53DBE" w14:textId="77777777" w:rsidTr="00111879">
        <w:tc>
          <w:tcPr>
            <w:tcW w:w="1271" w:type="dxa"/>
          </w:tcPr>
          <w:p w14:paraId="555B4B74" w14:textId="77777777" w:rsidR="00F9031F" w:rsidRPr="004F3B18" w:rsidRDefault="00F9031F" w:rsidP="00111879">
            <w:pPr>
              <w:jc w:val="center"/>
              <w:rPr>
                <w:rFonts w:ascii="Calibri" w:hAnsi="Calibri" w:cs="Calibri"/>
                <w:sz w:val="24"/>
                <w:szCs w:val="24"/>
              </w:rPr>
            </w:pPr>
            <w:r w:rsidRPr="004F3B18">
              <w:rPr>
                <w:rFonts w:ascii="Calibri" w:hAnsi="Calibri" w:cs="Calibri"/>
                <w:sz w:val="24"/>
                <w:szCs w:val="24"/>
              </w:rPr>
              <w:t>Model - 6</w:t>
            </w:r>
          </w:p>
        </w:tc>
        <w:tc>
          <w:tcPr>
            <w:tcW w:w="721" w:type="dxa"/>
          </w:tcPr>
          <w:p w14:paraId="2A6A8206" w14:textId="514162F3" w:rsidR="00F9031F" w:rsidRPr="004F3B18" w:rsidRDefault="00AD16DA" w:rsidP="00111879">
            <w:pPr>
              <w:jc w:val="center"/>
              <w:rPr>
                <w:rFonts w:ascii="Calibri" w:hAnsi="Calibri" w:cs="Calibri"/>
                <w:sz w:val="24"/>
                <w:szCs w:val="24"/>
              </w:rPr>
            </w:pPr>
            <w:r w:rsidRPr="004F3B18">
              <w:rPr>
                <w:rFonts w:ascii="Calibri" w:hAnsi="Calibri" w:cs="Calibri"/>
                <w:sz w:val="24"/>
                <w:szCs w:val="24"/>
              </w:rPr>
              <w:t>0.98</w:t>
            </w:r>
          </w:p>
        </w:tc>
        <w:tc>
          <w:tcPr>
            <w:tcW w:w="1003" w:type="dxa"/>
          </w:tcPr>
          <w:p w14:paraId="530AF4B3" w14:textId="1B71E3EB" w:rsidR="00F9031F" w:rsidRPr="004F3B18" w:rsidRDefault="00472D91" w:rsidP="00111879">
            <w:pPr>
              <w:jc w:val="center"/>
              <w:rPr>
                <w:rFonts w:ascii="Calibri" w:hAnsi="Calibri" w:cs="Calibri"/>
                <w:sz w:val="24"/>
                <w:szCs w:val="24"/>
              </w:rPr>
            </w:pPr>
            <w:r w:rsidRPr="004F3B18">
              <w:rPr>
                <w:rFonts w:ascii="Calibri" w:hAnsi="Calibri" w:cs="Calibri"/>
                <w:sz w:val="24"/>
                <w:szCs w:val="24"/>
              </w:rPr>
              <w:t>3.65</w:t>
            </w:r>
          </w:p>
        </w:tc>
        <w:tc>
          <w:tcPr>
            <w:tcW w:w="963" w:type="dxa"/>
          </w:tcPr>
          <w:p w14:paraId="665A4CAB" w14:textId="137D267B" w:rsidR="00F9031F" w:rsidRPr="004F3B18" w:rsidRDefault="00D914B9" w:rsidP="00111879">
            <w:pPr>
              <w:jc w:val="center"/>
              <w:rPr>
                <w:rFonts w:ascii="Calibri" w:hAnsi="Calibri" w:cs="Calibri"/>
                <w:sz w:val="24"/>
                <w:szCs w:val="24"/>
              </w:rPr>
            </w:pPr>
            <w:r w:rsidRPr="004F3B18">
              <w:rPr>
                <w:rFonts w:ascii="Calibri" w:hAnsi="Calibri" w:cs="Calibri"/>
                <w:sz w:val="24"/>
                <w:szCs w:val="24"/>
              </w:rPr>
              <w:t>8.82</w:t>
            </w:r>
          </w:p>
        </w:tc>
        <w:tc>
          <w:tcPr>
            <w:tcW w:w="843" w:type="dxa"/>
          </w:tcPr>
          <w:p w14:paraId="313C2D90" w14:textId="5C7E8D9F" w:rsidR="00F9031F" w:rsidRPr="004F3B18" w:rsidRDefault="003D0787" w:rsidP="00111879">
            <w:pPr>
              <w:jc w:val="center"/>
              <w:rPr>
                <w:rFonts w:ascii="Calibri" w:hAnsi="Calibri" w:cs="Calibri"/>
                <w:sz w:val="24"/>
                <w:szCs w:val="24"/>
              </w:rPr>
            </w:pPr>
            <w:r w:rsidRPr="004F3B18">
              <w:rPr>
                <w:rFonts w:ascii="Calibri" w:hAnsi="Calibri" w:cs="Calibri"/>
                <w:sz w:val="24"/>
                <w:szCs w:val="24"/>
              </w:rPr>
              <w:t>0.54</w:t>
            </w:r>
          </w:p>
        </w:tc>
        <w:tc>
          <w:tcPr>
            <w:tcW w:w="843" w:type="dxa"/>
          </w:tcPr>
          <w:p w14:paraId="6CACC74D" w14:textId="08EF899D" w:rsidR="00F9031F" w:rsidRPr="004F3B18" w:rsidRDefault="002D1190" w:rsidP="00111879">
            <w:pPr>
              <w:jc w:val="center"/>
              <w:rPr>
                <w:rFonts w:ascii="Calibri" w:hAnsi="Calibri" w:cs="Calibri"/>
                <w:sz w:val="24"/>
                <w:szCs w:val="24"/>
              </w:rPr>
            </w:pPr>
            <w:r w:rsidRPr="004F3B18">
              <w:rPr>
                <w:rFonts w:ascii="Calibri" w:hAnsi="Calibri" w:cs="Calibri"/>
                <w:sz w:val="24"/>
                <w:szCs w:val="24"/>
              </w:rPr>
              <w:t>3.20</w:t>
            </w:r>
          </w:p>
        </w:tc>
        <w:tc>
          <w:tcPr>
            <w:tcW w:w="843" w:type="dxa"/>
          </w:tcPr>
          <w:p w14:paraId="3B66B495" w14:textId="352E4232" w:rsidR="00F9031F" w:rsidRPr="004F3B18" w:rsidRDefault="0012079A" w:rsidP="00111879">
            <w:pPr>
              <w:jc w:val="center"/>
              <w:rPr>
                <w:rFonts w:ascii="Calibri" w:hAnsi="Calibri" w:cs="Calibri"/>
                <w:sz w:val="24"/>
                <w:szCs w:val="24"/>
              </w:rPr>
            </w:pPr>
            <w:r w:rsidRPr="004F3B18">
              <w:rPr>
                <w:rFonts w:ascii="Calibri" w:hAnsi="Calibri" w:cs="Calibri"/>
                <w:sz w:val="24"/>
                <w:szCs w:val="24"/>
              </w:rPr>
              <w:t>8.67</w:t>
            </w:r>
          </w:p>
        </w:tc>
        <w:tc>
          <w:tcPr>
            <w:tcW w:w="843" w:type="dxa"/>
          </w:tcPr>
          <w:p w14:paraId="6E2A8946" w14:textId="39F9922E" w:rsidR="00F9031F" w:rsidRPr="004F3B18" w:rsidRDefault="00AD108B" w:rsidP="00111879">
            <w:pPr>
              <w:jc w:val="center"/>
              <w:rPr>
                <w:rFonts w:ascii="Calibri" w:hAnsi="Calibri" w:cs="Calibri"/>
                <w:sz w:val="24"/>
                <w:szCs w:val="24"/>
              </w:rPr>
            </w:pPr>
            <w:r w:rsidRPr="004F3B18">
              <w:rPr>
                <w:rFonts w:ascii="Calibri" w:hAnsi="Calibri" w:cs="Calibri"/>
                <w:sz w:val="24"/>
                <w:szCs w:val="24"/>
              </w:rPr>
              <w:t>0.52</w:t>
            </w:r>
          </w:p>
        </w:tc>
        <w:tc>
          <w:tcPr>
            <w:tcW w:w="843" w:type="dxa"/>
          </w:tcPr>
          <w:p w14:paraId="70E137C4" w14:textId="37F62BEB" w:rsidR="00F9031F" w:rsidRPr="004F3B18" w:rsidRDefault="00092FC4" w:rsidP="00111879">
            <w:pPr>
              <w:jc w:val="center"/>
              <w:rPr>
                <w:rFonts w:ascii="Calibri" w:hAnsi="Calibri" w:cs="Calibri"/>
              </w:rPr>
            </w:pPr>
            <w:r w:rsidRPr="004F3B18">
              <w:rPr>
                <w:rFonts w:ascii="Calibri" w:hAnsi="Calibri" w:cs="Calibri"/>
              </w:rPr>
              <w:t>2.41</w:t>
            </w:r>
          </w:p>
        </w:tc>
        <w:tc>
          <w:tcPr>
            <w:tcW w:w="843" w:type="dxa"/>
          </w:tcPr>
          <w:p w14:paraId="0B25456E" w14:textId="2ED510ED" w:rsidR="00F9031F" w:rsidRPr="004F3B18" w:rsidRDefault="00773DF0" w:rsidP="00111879">
            <w:pPr>
              <w:jc w:val="center"/>
              <w:rPr>
                <w:rFonts w:ascii="Calibri" w:hAnsi="Calibri" w:cs="Calibri"/>
              </w:rPr>
            </w:pPr>
            <w:r w:rsidRPr="004F3B18">
              <w:rPr>
                <w:rFonts w:ascii="Calibri" w:hAnsi="Calibri" w:cs="Calibri"/>
              </w:rPr>
              <w:t>6.05</w:t>
            </w:r>
          </w:p>
        </w:tc>
      </w:tr>
    </w:tbl>
    <w:p w14:paraId="683E3B0E" w14:textId="77777777" w:rsidR="00CB33B2" w:rsidRPr="004F3B18" w:rsidRDefault="00CB33B2" w:rsidP="002113DB">
      <w:pPr>
        <w:rPr>
          <w:rFonts w:ascii="Calibri" w:hAnsi="Calibri" w:cs="Calibri"/>
        </w:rPr>
      </w:pPr>
    </w:p>
    <w:p w14:paraId="73853B89" w14:textId="1EC40BA9" w:rsidR="00B70C4C" w:rsidRPr="004F3B18" w:rsidRDefault="00B70C4C" w:rsidP="002113DB">
      <w:pPr>
        <w:rPr>
          <w:rFonts w:ascii="Calibri" w:hAnsi="Calibri" w:cs="Calibri"/>
        </w:rPr>
      </w:pPr>
      <w:r w:rsidRPr="004F3B18">
        <w:rPr>
          <w:rFonts w:ascii="Calibri" w:hAnsi="Calibri" w:cs="Calibri"/>
        </w:rPr>
        <w:t>MAPE variations over different lookback periods for different models for 30 days forecasted data is tabulated below in Table 3.</w:t>
      </w:r>
    </w:p>
    <w:p w14:paraId="4C8624FD" w14:textId="4A9FB0B5" w:rsidR="00B70C4C" w:rsidRPr="004F3B18" w:rsidRDefault="00B70C4C" w:rsidP="00B70C4C">
      <w:pPr>
        <w:pStyle w:val="Caption"/>
        <w:keepNext/>
        <w:rPr>
          <w:rFonts w:ascii="Calibri" w:hAnsi="Calibri" w:cs="Calibri"/>
        </w:rPr>
      </w:pPr>
      <w:bookmarkStart w:id="93" w:name="_Toc165500125"/>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3</w:t>
      </w:r>
      <w:r w:rsidRPr="004F3B18">
        <w:rPr>
          <w:rFonts w:ascii="Calibri" w:hAnsi="Calibri" w:cs="Calibri"/>
        </w:rPr>
        <w:fldChar w:fldCharType="end"/>
      </w:r>
      <w:r w:rsidRPr="004F3B18">
        <w:rPr>
          <w:rFonts w:ascii="Calibri" w:hAnsi="Calibri" w:cs="Calibri"/>
        </w:rPr>
        <w:t>: MAPE variations over different Lookback periods with different Models for 30 days Forecasted Data</w:t>
      </w:r>
      <w:bookmarkEnd w:id="93"/>
    </w:p>
    <w:tbl>
      <w:tblPr>
        <w:tblStyle w:val="TableGrid"/>
        <w:tblW w:w="0" w:type="auto"/>
        <w:tblLook w:val="04A0" w:firstRow="1" w:lastRow="0" w:firstColumn="1" w:lastColumn="0" w:noHBand="0" w:noVBand="1"/>
      </w:tblPr>
      <w:tblGrid>
        <w:gridCol w:w="1271"/>
        <w:gridCol w:w="721"/>
        <w:gridCol w:w="1003"/>
        <w:gridCol w:w="963"/>
        <w:gridCol w:w="843"/>
        <w:gridCol w:w="843"/>
        <w:gridCol w:w="843"/>
        <w:gridCol w:w="843"/>
        <w:gridCol w:w="843"/>
        <w:gridCol w:w="843"/>
      </w:tblGrid>
      <w:tr w:rsidR="00F9031F" w:rsidRPr="004F3B18" w14:paraId="206CB55D" w14:textId="77777777" w:rsidTr="00111879">
        <w:tc>
          <w:tcPr>
            <w:tcW w:w="1271" w:type="dxa"/>
          </w:tcPr>
          <w:p w14:paraId="4593B67D" w14:textId="77777777" w:rsidR="00F9031F" w:rsidRPr="004F3B18" w:rsidRDefault="00F9031F" w:rsidP="00111879">
            <w:pPr>
              <w:jc w:val="center"/>
              <w:rPr>
                <w:rFonts w:ascii="Calibri" w:hAnsi="Calibri" w:cs="Calibri"/>
                <w:sz w:val="24"/>
                <w:szCs w:val="24"/>
              </w:rPr>
            </w:pPr>
          </w:p>
        </w:tc>
        <w:tc>
          <w:tcPr>
            <w:tcW w:w="2687" w:type="dxa"/>
            <w:gridSpan w:val="3"/>
          </w:tcPr>
          <w:p w14:paraId="4ECCB0DA" w14:textId="6E958CD1" w:rsidR="00F9031F" w:rsidRPr="004F3B18" w:rsidRDefault="00F9031F" w:rsidP="00111879">
            <w:pPr>
              <w:jc w:val="center"/>
              <w:rPr>
                <w:rFonts w:ascii="Calibri" w:hAnsi="Calibri" w:cs="Calibri"/>
                <w:sz w:val="24"/>
                <w:szCs w:val="24"/>
              </w:rPr>
            </w:pPr>
            <w:r w:rsidRPr="004F3B18">
              <w:rPr>
                <w:rFonts w:ascii="Calibri" w:hAnsi="Calibri" w:cs="Calibri"/>
                <w:sz w:val="24"/>
                <w:szCs w:val="24"/>
              </w:rPr>
              <w:t>Lookback = 10</w:t>
            </w:r>
            <w:r w:rsidR="002C760C" w:rsidRPr="004F3B18">
              <w:rPr>
                <w:rFonts w:ascii="Calibri" w:hAnsi="Calibri" w:cs="Calibri"/>
                <w:sz w:val="24"/>
                <w:szCs w:val="24"/>
              </w:rPr>
              <w:t>,</w:t>
            </w:r>
            <w:r w:rsidRPr="004F3B18">
              <w:rPr>
                <w:rFonts w:ascii="Calibri" w:hAnsi="Calibri" w:cs="Calibri"/>
                <w:sz w:val="24"/>
                <w:szCs w:val="24"/>
              </w:rPr>
              <w:t xml:space="preserve"> MAPE</w:t>
            </w:r>
          </w:p>
        </w:tc>
        <w:tc>
          <w:tcPr>
            <w:tcW w:w="2529" w:type="dxa"/>
            <w:gridSpan w:val="3"/>
          </w:tcPr>
          <w:p w14:paraId="1DA97410" w14:textId="7A482103" w:rsidR="00F9031F" w:rsidRPr="004F3B18" w:rsidRDefault="00F9031F" w:rsidP="00111879">
            <w:pPr>
              <w:jc w:val="center"/>
              <w:rPr>
                <w:rFonts w:ascii="Calibri" w:hAnsi="Calibri" w:cs="Calibri"/>
                <w:sz w:val="24"/>
                <w:szCs w:val="24"/>
              </w:rPr>
            </w:pPr>
            <w:r w:rsidRPr="004F3B18">
              <w:rPr>
                <w:rFonts w:ascii="Calibri" w:hAnsi="Calibri" w:cs="Calibri"/>
                <w:sz w:val="24"/>
                <w:szCs w:val="24"/>
              </w:rPr>
              <w:t>Lookback = 25</w:t>
            </w:r>
            <w:r w:rsidR="002C760C" w:rsidRPr="004F3B18">
              <w:rPr>
                <w:rFonts w:ascii="Calibri" w:hAnsi="Calibri" w:cs="Calibri"/>
                <w:sz w:val="24"/>
                <w:szCs w:val="24"/>
              </w:rPr>
              <w:t>,</w:t>
            </w:r>
            <w:r w:rsidRPr="004F3B18">
              <w:rPr>
                <w:rFonts w:ascii="Calibri" w:hAnsi="Calibri" w:cs="Calibri"/>
                <w:sz w:val="24"/>
                <w:szCs w:val="24"/>
              </w:rPr>
              <w:t xml:space="preserve"> MAPE</w:t>
            </w:r>
          </w:p>
        </w:tc>
        <w:tc>
          <w:tcPr>
            <w:tcW w:w="2529" w:type="dxa"/>
            <w:gridSpan w:val="3"/>
          </w:tcPr>
          <w:p w14:paraId="08D64DA0" w14:textId="3C27704B" w:rsidR="00F9031F" w:rsidRPr="004F3B18" w:rsidRDefault="00F9031F" w:rsidP="00111879">
            <w:pPr>
              <w:jc w:val="center"/>
              <w:rPr>
                <w:rFonts w:ascii="Calibri" w:hAnsi="Calibri" w:cs="Calibri"/>
              </w:rPr>
            </w:pPr>
            <w:r w:rsidRPr="004F3B18">
              <w:rPr>
                <w:rFonts w:ascii="Calibri" w:hAnsi="Calibri" w:cs="Calibri"/>
                <w:sz w:val="24"/>
                <w:szCs w:val="24"/>
              </w:rPr>
              <w:t>Lookback = 50</w:t>
            </w:r>
            <w:r w:rsidR="002C760C" w:rsidRPr="004F3B18">
              <w:rPr>
                <w:rFonts w:ascii="Calibri" w:hAnsi="Calibri" w:cs="Calibri"/>
                <w:sz w:val="24"/>
                <w:szCs w:val="24"/>
              </w:rPr>
              <w:t>,</w:t>
            </w:r>
            <w:r w:rsidRPr="004F3B18">
              <w:rPr>
                <w:rFonts w:ascii="Calibri" w:hAnsi="Calibri" w:cs="Calibri"/>
                <w:sz w:val="24"/>
                <w:szCs w:val="24"/>
              </w:rPr>
              <w:t xml:space="preserve"> MAPE</w:t>
            </w:r>
          </w:p>
        </w:tc>
      </w:tr>
      <w:tr w:rsidR="00F9031F" w:rsidRPr="004F3B18" w14:paraId="671DCC04" w14:textId="77777777" w:rsidTr="00111879">
        <w:tc>
          <w:tcPr>
            <w:tcW w:w="1271" w:type="dxa"/>
          </w:tcPr>
          <w:p w14:paraId="05767A25" w14:textId="77777777" w:rsidR="00F9031F" w:rsidRPr="004F3B18" w:rsidRDefault="00F9031F" w:rsidP="00111879">
            <w:pPr>
              <w:jc w:val="center"/>
              <w:rPr>
                <w:rFonts w:ascii="Calibri" w:hAnsi="Calibri" w:cs="Calibri"/>
              </w:rPr>
            </w:pPr>
          </w:p>
        </w:tc>
        <w:tc>
          <w:tcPr>
            <w:tcW w:w="721" w:type="dxa"/>
          </w:tcPr>
          <w:p w14:paraId="2D388A40" w14:textId="77777777" w:rsidR="00F9031F" w:rsidRPr="004F3B18" w:rsidRDefault="00F9031F" w:rsidP="00111879">
            <w:pPr>
              <w:jc w:val="center"/>
              <w:rPr>
                <w:rFonts w:ascii="Calibri" w:hAnsi="Calibri" w:cs="Calibri"/>
              </w:rPr>
            </w:pPr>
            <w:r w:rsidRPr="004F3B18">
              <w:rPr>
                <w:rFonts w:ascii="Calibri" w:hAnsi="Calibri" w:cs="Calibri"/>
              </w:rPr>
              <w:t>Min</w:t>
            </w:r>
          </w:p>
        </w:tc>
        <w:tc>
          <w:tcPr>
            <w:tcW w:w="1003" w:type="dxa"/>
          </w:tcPr>
          <w:p w14:paraId="6D1C848D" w14:textId="77777777" w:rsidR="00F9031F" w:rsidRPr="004F3B18" w:rsidRDefault="00F9031F" w:rsidP="00111879">
            <w:pPr>
              <w:jc w:val="center"/>
              <w:rPr>
                <w:rFonts w:ascii="Calibri" w:hAnsi="Calibri" w:cs="Calibri"/>
              </w:rPr>
            </w:pPr>
            <w:r w:rsidRPr="004F3B18">
              <w:rPr>
                <w:rFonts w:ascii="Calibri" w:hAnsi="Calibri" w:cs="Calibri"/>
              </w:rPr>
              <w:t>Mean</w:t>
            </w:r>
          </w:p>
        </w:tc>
        <w:tc>
          <w:tcPr>
            <w:tcW w:w="963" w:type="dxa"/>
          </w:tcPr>
          <w:p w14:paraId="7A16041D" w14:textId="77777777" w:rsidR="00F9031F" w:rsidRPr="004F3B18" w:rsidRDefault="00F9031F" w:rsidP="00111879">
            <w:pPr>
              <w:jc w:val="center"/>
              <w:rPr>
                <w:rFonts w:ascii="Calibri" w:hAnsi="Calibri" w:cs="Calibri"/>
              </w:rPr>
            </w:pPr>
            <w:r w:rsidRPr="004F3B18">
              <w:rPr>
                <w:rFonts w:ascii="Calibri" w:hAnsi="Calibri" w:cs="Calibri"/>
              </w:rPr>
              <w:t>Max</w:t>
            </w:r>
          </w:p>
        </w:tc>
        <w:tc>
          <w:tcPr>
            <w:tcW w:w="843" w:type="dxa"/>
          </w:tcPr>
          <w:p w14:paraId="39A8C625" w14:textId="77777777" w:rsidR="00F9031F" w:rsidRPr="004F3B18" w:rsidRDefault="00F9031F" w:rsidP="00111879">
            <w:pPr>
              <w:jc w:val="center"/>
              <w:rPr>
                <w:rFonts w:ascii="Calibri" w:hAnsi="Calibri" w:cs="Calibri"/>
              </w:rPr>
            </w:pPr>
            <w:r w:rsidRPr="004F3B18">
              <w:rPr>
                <w:rFonts w:ascii="Calibri" w:hAnsi="Calibri" w:cs="Calibri"/>
              </w:rPr>
              <w:t>Min</w:t>
            </w:r>
          </w:p>
        </w:tc>
        <w:tc>
          <w:tcPr>
            <w:tcW w:w="843" w:type="dxa"/>
          </w:tcPr>
          <w:p w14:paraId="1AC64BCA" w14:textId="77777777" w:rsidR="00F9031F" w:rsidRPr="004F3B18" w:rsidRDefault="00F9031F" w:rsidP="00111879">
            <w:pPr>
              <w:jc w:val="center"/>
              <w:rPr>
                <w:rFonts w:ascii="Calibri" w:hAnsi="Calibri" w:cs="Calibri"/>
              </w:rPr>
            </w:pPr>
            <w:r w:rsidRPr="004F3B18">
              <w:rPr>
                <w:rFonts w:ascii="Calibri" w:hAnsi="Calibri" w:cs="Calibri"/>
              </w:rPr>
              <w:t>Mean</w:t>
            </w:r>
          </w:p>
        </w:tc>
        <w:tc>
          <w:tcPr>
            <w:tcW w:w="843" w:type="dxa"/>
          </w:tcPr>
          <w:p w14:paraId="44564FC3" w14:textId="77777777" w:rsidR="00F9031F" w:rsidRPr="004F3B18" w:rsidRDefault="00F9031F" w:rsidP="00111879">
            <w:pPr>
              <w:jc w:val="center"/>
              <w:rPr>
                <w:rFonts w:ascii="Calibri" w:hAnsi="Calibri" w:cs="Calibri"/>
              </w:rPr>
            </w:pPr>
            <w:r w:rsidRPr="004F3B18">
              <w:rPr>
                <w:rFonts w:ascii="Calibri" w:hAnsi="Calibri" w:cs="Calibri"/>
              </w:rPr>
              <w:t>Max</w:t>
            </w:r>
          </w:p>
        </w:tc>
        <w:tc>
          <w:tcPr>
            <w:tcW w:w="843" w:type="dxa"/>
          </w:tcPr>
          <w:p w14:paraId="3E3EBB57" w14:textId="77777777" w:rsidR="00F9031F" w:rsidRPr="004F3B18" w:rsidRDefault="00F9031F" w:rsidP="00111879">
            <w:pPr>
              <w:jc w:val="center"/>
              <w:rPr>
                <w:rFonts w:ascii="Calibri" w:hAnsi="Calibri" w:cs="Calibri"/>
              </w:rPr>
            </w:pPr>
            <w:r w:rsidRPr="004F3B18">
              <w:rPr>
                <w:rFonts w:ascii="Calibri" w:hAnsi="Calibri" w:cs="Calibri"/>
              </w:rPr>
              <w:t>Min</w:t>
            </w:r>
          </w:p>
        </w:tc>
        <w:tc>
          <w:tcPr>
            <w:tcW w:w="843" w:type="dxa"/>
          </w:tcPr>
          <w:p w14:paraId="07A5C7BC" w14:textId="77777777" w:rsidR="00F9031F" w:rsidRPr="004F3B18" w:rsidRDefault="00F9031F" w:rsidP="00111879">
            <w:pPr>
              <w:jc w:val="center"/>
              <w:rPr>
                <w:rFonts w:ascii="Calibri" w:hAnsi="Calibri" w:cs="Calibri"/>
              </w:rPr>
            </w:pPr>
            <w:r w:rsidRPr="004F3B18">
              <w:rPr>
                <w:rFonts w:ascii="Calibri" w:hAnsi="Calibri" w:cs="Calibri"/>
              </w:rPr>
              <w:t>Mean</w:t>
            </w:r>
          </w:p>
        </w:tc>
        <w:tc>
          <w:tcPr>
            <w:tcW w:w="843" w:type="dxa"/>
          </w:tcPr>
          <w:p w14:paraId="7DEC2393" w14:textId="77777777" w:rsidR="00F9031F" w:rsidRPr="004F3B18" w:rsidRDefault="00F9031F" w:rsidP="00111879">
            <w:pPr>
              <w:jc w:val="center"/>
              <w:rPr>
                <w:rFonts w:ascii="Calibri" w:hAnsi="Calibri" w:cs="Calibri"/>
              </w:rPr>
            </w:pPr>
            <w:r w:rsidRPr="004F3B18">
              <w:rPr>
                <w:rFonts w:ascii="Calibri" w:hAnsi="Calibri" w:cs="Calibri"/>
              </w:rPr>
              <w:t>Max</w:t>
            </w:r>
          </w:p>
        </w:tc>
      </w:tr>
      <w:tr w:rsidR="00F9031F" w:rsidRPr="004F3B18" w14:paraId="77D64A26" w14:textId="77777777" w:rsidTr="00111879">
        <w:tc>
          <w:tcPr>
            <w:tcW w:w="1271" w:type="dxa"/>
          </w:tcPr>
          <w:p w14:paraId="7D289AFA" w14:textId="77777777" w:rsidR="00F9031F" w:rsidRPr="004F3B18" w:rsidRDefault="00F9031F" w:rsidP="00111879">
            <w:pPr>
              <w:jc w:val="center"/>
              <w:rPr>
                <w:rFonts w:ascii="Calibri" w:hAnsi="Calibri" w:cs="Calibri"/>
                <w:sz w:val="24"/>
                <w:szCs w:val="24"/>
              </w:rPr>
            </w:pPr>
            <w:r w:rsidRPr="004F3B18">
              <w:rPr>
                <w:rFonts w:ascii="Calibri" w:hAnsi="Calibri" w:cs="Calibri"/>
                <w:sz w:val="24"/>
                <w:szCs w:val="24"/>
              </w:rPr>
              <w:t>Model – 1</w:t>
            </w:r>
          </w:p>
        </w:tc>
        <w:tc>
          <w:tcPr>
            <w:tcW w:w="721" w:type="dxa"/>
          </w:tcPr>
          <w:p w14:paraId="19CE6DBF" w14:textId="70CBF029" w:rsidR="00F9031F" w:rsidRPr="004F3B18" w:rsidRDefault="00980AE6" w:rsidP="00111879">
            <w:pPr>
              <w:jc w:val="center"/>
              <w:rPr>
                <w:rFonts w:ascii="Calibri" w:hAnsi="Calibri" w:cs="Calibri"/>
                <w:sz w:val="24"/>
                <w:szCs w:val="24"/>
              </w:rPr>
            </w:pPr>
            <w:r w:rsidRPr="004F3B18">
              <w:rPr>
                <w:rFonts w:ascii="Calibri" w:hAnsi="Calibri" w:cs="Calibri"/>
                <w:sz w:val="24"/>
                <w:szCs w:val="24"/>
              </w:rPr>
              <w:t>0.92</w:t>
            </w:r>
          </w:p>
        </w:tc>
        <w:tc>
          <w:tcPr>
            <w:tcW w:w="1003" w:type="dxa"/>
          </w:tcPr>
          <w:p w14:paraId="1F54F4DB" w14:textId="738F9C6B" w:rsidR="00F9031F" w:rsidRPr="004F3B18" w:rsidRDefault="00083442" w:rsidP="00111879">
            <w:pPr>
              <w:jc w:val="center"/>
              <w:rPr>
                <w:rFonts w:ascii="Calibri" w:hAnsi="Calibri" w:cs="Calibri"/>
                <w:sz w:val="24"/>
                <w:szCs w:val="24"/>
              </w:rPr>
            </w:pPr>
            <w:r w:rsidRPr="004F3B18">
              <w:rPr>
                <w:rFonts w:ascii="Calibri" w:hAnsi="Calibri" w:cs="Calibri"/>
                <w:sz w:val="24"/>
                <w:szCs w:val="24"/>
              </w:rPr>
              <w:t>6.47</w:t>
            </w:r>
          </w:p>
        </w:tc>
        <w:tc>
          <w:tcPr>
            <w:tcW w:w="963" w:type="dxa"/>
          </w:tcPr>
          <w:p w14:paraId="19423F71" w14:textId="45B58C55" w:rsidR="00F9031F" w:rsidRPr="004F3B18" w:rsidRDefault="00DE48F7" w:rsidP="00111879">
            <w:pPr>
              <w:jc w:val="center"/>
              <w:rPr>
                <w:rFonts w:ascii="Calibri" w:hAnsi="Calibri" w:cs="Calibri"/>
                <w:sz w:val="24"/>
                <w:szCs w:val="24"/>
              </w:rPr>
            </w:pPr>
            <w:r w:rsidRPr="004F3B18">
              <w:rPr>
                <w:rFonts w:ascii="Calibri" w:hAnsi="Calibri" w:cs="Calibri"/>
                <w:sz w:val="24"/>
                <w:szCs w:val="24"/>
              </w:rPr>
              <w:t>19.76</w:t>
            </w:r>
          </w:p>
        </w:tc>
        <w:tc>
          <w:tcPr>
            <w:tcW w:w="843" w:type="dxa"/>
          </w:tcPr>
          <w:p w14:paraId="1D888946" w14:textId="0556ED7E" w:rsidR="00F9031F" w:rsidRPr="004F3B18" w:rsidRDefault="00112B31" w:rsidP="00111879">
            <w:pPr>
              <w:jc w:val="center"/>
              <w:rPr>
                <w:rFonts w:ascii="Calibri" w:hAnsi="Calibri" w:cs="Calibri"/>
                <w:sz w:val="24"/>
                <w:szCs w:val="24"/>
              </w:rPr>
            </w:pPr>
            <w:r w:rsidRPr="004F3B18">
              <w:rPr>
                <w:rFonts w:ascii="Calibri" w:hAnsi="Calibri" w:cs="Calibri"/>
                <w:sz w:val="24"/>
                <w:szCs w:val="24"/>
              </w:rPr>
              <w:t>1.48</w:t>
            </w:r>
          </w:p>
        </w:tc>
        <w:tc>
          <w:tcPr>
            <w:tcW w:w="843" w:type="dxa"/>
          </w:tcPr>
          <w:p w14:paraId="1A071740" w14:textId="6B247B15" w:rsidR="00F9031F" w:rsidRPr="004F3B18" w:rsidRDefault="0005016B" w:rsidP="00111879">
            <w:pPr>
              <w:jc w:val="center"/>
              <w:rPr>
                <w:rFonts w:ascii="Calibri" w:hAnsi="Calibri" w:cs="Calibri"/>
                <w:sz w:val="24"/>
                <w:szCs w:val="24"/>
              </w:rPr>
            </w:pPr>
            <w:r w:rsidRPr="004F3B18">
              <w:rPr>
                <w:rFonts w:ascii="Calibri" w:hAnsi="Calibri" w:cs="Calibri"/>
                <w:sz w:val="24"/>
                <w:szCs w:val="24"/>
              </w:rPr>
              <w:t>7.28</w:t>
            </w:r>
          </w:p>
        </w:tc>
        <w:tc>
          <w:tcPr>
            <w:tcW w:w="843" w:type="dxa"/>
          </w:tcPr>
          <w:p w14:paraId="1D13BD68" w14:textId="58A02CDC" w:rsidR="00F9031F" w:rsidRPr="004F3B18" w:rsidRDefault="003B6A0D" w:rsidP="00111879">
            <w:pPr>
              <w:jc w:val="center"/>
              <w:rPr>
                <w:rFonts w:ascii="Calibri" w:hAnsi="Calibri" w:cs="Calibri"/>
                <w:sz w:val="24"/>
                <w:szCs w:val="24"/>
              </w:rPr>
            </w:pPr>
            <w:r w:rsidRPr="004F3B18">
              <w:rPr>
                <w:rFonts w:ascii="Calibri" w:hAnsi="Calibri" w:cs="Calibri"/>
                <w:sz w:val="24"/>
                <w:szCs w:val="24"/>
              </w:rPr>
              <w:t>26.40</w:t>
            </w:r>
          </w:p>
        </w:tc>
        <w:tc>
          <w:tcPr>
            <w:tcW w:w="843" w:type="dxa"/>
          </w:tcPr>
          <w:p w14:paraId="1955F961" w14:textId="3AF5B848" w:rsidR="00F9031F" w:rsidRPr="004F3B18" w:rsidRDefault="00112B31" w:rsidP="00111879">
            <w:pPr>
              <w:jc w:val="center"/>
              <w:rPr>
                <w:rFonts w:ascii="Calibri" w:hAnsi="Calibri" w:cs="Calibri"/>
                <w:sz w:val="24"/>
                <w:szCs w:val="24"/>
              </w:rPr>
            </w:pPr>
            <w:r w:rsidRPr="004F3B18">
              <w:rPr>
                <w:rFonts w:ascii="Calibri" w:hAnsi="Calibri" w:cs="Calibri"/>
                <w:sz w:val="24"/>
                <w:szCs w:val="24"/>
              </w:rPr>
              <w:t>1.11</w:t>
            </w:r>
          </w:p>
        </w:tc>
        <w:tc>
          <w:tcPr>
            <w:tcW w:w="843" w:type="dxa"/>
          </w:tcPr>
          <w:p w14:paraId="124CB35E" w14:textId="5EA7658D" w:rsidR="00F9031F" w:rsidRPr="004F3B18" w:rsidRDefault="00E15252" w:rsidP="00111879">
            <w:pPr>
              <w:jc w:val="center"/>
              <w:rPr>
                <w:rFonts w:ascii="Calibri" w:hAnsi="Calibri" w:cs="Calibri"/>
              </w:rPr>
            </w:pPr>
            <w:r w:rsidRPr="004F3B18">
              <w:rPr>
                <w:rFonts w:ascii="Calibri" w:hAnsi="Calibri" w:cs="Calibri"/>
              </w:rPr>
              <w:t>9.64</w:t>
            </w:r>
          </w:p>
        </w:tc>
        <w:tc>
          <w:tcPr>
            <w:tcW w:w="843" w:type="dxa"/>
          </w:tcPr>
          <w:p w14:paraId="2389C84F" w14:textId="3EC90541" w:rsidR="00F9031F" w:rsidRPr="004F3B18" w:rsidRDefault="00AA3EC5" w:rsidP="00111879">
            <w:pPr>
              <w:jc w:val="center"/>
              <w:rPr>
                <w:rFonts w:ascii="Calibri" w:hAnsi="Calibri" w:cs="Calibri"/>
              </w:rPr>
            </w:pPr>
            <w:r w:rsidRPr="004F3B18">
              <w:rPr>
                <w:rFonts w:ascii="Calibri" w:hAnsi="Calibri" w:cs="Calibri"/>
              </w:rPr>
              <w:t>29.00</w:t>
            </w:r>
          </w:p>
        </w:tc>
      </w:tr>
      <w:tr w:rsidR="00F9031F" w:rsidRPr="004F3B18" w14:paraId="76E792E8" w14:textId="77777777" w:rsidTr="00111879">
        <w:tc>
          <w:tcPr>
            <w:tcW w:w="1271" w:type="dxa"/>
          </w:tcPr>
          <w:p w14:paraId="72E790A2" w14:textId="77777777" w:rsidR="00F9031F" w:rsidRPr="004F3B18" w:rsidRDefault="00F9031F" w:rsidP="00111879">
            <w:pPr>
              <w:jc w:val="center"/>
              <w:rPr>
                <w:rFonts w:ascii="Calibri" w:hAnsi="Calibri" w:cs="Calibri"/>
                <w:sz w:val="24"/>
                <w:szCs w:val="24"/>
              </w:rPr>
            </w:pPr>
            <w:r w:rsidRPr="004F3B18">
              <w:rPr>
                <w:rFonts w:ascii="Calibri" w:hAnsi="Calibri" w:cs="Calibri"/>
                <w:sz w:val="24"/>
                <w:szCs w:val="24"/>
              </w:rPr>
              <w:t>Model – 2</w:t>
            </w:r>
          </w:p>
        </w:tc>
        <w:tc>
          <w:tcPr>
            <w:tcW w:w="721" w:type="dxa"/>
          </w:tcPr>
          <w:p w14:paraId="38A4885E" w14:textId="2F24CD97" w:rsidR="00F9031F" w:rsidRPr="004F3B18" w:rsidRDefault="00980AE6" w:rsidP="00111879">
            <w:pPr>
              <w:jc w:val="center"/>
              <w:rPr>
                <w:rFonts w:ascii="Calibri" w:hAnsi="Calibri" w:cs="Calibri"/>
                <w:sz w:val="24"/>
                <w:szCs w:val="24"/>
              </w:rPr>
            </w:pPr>
            <w:r w:rsidRPr="004F3B18">
              <w:rPr>
                <w:rFonts w:ascii="Calibri" w:hAnsi="Calibri" w:cs="Calibri"/>
                <w:sz w:val="24"/>
                <w:szCs w:val="24"/>
              </w:rPr>
              <w:t>0.99</w:t>
            </w:r>
          </w:p>
        </w:tc>
        <w:tc>
          <w:tcPr>
            <w:tcW w:w="1003" w:type="dxa"/>
          </w:tcPr>
          <w:p w14:paraId="1B105F2F" w14:textId="4FB264CC" w:rsidR="00F9031F" w:rsidRPr="004F3B18" w:rsidRDefault="00083442" w:rsidP="00111879">
            <w:pPr>
              <w:jc w:val="center"/>
              <w:rPr>
                <w:rFonts w:ascii="Calibri" w:hAnsi="Calibri" w:cs="Calibri"/>
                <w:sz w:val="24"/>
                <w:szCs w:val="24"/>
              </w:rPr>
            </w:pPr>
            <w:r w:rsidRPr="004F3B18">
              <w:rPr>
                <w:rFonts w:ascii="Calibri" w:hAnsi="Calibri" w:cs="Calibri"/>
                <w:sz w:val="24"/>
                <w:szCs w:val="24"/>
              </w:rPr>
              <w:t>5.89</w:t>
            </w:r>
          </w:p>
        </w:tc>
        <w:tc>
          <w:tcPr>
            <w:tcW w:w="963" w:type="dxa"/>
          </w:tcPr>
          <w:p w14:paraId="5E204A2A" w14:textId="4D0061EC" w:rsidR="00F9031F" w:rsidRPr="004F3B18" w:rsidRDefault="00DE48F7" w:rsidP="00111879">
            <w:pPr>
              <w:jc w:val="center"/>
              <w:rPr>
                <w:rFonts w:ascii="Calibri" w:hAnsi="Calibri" w:cs="Calibri"/>
                <w:sz w:val="24"/>
                <w:szCs w:val="24"/>
              </w:rPr>
            </w:pPr>
            <w:r w:rsidRPr="004F3B18">
              <w:rPr>
                <w:rFonts w:ascii="Calibri" w:hAnsi="Calibri" w:cs="Calibri"/>
                <w:sz w:val="24"/>
                <w:szCs w:val="24"/>
              </w:rPr>
              <w:t>14.04</w:t>
            </w:r>
          </w:p>
        </w:tc>
        <w:tc>
          <w:tcPr>
            <w:tcW w:w="843" w:type="dxa"/>
          </w:tcPr>
          <w:p w14:paraId="17CA2106" w14:textId="7E4AAAEC" w:rsidR="00F9031F" w:rsidRPr="004F3B18" w:rsidRDefault="00112B31" w:rsidP="00111879">
            <w:pPr>
              <w:jc w:val="center"/>
              <w:rPr>
                <w:rFonts w:ascii="Calibri" w:hAnsi="Calibri" w:cs="Calibri"/>
                <w:sz w:val="24"/>
                <w:szCs w:val="24"/>
              </w:rPr>
            </w:pPr>
            <w:r w:rsidRPr="004F3B18">
              <w:rPr>
                <w:rFonts w:ascii="Calibri" w:hAnsi="Calibri" w:cs="Calibri"/>
                <w:sz w:val="24"/>
                <w:szCs w:val="24"/>
              </w:rPr>
              <w:t>1.02</w:t>
            </w:r>
          </w:p>
        </w:tc>
        <w:tc>
          <w:tcPr>
            <w:tcW w:w="843" w:type="dxa"/>
          </w:tcPr>
          <w:p w14:paraId="4061AF02" w14:textId="749E1B11" w:rsidR="00F9031F" w:rsidRPr="004F3B18" w:rsidRDefault="0005016B" w:rsidP="00111879">
            <w:pPr>
              <w:jc w:val="center"/>
              <w:rPr>
                <w:rFonts w:ascii="Calibri" w:hAnsi="Calibri" w:cs="Calibri"/>
                <w:sz w:val="24"/>
                <w:szCs w:val="24"/>
              </w:rPr>
            </w:pPr>
            <w:r w:rsidRPr="004F3B18">
              <w:rPr>
                <w:rFonts w:ascii="Calibri" w:hAnsi="Calibri" w:cs="Calibri"/>
                <w:sz w:val="24"/>
                <w:szCs w:val="24"/>
              </w:rPr>
              <w:t>6.43</w:t>
            </w:r>
          </w:p>
        </w:tc>
        <w:tc>
          <w:tcPr>
            <w:tcW w:w="843" w:type="dxa"/>
          </w:tcPr>
          <w:p w14:paraId="7E83B2AB" w14:textId="76F9FA7C" w:rsidR="00F9031F" w:rsidRPr="004F3B18" w:rsidRDefault="003B6A0D" w:rsidP="00111879">
            <w:pPr>
              <w:jc w:val="center"/>
              <w:rPr>
                <w:rFonts w:ascii="Calibri" w:hAnsi="Calibri" w:cs="Calibri"/>
                <w:sz w:val="24"/>
                <w:szCs w:val="24"/>
              </w:rPr>
            </w:pPr>
            <w:r w:rsidRPr="004F3B18">
              <w:rPr>
                <w:rFonts w:ascii="Calibri" w:hAnsi="Calibri" w:cs="Calibri"/>
                <w:sz w:val="24"/>
                <w:szCs w:val="24"/>
              </w:rPr>
              <w:t>15.93</w:t>
            </w:r>
          </w:p>
        </w:tc>
        <w:tc>
          <w:tcPr>
            <w:tcW w:w="843" w:type="dxa"/>
          </w:tcPr>
          <w:p w14:paraId="1D6A4D40" w14:textId="55D1B68C" w:rsidR="00F9031F" w:rsidRPr="004F3B18" w:rsidRDefault="00112B31" w:rsidP="00111879">
            <w:pPr>
              <w:jc w:val="center"/>
              <w:rPr>
                <w:rFonts w:ascii="Calibri" w:hAnsi="Calibri" w:cs="Calibri"/>
                <w:sz w:val="24"/>
                <w:szCs w:val="24"/>
              </w:rPr>
            </w:pPr>
            <w:r w:rsidRPr="004F3B18">
              <w:rPr>
                <w:rFonts w:ascii="Calibri" w:hAnsi="Calibri" w:cs="Calibri"/>
                <w:sz w:val="24"/>
                <w:szCs w:val="24"/>
              </w:rPr>
              <w:t>0.79</w:t>
            </w:r>
          </w:p>
        </w:tc>
        <w:tc>
          <w:tcPr>
            <w:tcW w:w="843" w:type="dxa"/>
          </w:tcPr>
          <w:p w14:paraId="12223EEF" w14:textId="70CEB925" w:rsidR="00F9031F" w:rsidRPr="004F3B18" w:rsidRDefault="00E15252" w:rsidP="00111879">
            <w:pPr>
              <w:jc w:val="center"/>
              <w:rPr>
                <w:rFonts w:ascii="Calibri" w:hAnsi="Calibri" w:cs="Calibri"/>
              </w:rPr>
            </w:pPr>
            <w:r w:rsidRPr="004F3B18">
              <w:rPr>
                <w:rFonts w:ascii="Calibri" w:hAnsi="Calibri" w:cs="Calibri"/>
              </w:rPr>
              <w:t>2.78</w:t>
            </w:r>
          </w:p>
        </w:tc>
        <w:tc>
          <w:tcPr>
            <w:tcW w:w="843" w:type="dxa"/>
          </w:tcPr>
          <w:p w14:paraId="46D51085" w14:textId="1DC15806" w:rsidR="00F9031F" w:rsidRPr="004F3B18" w:rsidRDefault="00AA3EC5" w:rsidP="00111879">
            <w:pPr>
              <w:jc w:val="center"/>
              <w:rPr>
                <w:rFonts w:ascii="Calibri" w:hAnsi="Calibri" w:cs="Calibri"/>
              </w:rPr>
            </w:pPr>
            <w:r w:rsidRPr="004F3B18">
              <w:rPr>
                <w:rFonts w:ascii="Calibri" w:hAnsi="Calibri" w:cs="Calibri"/>
              </w:rPr>
              <w:t>8.94</w:t>
            </w:r>
          </w:p>
        </w:tc>
      </w:tr>
      <w:tr w:rsidR="00F9031F" w:rsidRPr="004F3B18" w14:paraId="149820DD" w14:textId="77777777" w:rsidTr="00111879">
        <w:tc>
          <w:tcPr>
            <w:tcW w:w="1271" w:type="dxa"/>
          </w:tcPr>
          <w:p w14:paraId="2CFBD142" w14:textId="77777777" w:rsidR="00F9031F" w:rsidRPr="004F3B18" w:rsidRDefault="00F9031F" w:rsidP="00111879">
            <w:pPr>
              <w:jc w:val="center"/>
              <w:rPr>
                <w:rFonts w:ascii="Calibri" w:hAnsi="Calibri" w:cs="Calibri"/>
                <w:sz w:val="24"/>
                <w:szCs w:val="24"/>
              </w:rPr>
            </w:pPr>
            <w:r w:rsidRPr="004F3B18">
              <w:rPr>
                <w:rFonts w:ascii="Calibri" w:hAnsi="Calibri" w:cs="Calibri"/>
                <w:sz w:val="24"/>
                <w:szCs w:val="24"/>
              </w:rPr>
              <w:t>Model – 3</w:t>
            </w:r>
          </w:p>
        </w:tc>
        <w:tc>
          <w:tcPr>
            <w:tcW w:w="721" w:type="dxa"/>
          </w:tcPr>
          <w:p w14:paraId="539797EF" w14:textId="5F85CDB3" w:rsidR="00F9031F" w:rsidRPr="004F3B18" w:rsidRDefault="00980AE6" w:rsidP="00111879">
            <w:pPr>
              <w:jc w:val="center"/>
              <w:rPr>
                <w:rFonts w:ascii="Calibri" w:hAnsi="Calibri" w:cs="Calibri"/>
                <w:sz w:val="24"/>
                <w:szCs w:val="24"/>
              </w:rPr>
            </w:pPr>
            <w:r w:rsidRPr="004F3B18">
              <w:rPr>
                <w:rFonts w:ascii="Calibri" w:hAnsi="Calibri" w:cs="Calibri"/>
                <w:sz w:val="24"/>
                <w:szCs w:val="24"/>
              </w:rPr>
              <w:t>0.84</w:t>
            </w:r>
          </w:p>
        </w:tc>
        <w:tc>
          <w:tcPr>
            <w:tcW w:w="1003" w:type="dxa"/>
          </w:tcPr>
          <w:p w14:paraId="79AC862F" w14:textId="23688C43" w:rsidR="00F9031F" w:rsidRPr="004F3B18" w:rsidRDefault="00083442" w:rsidP="00111879">
            <w:pPr>
              <w:jc w:val="center"/>
              <w:rPr>
                <w:rFonts w:ascii="Calibri" w:hAnsi="Calibri" w:cs="Calibri"/>
                <w:sz w:val="24"/>
                <w:szCs w:val="24"/>
              </w:rPr>
            </w:pPr>
            <w:r w:rsidRPr="004F3B18">
              <w:rPr>
                <w:rFonts w:ascii="Calibri" w:hAnsi="Calibri" w:cs="Calibri"/>
                <w:sz w:val="24"/>
                <w:szCs w:val="24"/>
              </w:rPr>
              <w:t>11.06</w:t>
            </w:r>
          </w:p>
        </w:tc>
        <w:tc>
          <w:tcPr>
            <w:tcW w:w="963" w:type="dxa"/>
          </w:tcPr>
          <w:p w14:paraId="6AA4BB86" w14:textId="025CDCC9" w:rsidR="00F9031F" w:rsidRPr="004F3B18" w:rsidRDefault="00DE48F7" w:rsidP="00111879">
            <w:pPr>
              <w:jc w:val="center"/>
              <w:rPr>
                <w:rFonts w:ascii="Calibri" w:hAnsi="Calibri" w:cs="Calibri"/>
                <w:sz w:val="24"/>
                <w:szCs w:val="24"/>
              </w:rPr>
            </w:pPr>
            <w:r w:rsidRPr="004F3B18">
              <w:rPr>
                <w:rFonts w:ascii="Calibri" w:hAnsi="Calibri" w:cs="Calibri"/>
                <w:sz w:val="24"/>
                <w:szCs w:val="24"/>
              </w:rPr>
              <w:t>42.46</w:t>
            </w:r>
          </w:p>
        </w:tc>
        <w:tc>
          <w:tcPr>
            <w:tcW w:w="843" w:type="dxa"/>
          </w:tcPr>
          <w:p w14:paraId="4CBAE6A9" w14:textId="2045ED9F" w:rsidR="00F9031F" w:rsidRPr="004F3B18" w:rsidRDefault="00112B31" w:rsidP="00111879">
            <w:pPr>
              <w:jc w:val="center"/>
              <w:rPr>
                <w:rFonts w:ascii="Calibri" w:hAnsi="Calibri" w:cs="Calibri"/>
                <w:sz w:val="24"/>
                <w:szCs w:val="24"/>
              </w:rPr>
            </w:pPr>
            <w:r w:rsidRPr="004F3B18">
              <w:rPr>
                <w:rFonts w:ascii="Calibri" w:hAnsi="Calibri" w:cs="Calibri"/>
                <w:sz w:val="24"/>
                <w:szCs w:val="24"/>
              </w:rPr>
              <w:t>1.26</w:t>
            </w:r>
          </w:p>
        </w:tc>
        <w:tc>
          <w:tcPr>
            <w:tcW w:w="843" w:type="dxa"/>
          </w:tcPr>
          <w:p w14:paraId="392FB936" w14:textId="0DB40FEF" w:rsidR="00F9031F" w:rsidRPr="004F3B18" w:rsidRDefault="0005016B" w:rsidP="00111879">
            <w:pPr>
              <w:jc w:val="center"/>
              <w:rPr>
                <w:rFonts w:ascii="Calibri" w:hAnsi="Calibri" w:cs="Calibri"/>
                <w:sz w:val="24"/>
                <w:szCs w:val="24"/>
              </w:rPr>
            </w:pPr>
            <w:r w:rsidRPr="004F3B18">
              <w:rPr>
                <w:rFonts w:ascii="Calibri" w:hAnsi="Calibri" w:cs="Calibri"/>
                <w:sz w:val="24"/>
                <w:szCs w:val="24"/>
              </w:rPr>
              <w:t>11.41</w:t>
            </w:r>
          </w:p>
        </w:tc>
        <w:tc>
          <w:tcPr>
            <w:tcW w:w="843" w:type="dxa"/>
          </w:tcPr>
          <w:p w14:paraId="76E121F5" w14:textId="30FC07D4" w:rsidR="00F9031F" w:rsidRPr="004F3B18" w:rsidRDefault="003B6A0D" w:rsidP="00111879">
            <w:pPr>
              <w:jc w:val="center"/>
              <w:rPr>
                <w:rFonts w:ascii="Calibri" w:hAnsi="Calibri" w:cs="Calibri"/>
                <w:sz w:val="24"/>
                <w:szCs w:val="24"/>
              </w:rPr>
            </w:pPr>
            <w:r w:rsidRPr="004F3B18">
              <w:rPr>
                <w:rFonts w:ascii="Calibri" w:hAnsi="Calibri" w:cs="Calibri"/>
                <w:sz w:val="24"/>
                <w:szCs w:val="24"/>
              </w:rPr>
              <w:t>21.00</w:t>
            </w:r>
          </w:p>
        </w:tc>
        <w:tc>
          <w:tcPr>
            <w:tcW w:w="843" w:type="dxa"/>
          </w:tcPr>
          <w:p w14:paraId="35E0AFF0" w14:textId="7F97555A" w:rsidR="00F9031F" w:rsidRPr="004F3B18" w:rsidRDefault="00112B31" w:rsidP="00111879">
            <w:pPr>
              <w:jc w:val="center"/>
              <w:rPr>
                <w:rFonts w:ascii="Calibri" w:hAnsi="Calibri" w:cs="Calibri"/>
                <w:sz w:val="24"/>
                <w:szCs w:val="24"/>
              </w:rPr>
            </w:pPr>
            <w:r w:rsidRPr="004F3B18">
              <w:rPr>
                <w:rFonts w:ascii="Calibri" w:hAnsi="Calibri" w:cs="Calibri"/>
                <w:sz w:val="24"/>
                <w:szCs w:val="24"/>
              </w:rPr>
              <w:t>1.95</w:t>
            </w:r>
          </w:p>
        </w:tc>
        <w:tc>
          <w:tcPr>
            <w:tcW w:w="843" w:type="dxa"/>
          </w:tcPr>
          <w:p w14:paraId="07CA4E73" w14:textId="75E6A52E" w:rsidR="00F9031F" w:rsidRPr="004F3B18" w:rsidRDefault="00E15252" w:rsidP="00111879">
            <w:pPr>
              <w:jc w:val="center"/>
              <w:rPr>
                <w:rFonts w:ascii="Calibri" w:hAnsi="Calibri" w:cs="Calibri"/>
              </w:rPr>
            </w:pPr>
            <w:r w:rsidRPr="004F3B18">
              <w:rPr>
                <w:rFonts w:ascii="Calibri" w:hAnsi="Calibri" w:cs="Calibri"/>
              </w:rPr>
              <w:t>4.11</w:t>
            </w:r>
          </w:p>
        </w:tc>
        <w:tc>
          <w:tcPr>
            <w:tcW w:w="843" w:type="dxa"/>
          </w:tcPr>
          <w:p w14:paraId="77305775" w14:textId="2DCF8D0B" w:rsidR="00F9031F" w:rsidRPr="004F3B18" w:rsidRDefault="00AA3EC5" w:rsidP="00111879">
            <w:pPr>
              <w:jc w:val="center"/>
              <w:rPr>
                <w:rFonts w:ascii="Calibri" w:hAnsi="Calibri" w:cs="Calibri"/>
              </w:rPr>
            </w:pPr>
            <w:r w:rsidRPr="004F3B18">
              <w:rPr>
                <w:rFonts w:ascii="Calibri" w:hAnsi="Calibri" w:cs="Calibri"/>
              </w:rPr>
              <w:t>12.20</w:t>
            </w:r>
          </w:p>
        </w:tc>
      </w:tr>
      <w:tr w:rsidR="00F9031F" w:rsidRPr="004F3B18" w14:paraId="509CA5AD" w14:textId="77777777" w:rsidTr="00111879">
        <w:tc>
          <w:tcPr>
            <w:tcW w:w="1271" w:type="dxa"/>
          </w:tcPr>
          <w:p w14:paraId="2B316D6B" w14:textId="77777777" w:rsidR="00F9031F" w:rsidRPr="004F3B18" w:rsidRDefault="00F9031F" w:rsidP="00111879">
            <w:pPr>
              <w:jc w:val="center"/>
              <w:rPr>
                <w:rFonts w:ascii="Calibri" w:hAnsi="Calibri" w:cs="Calibri"/>
                <w:sz w:val="24"/>
                <w:szCs w:val="24"/>
              </w:rPr>
            </w:pPr>
            <w:r w:rsidRPr="004F3B18">
              <w:rPr>
                <w:rFonts w:ascii="Calibri" w:hAnsi="Calibri" w:cs="Calibri"/>
                <w:sz w:val="24"/>
                <w:szCs w:val="24"/>
              </w:rPr>
              <w:t>Model – 4</w:t>
            </w:r>
          </w:p>
        </w:tc>
        <w:tc>
          <w:tcPr>
            <w:tcW w:w="721" w:type="dxa"/>
          </w:tcPr>
          <w:p w14:paraId="223F5F04" w14:textId="37E2DA2C" w:rsidR="00F9031F" w:rsidRPr="004F3B18" w:rsidRDefault="00980AE6" w:rsidP="00111879">
            <w:pPr>
              <w:jc w:val="center"/>
              <w:rPr>
                <w:rFonts w:ascii="Calibri" w:hAnsi="Calibri" w:cs="Calibri"/>
                <w:sz w:val="24"/>
                <w:szCs w:val="24"/>
              </w:rPr>
            </w:pPr>
            <w:r w:rsidRPr="004F3B18">
              <w:rPr>
                <w:rFonts w:ascii="Calibri" w:hAnsi="Calibri" w:cs="Calibri"/>
                <w:sz w:val="24"/>
                <w:szCs w:val="24"/>
              </w:rPr>
              <w:t>0.8</w:t>
            </w:r>
            <w:r w:rsidR="00112B31" w:rsidRPr="004F3B18">
              <w:rPr>
                <w:rFonts w:ascii="Calibri" w:hAnsi="Calibri" w:cs="Calibri"/>
                <w:sz w:val="24"/>
                <w:szCs w:val="24"/>
              </w:rPr>
              <w:t>0</w:t>
            </w:r>
          </w:p>
        </w:tc>
        <w:tc>
          <w:tcPr>
            <w:tcW w:w="1003" w:type="dxa"/>
          </w:tcPr>
          <w:p w14:paraId="742CD851" w14:textId="6163E351" w:rsidR="00F9031F" w:rsidRPr="004F3B18" w:rsidRDefault="00083442" w:rsidP="00111879">
            <w:pPr>
              <w:jc w:val="center"/>
              <w:rPr>
                <w:rFonts w:ascii="Calibri" w:hAnsi="Calibri" w:cs="Calibri"/>
                <w:sz w:val="24"/>
                <w:szCs w:val="24"/>
              </w:rPr>
            </w:pPr>
            <w:r w:rsidRPr="004F3B18">
              <w:rPr>
                <w:rFonts w:ascii="Calibri" w:hAnsi="Calibri" w:cs="Calibri"/>
                <w:sz w:val="24"/>
                <w:szCs w:val="24"/>
              </w:rPr>
              <w:t>4.41</w:t>
            </w:r>
          </w:p>
        </w:tc>
        <w:tc>
          <w:tcPr>
            <w:tcW w:w="963" w:type="dxa"/>
          </w:tcPr>
          <w:p w14:paraId="7773A0A5" w14:textId="05034772" w:rsidR="00F9031F" w:rsidRPr="004F3B18" w:rsidRDefault="003B6A0D" w:rsidP="00111879">
            <w:pPr>
              <w:jc w:val="center"/>
              <w:rPr>
                <w:rFonts w:ascii="Calibri" w:hAnsi="Calibri" w:cs="Calibri"/>
                <w:sz w:val="24"/>
                <w:szCs w:val="24"/>
              </w:rPr>
            </w:pPr>
            <w:r w:rsidRPr="004F3B18">
              <w:rPr>
                <w:rFonts w:ascii="Calibri" w:hAnsi="Calibri" w:cs="Calibri"/>
                <w:sz w:val="24"/>
                <w:szCs w:val="24"/>
              </w:rPr>
              <w:t>11.92</w:t>
            </w:r>
          </w:p>
        </w:tc>
        <w:tc>
          <w:tcPr>
            <w:tcW w:w="843" w:type="dxa"/>
          </w:tcPr>
          <w:p w14:paraId="29E6D8A6" w14:textId="14978752" w:rsidR="00F9031F" w:rsidRPr="004F3B18" w:rsidRDefault="00112B31" w:rsidP="00111879">
            <w:pPr>
              <w:jc w:val="center"/>
              <w:rPr>
                <w:rFonts w:ascii="Calibri" w:hAnsi="Calibri" w:cs="Calibri"/>
                <w:sz w:val="24"/>
                <w:szCs w:val="24"/>
              </w:rPr>
            </w:pPr>
            <w:r w:rsidRPr="004F3B18">
              <w:rPr>
                <w:rFonts w:ascii="Calibri" w:hAnsi="Calibri" w:cs="Calibri"/>
                <w:sz w:val="24"/>
                <w:szCs w:val="24"/>
              </w:rPr>
              <w:t>0.77</w:t>
            </w:r>
          </w:p>
        </w:tc>
        <w:tc>
          <w:tcPr>
            <w:tcW w:w="843" w:type="dxa"/>
          </w:tcPr>
          <w:p w14:paraId="181211C7" w14:textId="77294B90" w:rsidR="00F9031F" w:rsidRPr="004F3B18" w:rsidRDefault="00E15252" w:rsidP="00111879">
            <w:pPr>
              <w:jc w:val="center"/>
              <w:rPr>
                <w:rFonts w:ascii="Calibri" w:hAnsi="Calibri" w:cs="Calibri"/>
                <w:sz w:val="24"/>
                <w:szCs w:val="24"/>
              </w:rPr>
            </w:pPr>
            <w:r w:rsidRPr="004F3B18">
              <w:rPr>
                <w:rFonts w:ascii="Calibri" w:hAnsi="Calibri" w:cs="Calibri"/>
                <w:sz w:val="24"/>
                <w:szCs w:val="24"/>
              </w:rPr>
              <w:t>5.59</w:t>
            </w:r>
          </w:p>
        </w:tc>
        <w:tc>
          <w:tcPr>
            <w:tcW w:w="843" w:type="dxa"/>
          </w:tcPr>
          <w:p w14:paraId="0840BEFC" w14:textId="580386CB" w:rsidR="00F9031F" w:rsidRPr="004F3B18" w:rsidRDefault="003B6A0D" w:rsidP="00111879">
            <w:pPr>
              <w:jc w:val="center"/>
              <w:rPr>
                <w:rFonts w:ascii="Calibri" w:hAnsi="Calibri" w:cs="Calibri"/>
                <w:sz w:val="24"/>
                <w:szCs w:val="24"/>
              </w:rPr>
            </w:pPr>
            <w:r w:rsidRPr="004F3B18">
              <w:rPr>
                <w:rFonts w:ascii="Calibri" w:hAnsi="Calibri" w:cs="Calibri"/>
                <w:sz w:val="24"/>
                <w:szCs w:val="24"/>
              </w:rPr>
              <w:t>14.07</w:t>
            </w:r>
          </w:p>
        </w:tc>
        <w:tc>
          <w:tcPr>
            <w:tcW w:w="843" w:type="dxa"/>
          </w:tcPr>
          <w:p w14:paraId="36EB8C29" w14:textId="79FAF0A4" w:rsidR="00F9031F" w:rsidRPr="004F3B18" w:rsidRDefault="00083442" w:rsidP="00111879">
            <w:pPr>
              <w:jc w:val="center"/>
              <w:rPr>
                <w:rFonts w:ascii="Calibri" w:hAnsi="Calibri" w:cs="Calibri"/>
                <w:sz w:val="24"/>
                <w:szCs w:val="24"/>
              </w:rPr>
            </w:pPr>
            <w:r w:rsidRPr="004F3B18">
              <w:rPr>
                <w:rFonts w:ascii="Calibri" w:hAnsi="Calibri" w:cs="Calibri"/>
                <w:sz w:val="24"/>
                <w:szCs w:val="24"/>
              </w:rPr>
              <w:t>0.81</w:t>
            </w:r>
          </w:p>
        </w:tc>
        <w:tc>
          <w:tcPr>
            <w:tcW w:w="843" w:type="dxa"/>
          </w:tcPr>
          <w:p w14:paraId="056CC6BB" w14:textId="4A1BA4EE" w:rsidR="00F9031F" w:rsidRPr="004F3B18" w:rsidRDefault="00DE48F7" w:rsidP="00111879">
            <w:pPr>
              <w:jc w:val="center"/>
              <w:rPr>
                <w:rFonts w:ascii="Calibri" w:hAnsi="Calibri" w:cs="Calibri"/>
              </w:rPr>
            </w:pPr>
            <w:r w:rsidRPr="004F3B18">
              <w:rPr>
                <w:rFonts w:ascii="Calibri" w:hAnsi="Calibri" w:cs="Calibri"/>
              </w:rPr>
              <w:t>4.14</w:t>
            </w:r>
          </w:p>
        </w:tc>
        <w:tc>
          <w:tcPr>
            <w:tcW w:w="843" w:type="dxa"/>
          </w:tcPr>
          <w:p w14:paraId="3910B280" w14:textId="70611122" w:rsidR="00F9031F" w:rsidRPr="004F3B18" w:rsidRDefault="00AA3EC5" w:rsidP="00111879">
            <w:pPr>
              <w:jc w:val="center"/>
              <w:rPr>
                <w:rFonts w:ascii="Calibri" w:hAnsi="Calibri" w:cs="Calibri"/>
              </w:rPr>
            </w:pPr>
            <w:r w:rsidRPr="004F3B18">
              <w:rPr>
                <w:rFonts w:ascii="Calibri" w:hAnsi="Calibri" w:cs="Calibri"/>
              </w:rPr>
              <w:t>10.69</w:t>
            </w:r>
          </w:p>
        </w:tc>
      </w:tr>
      <w:tr w:rsidR="00F9031F" w:rsidRPr="004F3B18" w14:paraId="5870B04E" w14:textId="77777777" w:rsidTr="00111879">
        <w:tc>
          <w:tcPr>
            <w:tcW w:w="1271" w:type="dxa"/>
          </w:tcPr>
          <w:p w14:paraId="248CBB23" w14:textId="77777777" w:rsidR="00F9031F" w:rsidRPr="004F3B18" w:rsidRDefault="00F9031F" w:rsidP="00111879">
            <w:pPr>
              <w:jc w:val="center"/>
              <w:rPr>
                <w:rFonts w:ascii="Calibri" w:hAnsi="Calibri" w:cs="Calibri"/>
                <w:sz w:val="24"/>
                <w:szCs w:val="24"/>
              </w:rPr>
            </w:pPr>
            <w:r w:rsidRPr="004F3B18">
              <w:rPr>
                <w:rFonts w:ascii="Calibri" w:hAnsi="Calibri" w:cs="Calibri"/>
                <w:sz w:val="24"/>
                <w:szCs w:val="24"/>
              </w:rPr>
              <w:t>Model – 5</w:t>
            </w:r>
          </w:p>
        </w:tc>
        <w:tc>
          <w:tcPr>
            <w:tcW w:w="721" w:type="dxa"/>
          </w:tcPr>
          <w:p w14:paraId="45F3E6A9" w14:textId="39413C29" w:rsidR="00F9031F" w:rsidRPr="004F3B18" w:rsidRDefault="00112B31" w:rsidP="00111879">
            <w:pPr>
              <w:jc w:val="center"/>
              <w:rPr>
                <w:rFonts w:ascii="Calibri" w:hAnsi="Calibri" w:cs="Calibri"/>
                <w:sz w:val="24"/>
                <w:szCs w:val="24"/>
              </w:rPr>
            </w:pPr>
            <w:r w:rsidRPr="004F3B18">
              <w:rPr>
                <w:rFonts w:ascii="Calibri" w:hAnsi="Calibri" w:cs="Calibri"/>
                <w:sz w:val="24"/>
                <w:szCs w:val="24"/>
              </w:rPr>
              <w:t>0.79</w:t>
            </w:r>
          </w:p>
        </w:tc>
        <w:tc>
          <w:tcPr>
            <w:tcW w:w="1003" w:type="dxa"/>
          </w:tcPr>
          <w:p w14:paraId="38E4BD08" w14:textId="52814286" w:rsidR="00F9031F" w:rsidRPr="004F3B18" w:rsidRDefault="0005016B" w:rsidP="00111879">
            <w:pPr>
              <w:jc w:val="center"/>
              <w:rPr>
                <w:rFonts w:ascii="Calibri" w:hAnsi="Calibri" w:cs="Calibri"/>
                <w:sz w:val="24"/>
                <w:szCs w:val="24"/>
              </w:rPr>
            </w:pPr>
            <w:r w:rsidRPr="004F3B18">
              <w:rPr>
                <w:rFonts w:ascii="Calibri" w:hAnsi="Calibri" w:cs="Calibri"/>
                <w:sz w:val="24"/>
                <w:szCs w:val="24"/>
              </w:rPr>
              <w:t>2.80</w:t>
            </w:r>
          </w:p>
        </w:tc>
        <w:tc>
          <w:tcPr>
            <w:tcW w:w="963" w:type="dxa"/>
          </w:tcPr>
          <w:p w14:paraId="3A34BB5E" w14:textId="045DF483" w:rsidR="00F9031F" w:rsidRPr="004F3B18" w:rsidRDefault="003B6A0D" w:rsidP="00111879">
            <w:pPr>
              <w:jc w:val="center"/>
              <w:rPr>
                <w:rFonts w:ascii="Calibri" w:hAnsi="Calibri" w:cs="Calibri"/>
                <w:sz w:val="24"/>
                <w:szCs w:val="24"/>
              </w:rPr>
            </w:pPr>
            <w:r w:rsidRPr="004F3B18">
              <w:rPr>
                <w:rFonts w:ascii="Calibri" w:hAnsi="Calibri" w:cs="Calibri"/>
                <w:sz w:val="24"/>
                <w:szCs w:val="24"/>
              </w:rPr>
              <w:t>5.75</w:t>
            </w:r>
          </w:p>
        </w:tc>
        <w:tc>
          <w:tcPr>
            <w:tcW w:w="843" w:type="dxa"/>
          </w:tcPr>
          <w:p w14:paraId="1404C85D" w14:textId="4409111D" w:rsidR="00F9031F" w:rsidRPr="004F3B18" w:rsidRDefault="00112B31" w:rsidP="00111879">
            <w:pPr>
              <w:jc w:val="center"/>
              <w:rPr>
                <w:rFonts w:ascii="Calibri" w:hAnsi="Calibri" w:cs="Calibri"/>
                <w:sz w:val="24"/>
                <w:szCs w:val="24"/>
              </w:rPr>
            </w:pPr>
            <w:r w:rsidRPr="004F3B18">
              <w:rPr>
                <w:rFonts w:ascii="Calibri" w:hAnsi="Calibri" w:cs="Calibri"/>
                <w:sz w:val="24"/>
                <w:szCs w:val="24"/>
              </w:rPr>
              <w:t>0.94</w:t>
            </w:r>
          </w:p>
        </w:tc>
        <w:tc>
          <w:tcPr>
            <w:tcW w:w="843" w:type="dxa"/>
          </w:tcPr>
          <w:p w14:paraId="168748A4" w14:textId="527E2164" w:rsidR="00F9031F" w:rsidRPr="004F3B18" w:rsidRDefault="00E15252" w:rsidP="00111879">
            <w:pPr>
              <w:jc w:val="center"/>
              <w:rPr>
                <w:rFonts w:ascii="Calibri" w:hAnsi="Calibri" w:cs="Calibri"/>
                <w:sz w:val="24"/>
                <w:szCs w:val="24"/>
              </w:rPr>
            </w:pPr>
            <w:r w:rsidRPr="004F3B18">
              <w:rPr>
                <w:rFonts w:ascii="Calibri" w:hAnsi="Calibri" w:cs="Calibri"/>
                <w:sz w:val="24"/>
                <w:szCs w:val="24"/>
              </w:rPr>
              <w:t>5.55</w:t>
            </w:r>
          </w:p>
        </w:tc>
        <w:tc>
          <w:tcPr>
            <w:tcW w:w="843" w:type="dxa"/>
          </w:tcPr>
          <w:p w14:paraId="5EFA7F89" w14:textId="62D6A098" w:rsidR="00F9031F" w:rsidRPr="004F3B18" w:rsidRDefault="00AA3EC5" w:rsidP="00111879">
            <w:pPr>
              <w:jc w:val="center"/>
              <w:rPr>
                <w:rFonts w:ascii="Calibri" w:hAnsi="Calibri" w:cs="Calibri"/>
                <w:sz w:val="24"/>
                <w:szCs w:val="24"/>
              </w:rPr>
            </w:pPr>
            <w:r w:rsidRPr="004F3B18">
              <w:rPr>
                <w:rFonts w:ascii="Calibri" w:hAnsi="Calibri" w:cs="Calibri"/>
                <w:sz w:val="24"/>
                <w:szCs w:val="24"/>
              </w:rPr>
              <w:t>18.81</w:t>
            </w:r>
          </w:p>
        </w:tc>
        <w:tc>
          <w:tcPr>
            <w:tcW w:w="843" w:type="dxa"/>
          </w:tcPr>
          <w:p w14:paraId="4AFBA14E" w14:textId="5F6D437C" w:rsidR="00F9031F" w:rsidRPr="004F3B18" w:rsidRDefault="00083442" w:rsidP="00111879">
            <w:pPr>
              <w:jc w:val="center"/>
              <w:rPr>
                <w:rFonts w:ascii="Calibri" w:hAnsi="Calibri" w:cs="Calibri"/>
                <w:sz w:val="24"/>
                <w:szCs w:val="24"/>
              </w:rPr>
            </w:pPr>
            <w:r w:rsidRPr="004F3B18">
              <w:rPr>
                <w:rFonts w:ascii="Calibri" w:hAnsi="Calibri" w:cs="Calibri"/>
                <w:sz w:val="24"/>
                <w:szCs w:val="24"/>
              </w:rPr>
              <w:t>1.46</w:t>
            </w:r>
          </w:p>
        </w:tc>
        <w:tc>
          <w:tcPr>
            <w:tcW w:w="843" w:type="dxa"/>
          </w:tcPr>
          <w:p w14:paraId="326814D0" w14:textId="5E537A44" w:rsidR="00F9031F" w:rsidRPr="004F3B18" w:rsidRDefault="00DE48F7" w:rsidP="00111879">
            <w:pPr>
              <w:jc w:val="center"/>
              <w:rPr>
                <w:rFonts w:ascii="Calibri" w:hAnsi="Calibri" w:cs="Calibri"/>
              </w:rPr>
            </w:pPr>
            <w:r w:rsidRPr="004F3B18">
              <w:rPr>
                <w:rFonts w:ascii="Calibri" w:hAnsi="Calibri" w:cs="Calibri"/>
              </w:rPr>
              <w:t>4.68</w:t>
            </w:r>
          </w:p>
        </w:tc>
        <w:tc>
          <w:tcPr>
            <w:tcW w:w="843" w:type="dxa"/>
          </w:tcPr>
          <w:p w14:paraId="5DF3437B" w14:textId="6C51D70A" w:rsidR="00F9031F" w:rsidRPr="004F3B18" w:rsidRDefault="007C30DF" w:rsidP="00111879">
            <w:pPr>
              <w:jc w:val="center"/>
              <w:rPr>
                <w:rFonts w:ascii="Calibri" w:hAnsi="Calibri" w:cs="Calibri"/>
              </w:rPr>
            </w:pPr>
            <w:r w:rsidRPr="004F3B18">
              <w:rPr>
                <w:rFonts w:ascii="Calibri" w:hAnsi="Calibri" w:cs="Calibri"/>
              </w:rPr>
              <w:t>12.64</w:t>
            </w:r>
          </w:p>
        </w:tc>
      </w:tr>
      <w:tr w:rsidR="00F9031F" w:rsidRPr="004F3B18" w14:paraId="430880BC" w14:textId="77777777" w:rsidTr="00111879">
        <w:tc>
          <w:tcPr>
            <w:tcW w:w="1271" w:type="dxa"/>
          </w:tcPr>
          <w:p w14:paraId="76288C61" w14:textId="77777777" w:rsidR="00F9031F" w:rsidRPr="004F3B18" w:rsidRDefault="00F9031F" w:rsidP="00111879">
            <w:pPr>
              <w:jc w:val="center"/>
              <w:rPr>
                <w:rFonts w:ascii="Calibri" w:hAnsi="Calibri" w:cs="Calibri"/>
                <w:sz w:val="24"/>
                <w:szCs w:val="24"/>
              </w:rPr>
            </w:pPr>
            <w:r w:rsidRPr="004F3B18">
              <w:rPr>
                <w:rFonts w:ascii="Calibri" w:hAnsi="Calibri" w:cs="Calibri"/>
                <w:sz w:val="24"/>
                <w:szCs w:val="24"/>
              </w:rPr>
              <w:t>Model - 6</w:t>
            </w:r>
          </w:p>
        </w:tc>
        <w:tc>
          <w:tcPr>
            <w:tcW w:w="721" w:type="dxa"/>
          </w:tcPr>
          <w:p w14:paraId="0C9E6299" w14:textId="35BE3DCA" w:rsidR="00F9031F" w:rsidRPr="004F3B18" w:rsidRDefault="00112B31" w:rsidP="00111879">
            <w:pPr>
              <w:jc w:val="center"/>
              <w:rPr>
                <w:rFonts w:ascii="Calibri" w:hAnsi="Calibri" w:cs="Calibri"/>
                <w:sz w:val="24"/>
                <w:szCs w:val="24"/>
              </w:rPr>
            </w:pPr>
            <w:r w:rsidRPr="004F3B18">
              <w:rPr>
                <w:rFonts w:ascii="Calibri" w:hAnsi="Calibri" w:cs="Calibri"/>
                <w:sz w:val="24"/>
                <w:szCs w:val="24"/>
              </w:rPr>
              <w:t>1.13</w:t>
            </w:r>
          </w:p>
        </w:tc>
        <w:tc>
          <w:tcPr>
            <w:tcW w:w="1003" w:type="dxa"/>
          </w:tcPr>
          <w:p w14:paraId="333936B7" w14:textId="7BAC6D62" w:rsidR="00F9031F" w:rsidRPr="004F3B18" w:rsidRDefault="0005016B" w:rsidP="00111879">
            <w:pPr>
              <w:jc w:val="center"/>
              <w:rPr>
                <w:rFonts w:ascii="Calibri" w:hAnsi="Calibri" w:cs="Calibri"/>
                <w:sz w:val="24"/>
                <w:szCs w:val="24"/>
              </w:rPr>
            </w:pPr>
            <w:r w:rsidRPr="004F3B18">
              <w:rPr>
                <w:rFonts w:ascii="Calibri" w:hAnsi="Calibri" w:cs="Calibri"/>
                <w:sz w:val="24"/>
                <w:szCs w:val="24"/>
              </w:rPr>
              <w:t>6.04</w:t>
            </w:r>
          </w:p>
        </w:tc>
        <w:tc>
          <w:tcPr>
            <w:tcW w:w="963" w:type="dxa"/>
          </w:tcPr>
          <w:p w14:paraId="34F4C79F" w14:textId="4F6D7954" w:rsidR="00F9031F" w:rsidRPr="004F3B18" w:rsidRDefault="003B6A0D" w:rsidP="00111879">
            <w:pPr>
              <w:jc w:val="center"/>
              <w:rPr>
                <w:rFonts w:ascii="Calibri" w:hAnsi="Calibri" w:cs="Calibri"/>
                <w:sz w:val="24"/>
                <w:szCs w:val="24"/>
              </w:rPr>
            </w:pPr>
            <w:r w:rsidRPr="004F3B18">
              <w:rPr>
                <w:rFonts w:ascii="Calibri" w:hAnsi="Calibri" w:cs="Calibri"/>
                <w:sz w:val="24"/>
                <w:szCs w:val="24"/>
              </w:rPr>
              <w:t>13.69</w:t>
            </w:r>
          </w:p>
        </w:tc>
        <w:tc>
          <w:tcPr>
            <w:tcW w:w="843" w:type="dxa"/>
          </w:tcPr>
          <w:p w14:paraId="2D9B00FF" w14:textId="4CDBBB4B" w:rsidR="00F9031F" w:rsidRPr="004F3B18" w:rsidRDefault="00112B31" w:rsidP="00111879">
            <w:pPr>
              <w:jc w:val="center"/>
              <w:rPr>
                <w:rFonts w:ascii="Calibri" w:hAnsi="Calibri" w:cs="Calibri"/>
                <w:sz w:val="24"/>
                <w:szCs w:val="24"/>
              </w:rPr>
            </w:pPr>
            <w:r w:rsidRPr="004F3B18">
              <w:rPr>
                <w:rFonts w:ascii="Calibri" w:hAnsi="Calibri" w:cs="Calibri"/>
                <w:sz w:val="24"/>
                <w:szCs w:val="24"/>
              </w:rPr>
              <w:t>0.82</w:t>
            </w:r>
          </w:p>
        </w:tc>
        <w:tc>
          <w:tcPr>
            <w:tcW w:w="843" w:type="dxa"/>
          </w:tcPr>
          <w:p w14:paraId="2E81EF22" w14:textId="4639198B" w:rsidR="00F9031F" w:rsidRPr="004F3B18" w:rsidRDefault="00E15252" w:rsidP="00111879">
            <w:pPr>
              <w:jc w:val="center"/>
              <w:rPr>
                <w:rFonts w:ascii="Calibri" w:hAnsi="Calibri" w:cs="Calibri"/>
                <w:sz w:val="24"/>
                <w:szCs w:val="24"/>
              </w:rPr>
            </w:pPr>
            <w:r w:rsidRPr="004F3B18">
              <w:rPr>
                <w:rFonts w:ascii="Calibri" w:hAnsi="Calibri" w:cs="Calibri"/>
                <w:sz w:val="24"/>
                <w:szCs w:val="24"/>
              </w:rPr>
              <w:t>4.96</w:t>
            </w:r>
          </w:p>
        </w:tc>
        <w:tc>
          <w:tcPr>
            <w:tcW w:w="843" w:type="dxa"/>
          </w:tcPr>
          <w:p w14:paraId="49BFC38B" w14:textId="3413BD97" w:rsidR="00F9031F" w:rsidRPr="004F3B18" w:rsidRDefault="00AA3EC5" w:rsidP="00111879">
            <w:pPr>
              <w:jc w:val="center"/>
              <w:rPr>
                <w:rFonts w:ascii="Calibri" w:hAnsi="Calibri" w:cs="Calibri"/>
                <w:sz w:val="24"/>
                <w:szCs w:val="24"/>
              </w:rPr>
            </w:pPr>
            <w:r w:rsidRPr="004F3B18">
              <w:rPr>
                <w:rFonts w:ascii="Calibri" w:hAnsi="Calibri" w:cs="Calibri"/>
                <w:sz w:val="24"/>
                <w:szCs w:val="24"/>
              </w:rPr>
              <w:t>13.18</w:t>
            </w:r>
          </w:p>
        </w:tc>
        <w:tc>
          <w:tcPr>
            <w:tcW w:w="843" w:type="dxa"/>
          </w:tcPr>
          <w:p w14:paraId="5CBD7D51" w14:textId="08A5059C" w:rsidR="00F9031F" w:rsidRPr="004F3B18" w:rsidRDefault="00083442" w:rsidP="00111879">
            <w:pPr>
              <w:jc w:val="center"/>
              <w:rPr>
                <w:rFonts w:ascii="Calibri" w:hAnsi="Calibri" w:cs="Calibri"/>
                <w:sz w:val="24"/>
                <w:szCs w:val="24"/>
              </w:rPr>
            </w:pPr>
            <w:r w:rsidRPr="004F3B18">
              <w:rPr>
                <w:rFonts w:ascii="Calibri" w:hAnsi="Calibri" w:cs="Calibri"/>
                <w:sz w:val="24"/>
                <w:szCs w:val="24"/>
              </w:rPr>
              <w:t>0.89</w:t>
            </w:r>
          </w:p>
        </w:tc>
        <w:tc>
          <w:tcPr>
            <w:tcW w:w="843" w:type="dxa"/>
          </w:tcPr>
          <w:p w14:paraId="6C7D73C0" w14:textId="602579CC" w:rsidR="00F9031F" w:rsidRPr="004F3B18" w:rsidRDefault="00DE48F7" w:rsidP="00111879">
            <w:pPr>
              <w:jc w:val="center"/>
              <w:rPr>
                <w:rFonts w:ascii="Calibri" w:hAnsi="Calibri" w:cs="Calibri"/>
              </w:rPr>
            </w:pPr>
            <w:r w:rsidRPr="004F3B18">
              <w:rPr>
                <w:rFonts w:ascii="Calibri" w:hAnsi="Calibri" w:cs="Calibri"/>
              </w:rPr>
              <w:t>3.38</w:t>
            </w:r>
          </w:p>
        </w:tc>
        <w:tc>
          <w:tcPr>
            <w:tcW w:w="843" w:type="dxa"/>
          </w:tcPr>
          <w:p w14:paraId="23CE7919" w14:textId="14B4EF68" w:rsidR="00F9031F" w:rsidRPr="004F3B18" w:rsidRDefault="007C30DF" w:rsidP="00111879">
            <w:pPr>
              <w:jc w:val="center"/>
              <w:rPr>
                <w:rFonts w:ascii="Calibri" w:hAnsi="Calibri" w:cs="Calibri"/>
              </w:rPr>
            </w:pPr>
            <w:r w:rsidRPr="004F3B18">
              <w:rPr>
                <w:rFonts w:ascii="Calibri" w:hAnsi="Calibri" w:cs="Calibri"/>
              </w:rPr>
              <w:t>8.04</w:t>
            </w:r>
          </w:p>
        </w:tc>
      </w:tr>
    </w:tbl>
    <w:p w14:paraId="730FF0BF" w14:textId="77777777" w:rsidR="00F9031F" w:rsidRPr="004F3B18" w:rsidRDefault="00F9031F" w:rsidP="002113DB">
      <w:pPr>
        <w:rPr>
          <w:rFonts w:ascii="Calibri" w:hAnsi="Calibri" w:cs="Calibri"/>
        </w:rPr>
      </w:pPr>
    </w:p>
    <w:p w14:paraId="13D00FA0" w14:textId="5FB289D4" w:rsidR="002113DB" w:rsidRPr="004F3B18" w:rsidRDefault="00D76FF6" w:rsidP="00312C08">
      <w:pPr>
        <w:spacing w:after="240"/>
        <w:rPr>
          <w:rFonts w:ascii="Calibri" w:hAnsi="Calibri" w:cs="Calibri"/>
        </w:rPr>
      </w:pPr>
      <w:r w:rsidRPr="004F3B18">
        <w:rPr>
          <w:rFonts w:ascii="Calibri" w:hAnsi="Calibri" w:cs="Calibri"/>
        </w:rPr>
        <w:t xml:space="preserve">Looking at </w:t>
      </w:r>
      <w:r w:rsidR="00CB456A" w:rsidRPr="004F3B18">
        <w:rPr>
          <w:rFonts w:ascii="Calibri" w:hAnsi="Calibri" w:cs="Calibri"/>
        </w:rPr>
        <w:t>Table 1</w:t>
      </w:r>
      <w:r w:rsidRPr="004F3B18">
        <w:rPr>
          <w:rFonts w:ascii="Calibri" w:hAnsi="Calibri" w:cs="Calibri"/>
        </w:rPr>
        <w:t xml:space="preserve">, we can see that Model – 6 which is Bidirectional GRU </w:t>
      </w:r>
      <w:r w:rsidR="00F93F09" w:rsidRPr="004F3B18">
        <w:rPr>
          <w:rFonts w:ascii="Calibri" w:hAnsi="Calibri" w:cs="Calibri"/>
        </w:rPr>
        <w:t>performed better than all other models over all combinations.</w:t>
      </w:r>
      <w:r w:rsidR="00090975" w:rsidRPr="004F3B18">
        <w:rPr>
          <w:rFonts w:ascii="Calibri" w:hAnsi="Calibri" w:cs="Calibri"/>
        </w:rPr>
        <w:t xml:space="preserve"> </w:t>
      </w:r>
      <w:r w:rsidR="00351AFA" w:rsidRPr="004F3B18">
        <w:rPr>
          <w:rFonts w:ascii="Calibri" w:hAnsi="Calibri" w:cs="Calibri"/>
        </w:rPr>
        <w:t>When different lookbacks are considered, the variations of metrics are quite like each other</w:t>
      </w:r>
      <w:r w:rsidR="00CB6994" w:rsidRPr="004F3B18">
        <w:rPr>
          <w:rFonts w:ascii="Calibri" w:hAnsi="Calibri" w:cs="Calibri"/>
        </w:rPr>
        <w:t xml:space="preserve"> with test data</w:t>
      </w:r>
      <w:r w:rsidR="00351AFA" w:rsidRPr="004F3B18">
        <w:rPr>
          <w:rFonts w:ascii="Calibri" w:hAnsi="Calibri" w:cs="Calibri"/>
        </w:rPr>
        <w:t>. It is seen that with increase in lookback period</w:t>
      </w:r>
      <w:r w:rsidR="001B3753" w:rsidRPr="004F3B18">
        <w:rPr>
          <w:rFonts w:ascii="Calibri" w:hAnsi="Calibri" w:cs="Calibri"/>
        </w:rPr>
        <w:t>,</w:t>
      </w:r>
      <w:r w:rsidR="00351AFA" w:rsidRPr="004F3B18">
        <w:rPr>
          <w:rFonts w:ascii="Calibri" w:hAnsi="Calibri" w:cs="Calibri"/>
        </w:rPr>
        <w:t xml:space="preserve"> the time consumed for training the model</w:t>
      </w:r>
      <w:r w:rsidR="001B3753" w:rsidRPr="004F3B18">
        <w:rPr>
          <w:rFonts w:ascii="Calibri" w:hAnsi="Calibri" w:cs="Calibri"/>
        </w:rPr>
        <w:t xml:space="preserve"> is</w:t>
      </w:r>
      <w:r w:rsidR="00351AFA" w:rsidRPr="004F3B18">
        <w:rPr>
          <w:rFonts w:ascii="Calibri" w:hAnsi="Calibri" w:cs="Calibri"/>
        </w:rPr>
        <w:t xml:space="preserve"> increased. Since the change in metrics are not remarkable, less lookback period can be used which can reduce the computing resource consumption.</w:t>
      </w:r>
    </w:p>
    <w:p w14:paraId="4E69EDB3" w14:textId="6F599200" w:rsidR="008C5F82" w:rsidRPr="004F3B18" w:rsidRDefault="00226E99" w:rsidP="00312C08">
      <w:pPr>
        <w:spacing w:after="240"/>
        <w:rPr>
          <w:rFonts w:ascii="Calibri" w:hAnsi="Calibri" w:cs="Calibri"/>
        </w:rPr>
      </w:pPr>
      <w:r w:rsidRPr="004F3B18">
        <w:rPr>
          <w:rFonts w:ascii="Calibri" w:hAnsi="Calibri" w:cs="Calibri"/>
        </w:rPr>
        <w:lastRenderedPageBreak/>
        <w:t>Like</w:t>
      </w:r>
      <w:r w:rsidR="008C5F82" w:rsidRPr="004F3B18">
        <w:rPr>
          <w:rFonts w:ascii="Calibri" w:hAnsi="Calibri" w:cs="Calibri"/>
        </w:rPr>
        <w:t xml:space="preserve"> MAPE variations, R2 score variations over different </w:t>
      </w:r>
      <w:r w:rsidR="00236F0D" w:rsidRPr="004F3B18">
        <w:rPr>
          <w:rFonts w:ascii="Calibri" w:hAnsi="Calibri" w:cs="Calibri"/>
        </w:rPr>
        <w:t xml:space="preserve">lookback periods for different </w:t>
      </w:r>
      <w:r w:rsidR="001936DB" w:rsidRPr="004F3B18">
        <w:rPr>
          <w:rFonts w:ascii="Calibri" w:hAnsi="Calibri" w:cs="Calibri"/>
        </w:rPr>
        <w:t>models</w:t>
      </w:r>
      <w:r w:rsidRPr="004F3B18">
        <w:rPr>
          <w:rFonts w:ascii="Calibri" w:hAnsi="Calibri" w:cs="Calibri"/>
        </w:rPr>
        <w:t xml:space="preserve"> with test data is tabulated below in Table 4.</w:t>
      </w:r>
    </w:p>
    <w:p w14:paraId="4252A6BB" w14:textId="14E7D4B7" w:rsidR="00226E99" w:rsidRPr="004F3B18" w:rsidRDefault="00226E99" w:rsidP="00226E99">
      <w:pPr>
        <w:pStyle w:val="Caption"/>
        <w:keepNext/>
        <w:rPr>
          <w:rFonts w:ascii="Calibri" w:hAnsi="Calibri" w:cs="Calibri"/>
        </w:rPr>
      </w:pPr>
      <w:bookmarkStart w:id="94" w:name="_Toc165500126"/>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Pr="004F3B18">
        <w:rPr>
          <w:rFonts w:ascii="Calibri" w:hAnsi="Calibri" w:cs="Calibri"/>
          <w:noProof/>
        </w:rPr>
        <w:t>4</w:t>
      </w:r>
      <w:r w:rsidRPr="004F3B18">
        <w:rPr>
          <w:rFonts w:ascii="Calibri" w:hAnsi="Calibri" w:cs="Calibri"/>
        </w:rPr>
        <w:fldChar w:fldCharType="end"/>
      </w:r>
      <w:r w:rsidRPr="004F3B18">
        <w:rPr>
          <w:rFonts w:ascii="Calibri" w:hAnsi="Calibri" w:cs="Calibri"/>
        </w:rPr>
        <w:t>: R2 Score variations over different Lookback periods with different Models for Test Data</w:t>
      </w:r>
      <w:bookmarkEnd w:id="94"/>
    </w:p>
    <w:tbl>
      <w:tblPr>
        <w:tblStyle w:val="TableGrid"/>
        <w:tblW w:w="0" w:type="auto"/>
        <w:tblLook w:val="04A0" w:firstRow="1" w:lastRow="0" w:firstColumn="1" w:lastColumn="0" w:noHBand="0" w:noVBand="1"/>
      </w:tblPr>
      <w:tblGrid>
        <w:gridCol w:w="1271"/>
        <w:gridCol w:w="721"/>
        <w:gridCol w:w="1003"/>
        <w:gridCol w:w="963"/>
        <w:gridCol w:w="843"/>
        <w:gridCol w:w="843"/>
        <w:gridCol w:w="843"/>
        <w:gridCol w:w="843"/>
        <w:gridCol w:w="843"/>
        <w:gridCol w:w="843"/>
      </w:tblGrid>
      <w:tr w:rsidR="00EF7AED" w:rsidRPr="004F3B18" w14:paraId="4E854DFE" w14:textId="77777777" w:rsidTr="00111879">
        <w:tc>
          <w:tcPr>
            <w:tcW w:w="1271" w:type="dxa"/>
          </w:tcPr>
          <w:p w14:paraId="6876223A" w14:textId="77777777" w:rsidR="00EF7AED" w:rsidRPr="004F3B18" w:rsidRDefault="00EF7AED" w:rsidP="00111879">
            <w:pPr>
              <w:jc w:val="center"/>
              <w:rPr>
                <w:rFonts w:ascii="Calibri" w:hAnsi="Calibri" w:cs="Calibri"/>
                <w:sz w:val="24"/>
                <w:szCs w:val="24"/>
              </w:rPr>
            </w:pPr>
          </w:p>
        </w:tc>
        <w:tc>
          <w:tcPr>
            <w:tcW w:w="2687" w:type="dxa"/>
            <w:gridSpan w:val="3"/>
          </w:tcPr>
          <w:p w14:paraId="2DD56886" w14:textId="77777777" w:rsidR="00207F49" w:rsidRPr="004F3B18" w:rsidRDefault="00EF7AED" w:rsidP="00111879">
            <w:pPr>
              <w:jc w:val="center"/>
              <w:rPr>
                <w:rFonts w:ascii="Calibri" w:hAnsi="Calibri" w:cs="Calibri"/>
                <w:sz w:val="24"/>
                <w:szCs w:val="24"/>
              </w:rPr>
            </w:pPr>
            <w:r w:rsidRPr="004F3B18">
              <w:rPr>
                <w:rFonts w:ascii="Calibri" w:hAnsi="Calibri" w:cs="Calibri"/>
                <w:sz w:val="24"/>
                <w:szCs w:val="24"/>
              </w:rPr>
              <w:t>Lookback = 10</w:t>
            </w:r>
          </w:p>
          <w:p w14:paraId="170BEB81" w14:textId="6F17983F" w:rsidR="00EF7AED" w:rsidRPr="004F3B18" w:rsidRDefault="00207F49" w:rsidP="00111879">
            <w:pPr>
              <w:jc w:val="center"/>
              <w:rPr>
                <w:rFonts w:ascii="Calibri" w:hAnsi="Calibri" w:cs="Calibri"/>
                <w:sz w:val="24"/>
                <w:szCs w:val="24"/>
              </w:rPr>
            </w:pPr>
            <w:r w:rsidRPr="004F3B18">
              <w:rPr>
                <w:rFonts w:ascii="Calibri" w:hAnsi="Calibri" w:cs="Calibri"/>
                <w:sz w:val="24"/>
                <w:szCs w:val="24"/>
              </w:rPr>
              <w:t>R2 Score</w:t>
            </w:r>
          </w:p>
        </w:tc>
        <w:tc>
          <w:tcPr>
            <w:tcW w:w="2529" w:type="dxa"/>
            <w:gridSpan w:val="3"/>
          </w:tcPr>
          <w:p w14:paraId="4EFBA6DB" w14:textId="77777777" w:rsidR="00207F49" w:rsidRPr="004F3B18" w:rsidRDefault="00EF7AED" w:rsidP="00111879">
            <w:pPr>
              <w:jc w:val="center"/>
              <w:rPr>
                <w:rFonts w:ascii="Calibri" w:hAnsi="Calibri" w:cs="Calibri"/>
                <w:sz w:val="24"/>
                <w:szCs w:val="24"/>
              </w:rPr>
            </w:pPr>
            <w:r w:rsidRPr="004F3B18">
              <w:rPr>
                <w:rFonts w:ascii="Calibri" w:hAnsi="Calibri" w:cs="Calibri"/>
                <w:sz w:val="24"/>
                <w:szCs w:val="24"/>
              </w:rPr>
              <w:t>Lookback = 25</w:t>
            </w:r>
          </w:p>
          <w:p w14:paraId="3F5684F0" w14:textId="7F71E218" w:rsidR="00EF7AED" w:rsidRPr="004F3B18" w:rsidRDefault="00207F49" w:rsidP="00111879">
            <w:pPr>
              <w:jc w:val="center"/>
              <w:rPr>
                <w:rFonts w:ascii="Calibri" w:hAnsi="Calibri" w:cs="Calibri"/>
                <w:sz w:val="24"/>
                <w:szCs w:val="24"/>
              </w:rPr>
            </w:pPr>
            <w:r w:rsidRPr="004F3B18">
              <w:rPr>
                <w:rFonts w:ascii="Calibri" w:hAnsi="Calibri" w:cs="Calibri"/>
                <w:sz w:val="24"/>
                <w:szCs w:val="24"/>
              </w:rPr>
              <w:t>R2 Score</w:t>
            </w:r>
          </w:p>
        </w:tc>
        <w:tc>
          <w:tcPr>
            <w:tcW w:w="2529" w:type="dxa"/>
            <w:gridSpan w:val="3"/>
          </w:tcPr>
          <w:p w14:paraId="2FBF8371" w14:textId="77777777" w:rsidR="00207F49" w:rsidRPr="004F3B18" w:rsidRDefault="00EF7AED" w:rsidP="00111879">
            <w:pPr>
              <w:jc w:val="center"/>
              <w:rPr>
                <w:rFonts w:ascii="Calibri" w:hAnsi="Calibri" w:cs="Calibri"/>
                <w:sz w:val="24"/>
                <w:szCs w:val="24"/>
              </w:rPr>
            </w:pPr>
            <w:r w:rsidRPr="004F3B18">
              <w:rPr>
                <w:rFonts w:ascii="Calibri" w:hAnsi="Calibri" w:cs="Calibri"/>
                <w:sz w:val="24"/>
                <w:szCs w:val="24"/>
              </w:rPr>
              <w:t>Lookback = 50</w:t>
            </w:r>
          </w:p>
          <w:p w14:paraId="7536B331" w14:textId="56F27D58" w:rsidR="00EF7AED" w:rsidRPr="004F3B18" w:rsidRDefault="00207F49" w:rsidP="00111879">
            <w:pPr>
              <w:jc w:val="center"/>
              <w:rPr>
                <w:rFonts w:ascii="Calibri" w:hAnsi="Calibri" w:cs="Calibri"/>
              </w:rPr>
            </w:pPr>
            <w:r w:rsidRPr="004F3B18">
              <w:rPr>
                <w:rFonts w:ascii="Calibri" w:hAnsi="Calibri" w:cs="Calibri"/>
                <w:sz w:val="24"/>
                <w:szCs w:val="24"/>
              </w:rPr>
              <w:t>R2 Score</w:t>
            </w:r>
          </w:p>
        </w:tc>
      </w:tr>
      <w:tr w:rsidR="00EF7AED" w:rsidRPr="004F3B18" w14:paraId="578FF096" w14:textId="77777777" w:rsidTr="00111879">
        <w:tc>
          <w:tcPr>
            <w:tcW w:w="1271" w:type="dxa"/>
          </w:tcPr>
          <w:p w14:paraId="6B0DF864" w14:textId="77777777" w:rsidR="00EF7AED" w:rsidRPr="004F3B18" w:rsidRDefault="00EF7AED" w:rsidP="00111879">
            <w:pPr>
              <w:jc w:val="center"/>
              <w:rPr>
                <w:rFonts w:ascii="Calibri" w:hAnsi="Calibri" w:cs="Calibri"/>
              </w:rPr>
            </w:pPr>
          </w:p>
        </w:tc>
        <w:tc>
          <w:tcPr>
            <w:tcW w:w="721" w:type="dxa"/>
          </w:tcPr>
          <w:p w14:paraId="11FEFC7B" w14:textId="77777777" w:rsidR="00EF7AED" w:rsidRPr="004F3B18" w:rsidRDefault="00EF7AED" w:rsidP="00111879">
            <w:pPr>
              <w:jc w:val="center"/>
              <w:rPr>
                <w:rFonts w:ascii="Calibri" w:hAnsi="Calibri" w:cs="Calibri"/>
              </w:rPr>
            </w:pPr>
            <w:r w:rsidRPr="004F3B18">
              <w:rPr>
                <w:rFonts w:ascii="Calibri" w:hAnsi="Calibri" w:cs="Calibri"/>
              </w:rPr>
              <w:t>Min</w:t>
            </w:r>
          </w:p>
        </w:tc>
        <w:tc>
          <w:tcPr>
            <w:tcW w:w="1003" w:type="dxa"/>
          </w:tcPr>
          <w:p w14:paraId="7E28C0BD" w14:textId="77777777" w:rsidR="00EF7AED" w:rsidRPr="004F3B18" w:rsidRDefault="00EF7AED" w:rsidP="00111879">
            <w:pPr>
              <w:jc w:val="center"/>
              <w:rPr>
                <w:rFonts w:ascii="Calibri" w:hAnsi="Calibri" w:cs="Calibri"/>
              </w:rPr>
            </w:pPr>
            <w:r w:rsidRPr="004F3B18">
              <w:rPr>
                <w:rFonts w:ascii="Calibri" w:hAnsi="Calibri" w:cs="Calibri"/>
              </w:rPr>
              <w:t>Mean</w:t>
            </w:r>
          </w:p>
        </w:tc>
        <w:tc>
          <w:tcPr>
            <w:tcW w:w="963" w:type="dxa"/>
          </w:tcPr>
          <w:p w14:paraId="7C770C7D" w14:textId="77777777" w:rsidR="00EF7AED" w:rsidRPr="004F3B18" w:rsidRDefault="00EF7AED" w:rsidP="00111879">
            <w:pPr>
              <w:jc w:val="center"/>
              <w:rPr>
                <w:rFonts w:ascii="Calibri" w:hAnsi="Calibri" w:cs="Calibri"/>
              </w:rPr>
            </w:pPr>
            <w:r w:rsidRPr="004F3B18">
              <w:rPr>
                <w:rFonts w:ascii="Calibri" w:hAnsi="Calibri" w:cs="Calibri"/>
              </w:rPr>
              <w:t>Max</w:t>
            </w:r>
          </w:p>
        </w:tc>
        <w:tc>
          <w:tcPr>
            <w:tcW w:w="843" w:type="dxa"/>
          </w:tcPr>
          <w:p w14:paraId="7E272519" w14:textId="77777777" w:rsidR="00EF7AED" w:rsidRPr="004F3B18" w:rsidRDefault="00EF7AED" w:rsidP="00111879">
            <w:pPr>
              <w:jc w:val="center"/>
              <w:rPr>
                <w:rFonts w:ascii="Calibri" w:hAnsi="Calibri" w:cs="Calibri"/>
              </w:rPr>
            </w:pPr>
            <w:r w:rsidRPr="004F3B18">
              <w:rPr>
                <w:rFonts w:ascii="Calibri" w:hAnsi="Calibri" w:cs="Calibri"/>
              </w:rPr>
              <w:t>Min</w:t>
            </w:r>
          </w:p>
        </w:tc>
        <w:tc>
          <w:tcPr>
            <w:tcW w:w="843" w:type="dxa"/>
          </w:tcPr>
          <w:p w14:paraId="3EC71C81" w14:textId="77777777" w:rsidR="00EF7AED" w:rsidRPr="004F3B18" w:rsidRDefault="00EF7AED" w:rsidP="00111879">
            <w:pPr>
              <w:jc w:val="center"/>
              <w:rPr>
                <w:rFonts w:ascii="Calibri" w:hAnsi="Calibri" w:cs="Calibri"/>
              </w:rPr>
            </w:pPr>
            <w:r w:rsidRPr="004F3B18">
              <w:rPr>
                <w:rFonts w:ascii="Calibri" w:hAnsi="Calibri" w:cs="Calibri"/>
              </w:rPr>
              <w:t>Mean</w:t>
            </w:r>
          </w:p>
        </w:tc>
        <w:tc>
          <w:tcPr>
            <w:tcW w:w="843" w:type="dxa"/>
          </w:tcPr>
          <w:p w14:paraId="779D5468" w14:textId="77777777" w:rsidR="00EF7AED" w:rsidRPr="004F3B18" w:rsidRDefault="00EF7AED" w:rsidP="00111879">
            <w:pPr>
              <w:jc w:val="center"/>
              <w:rPr>
                <w:rFonts w:ascii="Calibri" w:hAnsi="Calibri" w:cs="Calibri"/>
              </w:rPr>
            </w:pPr>
            <w:r w:rsidRPr="004F3B18">
              <w:rPr>
                <w:rFonts w:ascii="Calibri" w:hAnsi="Calibri" w:cs="Calibri"/>
              </w:rPr>
              <w:t>Max</w:t>
            </w:r>
          </w:p>
        </w:tc>
        <w:tc>
          <w:tcPr>
            <w:tcW w:w="843" w:type="dxa"/>
          </w:tcPr>
          <w:p w14:paraId="69BC07EC" w14:textId="77777777" w:rsidR="00EF7AED" w:rsidRPr="004F3B18" w:rsidRDefault="00EF7AED" w:rsidP="00111879">
            <w:pPr>
              <w:jc w:val="center"/>
              <w:rPr>
                <w:rFonts w:ascii="Calibri" w:hAnsi="Calibri" w:cs="Calibri"/>
              </w:rPr>
            </w:pPr>
            <w:r w:rsidRPr="004F3B18">
              <w:rPr>
                <w:rFonts w:ascii="Calibri" w:hAnsi="Calibri" w:cs="Calibri"/>
              </w:rPr>
              <w:t>Min</w:t>
            </w:r>
          </w:p>
        </w:tc>
        <w:tc>
          <w:tcPr>
            <w:tcW w:w="843" w:type="dxa"/>
          </w:tcPr>
          <w:p w14:paraId="6D88E989" w14:textId="77777777" w:rsidR="00EF7AED" w:rsidRPr="004F3B18" w:rsidRDefault="00EF7AED" w:rsidP="00111879">
            <w:pPr>
              <w:jc w:val="center"/>
              <w:rPr>
                <w:rFonts w:ascii="Calibri" w:hAnsi="Calibri" w:cs="Calibri"/>
              </w:rPr>
            </w:pPr>
            <w:r w:rsidRPr="004F3B18">
              <w:rPr>
                <w:rFonts w:ascii="Calibri" w:hAnsi="Calibri" w:cs="Calibri"/>
              </w:rPr>
              <w:t>Mean</w:t>
            </w:r>
          </w:p>
        </w:tc>
        <w:tc>
          <w:tcPr>
            <w:tcW w:w="843" w:type="dxa"/>
          </w:tcPr>
          <w:p w14:paraId="38740FD3" w14:textId="77777777" w:rsidR="00EF7AED" w:rsidRPr="004F3B18" w:rsidRDefault="00EF7AED" w:rsidP="00111879">
            <w:pPr>
              <w:jc w:val="center"/>
              <w:rPr>
                <w:rFonts w:ascii="Calibri" w:hAnsi="Calibri" w:cs="Calibri"/>
              </w:rPr>
            </w:pPr>
            <w:r w:rsidRPr="004F3B18">
              <w:rPr>
                <w:rFonts w:ascii="Calibri" w:hAnsi="Calibri" w:cs="Calibri"/>
              </w:rPr>
              <w:t>Max</w:t>
            </w:r>
          </w:p>
        </w:tc>
      </w:tr>
      <w:tr w:rsidR="00EF7AED" w:rsidRPr="004F3B18" w14:paraId="7380F022" w14:textId="77777777" w:rsidTr="00111879">
        <w:tc>
          <w:tcPr>
            <w:tcW w:w="1271" w:type="dxa"/>
          </w:tcPr>
          <w:p w14:paraId="480D89A7" w14:textId="77777777" w:rsidR="00EF7AED" w:rsidRPr="004F3B18" w:rsidRDefault="00EF7AED" w:rsidP="00111879">
            <w:pPr>
              <w:jc w:val="center"/>
              <w:rPr>
                <w:rFonts w:ascii="Calibri" w:hAnsi="Calibri" w:cs="Calibri"/>
                <w:sz w:val="24"/>
                <w:szCs w:val="24"/>
              </w:rPr>
            </w:pPr>
            <w:r w:rsidRPr="004F3B18">
              <w:rPr>
                <w:rFonts w:ascii="Calibri" w:hAnsi="Calibri" w:cs="Calibri"/>
                <w:sz w:val="24"/>
                <w:szCs w:val="24"/>
              </w:rPr>
              <w:t>Model – 1</w:t>
            </w:r>
          </w:p>
        </w:tc>
        <w:tc>
          <w:tcPr>
            <w:tcW w:w="721" w:type="dxa"/>
          </w:tcPr>
          <w:p w14:paraId="4A66995E" w14:textId="143F9EEC" w:rsidR="00EF7AED" w:rsidRPr="004F3B18" w:rsidRDefault="00D625AD" w:rsidP="00111879">
            <w:pPr>
              <w:jc w:val="center"/>
              <w:rPr>
                <w:rFonts w:ascii="Calibri" w:hAnsi="Calibri" w:cs="Calibri"/>
                <w:sz w:val="24"/>
                <w:szCs w:val="24"/>
              </w:rPr>
            </w:pPr>
            <w:r w:rsidRPr="004F3B18">
              <w:rPr>
                <w:rFonts w:ascii="Calibri" w:hAnsi="Calibri" w:cs="Calibri"/>
                <w:sz w:val="24"/>
                <w:szCs w:val="24"/>
              </w:rPr>
              <w:t>0.44</w:t>
            </w:r>
          </w:p>
        </w:tc>
        <w:tc>
          <w:tcPr>
            <w:tcW w:w="1003" w:type="dxa"/>
          </w:tcPr>
          <w:p w14:paraId="5D1692D9" w14:textId="5F9DF9C0" w:rsidR="00EF7AED" w:rsidRPr="004F3B18" w:rsidRDefault="00231E30" w:rsidP="00111879">
            <w:pPr>
              <w:jc w:val="center"/>
              <w:rPr>
                <w:rFonts w:ascii="Calibri" w:hAnsi="Calibri" w:cs="Calibri"/>
                <w:sz w:val="24"/>
                <w:szCs w:val="24"/>
              </w:rPr>
            </w:pPr>
            <w:r w:rsidRPr="004F3B18">
              <w:rPr>
                <w:rFonts w:ascii="Calibri" w:hAnsi="Calibri" w:cs="Calibri"/>
                <w:sz w:val="24"/>
                <w:szCs w:val="24"/>
              </w:rPr>
              <w:t>0.90</w:t>
            </w:r>
          </w:p>
        </w:tc>
        <w:tc>
          <w:tcPr>
            <w:tcW w:w="963" w:type="dxa"/>
          </w:tcPr>
          <w:p w14:paraId="460C77A8" w14:textId="5250AE9D" w:rsidR="00EF7AED" w:rsidRPr="004F3B18" w:rsidRDefault="00FC6061" w:rsidP="00111879">
            <w:pPr>
              <w:jc w:val="center"/>
              <w:rPr>
                <w:rFonts w:ascii="Calibri" w:hAnsi="Calibri" w:cs="Calibri"/>
                <w:sz w:val="24"/>
                <w:szCs w:val="24"/>
              </w:rPr>
            </w:pPr>
            <w:r w:rsidRPr="004F3B18">
              <w:rPr>
                <w:rFonts w:ascii="Calibri" w:hAnsi="Calibri" w:cs="Calibri"/>
                <w:sz w:val="24"/>
                <w:szCs w:val="24"/>
              </w:rPr>
              <w:t>0.97</w:t>
            </w:r>
          </w:p>
        </w:tc>
        <w:tc>
          <w:tcPr>
            <w:tcW w:w="843" w:type="dxa"/>
          </w:tcPr>
          <w:p w14:paraId="6757464A" w14:textId="0A868E14" w:rsidR="00EF7AED" w:rsidRPr="004F3B18" w:rsidRDefault="004B6B48" w:rsidP="00111879">
            <w:pPr>
              <w:jc w:val="center"/>
              <w:rPr>
                <w:rFonts w:ascii="Calibri" w:hAnsi="Calibri" w:cs="Calibri"/>
                <w:sz w:val="24"/>
                <w:szCs w:val="24"/>
              </w:rPr>
            </w:pPr>
            <w:r w:rsidRPr="004F3B18">
              <w:rPr>
                <w:rFonts w:ascii="Calibri" w:hAnsi="Calibri" w:cs="Calibri"/>
                <w:sz w:val="24"/>
                <w:szCs w:val="24"/>
              </w:rPr>
              <w:t>0.24</w:t>
            </w:r>
          </w:p>
        </w:tc>
        <w:tc>
          <w:tcPr>
            <w:tcW w:w="843" w:type="dxa"/>
          </w:tcPr>
          <w:p w14:paraId="1A30720E" w14:textId="34CE9821" w:rsidR="00EF7AED" w:rsidRPr="004F3B18" w:rsidRDefault="00FF4AF4" w:rsidP="00111879">
            <w:pPr>
              <w:jc w:val="center"/>
              <w:rPr>
                <w:rFonts w:ascii="Calibri" w:hAnsi="Calibri" w:cs="Calibri"/>
                <w:sz w:val="24"/>
                <w:szCs w:val="24"/>
              </w:rPr>
            </w:pPr>
            <w:r w:rsidRPr="004F3B18">
              <w:rPr>
                <w:rFonts w:ascii="Calibri" w:hAnsi="Calibri" w:cs="Calibri"/>
                <w:sz w:val="24"/>
                <w:szCs w:val="24"/>
              </w:rPr>
              <w:t>0.89</w:t>
            </w:r>
          </w:p>
        </w:tc>
        <w:tc>
          <w:tcPr>
            <w:tcW w:w="843" w:type="dxa"/>
          </w:tcPr>
          <w:p w14:paraId="4F944F83" w14:textId="2E3635B1" w:rsidR="00EF7AED" w:rsidRPr="004F3B18" w:rsidRDefault="004F2A29" w:rsidP="00111879">
            <w:pPr>
              <w:jc w:val="center"/>
              <w:rPr>
                <w:rFonts w:ascii="Calibri" w:hAnsi="Calibri" w:cs="Calibri"/>
                <w:sz w:val="24"/>
                <w:szCs w:val="24"/>
              </w:rPr>
            </w:pPr>
            <w:r w:rsidRPr="004F3B18">
              <w:rPr>
                <w:rFonts w:ascii="Calibri" w:hAnsi="Calibri" w:cs="Calibri"/>
                <w:sz w:val="24"/>
                <w:szCs w:val="24"/>
              </w:rPr>
              <w:t>0.97</w:t>
            </w:r>
          </w:p>
        </w:tc>
        <w:tc>
          <w:tcPr>
            <w:tcW w:w="843" w:type="dxa"/>
          </w:tcPr>
          <w:p w14:paraId="07BB38EC" w14:textId="152CB3EC" w:rsidR="00EF7AED" w:rsidRPr="004F3B18" w:rsidRDefault="00231E30" w:rsidP="00111879">
            <w:pPr>
              <w:jc w:val="center"/>
              <w:rPr>
                <w:rFonts w:ascii="Calibri" w:hAnsi="Calibri" w:cs="Calibri"/>
                <w:sz w:val="24"/>
                <w:szCs w:val="24"/>
              </w:rPr>
            </w:pPr>
            <w:r w:rsidRPr="004F3B18">
              <w:rPr>
                <w:rFonts w:ascii="Calibri" w:hAnsi="Calibri" w:cs="Calibri"/>
                <w:sz w:val="24"/>
                <w:szCs w:val="24"/>
              </w:rPr>
              <w:t>0.41</w:t>
            </w:r>
          </w:p>
        </w:tc>
        <w:tc>
          <w:tcPr>
            <w:tcW w:w="843" w:type="dxa"/>
          </w:tcPr>
          <w:p w14:paraId="34837187" w14:textId="4178B6F8" w:rsidR="00EF7AED" w:rsidRPr="004F3B18" w:rsidRDefault="00A444AC" w:rsidP="00111879">
            <w:pPr>
              <w:jc w:val="center"/>
              <w:rPr>
                <w:rFonts w:ascii="Calibri" w:hAnsi="Calibri" w:cs="Calibri"/>
              </w:rPr>
            </w:pPr>
            <w:r w:rsidRPr="004F3B18">
              <w:rPr>
                <w:rFonts w:ascii="Calibri" w:hAnsi="Calibri" w:cs="Calibri"/>
              </w:rPr>
              <w:t>0.90</w:t>
            </w:r>
          </w:p>
        </w:tc>
        <w:tc>
          <w:tcPr>
            <w:tcW w:w="843" w:type="dxa"/>
          </w:tcPr>
          <w:p w14:paraId="31A71FEF" w14:textId="5F85A46C" w:rsidR="00EF7AED" w:rsidRPr="004F3B18" w:rsidRDefault="00A63F6C" w:rsidP="00111879">
            <w:pPr>
              <w:jc w:val="center"/>
              <w:rPr>
                <w:rFonts w:ascii="Calibri" w:hAnsi="Calibri" w:cs="Calibri"/>
              </w:rPr>
            </w:pPr>
            <w:r w:rsidRPr="004F3B18">
              <w:rPr>
                <w:rFonts w:ascii="Calibri" w:hAnsi="Calibri" w:cs="Calibri"/>
              </w:rPr>
              <w:t>0.97</w:t>
            </w:r>
          </w:p>
        </w:tc>
      </w:tr>
      <w:tr w:rsidR="00EF7AED" w:rsidRPr="004F3B18" w14:paraId="4C85B2DE" w14:textId="77777777" w:rsidTr="00111879">
        <w:tc>
          <w:tcPr>
            <w:tcW w:w="1271" w:type="dxa"/>
          </w:tcPr>
          <w:p w14:paraId="3489402A" w14:textId="77777777" w:rsidR="00EF7AED" w:rsidRPr="004F3B18" w:rsidRDefault="00EF7AED" w:rsidP="00111879">
            <w:pPr>
              <w:jc w:val="center"/>
              <w:rPr>
                <w:rFonts w:ascii="Calibri" w:hAnsi="Calibri" w:cs="Calibri"/>
                <w:sz w:val="24"/>
                <w:szCs w:val="24"/>
              </w:rPr>
            </w:pPr>
            <w:r w:rsidRPr="004F3B18">
              <w:rPr>
                <w:rFonts w:ascii="Calibri" w:hAnsi="Calibri" w:cs="Calibri"/>
                <w:sz w:val="24"/>
                <w:szCs w:val="24"/>
              </w:rPr>
              <w:t>Model – 2</w:t>
            </w:r>
          </w:p>
        </w:tc>
        <w:tc>
          <w:tcPr>
            <w:tcW w:w="721" w:type="dxa"/>
          </w:tcPr>
          <w:p w14:paraId="106F4FD2" w14:textId="6AF078B1" w:rsidR="00EF7AED" w:rsidRPr="004F3B18" w:rsidRDefault="00D625AD" w:rsidP="00111879">
            <w:pPr>
              <w:jc w:val="center"/>
              <w:rPr>
                <w:rFonts w:ascii="Calibri" w:hAnsi="Calibri" w:cs="Calibri"/>
                <w:sz w:val="24"/>
                <w:szCs w:val="24"/>
              </w:rPr>
            </w:pPr>
            <w:r w:rsidRPr="004F3B18">
              <w:rPr>
                <w:rFonts w:ascii="Calibri" w:hAnsi="Calibri" w:cs="Calibri"/>
                <w:sz w:val="24"/>
                <w:szCs w:val="24"/>
              </w:rPr>
              <w:t>-0.02</w:t>
            </w:r>
          </w:p>
        </w:tc>
        <w:tc>
          <w:tcPr>
            <w:tcW w:w="1003" w:type="dxa"/>
          </w:tcPr>
          <w:p w14:paraId="1955E67C" w14:textId="2198C8BA" w:rsidR="00EF7AED" w:rsidRPr="004F3B18" w:rsidRDefault="00231E30" w:rsidP="00111879">
            <w:pPr>
              <w:jc w:val="center"/>
              <w:rPr>
                <w:rFonts w:ascii="Calibri" w:hAnsi="Calibri" w:cs="Calibri"/>
                <w:sz w:val="24"/>
                <w:szCs w:val="24"/>
              </w:rPr>
            </w:pPr>
            <w:r w:rsidRPr="004F3B18">
              <w:rPr>
                <w:rFonts w:ascii="Calibri" w:hAnsi="Calibri" w:cs="Calibri"/>
                <w:sz w:val="24"/>
                <w:szCs w:val="24"/>
              </w:rPr>
              <w:t>0.76</w:t>
            </w:r>
          </w:p>
        </w:tc>
        <w:tc>
          <w:tcPr>
            <w:tcW w:w="963" w:type="dxa"/>
          </w:tcPr>
          <w:p w14:paraId="0F77E98F" w14:textId="1AFBBDB8" w:rsidR="00EF7AED" w:rsidRPr="004F3B18" w:rsidRDefault="00FC6061" w:rsidP="00111879">
            <w:pPr>
              <w:jc w:val="center"/>
              <w:rPr>
                <w:rFonts w:ascii="Calibri" w:hAnsi="Calibri" w:cs="Calibri"/>
                <w:sz w:val="24"/>
                <w:szCs w:val="24"/>
              </w:rPr>
            </w:pPr>
            <w:r w:rsidRPr="004F3B18">
              <w:rPr>
                <w:rFonts w:ascii="Calibri" w:hAnsi="Calibri" w:cs="Calibri"/>
                <w:sz w:val="24"/>
                <w:szCs w:val="24"/>
              </w:rPr>
              <w:t>0.94</w:t>
            </w:r>
          </w:p>
        </w:tc>
        <w:tc>
          <w:tcPr>
            <w:tcW w:w="843" w:type="dxa"/>
          </w:tcPr>
          <w:p w14:paraId="0647C382" w14:textId="3B88251E" w:rsidR="00EF7AED" w:rsidRPr="004F3B18" w:rsidRDefault="004B6B48" w:rsidP="00111879">
            <w:pPr>
              <w:jc w:val="center"/>
              <w:rPr>
                <w:rFonts w:ascii="Calibri" w:hAnsi="Calibri" w:cs="Calibri"/>
                <w:sz w:val="24"/>
                <w:szCs w:val="24"/>
              </w:rPr>
            </w:pPr>
            <w:r w:rsidRPr="004F3B18">
              <w:rPr>
                <w:rFonts w:ascii="Calibri" w:hAnsi="Calibri" w:cs="Calibri"/>
                <w:sz w:val="24"/>
                <w:szCs w:val="24"/>
              </w:rPr>
              <w:t>0.26</w:t>
            </w:r>
          </w:p>
        </w:tc>
        <w:tc>
          <w:tcPr>
            <w:tcW w:w="843" w:type="dxa"/>
          </w:tcPr>
          <w:p w14:paraId="0A23FA51" w14:textId="65043599" w:rsidR="00EF7AED" w:rsidRPr="004F3B18" w:rsidRDefault="00FF4AF4" w:rsidP="00111879">
            <w:pPr>
              <w:jc w:val="center"/>
              <w:rPr>
                <w:rFonts w:ascii="Calibri" w:hAnsi="Calibri" w:cs="Calibri"/>
                <w:sz w:val="24"/>
                <w:szCs w:val="24"/>
              </w:rPr>
            </w:pPr>
            <w:r w:rsidRPr="004F3B18">
              <w:rPr>
                <w:rFonts w:ascii="Calibri" w:hAnsi="Calibri" w:cs="Calibri"/>
                <w:sz w:val="24"/>
                <w:szCs w:val="24"/>
              </w:rPr>
              <w:t>0.80</w:t>
            </w:r>
          </w:p>
        </w:tc>
        <w:tc>
          <w:tcPr>
            <w:tcW w:w="843" w:type="dxa"/>
          </w:tcPr>
          <w:p w14:paraId="2146AFB9" w14:textId="6F4D7D77" w:rsidR="00EF7AED" w:rsidRPr="004F3B18" w:rsidRDefault="004F2A29" w:rsidP="00111879">
            <w:pPr>
              <w:jc w:val="center"/>
              <w:rPr>
                <w:rFonts w:ascii="Calibri" w:hAnsi="Calibri" w:cs="Calibri"/>
                <w:sz w:val="24"/>
                <w:szCs w:val="24"/>
              </w:rPr>
            </w:pPr>
            <w:r w:rsidRPr="004F3B18">
              <w:rPr>
                <w:rFonts w:ascii="Calibri" w:hAnsi="Calibri" w:cs="Calibri"/>
                <w:sz w:val="24"/>
                <w:szCs w:val="24"/>
              </w:rPr>
              <w:t>0.94</w:t>
            </w:r>
          </w:p>
        </w:tc>
        <w:tc>
          <w:tcPr>
            <w:tcW w:w="843" w:type="dxa"/>
          </w:tcPr>
          <w:p w14:paraId="2FD00BD3" w14:textId="39FDBB1B" w:rsidR="00EF7AED" w:rsidRPr="004F3B18" w:rsidRDefault="00231E30" w:rsidP="00111879">
            <w:pPr>
              <w:jc w:val="center"/>
              <w:rPr>
                <w:rFonts w:ascii="Calibri" w:hAnsi="Calibri" w:cs="Calibri"/>
                <w:sz w:val="24"/>
                <w:szCs w:val="24"/>
              </w:rPr>
            </w:pPr>
            <w:r w:rsidRPr="004F3B18">
              <w:rPr>
                <w:rFonts w:ascii="Calibri" w:hAnsi="Calibri" w:cs="Calibri"/>
                <w:sz w:val="24"/>
                <w:szCs w:val="24"/>
              </w:rPr>
              <w:t>0.11</w:t>
            </w:r>
          </w:p>
        </w:tc>
        <w:tc>
          <w:tcPr>
            <w:tcW w:w="843" w:type="dxa"/>
          </w:tcPr>
          <w:p w14:paraId="5B62594B" w14:textId="366F4DE5" w:rsidR="00EF7AED" w:rsidRPr="004F3B18" w:rsidRDefault="00A444AC" w:rsidP="00111879">
            <w:pPr>
              <w:jc w:val="center"/>
              <w:rPr>
                <w:rFonts w:ascii="Calibri" w:hAnsi="Calibri" w:cs="Calibri"/>
              </w:rPr>
            </w:pPr>
            <w:r w:rsidRPr="004F3B18">
              <w:rPr>
                <w:rFonts w:ascii="Calibri" w:hAnsi="Calibri" w:cs="Calibri"/>
              </w:rPr>
              <w:t>0.80</w:t>
            </w:r>
          </w:p>
        </w:tc>
        <w:tc>
          <w:tcPr>
            <w:tcW w:w="843" w:type="dxa"/>
          </w:tcPr>
          <w:p w14:paraId="67088290" w14:textId="5581D0A1" w:rsidR="00EF7AED" w:rsidRPr="004F3B18" w:rsidRDefault="00A63F6C" w:rsidP="00111879">
            <w:pPr>
              <w:jc w:val="center"/>
              <w:rPr>
                <w:rFonts w:ascii="Calibri" w:hAnsi="Calibri" w:cs="Calibri"/>
              </w:rPr>
            </w:pPr>
            <w:r w:rsidRPr="004F3B18">
              <w:rPr>
                <w:rFonts w:ascii="Calibri" w:hAnsi="Calibri" w:cs="Calibri"/>
              </w:rPr>
              <w:t>0.94</w:t>
            </w:r>
          </w:p>
        </w:tc>
      </w:tr>
      <w:tr w:rsidR="00EF7AED" w:rsidRPr="004F3B18" w14:paraId="77F312A2" w14:textId="77777777" w:rsidTr="00111879">
        <w:tc>
          <w:tcPr>
            <w:tcW w:w="1271" w:type="dxa"/>
          </w:tcPr>
          <w:p w14:paraId="402BBF59" w14:textId="77777777" w:rsidR="00EF7AED" w:rsidRPr="004F3B18" w:rsidRDefault="00EF7AED" w:rsidP="00111879">
            <w:pPr>
              <w:jc w:val="center"/>
              <w:rPr>
                <w:rFonts w:ascii="Calibri" w:hAnsi="Calibri" w:cs="Calibri"/>
                <w:sz w:val="24"/>
                <w:szCs w:val="24"/>
              </w:rPr>
            </w:pPr>
            <w:r w:rsidRPr="004F3B18">
              <w:rPr>
                <w:rFonts w:ascii="Calibri" w:hAnsi="Calibri" w:cs="Calibri"/>
                <w:sz w:val="24"/>
                <w:szCs w:val="24"/>
              </w:rPr>
              <w:t>Model – 3</w:t>
            </w:r>
          </w:p>
        </w:tc>
        <w:tc>
          <w:tcPr>
            <w:tcW w:w="721" w:type="dxa"/>
          </w:tcPr>
          <w:p w14:paraId="695884DC" w14:textId="4FE68938" w:rsidR="00EF7AED" w:rsidRPr="004F3B18" w:rsidRDefault="00D625AD" w:rsidP="00111879">
            <w:pPr>
              <w:jc w:val="center"/>
              <w:rPr>
                <w:rFonts w:ascii="Calibri" w:hAnsi="Calibri" w:cs="Calibri"/>
                <w:sz w:val="24"/>
                <w:szCs w:val="24"/>
              </w:rPr>
            </w:pPr>
            <w:r w:rsidRPr="004F3B18">
              <w:rPr>
                <w:rFonts w:ascii="Calibri" w:hAnsi="Calibri" w:cs="Calibri"/>
                <w:sz w:val="24"/>
                <w:szCs w:val="24"/>
              </w:rPr>
              <w:t>0.29</w:t>
            </w:r>
          </w:p>
        </w:tc>
        <w:tc>
          <w:tcPr>
            <w:tcW w:w="1003" w:type="dxa"/>
          </w:tcPr>
          <w:p w14:paraId="03EDC95D" w14:textId="652B101F" w:rsidR="00EF7AED" w:rsidRPr="004F3B18" w:rsidRDefault="00FF4AF4" w:rsidP="00111879">
            <w:pPr>
              <w:jc w:val="center"/>
              <w:rPr>
                <w:rFonts w:ascii="Calibri" w:hAnsi="Calibri" w:cs="Calibri"/>
                <w:sz w:val="24"/>
                <w:szCs w:val="24"/>
              </w:rPr>
            </w:pPr>
            <w:r w:rsidRPr="004F3B18">
              <w:rPr>
                <w:rFonts w:ascii="Calibri" w:hAnsi="Calibri" w:cs="Calibri"/>
                <w:sz w:val="24"/>
                <w:szCs w:val="24"/>
              </w:rPr>
              <w:t>0.90</w:t>
            </w:r>
          </w:p>
        </w:tc>
        <w:tc>
          <w:tcPr>
            <w:tcW w:w="963" w:type="dxa"/>
          </w:tcPr>
          <w:p w14:paraId="5452954E" w14:textId="02498D85" w:rsidR="00EF7AED" w:rsidRPr="004F3B18" w:rsidRDefault="00423FEF" w:rsidP="00111879">
            <w:pPr>
              <w:jc w:val="center"/>
              <w:rPr>
                <w:rFonts w:ascii="Calibri" w:hAnsi="Calibri" w:cs="Calibri"/>
                <w:sz w:val="24"/>
                <w:szCs w:val="24"/>
              </w:rPr>
            </w:pPr>
            <w:r w:rsidRPr="004F3B18">
              <w:rPr>
                <w:rFonts w:ascii="Calibri" w:hAnsi="Calibri" w:cs="Calibri"/>
                <w:sz w:val="24"/>
                <w:szCs w:val="24"/>
              </w:rPr>
              <w:t>0.97</w:t>
            </w:r>
          </w:p>
        </w:tc>
        <w:tc>
          <w:tcPr>
            <w:tcW w:w="843" w:type="dxa"/>
          </w:tcPr>
          <w:p w14:paraId="7F36A4BA" w14:textId="592422A2" w:rsidR="00EF7AED" w:rsidRPr="004F3B18" w:rsidRDefault="004B6B48" w:rsidP="00111879">
            <w:pPr>
              <w:jc w:val="center"/>
              <w:rPr>
                <w:rFonts w:ascii="Calibri" w:hAnsi="Calibri" w:cs="Calibri"/>
                <w:sz w:val="24"/>
                <w:szCs w:val="24"/>
              </w:rPr>
            </w:pPr>
            <w:r w:rsidRPr="004F3B18">
              <w:rPr>
                <w:rFonts w:ascii="Calibri" w:hAnsi="Calibri" w:cs="Calibri"/>
                <w:sz w:val="24"/>
                <w:szCs w:val="24"/>
              </w:rPr>
              <w:t>0.37</w:t>
            </w:r>
          </w:p>
        </w:tc>
        <w:tc>
          <w:tcPr>
            <w:tcW w:w="843" w:type="dxa"/>
          </w:tcPr>
          <w:p w14:paraId="6E5A7A24" w14:textId="102847C2" w:rsidR="00EF7AED" w:rsidRPr="004F3B18" w:rsidRDefault="00A444AC" w:rsidP="00111879">
            <w:pPr>
              <w:jc w:val="center"/>
              <w:rPr>
                <w:rFonts w:ascii="Calibri" w:hAnsi="Calibri" w:cs="Calibri"/>
                <w:sz w:val="24"/>
                <w:szCs w:val="24"/>
              </w:rPr>
            </w:pPr>
            <w:r w:rsidRPr="004F3B18">
              <w:rPr>
                <w:rFonts w:ascii="Calibri" w:hAnsi="Calibri" w:cs="Calibri"/>
                <w:sz w:val="24"/>
                <w:szCs w:val="24"/>
              </w:rPr>
              <w:t>0.92</w:t>
            </w:r>
          </w:p>
        </w:tc>
        <w:tc>
          <w:tcPr>
            <w:tcW w:w="843" w:type="dxa"/>
          </w:tcPr>
          <w:p w14:paraId="200C999C" w14:textId="3CB4EEC4" w:rsidR="00EF7AED" w:rsidRPr="004F3B18" w:rsidRDefault="004F2A29" w:rsidP="00111879">
            <w:pPr>
              <w:jc w:val="center"/>
              <w:rPr>
                <w:rFonts w:ascii="Calibri" w:hAnsi="Calibri" w:cs="Calibri"/>
                <w:sz w:val="24"/>
                <w:szCs w:val="24"/>
              </w:rPr>
            </w:pPr>
            <w:r w:rsidRPr="004F3B18">
              <w:rPr>
                <w:rFonts w:ascii="Calibri" w:hAnsi="Calibri" w:cs="Calibri"/>
                <w:sz w:val="24"/>
                <w:szCs w:val="24"/>
              </w:rPr>
              <w:t>0.97</w:t>
            </w:r>
          </w:p>
        </w:tc>
        <w:tc>
          <w:tcPr>
            <w:tcW w:w="843" w:type="dxa"/>
          </w:tcPr>
          <w:p w14:paraId="1E6DCA1E" w14:textId="55FE0109" w:rsidR="00EF7AED" w:rsidRPr="004F3B18" w:rsidRDefault="00231E30" w:rsidP="00111879">
            <w:pPr>
              <w:jc w:val="center"/>
              <w:rPr>
                <w:rFonts w:ascii="Calibri" w:hAnsi="Calibri" w:cs="Calibri"/>
                <w:sz w:val="24"/>
                <w:szCs w:val="24"/>
              </w:rPr>
            </w:pPr>
            <w:r w:rsidRPr="004F3B18">
              <w:rPr>
                <w:rFonts w:ascii="Calibri" w:hAnsi="Calibri" w:cs="Calibri"/>
                <w:sz w:val="24"/>
                <w:szCs w:val="24"/>
              </w:rPr>
              <w:t>0.29</w:t>
            </w:r>
          </w:p>
        </w:tc>
        <w:tc>
          <w:tcPr>
            <w:tcW w:w="843" w:type="dxa"/>
          </w:tcPr>
          <w:p w14:paraId="74EFAF92" w14:textId="1A411AB5" w:rsidR="00EF7AED" w:rsidRPr="004F3B18" w:rsidRDefault="00A444AC" w:rsidP="00111879">
            <w:pPr>
              <w:jc w:val="center"/>
              <w:rPr>
                <w:rFonts w:ascii="Calibri" w:hAnsi="Calibri" w:cs="Calibri"/>
              </w:rPr>
            </w:pPr>
            <w:r w:rsidRPr="004F3B18">
              <w:rPr>
                <w:rFonts w:ascii="Calibri" w:hAnsi="Calibri" w:cs="Calibri"/>
              </w:rPr>
              <w:t>0.91</w:t>
            </w:r>
          </w:p>
        </w:tc>
        <w:tc>
          <w:tcPr>
            <w:tcW w:w="843" w:type="dxa"/>
          </w:tcPr>
          <w:p w14:paraId="2A2F699A" w14:textId="72C2F6CB" w:rsidR="00EF7AED" w:rsidRPr="004F3B18" w:rsidRDefault="003958FF" w:rsidP="00111879">
            <w:pPr>
              <w:jc w:val="center"/>
              <w:rPr>
                <w:rFonts w:ascii="Calibri" w:hAnsi="Calibri" w:cs="Calibri"/>
              </w:rPr>
            </w:pPr>
            <w:r w:rsidRPr="004F3B18">
              <w:rPr>
                <w:rFonts w:ascii="Calibri" w:hAnsi="Calibri" w:cs="Calibri"/>
              </w:rPr>
              <w:t>0.97</w:t>
            </w:r>
          </w:p>
        </w:tc>
      </w:tr>
      <w:tr w:rsidR="00EF7AED" w:rsidRPr="004F3B18" w14:paraId="15F082ED" w14:textId="77777777" w:rsidTr="00111879">
        <w:tc>
          <w:tcPr>
            <w:tcW w:w="1271" w:type="dxa"/>
          </w:tcPr>
          <w:p w14:paraId="431EBAF3" w14:textId="77777777" w:rsidR="00EF7AED" w:rsidRPr="004F3B18" w:rsidRDefault="00EF7AED" w:rsidP="00111879">
            <w:pPr>
              <w:jc w:val="center"/>
              <w:rPr>
                <w:rFonts w:ascii="Calibri" w:hAnsi="Calibri" w:cs="Calibri"/>
                <w:sz w:val="24"/>
                <w:szCs w:val="24"/>
              </w:rPr>
            </w:pPr>
            <w:r w:rsidRPr="004F3B18">
              <w:rPr>
                <w:rFonts w:ascii="Calibri" w:hAnsi="Calibri" w:cs="Calibri"/>
                <w:sz w:val="24"/>
                <w:szCs w:val="24"/>
              </w:rPr>
              <w:t>Model – 4</w:t>
            </w:r>
          </w:p>
        </w:tc>
        <w:tc>
          <w:tcPr>
            <w:tcW w:w="721" w:type="dxa"/>
          </w:tcPr>
          <w:p w14:paraId="0CF6DDEA" w14:textId="670E520F" w:rsidR="00EF7AED" w:rsidRPr="004F3B18" w:rsidRDefault="00D625AD" w:rsidP="00111879">
            <w:pPr>
              <w:jc w:val="center"/>
              <w:rPr>
                <w:rFonts w:ascii="Calibri" w:hAnsi="Calibri" w:cs="Calibri"/>
                <w:sz w:val="24"/>
                <w:szCs w:val="24"/>
              </w:rPr>
            </w:pPr>
            <w:r w:rsidRPr="004F3B18">
              <w:rPr>
                <w:rFonts w:ascii="Calibri" w:hAnsi="Calibri" w:cs="Calibri"/>
                <w:sz w:val="24"/>
                <w:szCs w:val="24"/>
              </w:rPr>
              <w:t>0.16</w:t>
            </w:r>
          </w:p>
        </w:tc>
        <w:tc>
          <w:tcPr>
            <w:tcW w:w="1003" w:type="dxa"/>
          </w:tcPr>
          <w:p w14:paraId="75AC011E" w14:textId="01D587C2" w:rsidR="00EF7AED" w:rsidRPr="004F3B18" w:rsidRDefault="00FF4AF4" w:rsidP="00111879">
            <w:pPr>
              <w:jc w:val="center"/>
              <w:rPr>
                <w:rFonts w:ascii="Calibri" w:hAnsi="Calibri" w:cs="Calibri"/>
                <w:sz w:val="24"/>
                <w:szCs w:val="24"/>
              </w:rPr>
            </w:pPr>
            <w:r w:rsidRPr="004F3B18">
              <w:rPr>
                <w:rFonts w:ascii="Calibri" w:hAnsi="Calibri" w:cs="Calibri"/>
                <w:sz w:val="24"/>
                <w:szCs w:val="24"/>
              </w:rPr>
              <w:t>0.82</w:t>
            </w:r>
          </w:p>
        </w:tc>
        <w:tc>
          <w:tcPr>
            <w:tcW w:w="963" w:type="dxa"/>
          </w:tcPr>
          <w:p w14:paraId="62B3D50E" w14:textId="16F845BC" w:rsidR="00EF7AED" w:rsidRPr="004F3B18" w:rsidRDefault="00423FEF" w:rsidP="00111879">
            <w:pPr>
              <w:jc w:val="center"/>
              <w:rPr>
                <w:rFonts w:ascii="Calibri" w:hAnsi="Calibri" w:cs="Calibri"/>
                <w:sz w:val="24"/>
                <w:szCs w:val="24"/>
              </w:rPr>
            </w:pPr>
            <w:r w:rsidRPr="004F3B18">
              <w:rPr>
                <w:rFonts w:ascii="Calibri" w:hAnsi="Calibri" w:cs="Calibri"/>
                <w:sz w:val="24"/>
                <w:szCs w:val="24"/>
              </w:rPr>
              <w:t>0.95</w:t>
            </w:r>
          </w:p>
        </w:tc>
        <w:tc>
          <w:tcPr>
            <w:tcW w:w="843" w:type="dxa"/>
          </w:tcPr>
          <w:p w14:paraId="28016F5A" w14:textId="6A4B3530" w:rsidR="00EF7AED" w:rsidRPr="004F3B18" w:rsidRDefault="004B6B48" w:rsidP="00111879">
            <w:pPr>
              <w:jc w:val="center"/>
              <w:rPr>
                <w:rFonts w:ascii="Calibri" w:hAnsi="Calibri" w:cs="Calibri"/>
                <w:sz w:val="24"/>
                <w:szCs w:val="24"/>
              </w:rPr>
            </w:pPr>
            <w:r w:rsidRPr="004F3B18">
              <w:rPr>
                <w:rFonts w:ascii="Calibri" w:hAnsi="Calibri" w:cs="Calibri"/>
                <w:sz w:val="24"/>
                <w:szCs w:val="24"/>
              </w:rPr>
              <w:t>0.16</w:t>
            </w:r>
          </w:p>
        </w:tc>
        <w:tc>
          <w:tcPr>
            <w:tcW w:w="843" w:type="dxa"/>
          </w:tcPr>
          <w:p w14:paraId="5A198D6F" w14:textId="5C55E883" w:rsidR="00EF7AED" w:rsidRPr="004F3B18" w:rsidRDefault="00A444AC" w:rsidP="00111879">
            <w:pPr>
              <w:jc w:val="center"/>
              <w:rPr>
                <w:rFonts w:ascii="Calibri" w:hAnsi="Calibri" w:cs="Calibri"/>
                <w:sz w:val="24"/>
                <w:szCs w:val="24"/>
              </w:rPr>
            </w:pPr>
            <w:r w:rsidRPr="004F3B18">
              <w:rPr>
                <w:rFonts w:ascii="Calibri" w:hAnsi="Calibri" w:cs="Calibri"/>
                <w:sz w:val="24"/>
                <w:szCs w:val="24"/>
              </w:rPr>
              <w:t>0.84</w:t>
            </w:r>
          </w:p>
        </w:tc>
        <w:tc>
          <w:tcPr>
            <w:tcW w:w="843" w:type="dxa"/>
          </w:tcPr>
          <w:p w14:paraId="2153CEF1" w14:textId="70F3AE0D" w:rsidR="00EF7AED" w:rsidRPr="004F3B18" w:rsidRDefault="00A63F6C" w:rsidP="00111879">
            <w:pPr>
              <w:jc w:val="center"/>
              <w:rPr>
                <w:rFonts w:ascii="Calibri" w:hAnsi="Calibri" w:cs="Calibri"/>
                <w:sz w:val="24"/>
                <w:szCs w:val="24"/>
              </w:rPr>
            </w:pPr>
            <w:r w:rsidRPr="004F3B18">
              <w:rPr>
                <w:rFonts w:ascii="Calibri" w:hAnsi="Calibri" w:cs="Calibri"/>
                <w:sz w:val="24"/>
                <w:szCs w:val="24"/>
              </w:rPr>
              <w:t>0.95</w:t>
            </w:r>
          </w:p>
        </w:tc>
        <w:tc>
          <w:tcPr>
            <w:tcW w:w="843" w:type="dxa"/>
          </w:tcPr>
          <w:p w14:paraId="2736B172" w14:textId="49D521A4" w:rsidR="00EF7AED" w:rsidRPr="004F3B18" w:rsidRDefault="00231E30" w:rsidP="00111879">
            <w:pPr>
              <w:jc w:val="center"/>
              <w:rPr>
                <w:rFonts w:ascii="Calibri" w:hAnsi="Calibri" w:cs="Calibri"/>
                <w:sz w:val="24"/>
                <w:szCs w:val="24"/>
              </w:rPr>
            </w:pPr>
            <w:r w:rsidRPr="004F3B18">
              <w:rPr>
                <w:rFonts w:ascii="Calibri" w:hAnsi="Calibri" w:cs="Calibri"/>
                <w:sz w:val="24"/>
                <w:szCs w:val="24"/>
              </w:rPr>
              <w:t>0.12</w:t>
            </w:r>
          </w:p>
        </w:tc>
        <w:tc>
          <w:tcPr>
            <w:tcW w:w="843" w:type="dxa"/>
          </w:tcPr>
          <w:p w14:paraId="7842173C" w14:textId="6CCD107E" w:rsidR="00EF7AED" w:rsidRPr="004F3B18" w:rsidRDefault="00A444AC" w:rsidP="00111879">
            <w:pPr>
              <w:jc w:val="center"/>
              <w:rPr>
                <w:rFonts w:ascii="Calibri" w:hAnsi="Calibri" w:cs="Calibri"/>
              </w:rPr>
            </w:pPr>
            <w:r w:rsidRPr="004F3B18">
              <w:rPr>
                <w:rFonts w:ascii="Calibri" w:hAnsi="Calibri" w:cs="Calibri"/>
              </w:rPr>
              <w:t>0.81</w:t>
            </w:r>
          </w:p>
        </w:tc>
        <w:tc>
          <w:tcPr>
            <w:tcW w:w="843" w:type="dxa"/>
          </w:tcPr>
          <w:p w14:paraId="1A825B2D" w14:textId="535868A2" w:rsidR="00EF7AED" w:rsidRPr="004F3B18" w:rsidRDefault="003958FF" w:rsidP="00111879">
            <w:pPr>
              <w:jc w:val="center"/>
              <w:rPr>
                <w:rFonts w:ascii="Calibri" w:hAnsi="Calibri" w:cs="Calibri"/>
              </w:rPr>
            </w:pPr>
            <w:r w:rsidRPr="004F3B18">
              <w:rPr>
                <w:rFonts w:ascii="Calibri" w:hAnsi="Calibri" w:cs="Calibri"/>
              </w:rPr>
              <w:t>0.96</w:t>
            </w:r>
          </w:p>
        </w:tc>
      </w:tr>
      <w:tr w:rsidR="00EF7AED" w:rsidRPr="004F3B18" w14:paraId="49B1CFBB" w14:textId="77777777" w:rsidTr="00111879">
        <w:tc>
          <w:tcPr>
            <w:tcW w:w="1271" w:type="dxa"/>
          </w:tcPr>
          <w:p w14:paraId="46DB6CB4" w14:textId="77777777" w:rsidR="00EF7AED" w:rsidRPr="004F3B18" w:rsidRDefault="00EF7AED" w:rsidP="00111879">
            <w:pPr>
              <w:jc w:val="center"/>
              <w:rPr>
                <w:rFonts w:ascii="Calibri" w:hAnsi="Calibri" w:cs="Calibri"/>
                <w:sz w:val="24"/>
                <w:szCs w:val="24"/>
              </w:rPr>
            </w:pPr>
            <w:r w:rsidRPr="004F3B18">
              <w:rPr>
                <w:rFonts w:ascii="Calibri" w:hAnsi="Calibri" w:cs="Calibri"/>
                <w:sz w:val="24"/>
                <w:szCs w:val="24"/>
              </w:rPr>
              <w:t>Model – 5</w:t>
            </w:r>
          </w:p>
        </w:tc>
        <w:tc>
          <w:tcPr>
            <w:tcW w:w="721" w:type="dxa"/>
          </w:tcPr>
          <w:p w14:paraId="6AE60E7A" w14:textId="42D87CF3" w:rsidR="00EF7AED" w:rsidRPr="004F3B18" w:rsidRDefault="00D625AD" w:rsidP="00111879">
            <w:pPr>
              <w:jc w:val="center"/>
              <w:rPr>
                <w:rFonts w:ascii="Calibri" w:hAnsi="Calibri" w:cs="Calibri"/>
                <w:sz w:val="24"/>
                <w:szCs w:val="24"/>
              </w:rPr>
            </w:pPr>
            <w:r w:rsidRPr="004F3B18">
              <w:rPr>
                <w:rFonts w:ascii="Calibri" w:hAnsi="Calibri" w:cs="Calibri"/>
                <w:sz w:val="24"/>
                <w:szCs w:val="24"/>
              </w:rPr>
              <w:t>0.87</w:t>
            </w:r>
          </w:p>
        </w:tc>
        <w:tc>
          <w:tcPr>
            <w:tcW w:w="1003" w:type="dxa"/>
          </w:tcPr>
          <w:p w14:paraId="16C65D67" w14:textId="05D0E718" w:rsidR="00EF7AED" w:rsidRPr="004F3B18" w:rsidRDefault="00FF4AF4" w:rsidP="00111879">
            <w:pPr>
              <w:jc w:val="center"/>
              <w:rPr>
                <w:rFonts w:ascii="Calibri" w:hAnsi="Calibri" w:cs="Calibri"/>
                <w:sz w:val="24"/>
                <w:szCs w:val="24"/>
              </w:rPr>
            </w:pPr>
            <w:r w:rsidRPr="004F3B18">
              <w:rPr>
                <w:rFonts w:ascii="Calibri" w:hAnsi="Calibri" w:cs="Calibri"/>
                <w:sz w:val="24"/>
                <w:szCs w:val="24"/>
              </w:rPr>
              <w:t>0.94</w:t>
            </w:r>
          </w:p>
        </w:tc>
        <w:tc>
          <w:tcPr>
            <w:tcW w:w="963" w:type="dxa"/>
          </w:tcPr>
          <w:p w14:paraId="52F9EE4A" w14:textId="20E733CD" w:rsidR="00EF7AED" w:rsidRPr="004F3B18" w:rsidRDefault="00423FEF" w:rsidP="00111879">
            <w:pPr>
              <w:jc w:val="center"/>
              <w:rPr>
                <w:rFonts w:ascii="Calibri" w:hAnsi="Calibri" w:cs="Calibri"/>
                <w:sz w:val="24"/>
                <w:szCs w:val="24"/>
              </w:rPr>
            </w:pPr>
            <w:r w:rsidRPr="004F3B18">
              <w:rPr>
                <w:rFonts w:ascii="Calibri" w:hAnsi="Calibri" w:cs="Calibri"/>
                <w:sz w:val="24"/>
                <w:szCs w:val="24"/>
              </w:rPr>
              <w:t>0.97</w:t>
            </w:r>
          </w:p>
        </w:tc>
        <w:tc>
          <w:tcPr>
            <w:tcW w:w="843" w:type="dxa"/>
          </w:tcPr>
          <w:p w14:paraId="59377DB9" w14:textId="517FD8DC" w:rsidR="00EF7AED" w:rsidRPr="004F3B18" w:rsidRDefault="004B6B48" w:rsidP="00111879">
            <w:pPr>
              <w:jc w:val="center"/>
              <w:rPr>
                <w:rFonts w:ascii="Calibri" w:hAnsi="Calibri" w:cs="Calibri"/>
                <w:sz w:val="24"/>
                <w:szCs w:val="24"/>
              </w:rPr>
            </w:pPr>
            <w:r w:rsidRPr="004F3B18">
              <w:rPr>
                <w:rFonts w:ascii="Calibri" w:hAnsi="Calibri" w:cs="Calibri"/>
                <w:sz w:val="24"/>
                <w:szCs w:val="24"/>
              </w:rPr>
              <w:t>0.85</w:t>
            </w:r>
          </w:p>
        </w:tc>
        <w:tc>
          <w:tcPr>
            <w:tcW w:w="843" w:type="dxa"/>
          </w:tcPr>
          <w:p w14:paraId="40DF112D" w14:textId="54EC9853" w:rsidR="00EF7AED" w:rsidRPr="004F3B18" w:rsidRDefault="00A444AC" w:rsidP="00111879">
            <w:pPr>
              <w:jc w:val="center"/>
              <w:rPr>
                <w:rFonts w:ascii="Calibri" w:hAnsi="Calibri" w:cs="Calibri"/>
                <w:sz w:val="24"/>
                <w:szCs w:val="24"/>
              </w:rPr>
            </w:pPr>
            <w:r w:rsidRPr="004F3B18">
              <w:rPr>
                <w:rFonts w:ascii="Calibri" w:hAnsi="Calibri" w:cs="Calibri"/>
                <w:sz w:val="24"/>
                <w:szCs w:val="24"/>
              </w:rPr>
              <w:t>0.95</w:t>
            </w:r>
          </w:p>
        </w:tc>
        <w:tc>
          <w:tcPr>
            <w:tcW w:w="843" w:type="dxa"/>
          </w:tcPr>
          <w:p w14:paraId="48A2C590" w14:textId="2164C778" w:rsidR="00EF7AED" w:rsidRPr="004F3B18" w:rsidRDefault="00A63F6C" w:rsidP="00111879">
            <w:pPr>
              <w:jc w:val="center"/>
              <w:rPr>
                <w:rFonts w:ascii="Calibri" w:hAnsi="Calibri" w:cs="Calibri"/>
                <w:sz w:val="24"/>
                <w:szCs w:val="24"/>
              </w:rPr>
            </w:pPr>
            <w:r w:rsidRPr="004F3B18">
              <w:rPr>
                <w:rFonts w:ascii="Calibri" w:hAnsi="Calibri" w:cs="Calibri"/>
                <w:sz w:val="24"/>
                <w:szCs w:val="24"/>
              </w:rPr>
              <w:t>0.97</w:t>
            </w:r>
          </w:p>
        </w:tc>
        <w:tc>
          <w:tcPr>
            <w:tcW w:w="843" w:type="dxa"/>
          </w:tcPr>
          <w:p w14:paraId="2781F377" w14:textId="50F43DA0" w:rsidR="00EF7AED" w:rsidRPr="004F3B18" w:rsidRDefault="00231E30" w:rsidP="00111879">
            <w:pPr>
              <w:jc w:val="center"/>
              <w:rPr>
                <w:rFonts w:ascii="Calibri" w:hAnsi="Calibri" w:cs="Calibri"/>
                <w:sz w:val="24"/>
                <w:szCs w:val="24"/>
              </w:rPr>
            </w:pPr>
            <w:r w:rsidRPr="004F3B18">
              <w:rPr>
                <w:rFonts w:ascii="Calibri" w:hAnsi="Calibri" w:cs="Calibri"/>
                <w:sz w:val="24"/>
                <w:szCs w:val="24"/>
              </w:rPr>
              <w:t>0.84</w:t>
            </w:r>
          </w:p>
        </w:tc>
        <w:tc>
          <w:tcPr>
            <w:tcW w:w="843" w:type="dxa"/>
          </w:tcPr>
          <w:p w14:paraId="3F65E104" w14:textId="60A5B9BA" w:rsidR="00EF7AED" w:rsidRPr="004F3B18" w:rsidRDefault="00A444AC" w:rsidP="00111879">
            <w:pPr>
              <w:jc w:val="center"/>
              <w:rPr>
                <w:rFonts w:ascii="Calibri" w:hAnsi="Calibri" w:cs="Calibri"/>
              </w:rPr>
            </w:pPr>
            <w:r w:rsidRPr="004F3B18">
              <w:rPr>
                <w:rFonts w:ascii="Calibri" w:hAnsi="Calibri" w:cs="Calibri"/>
              </w:rPr>
              <w:t>0.95</w:t>
            </w:r>
          </w:p>
        </w:tc>
        <w:tc>
          <w:tcPr>
            <w:tcW w:w="843" w:type="dxa"/>
          </w:tcPr>
          <w:p w14:paraId="4276268D" w14:textId="635890F8" w:rsidR="00EF7AED" w:rsidRPr="004F3B18" w:rsidRDefault="003958FF" w:rsidP="00111879">
            <w:pPr>
              <w:jc w:val="center"/>
              <w:rPr>
                <w:rFonts w:ascii="Calibri" w:hAnsi="Calibri" w:cs="Calibri"/>
              </w:rPr>
            </w:pPr>
            <w:r w:rsidRPr="004F3B18">
              <w:rPr>
                <w:rFonts w:ascii="Calibri" w:hAnsi="Calibri" w:cs="Calibri"/>
              </w:rPr>
              <w:t>0.97</w:t>
            </w:r>
          </w:p>
        </w:tc>
      </w:tr>
      <w:tr w:rsidR="00EF7AED" w:rsidRPr="004F3B18" w14:paraId="31AF97E7" w14:textId="77777777" w:rsidTr="00111879">
        <w:tc>
          <w:tcPr>
            <w:tcW w:w="1271" w:type="dxa"/>
          </w:tcPr>
          <w:p w14:paraId="457B10F9" w14:textId="77777777" w:rsidR="00EF7AED" w:rsidRPr="004F3B18" w:rsidRDefault="00EF7AED" w:rsidP="00111879">
            <w:pPr>
              <w:jc w:val="center"/>
              <w:rPr>
                <w:rFonts w:ascii="Calibri" w:hAnsi="Calibri" w:cs="Calibri"/>
                <w:sz w:val="24"/>
                <w:szCs w:val="24"/>
              </w:rPr>
            </w:pPr>
            <w:r w:rsidRPr="004F3B18">
              <w:rPr>
                <w:rFonts w:ascii="Calibri" w:hAnsi="Calibri" w:cs="Calibri"/>
                <w:sz w:val="24"/>
                <w:szCs w:val="24"/>
              </w:rPr>
              <w:t>Model - 6</w:t>
            </w:r>
          </w:p>
        </w:tc>
        <w:tc>
          <w:tcPr>
            <w:tcW w:w="721" w:type="dxa"/>
          </w:tcPr>
          <w:p w14:paraId="1D470AB5" w14:textId="5C7EE07B" w:rsidR="00EF7AED" w:rsidRPr="004F3B18" w:rsidRDefault="00C43E51" w:rsidP="00111879">
            <w:pPr>
              <w:jc w:val="center"/>
              <w:rPr>
                <w:rFonts w:ascii="Calibri" w:hAnsi="Calibri" w:cs="Calibri"/>
                <w:sz w:val="24"/>
                <w:szCs w:val="24"/>
              </w:rPr>
            </w:pPr>
            <w:r w:rsidRPr="004F3B18">
              <w:rPr>
                <w:rFonts w:ascii="Calibri" w:hAnsi="Calibri" w:cs="Calibri"/>
                <w:sz w:val="24"/>
                <w:szCs w:val="24"/>
              </w:rPr>
              <w:t>0.92</w:t>
            </w:r>
          </w:p>
        </w:tc>
        <w:tc>
          <w:tcPr>
            <w:tcW w:w="1003" w:type="dxa"/>
          </w:tcPr>
          <w:p w14:paraId="49728AF5" w14:textId="6E30E871" w:rsidR="00EF7AED" w:rsidRPr="004F3B18" w:rsidRDefault="00FF4AF4" w:rsidP="00111879">
            <w:pPr>
              <w:jc w:val="center"/>
              <w:rPr>
                <w:rFonts w:ascii="Calibri" w:hAnsi="Calibri" w:cs="Calibri"/>
                <w:sz w:val="24"/>
                <w:szCs w:val="24"/>
              </w:rPr>
            </w:pPr>
            <w:r w:rsidRPr="004F3B18">
              <w:rPr>
                <w:rFonts w:ascii="Calibri" w:hAnsi="Calibri" w:cs="Calibri"/>
                <w:sz w:val="24"/>
                <w:szCs w:val="24"/>
              </w:rPr>
              <w:t>0.95</w:t>
            </w:r>
          </w:p>
        </w:tc>
        <w:tc>
          <w:tcPr>
            <w:tcW w:w="963" w:type="dxa"/>
          </w:tcPr>
          <w:p w14:paraId="4A49C49A" w14:textId="0356AABD" w:rsidR="00EF7AED" w:rsidRPr="004F3B18" w:rsidRDefault="00423FEF" w:rsidP="00111879">
            <w:pPr>
              <w:jc w:val="center"/>
              <w:rPr>
                <w:rFonts w:ascii="Calibri" w:hAnsi="Calibri" w:cs="Calibri"/>
                <w:sz w:val="24"/>
                <w:szCs w:val="24"/>
              </w:rPr>
            </w:pPr>
            <w:r w:rsidRPr="004F3B18">
              <w:rPr>
                <w:rFonts w:ascii="Calibri" w:hAnsi="Calibri" w:cs="Calibri"/>
                <w:sz w:val="24"/>
                <w:szCs w:val="24"/>
              </w:rPr>
              <w:t>0.97</w:t>
            </w:r>
          </w:p>
        </w:tc>
        <w:tc>
          <w:tcPr>
            <w:tcW w:w="843" w:type="dxa"/>
          </w:tcPr>
          <w:p w14:paraId="0B081B7E" w14:textId="5B000EF8" w:rsidR="00EF7AED" w:rsidRPr="004F3B18" w:rsidRDefault="004B6B48" w:rsidP="00111879">
            <w:pPr>
              <w:jc w:val="center"/>
              <w:rPr>
                <w:rFonts w:ascii="Calibri" w:hAnsi="Calibri" w:cs="Calibri"/>
                <w:sz w:val="24"/>
                <w:szCs w:val="24"/>
              </w:rPr>
            </w:pPr>
            <w:r w:rsidRPr="004F3B18">
              <w:rPr>
                <w:rFonts w:ascii="Calibri" w:hAnsi="Calibri" w:cs="Calibri"/>
                <w:sz w:val="24"/>
                <w:szCs w:val="24"/>
              </w:rPr>
              <w:t>0.91</w:t>
            </w:r>
          </w:p>
        </w:tc>
        <w:tc>
          <w:tcPr>
            <w:tcW w:w="843" w:type="dxa"/>
          </w:tcPr>
          <w:p w14:paraId="5113788E" w14:textId="04CC050D" w:rsidR="00EF7AED" w:rsidRPr="004F3B18" w:rsidRDefault="00A444AC" w:rsidP="00111879">
            <w:pPr>
              <w:jc w:val="center"/>
              <w:rPr>
                <w:rFonts w:ascii="Calibri" w:hAnsi="Calibri" w:cs="Calibri"/>
                <w:sz w:val="24"/>
                <w:szCs w:val="24"/>
              </w:rPr>
            </w:pPr>
            <w:r w:rsidRPr="004F3B18">
              <w:rPr>
                <w:rFonts w:ascii="Calibri" w:hAnsi="Calibri" w:cs="Calibri"/>
                <w:sz w:val="24"/>
                <w:szCs w:val="24"/>
              </w:rPr>
              <w:t>0.95</w:t>
            </w:r>
          </w:p>
        </w:tc>
        <w:tc>
          <w:tcPr>
            <w:tcW w:w="843" w:type="dxa"/>
          </w:tcPr>
          <w:p w14:paraId="7304B9DF" w14:textId="3E244714" w:rsidR="00EF7AED" w:rsidRPr="004F3B18" w:rsidRDefault="00A63F6C" w:rsidP="00111879">
            <w:pPr>
              <w:jc w:val="center"/>
              <w:rPr>
                <w:rFonts w:ascii="Calibri" w:hAnsi="Calibri" w:cs="Calibri"/>
                <w:sz w:val="24"/>
                <w:szCs w:val="24"/>
              </w:rPr>
            </w:pPr>
            <w:r w:rsidRPr="004F3B18">
              <w:rPr>
                <w:rFonts w:ascii="Calibri" w:hAnsi="Calibri" w:cs="Calibri"/>
                <w:sz w:val="24"/>
                <w:szCs w:val="24"/>
              </w:rPr>
              <w:t>0.97</w:t>
            </w:r>
          </w:p>
        </w:tc>
        <w:tc>
          <w:tcPr>
            <w:tcW w:w="843" w:type="dxa"/>
          </w:tcPr>
          <w:p w14:paraId="175B9B7F" w14:textId="12B8FE66" w:rsidR="00EF7AED" w:rsidRPr="004F3B18" w:rsidRDefault="00231E30" w:rsidP="00111879">
            <w:pPr>
              <w:jc w:val="center"/>
              <w:rPr>
                <w:rFonts w:ascii="Calibri" w:hAnsi="Calibri" w:cs="Calibri"/>
                <w:sz w:val="24"/>
                <w:szCs w:val="24"/>
              </w:rPr>
            </w:pPr>
            <w:r w:rsidRPr="004F3B18">
              <w:rPr>
                <w:rFonts w:ascii="Calibri" w:hAnsi="Calibri" w:cs="Calibri"/>
                <w:sz w:val="24"/>
                <w:szCs w:val="24"/>
              </w:rPr>
              <w:t>0.92</w:t>
            </w:r>
          </w:p>
        </w:tc>
        <w:tc>
          <w:tcPr>
            <w:tcW w:w="843" w:type="dxa"/>
          </w:tcPr>
          <w:p w14:paraId="306917CD" w14:textId="3C1BA52E" w:rsidR="00EF7AED" w:rsidRPr="004F3B18" w:rsidRDefault="00A444AC" w:rsidP="00111879">
            <w:pPr>
              <w:jc w:val="center"/>
              <w:rPr>
                <w:rFonts w:ascii="Calibri" w:hAnsi="Calibri" w:cs="Calibri"/>
              </w:rPr>
            </w:pPr>
            <w:r w:rsidRPr="004F3B18">
              <w:rPr>
                <w:rFonts w:ascii="Calibri" w:hAnsi="Calibri" w:cs="Calibri"/>
              </w:rPr>
              <w:t>0.95</w:t>
            </w:r>
          </w:p>
        </w:tc>
        <w:tc>
          <w:tcPr>
            <w:tcW w:w="843" w:type="dxa"/>
          </w:tcPr>
          <w:p w14:paraId="4AC2E3F2" w14:textId="596FE934" w:rsidR="00EF7AED" w:rsidRPr="004F3B18" w:rsidRDefault="003958FF" w:rsidP="00111879">
            <w:pPr>
              <w:jc w:val="center"/>
              <w:rPr>
                <w:rFonts w:ascii="Calibri" w:hAnsi="Calibri" w:cs="Calibri"/>
              </w:rPr>
            </w:pPr>
            <w:r w:rsidRPr="004F3B18">
              <w:rPr>
                <w:rFonts w:ascii="Calibri" w:hAnsi="Calibri" w:cs="Calibri"/>
              </w:rPr>
              <w:t>0.97</w:t>
            </w:r>
          </w:p>
        </w:tc>
      </w:tr>
    </w:tbl>
    <w:p w14:paraId="21B1D027" w14:textId="020F0F9E" w:rsidR="001A4667" w:rsidRDefault="001A4667" w:rsidP="001A4667">
      <w:pPr>
        <w:spacing w:before="240" w:after="240"/>
        <w:rPr>
          <w:rFonts w:ascii="Calibri" w:hAnsi="Calibri" w:cs="Calibri"/>
        </w:rPr>
      </w:pPr>
      <w:r w:rsidRPr="004F3B18">
        <w:rPr>
          <w:rFonts w:ascii="Calibri" w:hAnsi="Calibri" w:cs="Calibri"/>
        </w:rPr>
        <w:t xml:space="preserve">We can see the </w:t>
      </w:r>
      <w:r w:rsidR="002F5FCF" w:rsidRPr="004F3B18">
        <w:rPr>
          <w:rFonts w:ascii="Calibri" w:hAnsi="Calibri" w:cs="Calibri"/>
        </w:rPr>
        <w:t xml:space="preserve">R2 score </w:t>
      </w:r>
      <w:r w:rsidR="00014F34" w:rsidRPr="004F3B18">
        <w:rPr>
          <w:rFonts w:ascii="Calibri" w:hAnsi="Calibri" w:cs="Calibri"/>
        </w:rPr>
        <w:t>achieved by</w:t>
      </w:r>
      <w:r w:rsidR="002F5FCF" w:rsidRPr="004F3B18">
        <w:rPr>
          <w:rFonts w:ascii="Calibri" w:hAnsi="Calibri" w:cs="Calibri"/>
        </w:rPr>
        <w:t xml:space="preserve"> </w:t>
      </w:r>
      <w:r w:rsidR="007666C1" w:rsidRPr="004F3B18">
        <w:rPr>
          <w:rFonts w:ascii="Calibri" w:hAnsi="Calibri" w:cs="Calibri"/>
        </w:rPr>
        <w:t>m</w:t>
      </w:r>
      <w:r w:rsidR="002F5FCF" w:rsidRPr="004F3B18">
        <w:rPr>
          <w:rFonts w:ascii="Calibri" w:hAnsi="Calibri" w:cs="Calibri"/>
        </w:rPr>
        <w:t>odel – 6 is greater than 0.90 for different lookbacks.</w:t>
      </w:r>
      <w:r w:rsidR="003C18DB">
        <w:rPr>
          <w:rFonts w:ascii="Calibri" w:hAnsi="Calibri" w:cs="Calibri"/>
        </w:rPr>
        <w:t xml:space="preserve"> </w:t>
      </w:r>
      <w:r w:rsidR="00526999">
        <w:rPr>
          <w:rFonts w:ascii="Calibri" w:hAnsi="Calibri" w:cs="Calibri"/>
        </w:rPr>
        <w:t xml:space="preserve">The minimum R2 score obtained by model – 2 is -0.02. A negative R2 score </w:t>
      </w:r>
      <w:r w:rsidR="009A0948">
        <w:rPr>
          <w:rFonts w:ascii="Calibri" w:hAnsi="Calibri" w:cs="Calibri"/>
        </w:rPr>
        <w:t xml:space="preserve">means the predicted values are </w:t>
      </w:r>
      <w:r w:rsidR="00275E8D">
        <w:rPr>
          <w:rFonts w:ascii="Calibri" w:hAnsi="Calibri" w:cs="Calibri"/>
        </w:rPr>
        <w:t xml:space="preserve">worse than the </w:t>
      </w:r>
      <w:r w:rsidR="000A1EF0">
        <w:rPr>
          <w:rFonts w:ascii="Calibri" w:hAnsi="Calibri" w:cs="Calibri"/>
        </w:rPr>
        <w:t>average</w:t>
      </w:r>
      <w:r w:rsidR="00D13F2D">
        <w:rPr>
          <w:rFonts w:ascii="Calibri" w:hAnsi="Calibri" w:cs="Calibri"/>
        </w:rPr>
        <w:t xml:space="preserve"> value of the </w:t>
      </w:r>
      <w:r w:rsidR="000A1EF0">
        <w:rPr>
          <w:rFonts w:ascii="Calibri" w:hAnsi="Calibri" w:cs="Calibri"/>
        </w:rPr>
        <w:t xml:space="preserve">data. </w:t>
      </w:r>
      <w:r w:rsidR="002014ED">
        <w:rPr>
          <w:rFonts w:ascii="Calibri" w:hAnsi="Calibri" w:cs="Calibri"/>
        </w:rPr>
        <w:t xml:space="preserve">For 15 days and 30 days forecasted data R2 score, negative R2 scores are seen quite commonly with </w:t>
      </w:r>
      <w:r w:rsidR="00BB33ED">
        <w:rPr>
          <w:rFonts w:ascii="Calibri" w:hAnsi="Calibri" w:cs="Calibri"/>
        </w:rPr>
        <w:t>every model.</w:t>
      </w:r>
    </w:p>
    <w:p w14:paraId="537C79F7" w14:textId="16D6CAA9" w:rsidR="00F443FD" w:rsidRPr="004F3B18" w:rsidRDefault="005F2A0E" w:rsidP="001A4667">
      <w:pPr>
        <w:spacing w:before="240" w:after="240"/>
        <w:rPr>
          <w:rFonts w:ascii="Calibri" w:hAnsi="Calibri" w:cs="Calibri"/>
        </w:rPr>
      </w:pPr>
      <w:r>
        <w:rPr>
          <w:rFonts w:ascii="Calibri" w:hAnsi="Calibri" w:cs="Calibri"/>
        </w:rPr>
        <w:t>We can see the metrics of</w:t>
      </w:r>
      <w:r w:rsidR="00C61804">
        <w:rPr>
          <w:rFonts w:ascii="Calibri" w:hAnsi="Calibri" w:cs="Calibri"/>
        </w:rPr>
        <w:t xml:space="preserve"> all combinations of models in appendix from Table 5 to 52. The python programme </w:t>
      </w:r>
      <w:r w:rsidR="003C18DB">
        <w:rPr>
          <w:rFonts w:ascii="Calibri" w:hAnsi="Calibri" w:cs="Calibri"/>
        </w:rPr>
        <w:t>built during the project is attached in appendix.</w:t>
      </w:r>
    </w:p>
    <w:p w14:paraId="67E969C7" w14:textId="1C18445D" w:rsidR="00727AFD" w:rsidRPr="004F3B18" w:rsidRDefault="00727AFD">
      <w:pPr>
        <w:rPr>
          <w:rFonts w:ascii="Calibri" w:hAnsi="Calibri" w:cs="Calibri"/>
        </w:rPr>
      </w:pPr>
      <w:r w:rsidRPr="004F3B18">
        <w:rPr>
          <w:rFonts w:ascii="Calibri" w:hAnsi="Calibri" w:cs="Calibri"/>
        </w:rPr>
        <w:br w:type="page"/>
      </w:r>
    </w:p>
    <w:p w14:paraId="2B341552" w14:textId="5BEF0E56" w:rsidR="003235BF" w:rsidRPr="004F3B18" w:rsidRDefault="003235BF" w:rsidP="002969DD">
      <w:pPr>
        <w:pStyle w:val="Heading1"/>
        <w:numPr>
          <w:ilvl w:val="0"/>
          <w:numId w:val="11"/>
        </w:numPr>
        <w:rPr>
          <w:rFonts w:ascii="Calibri" w:hAnsi="Calibri" w:cs="Calibri"/>
        </w:rPr>
      </w:pPr>
      <w:bookmarkStart w:id="95" w:name="_Toc165500024"/>
      <w:r w:rsidRPr="004F3B18">
        <w:rPr>
          <w:rFonts w:ascii="Calibri" w:hAnsi="Calibri" w:cs="Calibri"/>
        </w:rPr>
        <w:lastRenderedPageBreak/>
        <w:t>Conclusion</w:t>
      </w:r>
      <w:bookmarkEnd w:id="95"/>
    </w:p>
    <w:p w14:paraId="5FC3F3CB" w14:textId="764CFE91" w:rsidR="00F15939" w:rsidRPr="004F3B18" w:rsidRDefault="005351E1" w:rsidP="00F15939">
      <w:pPr>
        <w:spacing w:after="240"/>
        <w:rPr>
          <w:rFonts w:ascii="Calibri" w:hAnsi="Calibri" w:cs="Calibri"/>
        </w:rPr>
      </w:pPr>
      <w:r w:rsidRPr="004F3B18">
        <w:rPr>
          <w:rFonts w:ascii="Calibri" w:hAnsi="Calibri" w:cs="Calibri"/>
        </w:rPr>
        <w:t>Several</w:t>
      </w:r>
      <w:r w:rsidR="00833422" w:rsidRPr="004F3B18">
        <w:rPr>
          <w:rFonts w:ascii="Calibri" w:hAnsi="Calibri" w:cs="Calibri"/>
        </w:rPr>
        <w:t xml:space="preserve"> combinations of </w:t>
      </w:r>
      <w:r w:rsidR="00362207" w:rsidRPr="004F3B18">
        <w:rPr>
          <w:rFonts w:ascii="Calibri" w:hAnsi="Calibri" w:cs="Calibri"/>
        </w:rPr>
        <w:t xml:space="preserve">deep learning </w:t>
      </w:r>
      <w:r w:rsidR="00833422" w:rsidRPr="004F3B18">
        <w:rPr>
          <w:rFonts w:ascii="Calibri" w:hAnsi="Calibri" w:cs="Calibri"/>
        </w:rPr>
        <w:t>models are</w:t>
      </w:r>
      <w:r w:rsidR="000B6120" w:rsidRPr="004F3B18">
        <w:rPr>
          <w:rFonts w:ascii="Calibri" w:hAnsi="Calibri" w:cs="Calibri"/>
        </w:rPr>
        <w:t xml:space="preserve"> </w:t>
      </w:r>
      <w:r w:rsidR="00F34D44" w:rsidRPr="004F3B18">
        <w:rPr>
          <w:rFonts w:ascii="Calibri" w:hAnsi="Calibri" w:cs="Calibri"/>
        </w:rPr>
        <w:t>built</w:t>
      </w:r>
      <w:r w:rsidR="00B64A11" w:rsidRPr="004F3B18">
        <w:rPr>
          <w:rFonts w:ascii="Calibri" w:hAnsi="Calibri" w:cs="Calibri"/>
        </w:rPr>
        <w:t xml:space="preserve">, </w:t>
      </w:r>
      <w:r w:rsidRPr="004F3B18">
        <w:rPr>
          <w:rFonts w:ascii="Calibri" w:hAnsi="Calibri" w:cs="Calibri"/>
        </w:rPr>
        <w:t>trained,</w:t>
      </w:r>
      <w:r w:rsidR="00F34D44" w:rsidRPr="004F3B18">
        <w:rPr>
          <w:rFonts w:ascii="Calibri" w:hAnsi="Calibri" w:cs="Calibri"/>
        </w:rPr>
        <w:t xml:space="preserve"> and </w:t>
      </w:r>
      <w:r w:rsidR="00B64A11" w:rsidRPr="004F3B18">
        <w:rPr>
          <w:rFonts w:ascii="Calibri" w:hAnsi="Calibri" w:cs="Calibri"/>
        </w:rPr>
        <w:t xml:space="preserve">tested </w:t>
      </w:r>
      <w:r w:rsidR="00F34D44" w:rsidRPr="004F3B18">
        <w:rPr>
          <w:rFonts w:ascii="Calibri" w:hAnsi="Calibri" w:cs="Calibri"/>
        </w:rPr>
        <w:t>with different lookback periods</w:t>
      </w:r>
      <w:r w:rsidR="00362207" w:rsidRPr="004F3B18">
        <w:rPr>
          <w:rFonts w:ascii="Calibri" w:hAnsi="Calibri" w:cs="Calibri"/>
        </w:rPr>
        <w:t>, scalers</w:t>
      </w:r>
      <w:r w:rsidR="00D202B1">
        <w:rPr>
          <w:rFonts w:ascii="Calibri" w:hAnsi="Calibri" w:cs="Calibri"/>
        </w:rPr>
        <w:t>,</w:t>
      </w:r>
      <w:r w:rsidR="00362207" w:rsidRPr="004F3B18">
        <w:rPr>
          <w:rFonts w:ascii="Calibri" w:hAnsi="Calibri" w:cs="Calibri"/>
        </w:rPr>
        <w:t xml:space="preserve"> and models trained for different epochs</w:t>
      </w:r>
      <w:r w:rsidR="007666C1" w:rsidRPr="004F3B18">
        <w:rPr>
          <w:rFonts w:ascii="Calibri" w:hAnsi="Calibri" w:cs="Calibri"/>
        </w:rPr>
        <w:t>,</w:t>
      </w:r>
      <w:r w:rsidR="00362207" w:rsidRPr="004F3B18">
        <w:rPr>
          <w:rFonts w:ascii="Calibri" w:hAnsi="Calibri" w:cs="Calibri"/>
        </w:rPr>
        <w:t xml:space="preserve"> </w:t>
      </w:r>
      <w:r w:rsidR="00A2446B" w:rsidRPr="004F3B18">
        <w:rPr>
          <w:rFonts w:ascii="Calibri" w:hAnsi="Calibri" w:cs="Calibri"/>
        </w:rPr>
        <w:t xml:space="preserve">for predicting </w:t>
      </w:r>
      <w:r w:rsidR="00373821" w:rsidRPr="004F3B18">
        <w:rPr>
          <w:rFonts w:ascii="Calibri" w:hAnsi="Calibri" w:cs="Calibri"/>
        </w:rPr>
        <w:t>the next day stock close pric</w:t>
      </w:r>
      <w:r w:rsidR="00A67B3D" w:rsidRPr="004F3B18">
        <w:rPr>
          <w:rFonts w:ascii="Calibri" w:hAnsi="Calibri" w:cs="Calibri"/>
        </w:rPr>
        <w:t xml:space="preserve">e. </w:t>
      </w:r>
      <w:r w:rsidR="00D36F0D" w:rsidRPr="004F3B18">
        <w:rPr>
          <w:rFonts w:ascii="Calibri" w:hAnsi="Calibri" w:cs="Calibri"/>
        </w:rPr>
        <w:t xml:space="preserve">The MAPE values of </w:t>
      </w:r>
      <w:r w:rsidR="00007E84" w:rsidRPr="004F3B18">
        <w:rPr>
          <w:rFonts w:ascii="Calibri" w:hAnsi="Calibri" w:cs="Calibri"/>
        </w:rPr>
        <w:t>all the different combinations of model</w:t>
      </w:r>
      <w:r w:rsidR="00003520" w:rsidRPr="004F3B18">
        <w:rPr>
          <w:rFonts w:ascii="Calibri" w:hAnsi="Calibri" w:cs="Calibri"/>
        </w:rPr>
        <w:t xml:space="preserve">s for different stocks is </w:t>
      </w:r>
      <w:r w:rsidR="00D86433" w:rsidRPr="004F3B18">
        <w:rPr>
          <w:rFonts w:ascii="Calibri" w:hAnsi="Calibri" w:cs="Calibri"/>
        </w:rPr>
        <w:t xml:space="preserve">less than 6%, which means </w:t>
      </w:r>
      <w:r w:rsidR="000B59F4" w:rsidRPr="004F3B18">
        <w:rPr>
          <w:rFonts w:ascii="Calibri" w:hAnsi="Calibri" w:cs="Calibri"/>
        </w:rPr>
        <w:t>that with any of the built combination</w:t>
      </w:r>
      <w:r w:rsidR="00DF4200" w:rsidRPr="004F3B18">
        <w:rPr>
          <w:rFonts w:ascii="Calibri" w:hAnsi="Calibri" w:cs="Calibri"/>
        </w:rPr>
        <w:t>,</w:t>
      </w:r>
      <w:r w:rsidR="000B59F4" w:rsidRPr="004F3B18">
        <w:rPr>
          <w:rFonts w:ascii="Calibri" w:hAnsi="Calibri" w:cs="Calibri"/>
        </w:rPr>
        <w:t xml:space="preserve"> </w:t>
      </w:r>
      <w:r w:rsidR="00246B5A" w:rsidRPr="004F3B18">
        <w:rPr>
          <w:rFonts w:ascii="Calibri" w:hAnsi="Calibri" w:cs="Calibri"/>
        </w:rPr>
        <w:t xml:space="preserve">we </w:t>
      </w:r>
      <w:r w:rsidR="000B59F4" w:rsidRPr="004F3B18">
        <w:rPr>
          <w:rFonts w:ascii="Calibri" w:hAnsi="Calibri" w:cs="Calibri"/>
        </w:rPr>
        <w:t xml:space="preserve">can predict the next day stock price </w:t>
      </w:r>
      <w:r w:rsidR="00246B5A" w:rsidRPr="004F3B18">
        <w:rPr>
          <w:rFonts w:ascii="Calibri" w:hAnsi="Calibri" w:cs="Calibri"/>
        </w:rPr>
        <w:t xml:space="preserve">of the four stocks </w:t>
      </w:r>
      <w:r w:rsidR="00874C21" w:rsidRPr="004F3B18">
        <w:rPr>
          <w:rFonts w:ascii="Calibri" w:hAnsi="Calibri" w:cs="Calibri"/>
        </w:rPr>
        <w:t xml:space="preserve">with less than 6% error. As per </w:t>
      </w:r>
      <w:sdt>
        <w:sdtPr>
          <w:rPr>
            <w:rFonts w:ascii="Calibri" w:hAnsi="Calibri" w:cs="Calibri"/>
          </w:rPr>
          <w:id w:val="490841964"/>
          <w:citation/>
        </w:sdtPr>
        <w:sdtContent>
          <w:r w:rsidR="00874C21" w:rsidRPr="004F3B18">
            <w:rPr>
              <w:rFonts w:ascii="Calibri" w:hAnsi="Calibri" w:cs="Calibri"/>
            </w:rPr>
            <w:fldChar w:fldCharType="begin"/>
          </w:r>
          <w:r w:rsidR="00874C21" w:rsidRPr="004F3B18">
            <w:rPr>
              <w:rFonts w:ascii="Calibri" w:hAnsi="Calibri" w:cs="Calibri"/>
              <w:lang w:val="en-US"/>
            </w:rPr>
            <w:instrText xml:space="preserve"> CITATION Sha21 \l 1033 </w:instrText>
          </w:r>
          <w:r w:rsidR="00874C21" w:rsidRPr="004F3B18">
            <w:rPr>
              <w:rFonts w:ascii="Calibri" w:hAnsi="Calibri" w:cs="Calibri"/>
            </w:rPr>
            <w:fldChar w:fldCharType="separate"/>
          </w:r>
          <w:r w:rsidR="00D03D78" w:rsidRPr="004F3B18">
            <w:rPr>
              <w:rFonts w:ascii="Calibri" w:hAnsi="Calibri" w:cs="Calibri"/>
              <w:noProof/>
              <w:lang w:val="en-US"/>
            </w:rPr>
            <w:t>(Shah, et al., 2021)</w:t>
          </w:r>
          <w:r w:rsidR="00874C21" w:rsidRPr="004F3B18">
            <w:rPr>
              <w:rFonts w:ascii="Calibri" w:hAnsi="Calibri" w:cs="Calibri"/>
            </w:rPr>
            <w:fldChar w:fldCharType="end"/>
          </w:r>
        </w:sdtContent>
      </w:sdt>
      <w:r w:rsidR="00874C21" w:rsidRPr="004F3B18">
        <w:rPr>
          <w:rFonts w:ascii="Calibri" w:hAnsi="Calibri" w:cs="Calibri"/>
        </w:rPr>
        <w:t xml:space="preserve">, MAPE </w:t>
      </w:r>
      <w:r w:rsidR="00B95687" w:rsidRPr="004F3B18">
        <w:rPr>
          <w:rFonts w:ascii="Calibri" w:hAnsi="Calibri" w:cs="Calibri"/>
        </w:rPr>
        <w:t xml:space="preserve">value less than </w:t>
      </w:r>
      <w:r w:rsidR="00EA1659" w:rsidRPr="004F3B18">
        <w:rPr>
          <w:rFonts w:ascii="Calibri" w:hAnsi="Calibri" w:cs="Calibri"/>
        </w:rPr>
        <w:t xml:space="preserve">10% is considered as a good measure. So, all the combinations built </w:t>
      </w:r>
      <w:r w:rsidR="00C3444D" w:rsidRPr="004F3B18">
        <w:rPr>
          <w:rFonts w:ascii="Calibri" w:hAnsi="Calibri" w:cs="Calibri"/>
        </w:rPr>
        <w:t xml:space="preserve">and evaluated </w:t>
      </w:r>
      <w:r w:rsidR="00123606" w:rsidRPr="004F3B18">
        <w:rPr>
          <w:rFonts w:ascii="Calibri" w:hAnsi="Calibri" w:cs="Calibri"/>
        </w:rPr>
        <w:t>can be considered as good prediction models</w:t>
      </w:r>
      <w:r w:rsidR="00F34F5E" w:rsidRPr="004F3B18">
        <w:rPr>
          <w:rFonts w:ascii="Calibri" w:hAnsi="Calibri" w:cs="Calibri"/>
        </w:rPr>
        <w:t xml:space="preserve"> when used to predict next day stock prices. </w:t>
      </w:r>
      <w:r w:rsidR="00D611DF" w:rsidRPr="004F3B18">
        <w:rPr>
          <w:rFonts w:ascii="Calibri" w:hAnsi="Calibri" w:cs="Calibri"/>
        </w:rPr>
        <w:t xml:space="preserve">It is seen that </w:t>
      </w:r>
      <w:r w:rsidR="00DD7665" w:rsidRPr="004F3B18">
        <w:rPr>
          <w:rFonts w:ascii="Calibri" w:hAnsi="Calibri" w:cs="Calibri"/>
        </w:rPr>
        <w:t xml:space="preserve">345 combinations of </w:t>
      </w:r>
      <w:r w:rsidR="00D611DF" w:rsidRPr="004F3B18">
        <w:rPr>
          <w:rFonts w:ascii="Calibri" w:hAnsi="Calibri" w:cs="Calibri"/>
        </w:rPr>
        <w:t xml:space="preserve">models built </w:t>
      </w:r>
      <w:r w:rsidR="00FB1954" w:rsidRPr="004F3B18">
        <w:rPr>
          <w:rFonts w:ascii="Calibri" w:hAnsi="Calibri" w:cs="Calibri"/>
        </w:rPr>
        <w:t>can</w:t>
      </w:r>
      <w:r w:rsidR="00901580" w:rsidRPr="004F3B18">
        <w:rPr>
          <w:rFonts w:ascii="Calibri" w:hAnsi="Calibri" w:cs="Calibri"/>
        </w:rPr>
        <w:t xml:space="preserve"> </w:t>
      </w:r>
      <w:r w:rsidR="002A3FE2" w:rsidRPr="004F3B18">
        <w:rPr>
          <w:rFonts w:ascii="Calibri" w:hAnsi="Calibri" w:cs="Calibri"/>
        </w:rPr>
        <w:t>forecast</w:t>
      </w:r>
      <w:r w:rsidR="00901580" w:rsidRPr="004F3B18">
        <w:rPr>
          <w:rFonts w:ascii="Calibri" w:hAnsi="Calibri" w:cs="Calibri"/>
        </w:rPr>
        <w:t xml:space="preserve"> stock </w:t>
      </w:r>
      <w:r w:rsidR="000F61A5" w:rsidRPr="004F3B18">
        <w:rPr>
          <w:rFonts w:ascii="Calibri" w:hAnsi="Calibri" w:cs="Calibri"/>
        </w:rPr>
        <w:t xml:space="preserve">prices </w:t>
      </w:r>
      <w:r w:rsidR="00ED4510" w:rsidRPr="004F3B18">
        <w:rPr>
          <w:rFonts w:ascii="Calibri" w:hAnsi="Calibri" w:cs="Calibri"/>
        </w:rPr>
        <w:t xml:space="preserve">with less than 5% MAPE values for both 15 days and 30 days forecast </w:t>
      </w:r>
      <w:r w:rsidR="00DC6192" w:rsidRPr="004F3B18">
        <w:rPr>
          <w:rFonts w:ascii="Calibri" w:hAnsi="Calibri" w:cs="Calibri"/>
        </w:rPr>
        <w:t>periods</w:t>
      </w:r>
      <w:r w:rsidR="00602376" w:rsidRPr="004F3B18">
        <w:rPr>
          <w:rFonts w:ascii="Calibri" w:hAnsi="Calibri" w:cs="Calibri"/>
        </w:rPr>
        <w:t xml:space="preserve"> for </w:t>
      </w:r>
      <w:r w:rsidR="00632893" w:rsidRPr="004F3B18">
        <w:rPr>
          <w:rFonts w:ascii="Calibri" w:hAnsi="Calibri" w:cs="Calibri"/>
        </w:rPr>
        <w:t>all stocks</w:t>
      </w:r>
      <w:r w:rsidR="00ED4510" w:rsidRPr="004F3B18">
        <w:rPr>
          <w:rFonts w:ascii="Calibri" w:hAnsi="Calibri" w:cs="Calibri"/>
        </w:rPr>
        <w:t>.</w:t>
      </w:r>
      <w:r w:rsidR="00862823" w:rsidRPr="004F3B18">
        <w:rPr>
          <w:rFonts w:ascii="Calibri" w:hAnsi="Calibri" w:cs="Calibri"/>
        </w:rPr>
        <w:t xml:space="preserve"> </w:t>
      </w:r>
      <w:r w:rsidR="005A17A1" w:rsidRPr="004F3B18">
        <w:rPr>
          <w:rFonts w:ascii="Calibri" w:hAnsi="Calibri" w:cs="Calibri"/>
        </w:rPr>
        <w:t xml:space="preserve">While MAPE values of all combinations of models </w:t>
      </w:r>
      <w:r w:rsidR="007C09C7" w:rsidRPr="004F3B18">
        <w:rPr>
          <w:rFonts w:ascii="Calibri" w:hAnsi="Calibri" w:cs="Calibri"/>
        </w:rPr>
        <w:t xml:space="preserve">for test data </w:t>
      </w:r>
      <w:r w:rsidR="009F20DB" w:rsidRPr="004F3B18">
        <w:rPr>
          <w:rFonts w:ascii="Calibri" w:hAnsi="Calibri" w:cs="Calibri"/>
        </w:rPr>
        <w:t xml:space="preserve">is </w:t>
      </w:r>
      <w:r w:rsidR="007C09C7" w:rsidRPr="004F3B18">
        <w:rPr>
          <w:rFonts w:ascii="Calibri" w:hAnsi="Calibri" w:cs="Calibri"/>
        </w:rPr>
        <w:t>good, the R2 score</w:t>
      </w:r>
      <w:r w:rsidR="00750670" w:rsidRPr="004F3B18">
        <w:rPr>
          <w:rFonts w:ascii="Calibri" w:hAnsi="Calibri" w:cs="Calibri"/>
        </w:rPr>
        <w:t>s for few combinations</w:t>
      </w:r>
      <w:r w:rsidR="00246525" w:rsidRPr="004F3B18">
        <w:rPr>
          <w:rFonts w:ascii="Calibri" w:hAnsi="Calibri" w:cs="Calibri"/>
        </w:rPr>
        <w:t xml:space="preserve"> </w:t>
      </w:r>
      <w:r w:rsidR="00AB0FCA" w:rsidRPr="004F3B18">
        <w:rPr>
          <w:rFonts w:ascii="Calibri" w:hAnsi="Calibri" w:cs="Calibri"/>
        </w:rPr>
        <w:t xml:space="preserve">are </w:t>
      </w:r>
      <w:r w:rsidR="00E3498B" w:rsidRPr="004F3B18">
        <w:rPr>
          <w:rFonts w:ascii="Calibri" w:hAnsi="Calibri" w:cs="Calibri"/>
        </w:rPr>
        <w:t xml:space="preserve">seen less than </w:t>
      </w:r>
      <w:r w:rsidR="00DD74D3" w:rsidRPr="004F3B18">
        <w:rPr>
          <w:rFonts w:ascii="Calibri" w:hAnsi="Calibri" w:cs="Calibri"/>
        </w:rPr>
        <w:t>0.5 for CVX stock</w:t>
      </w:r>
      <w:r w:rsidR="00B93998" w:rsidRPr="004F3B18">
        <w:rPr>
          <w:rFonts w:ascii="Calibri" w:hAnsi="Calibri" w:cs="Calibri"/>
        </w:rPr>
        <w:t xml:space="preserve">. The </w:t>
      </w:r>
      <w:r w:rsidR="0053089F" w:rsidRPr="004F3B18">
        <w:rPr>
          <w:rFonts w:ascii="Calibri" w:hAnsi="Calibri" w:cs="Calibri"/>
        </w:rPr>
        <w:t xml:space="preserve">models </w:t>
      </w:r>
      <w:r w:rsidR="00CC03FD" w:rsidRPr="004F3B18">
        <w:rPr>
          <w:rFonts w:ascii="Calibri" w:hAnsi="Calibri" w:cs="Calibri"/>
        </w:rPr>
        <w:t>can</w:t>
      </w:r>
      <w:r w:rsidR="0053089F" w:rsidRPr="004F3B18">
        <w:rPr>
          <w:rFonts w:ascii="Calibri" w:hAnsi="Calibri" w:cs="Calibri"/>
        </w:rPr>
        <w:t xml:space="preserve"> predict CVX stock </w:t>
      </w:r>
      <w:r w:rsidR="00F5196C" w:rsidRPr="004F3B18">
        <w:rPr>
          <w:rFonts w:ascii="Calibri" w:hAnsi="Calibri" w:cs="Calibri"/>
        </w:rPr>
        <w:t>test data with satisfactory MAPE values</w:t>
      </w:r>
      <w:r w:rsidR="00082BEC" w:rsidRPr="004F3B18">
        <w:rPr>
          <w:rFonts w:ascii="Calibri" w:hAnsi="Calibri" w:cs="Calibri"/>
        </w:rPr>
        <w:t>, even</w:t>
      </w:r>
      <w:r w:rsidR="00F82DD3" w:rsidRPr="004F3B18">
        <w:rPr>
          <w:rFonts w:ascii="Calibri" w:hAnsi="Calibri" w:cs="Calibri"/>
        </w:rPr>
        <w:t xml:space="preserve"> though</w:t>
      </w:r>
      <w:r w:rsidR="00082BEC" w:rsidRPr="004F3B18">
        <w:rPr>
          <w:rFonts w:ascii="Calibri" w:hAnsi="Calibri" w:cs="Calibri"/>
        </w:rPr>
        <w:t xml:space="preserve"> the stock price </w:t>
      </w:r>
      <w:r w:rsidR="00102B7D" w:rsidRPr="004F3B18">
        <w:rPr>
          <w:rFonts w:ascii="Calibri" w:hAnsi="Calibri" w:cs="Calibri"/>
        </w:rPr>
        <w:t xml:space="preserve">has a sudden rise and fall. </w:t>
      </w:r>
      <w:r w:rsidR="007A3A8A" w:rsidRPr="004F3B18">
        <w:rPr>
          <w:rFonts w:ascii="Calibri" w:hAnsi="Calibri" w:cs="Calibri"/>
        </w:rPr>
        <w:t xml:space="preserve">MinMaxScaler is recommended over </w:t>
      </w:r>
      <w:r w:rsidR="003563DF" w:rsidRPr="004F3B18">
        <w:rPr>
          <w:rFonts w:ascii="Calibri" w:hAnsi="Calibri" w:cs="Calibri"/>
        </w:rPr>
        <w:t>StandardScaler</w:t>
      </w:r>
      <w:r w:rsidR="007A3A8A" w:rsidRPr="004F3B18">
        <w:rPr>
          <w:rFonts w:ascii="Calibri" w:hAnsi="Calibri" w:cs="Calibri"/>
        </w:rPr>
        <w:t xml:space="preserve"> for scaling the data used for training the models.</w:t>
      </w:r>
    </w:p>
    <w:p w14:paraId="59224975" w14:textId="1A63FD14" w:rsidR="00D21E54" w:rsidRPr="004F3B18" w:rsidRDefault="00351AFA" w:rsidP="00F15939">
      <w:pPr>
        <w:spacing w:after="240"/>
        <w:rPr>
          <w:rFonts w:ascii="Calibri" w:hAnsi="Calibri" w:cs="Calibri"/>
        </w:rPr>
      </w:pPr>
      <w:r w:rsidRPr="004F3B18">
        <w:rPr>
          <w:rFonts w:ascii="Calibri" w:hAnsi="Calibri" w:cs="Calibri"/>
        </w:rPr>
        <w:t>We noticed that the predicted and actual prices were closely moving along in the plotted visuals, and we can trust these predicted values for building the decision about trading the stock.</w:t>
      </w:r>
      <w:r w:rsidR="006108F1" w:rsidRPr="004F3B18">
        <w:rPr>
          <w:rFonts w:ascii="Calibri" w:hAnsi="Calibri" w:cs="Calibri"/>
        </w:rPr>
        <w:t xml:space="preserve"> </w:t>
      </w:r>
      <w:r w:rsidR="00D21E54" w:rsidRPr="004F3B18">
        <w:rPr>
          <w:rFonts w:ascii="Calibri" w:hAnsi="Calibri" w:cs="Calibri"/>
        </w:rPr>
        <w:t xml:space="preserve">Bidirectional LSTM and Bidirectional GRU </w:t>
      </w:r>
      <w:r w:rsidR="004E5AB2" w:rsidRPr="004F3B18">
        <w:rPr>
          <w:rFonts w:ascii="Calibri" w:hAnsi="Calibri" w:cs="Calibri"/>
        </w:rPr>
        <w:t>models performed better</w:t>
      </w:r>
      <w:r w:rsidR="005A459F">
        <w:rPr>
          <w:rFonts w:ascii="Calibri" w:hAnsi="Calibri" w:cs="Calibri"/>
        </w:rPr>
        <w:t>,</w:t>
      </w:r>
      <w:r w:rsidR="004E5AB2" w:rsidRPr="004F3B18">
        <w:rPr>
          <w:rFonts w:ascii="Calibri" w:hAnsi="Calibri" w:cs="Calibri"/>
        </w:rPr>
        <w:t xml:space="preserve"> when compare</w:t>
      </w:r>
      <w:r w:rsidR="00BC4BFF" w:rsidRPr="004F3B18">
        <w:rPr>
          <w:rFonts w:ascii="Calibri" w:hAnsi="Calibri" w:cs="Calibri"/>
        </w:rPr>
        <w:t>d</w:t>
      </w:r>
      <w:r w:rsidR="004E5AB2" w:rsidRPr="004F3B18">
        <w:rPr>
          <w:rFonts w:ascii="Calibri" w:hAnsi="Calibri" w:cs="Calibri"/>
        </w:rPr>
        <w:t xml:space="preserve"> with</w:t>
      </w:r>
      <w:r w:rsidR="004546D2" w:rsidRPr="004F3B18">
        <w:rPr>
          <w:rFonts w:ascii="Calibri" w:hAnsi="Calibri" w:cs="Calibri"/>
        </w:rPr>
        <w:t xml:space="preserve"> other models and </w:t>
      </w:r>
      <w:r w:rsidR="0030117F" w:rsidRPr="004F3B18">
        <w:rPr>
          <w:rFonts w:ascii="Calibri" w:hAnsi="Calibri" w:cs="Calibri"/>
        </w:rPr>
        <w:t>takes less time to train than other models.</w:t>
      </w:r>
    </w:p>
    <w:p w14:paraId="3DD6AD2C" w14:textId="78AF3CE5" w:rsidR="00727AFD" w:rsidRPr="004F3B18" w:rsidRDefault="00727AFD" w:rsidP="00727AFD">
      <w:pPr>
        <w:rPr>
          <w:rFonts w:ascii="Calibri" w:hAnsi="Calibri" w:cs="Calibri"/>
        </w:rPr>
      </w:pPr>
      <w:r w:rsidRPr="004F3B18">
        <w:rPr>
          <w:rFonts w:ascii="Calibri" w:hAnsi="Calibri" w:cs="Calibri"/>
        </w:rPr>
        <w:br w:type="page"/>
      </w:r>
    </w:p>
    <w:p w14:paraId="3007C595" w14:textId="2D2B515E" w:rsidR="003235BF" w:rsidRPr="004F3B18" w:rsidRDefault="003235BF" w:rsidP="002969DD">
      <w:pPr>
        <w:pStyle w:val="Heading1"/>
        <w:numPr>
          <w:ilvl w:val="0"/>
          <w:numId w:val="11"/>
        </w:numPr>
        <w:rPr>
          <w:rFonts w:ascii="Calibri" w:hAnsi="Calibri" w:cs="Calibri"/>
        </w:rPr>
      </w:pPr>
      <w:bookmarkStart w:id="96" w:name="_Toc165500025"/>
      <w:r w:rsidRPr="004F3B18">
        <w:rPr>
          <w:rFonts w:ascii="Calibri" w:hAnsi="Calibri" w:cs="Calibri"/>
        </w:rPr>
        <w:lastRenderedPageBreak/>
        <w:t xml:space="preserve">Future </w:t>
      </w:r>
      <w:r w:rsidR="007208FE" w:rsidRPr="004F3B18">
        <w:rPr>
          <w:rFonts w:ascii="Calibri" w:hAnsi="Calibri" w:cs="Calibri"/>
        </w:rPr>
        <w:t>Scope</w:t>
      </w:r>
      <w:bookmarkEnd w:id="96"/>
    </w:p>
    <w:p w14:paraId="75547079" w14:textId="56020286" w:rsidR="0072108D" w:rsidRPr="004F3B18" w:rsidRDefault="00000000" w:rsidP="00F915CD">
      <w:pPr>
        <w:spacing w:after="240"/>
        <w:rPr>
          <w:rFonts w:ascii="Calibri" w:hAnsi="Calibri" w:cs="Calibri"/>
        </w:rPr>
      </w:pPr>
      <w:sdt>
        <w:sdtPr>
          <w:rPr>
            <w:rFonts w:ascii="Calibri" w:hAnsi="Calibri" w:cs="Calibri"/>
          </w:rPr>
          <w:id w:val="1890456461"/>
          <w:citation/>
        </w:sdtPr>
        <w:sdtContent>
          <w:r w:rsidR="00095523" w:rsidRPr="004F3B18">
            <w:rPr>
              <w:rFonts w:ascii="Calibri" w:hAnsi="Calibri" w:cs="Calibri"/>
            </w:rPr>
            <w:fldChar w:fldCharType="begin"/>
          </w:r>
          <w:r w:rsidR="00095523" w:rsidRPr="004F3B18">
            <w:rPr>
              <w:rFonts w:ascii="Calibri" w:hAnsi="Calibri" w:cs="Calibri"/>
              <w:lang w:val="en-US"/>
            </w:rPr>
            <w:instrText xml:space="preserve"> CITATION Kar21 \l 1033 </w:instrText>
          </w:r>
          <w:r w:rsidR="00095523" w:rsidRPr="004F3B18">
            <w:rPr>
              <w:rFonts w:ascii="Calibri" w:hAnsi="Calibri" w:cs="Calibri"/>
            </w:rPr>
            <w:fldChar w:fldCharType="separate"/>
          </w:r>
          <w:r w:rsidR="00D03D78" w:rsidRPr="004F3B18">
            <w:rPr>
              <w:rFonts w:ascii="Calibri" w:hAnsi="Calibri" w:cs="Calibri"/>
              <w:noProof/>
              <w:lang w:val="en-US"/>
            </w:rPr>
            <w:t>(Karim &amp; Ahmed, 2021)</w:t>
          </w:r>
          <w:r w:rsidR="00095523" w:rsidRPr="004F3B18">
            <w:rPr>
              <w:rFonts w:ascii="Calibri" w:hAnsi="Calibri" w:cs="Calibri"/>
            </w:rPr>
            <w:fldChar w:fldCharType="end"/>
          </w:r>
        </w:sdtContent>
      </w:sdt>
      <w:r w:rsidR="00095523" w:rsidRPr="004F3B18">
        <w:rPr>
          <w:rFonts w:ascii="Calibri" w:hAnsi="Calibri" w:cs="Calibri"/>
        </w:rPr>
        <w:t xml:space="preserve">, </w:t>
      </w:r>
      <w:sdt>
        <w:sdtPr>
          <w:rPr>
            <w:rFonts w:ascii="Calibri" w:hAnsi="Calibri" w:cs="Calibri"/>
          </w:rPr>
          <w:id w:val="-1789423256"/>
          <w:citation/>
        </w:sdtPr>
        <w:sdtContent>
          <w:r w:rsidR="00095523" w:rsidRPr="004F3B18">
            <w:rPr>
              <w:rFonts w:ascii="Calibri" w:hAnsi="Calibri" w:cs="Calibri"/>
            </w:rPr>
            <w:fldChar w:fldCharType="begin"/>
          </w:r>
          <w:r w:rsidR="00095523" w:rsidRPr="004F3B18">
            <w:rPr>
              <w:rFonts w:ascii="Calibri" w:hAnsi="Calibri" w:cs="Calibri"/>
              <w:lang w:val="en-US"/>
            </w:rPr>
            <w:instrText xml:space="preserve"> CITATION Moh18 \l 1033 </w:instrText>
          </w:r>
          <w:r w:rsidR="00095523" w:rsidRPr="004F3B18">
            <w:rPr>
              <w:rFonts w:ascii="Calibri" w:hAnsi="Calibri" w:cs="Calibri"/>
            </w:rPr>
            <w:fldChar w:fldCharType="separate"/>
          </w:r>
          <w:r w:rsidR="00D03D78" w:rsidRPr="004F3B18">
            <w:rPr>
              <w:rFonts w:ascii="Calibri" w:hAnsi="Calibri" w:cs="Calibri"/>
              <w:noProof/>
              <w:lang w:val="en-US"/>
            </w:rPr>
            <w:t>(Mohammad, et al., 2018)</w:t>
          </w:r>
          <w:r w:rsidR="00095523" w:rsidRPr="004F3B18">
            <w:rPr>
              <w:rFonts w:ascii="Calibri" w:hAnsi="Calibri" w:cs="Calibri"/>
            </w:rPr>
            <w:fldChar w:fldCharType="end"/>
          </w:r>
        </w:sdtContent>
      </w:sdt>
      <w:r w:rsidR="00095523" w:rsidRPr="004F3B18">
        <w:rPr>
          <w:rFonts w:ascii="Calibri" w:hAnsi="Calibri" w:cs="Calibri"/>
        </w:rPr>
        <w:t xml:space="preserve">, and </w:t>
      </w:r>
      <w:sdt>
        <w:sdtPr>
          <w:rPr>
            <w:rFonts w:ascii="Calibri" w:hAnsi="Calibri" w:cs="Calibri"/>
          </w:rPr>
          <w:id w:val="944108193"/>
          <w:citation/>
        </w:sdtPr>
        <w:sdtContent>
          <w:r w:rsidR="00095523" w:rsidRPr="004F3B18">
            <w:rPr>
              <w:rFonts w:ascii="Calibri" w:hAnsi="Calibri" w:cs="Calibri"/>
            </w:rPr>
            <w:fldChar w:fldCharType="begin"/>
          </w:r>
          <w:r w:rsidR="00095523" w:rsidRPr="004F3B18">
            <w:rPr>
              <w:rFonts w:ascii="Calibri" w:hAnsi="Calibri" w:cs="Calibri"/>
              <w:lang w:val="en-US"/>
            </w:rPr>
            <w:instrText xml:space="preserve"> CITATION Var24 \l 1033 </w:instrText>
          </w:r>
          <w:r w:rsidR="00095523" w:rsidRPr="004F3B18">
            <w:rPr>
              <w:rFonts w:ascii="Calibri" w:hAnsi="Calibri" w:cs="Calibri"/>
            </w:rPr>
            <w:fldChar w:fldCharType="separate"/>
          </w:r>
          <w:r w:rsidR="00D03D78" w:rsidRPr="004F3B18">
            <w:rPr>
              <w:rFonts w:ascii="Calibri" w:hAnsi="Calibri" w:cs="Calibri"/>
              <w:noProof/>
              <w:lang w:val="en-US"/>
            </w:rPr>
            <w:t>(Varadharajan, et al., 2024)</w:t>
          </w:r>
          <w:r w:rsidR="00095523" w:rsidRPr="004F3B18">
            <w:rPr>
              <w:rFonts w:ascii="Calibri" w:hAnsi="Calibri" w:cs="Calibri"/>
            </w:rPr>
            <w:fldChar w:fldCharType="end"/>
          </w:r>
        </w:sdtContent>
      </w:sdt>
      <w:r w:rsidR="00095523" w:rsidRPr="004F3B18">
        <w:rPr>
          <w:rFonts w:ascii="Calibri" w:hAnsi="Calibri" w:cs="Calibri"/>
        </w:rPr>
        <w:t xml:space="preserve"> </w:t>
      </w:r>
      <w:r w:rsidR="001B235A" w:rsidRPr="004F3B18">
        <w:rPr>
          <w:rFonts w:ascii="Calibri" w:hAnsi="Calibri" w:cs="Calibri"/>
        </w:rPr>
        <w:t xml:space="preserve">stated that they </w:t>
      </w:r>
      <w:r w:rsidR="00095523" w:rsidRPr="004F3B18">
        <w:rPr>
          <w:rFonts w:ascii="Calibri" w:hAnsi="Calibri" w:cs="Calibri"/>
        </w:rPr>
        <w:t xml:space="preserve">used </w:t>
      </w:r>
      <w:r w:rsidR="003563DF" w:rsidRPr="004F3B18">
        <w:rPr>
          <w:rFonts w:ascii="Calibri" w:hAnsi="Calibri" w:cs="Calibri"/>
        </w:rPr>
        <w:t>MinMaxScaler</w:t>
      </w:r>
      <w:r w:rsidR="00D06A99" w:rsidRPr="004F3B18">
        <w:rPr>
          <w:rFonts w:ascii="Calibri" w:hAnsi="Calibri" w:cs="Calibri"/>
        </w:rPr>
        <w:t xml:space="preserve"> to scale the data</w:t>
      </w:r>
      <w:r w:rsidR="001B235A" w:rsidRPr="004F3B18">
        <w:rPr>
          <w:rFonts w:ascii="Calibri" w:hAnsi="Calibri" w:cs="Calibri"/>
        </w:rPr>
        <w:t xml:space="preserve"> for training the</w:t>
      </w:r>
      <w:r w:rsidR="00724BC0" w:rsidRPr="004F3B18">
        <w:rPr>
          <w:rFonts w:ascii="Calibri" w:hAnsi="Calibri" w:cs="Calibri"/>
        </w:rPr>
        <w:t xml:space="preserve"> models</w:t>
      </w:r>
      <w:r w:rsidR="00D06A99" w:rsidRPr="004F3B18">
        <w:rPr>
          <w:rFonts w:ascii="Calibri" w:hAnsi="Calibri" w:cs="Calibri"/>
        </w:rPr>
        <w:t>. It is not stated in all other works that the data is either scale</w:t>
      </w:r>
      <w:r w:rsidR="001B235A" w:rsidRPr="004F3B18">
        <w:rPr>
          <w:rFonts w:ascii="Calibri" w:hAnsi="Calibri" w:cs="Calibri"/>
        </w:rPr>
        <w:t>d or trained with actual data.</w:t>
      </w:r>
      <w:r w:rsidR="00724BC0" w:rsidRPr="004F3B18">
        <w:rPr>
          <w:rFonts w:ascii="Calibri" w:hAnsi="Calibri" w:cs="Calibri"/>
        </w:rPr>
        <w:t xml:space="preserve"> </w:t>
      </w:r>
      <w:r w:rsidR="00AD13F8" w:rsidRPr="004F3B18">
        <w:rPr>
          <w:rFonts w:ascii="Calibri" w:hAnsi="Calibri" w:cs="Calibri"/>
        </w:rPr>
        <w:t xml:space="preserve">It is </w:t>
      </w:r>
      <w:r w:rsidR="00B12A76">
        <w:rPr>
          <w:rFonts w:ascii="Calibri" w:hAnsi="Calibri" w:cs="Calibri"/>
        </w:rPr>
        <w:t>stated</w:t>
      </w:r>
      <w:r w:rsidR="00AD13F8" w:rsidRPr="004F3B18">
        <w:rPr>
          <w:rFonts w:ascii="Calibri" w:hAnsi="Calibri" w:cs="Calibri"/>
        </w:rPr>
        <w:t xml:space="preserve"> that scaling data is recommended for </w:t>
      </w:r>
      <w:r w:rsidR="00DC0B49" w:rsidRPr="004F3B18">
        <w:rPr>
          <w:rFonts w:ascii="Calibri" w:hAnsi="Calibri" w:cs="Calibri"/>
        </w:rPr>
        <w:t xml:space="preserve">better training with the models. </w:t>
      </w:r>
      <w:r w:rsidR="00840D8E" w:rsidRPr="004F3B18">
        <w:rPr>
          <w:rFonts w:ascii="Calibri" w:hAnsi="Calibri" w:cs="Calibri"/>
        </w:rPr>
        <w:t>We can do a study with our models</w:t>
      </w:r>
      <w:r w:rsidR="0078625A">
        <w:rPr>
          <w:rFonts w:ascii="Calibri" w:hAnsi="Calibri" w:cs="Calibri"/>
        </w:rPr>
        <w:t>,</w:t>
      </w:r>
      <w:r w:rsidR="00840D8E" w:rsidRPr="004F3B18">
        <w:rPr>
          <w:rFonts w:ascii="Calibri" w:hAnsi="Calibri" w:cs="Calibri"/>
        </w:rPr>
        <w:t xml:space="preserve"> if they can </w:t>
      </w:r>
      <w:r w:rsidR="00124ED2" w:rsidRPr="004F3B18">
        <w:rPr>
          <w:rFonts w:ascii="Calibri" w:hAnsi="Calibri" w:cs="Calibri"/>
        </w:rPr>
        <w:t xml:space="preserve">do better </w:t>
      </w:r>
      <w:r w:rsidR="002B4B53" w:rsidRPr="004F3B18">
        <w:rPr>
          <w:rFonts w:ascii="Calibri" w:hAnsi="Calibri" w:cs="Calibri"/>
        </w:rPr>
        <w:t xml:space="preserve">when trained with actual close prices. </w:t>
      </w:r>
    </w:p>
    <w:p w14:paraId="6DCDE2BA" w14:textId="4F6B38FA" w:rsidR="00FB0840" w:rsidRPr="004F3B18" w:rsidRDefault="00A4556C" w:rsidP="00FB0840">
      <w:pPr>
        <w:spacing w:after="240"/>
        <w:rPr>
          <w:rFonts w:ascii="Calibri" w:hAnsi="Calibri" w:cs="Calibri"/>
        </w:rPr>
      </w:pPr>
      <w:r>
        <w:rPr>
          <w:rFonts w:ascii="Calibri" w:hAnsi="Calibri" w:cs="Calibri"/>
        </w:rPr>
        <w:t>Onl</w:t>
      </w:r>
      <w:r w:rsidR="000F0933" w:rsidRPr="004F3B18">
        <w:rPr>
          <w:rFonts w:ascii="Calibri" w:hAnsi="Calibri" w:cs="Calibri"/>
        </w:rPr>
        <w:t xml:space="preserve">y stacked layers </w:t>
      </w:r>
      <w:r w:rsidR="000A2911" w:rsidRPr="004F3B18">
        <w:rPr>
          <w:rFonts w:ascii="Calibri" w:hAnsi="Calibri" w:cs="Calibri"/>
        </w:rPr>
        <w:t xml:space="preserve">of </w:t>
      </w:r>
      <w:r w:rsidR="007425BA" w:rsidRPr="004F3B18">
        <w:rPr>
          <w:rFonts w:ascii="Calibri" w:hAnsi="Calibri" w:cs="Calibri"/>
        </w:rPr>
        <w:t>LSTM</w:t>
      </w:r>
      <w:r w:rsidR="00F86062">
        <w:rPr>
          <w:rFonts w:ascii="Calibri" w:hAnsi="Calibri" w:cs="Calibri"/>
        </w:rPr>
        <w:t xml:space="preserve">, </w:t>
      </w:r>
      <w:r w:rsidR="00F86062" w:rsidRPr="004F3B18">
        <w:rPr>
          <w:rFonts w:ascii="Calibri" w:hAnsi="Calibri" w:cs="Calibri"/>
        </w:rPr>
        <w:t>GRU</w:t>
      </w:r>
      <w:r w:rsidR="007425BA" w:rsidRPr="004F3B18">
        <w:rPr>
          <w:rFonts w:ascii="Calibri" w:hAnsi="Calibri" w:cs="Calibri"/>
        </w:rPr>
        <w:t xml:space="preserve"> and </w:t>
      </w:r>
      <w:r w:rsidR="00F86062">
        <w:rPr>
          <w:rFonts w:ascii="Calibri" w:hAnsi="Calibri" w:cs="Calibri"/>
        </w:rPr>
        <w:t xml:space="preserve">Bidirectional </w:t>
      </w:r>
      <w:r w:rsidR="007425BA" w:rsidRPr="004F3B18">
        <w:rPr>
          <w:rFonts w:ascii="Calibri" w:hAnsi="Calibri" w:cs="Calibri"/>
        </w:rPr>
        <w:t>are used</w:t>
      </w:r>
      <w:r>
        <w:rPr>
          <w:rFonts w:ascii="Calibri" w:hAnsi="Calibri" w:cs="Calibri"/>
        </w:rPr>
        <w:t xml:space="preserve"> in this project</w:t>
      </w:r>
      <w:r w:rsidR="0087554A" w:rsidRPr="004F3B18">
        <w:rPr>
          <w:rFonts w:ascii="Calibri" w:hAnsi="Calibri" w:cs="Calibri"/>
        </w:rPr>
        <w:t>.</w:t>
      </w:r>
      <w:r w:rsidR="007425BA" w:rsidRPr="004F3B18">
        <w:rPr>
          <w:rFonts w:ascii="Calibri" w:hAnsi="Calibri" w:cs="Calibri"/>
        </w:rPr>
        <w:t xml:space="preserve"> </w:t>
      </w:r>
      <w:r w:rsidR="0087554A" w:rsidRPr="004F3B18">
        <w:rPr>
          <w:rFonts w:ascii="Calibri" w:hAnsi="Calibri" w:cs="Calibri"/>
        </w:rPr>
        <w:t>I</w:t>
      </w:r>
      <w:r w:rsidR="007425BA" w:rsidRPr="004F3B18">
        <w:rPr>
          <w:rFonts w:ascii="Calibri" w:hAnsi="Calibri" w:cs="Calibri"/>
        </w:rPr>
        <w:t xml:space="preserve">t is </w:t>
      </w:r>
      <w:r w:rsidR="008D23F3" w:rsidRPr="004F3B18">
        <w:rPr>
          <w:rFonts w:ascii="Calibri" w:hAnsi="Calibri" w:cs="Calibri"/>
        </w:rPr>
        <w:t>s</w:t>
      </w:r>
      <w:r w:rsidR="00980BF4" w:rsidRPr="004F3B18">
        <w:rPr>
          <w:rFonts w:ascii="Calibri" w:hAnsi="Calibri" w:cs="Calibri"/>
        </w:rPr>
        <w:t xml:space="preserve">een </w:t>
      </w:r>
      <w:r w:rsidR="0087554A" w:rsidRPr="004F3B18">
        <w:rPr>
          <w:rFonts w:ascii="Calibri" w:hAnsi="Calibri" w:cs="Calibri"/>
        </w:rPr>
        <w:t>in</w:t>
      </w:r>
      <w:r w:rsidR="00980BF4" w:rsidRPr="004F3B18">
        <w:rPr>
          <w:rFonts w:ascii="Calibri" w:hAnsi="Calibri" w:cs="Calibri"/>
        </w:rPr>
        <w:t xml:space="preserve"> the literature </w:t>
      </w:r>
      <w:r w:rsidR="00334A9F" w:rsidRPr="004F3B18">
        <w:rPr>
          <w:rFonts w:ascii="Calibri" w:hAnsi="Calibri" w:cs="Calibri"/>
        </w:rPr>
        <w:t xml:space="preserve">review that hybrid models are performing better than </w:t>
      </w:r>
      <w:r w:rsidR="00A95D25" w:rsidRPr="004F3B18">
        <w:rPr>
          <w:rFonts w:ascii="Calibri" w:hAnsi="Calibri" w:cs="Calibri"/>
        </w:rPr>
        <w:t>stacked layers</w:t>
      </w:r>
      <w:r w:rsidR="005C086F" w:rsidRPr="004F3B18">
        <w:rPr>
          <w:rFonts w:ascii="Calibri" w:hAnsi="Calibri" w:cs="Calibri"/>
        </w:rPr>
        <w:t>.</w:t>
      </w:r>
      <w:r w:rsidR="00CE2D2C" w:rsidRPr="004F3B18">
        <w:rPr>
          <w:rFonts w:ascii="Calibri" w:hAnsi="Calibri" w:cs="Calibri"/>
        </w:rPr>
        <w:t xml:space="preserve"> So, hybrid models with combinations of LSTM, GRU and Bidirectional can b</w:t>
      </w:r>
      <w:r w:rsidR="00AC7F30" w:rsidRPr="004F3B18">
        <w:rPr>
          <w:rFonts w:ascii="Calibri" w:hAnsi="Calibri" w:cs="Calibri"/>
        </w:rPr>
        <w:t>e built and eva</w:t>
      </w:r>
      <w:r w:rsidR="001A659B" w:rsidRPr="004F3B18">
        <w:rPr>
          <w:rFonts w:ascii="Calibri" w:hAnsi="Calibri" w:cs="Calibri"/>
        </w:rPr>
        <w:t>luate their</w:t>
      </w:r>
      <w:r w:rsidR="00AC7F30" w:rsidRPr="004F3B18">
        <w:rPr>
          <w:rFonts w:ascii="Calibri" w:hAnsi="Calibri" w:cs="Calibri"/>
        </w:rPr>
        <w:t xml:space="preserve"> performance</w:t>
      </w:r>
      <w:r w:rsidR="001A659B" w:rsidRPr="004F3B18">
        <w:rPr>
          <w:rFonts w:ascii="Calibri" w:hAnsi="Calibri" w:cs="Calibri"/>
        </w:rPr>
        <w:t xml:space="preserve">. It is common in </w:t>
      </w:r>
      <w:r w:rsidR="00550616" w:rsidRPr="004F3B18">
        <w:rPr>
          <w:rFonts w:ascii="Calibri" w:hAnsi="Calibri" w:cs="Calibri"/>
        </w:rPr>
        <w:t>portfolios</w:t>
      </w:r>
      <w:r w:rsidR="00125D9E">
        <w:rPr>
          <w:rFonts w:ascii="Calibri" w:hAnsi="Calibri" w:cs="Calibri"/>
        </w:rPr>
        <w:t xml:space="preserve"> that</w:t>
      </w:r>
      <w:r w:rsidR="004E3303" w:rsidRPr="004F3B18">
        <w:rPr>
          <w:rFonts w:ascii="Calibri" w:hAnsi="Calibri" w:cs="Calibri"/>
        </w:rPr>
        <w:t xml:space="preserve"> people invest in stocks from different secto</w:t>
      </w:r>
      <w:r w:rsidR="00550616" w:rsidRPr="004F3B18">
        <w:rPr>
          <w:rFonts w:ascii="Calibri" w:hAnsi="Calibri" w:cs="Calibri"/>
        </w:rPr>
        <w:t xml:space="preserve">rs. We </w:t>
      </w:r>
      <w:r w:rsidR="00A7630D" w:rsidRPr="004F3B18">
        <w:rPr>
          <w:rFonts w:ascii="Calibri" w:hAnsi="Calibri" w:cs="Calibri"/>
        </w:rPr>
        <w:t>used stocks from Oil and Gas Integrated sector only</w:t>
      </w:r>
      <w:r w:rsidR="005D2155" w:rsidRPr="004F3B18">
        <w:rPr>
          <w:rFonts w:ascii="Calibri" w:hAnsi="Calibri" w:cs="Calibri"/>
        </w:rPr>
        <w:t xml:space="preserve"> and the models are trained on</w:t>
      </w:r>
      <w:r w:rsidR="00327B21" w:rsidRPr="004F3B18">
        <w:rPr>
          <w:rFonts w:ascii="Calibri" w:hAnsi="Calibri" w:cs="Calibri"/>
        </w:rPr>
        <w:t xml:space="preserve"> one individual stock data. We can use </w:t>
      </w:r>
      <w:r w:rsidR="00BF07EB" w:rsidRPr="004F3B18">
        <w:rPr>
          <w:rFonts w:ascii="Calibri" w:hAnsi="Calibri" w:cs="Calibri"/>
        </w:rPr>
        <w:t>index</w:t>
      </w:r>
      <w:r w:rsidR="006200B4" w:rsidRPr="004F3B18">
        <w:rPr>
          <w:rFonts w:ascii="Calibri" w:hAnsi="Calibri" w:cs="Calibri"/>
        </w:rPr>
        <w:t xml:space="preserve"> stock data to train models and test them with top stocks </w:t>
      </w:r>
      <w:r w:rsidR="00780F76" w:rsidRPr="004F3B18">
        <w:rPr>
          <w:rFonts w:ascii="Calibri" w:hAnsi="Calibri" w:cs="Calibri"/>
        </w:rPr>
        <w:t xml:space="preserve">from the </w:t>
      </w:r>
      <w:r w:rsidR="00257D2B" w:rsidRPr="004F3B18">
        <w:rPr>
          <w:rFonts w:ascii="Calibri" w:hAnsi="Calibri" w:cs="Calibri"/>
        </w:rPr>
        <w:t xml:space="preserve">selected </w:t>
      </w:r>
      <w:r w:rsidR="00D4468C" w:rsidRPr="004F3B18">
        <w:rPr>
          <w:rFonts w:ascii="Calibri" w:hAnsi="Calibri" w:cs="Calibri"/>
        </w:rPr>
        <w:t>index.</w:t>
      </w:r>
      <w:r w:rsidR="00727AFD" w:rsidRPr="004F3B18">
        <w:rPr>
          <w:rFonts w:ascii="Calibri" w:hAnsi="Calibri" w:cs="Calibri"/>
        </w:rPr>
        <w:t xml:space="preserve"> </w:t>
      </w:r>
    </w:p>
    <w:p w14:paraId="4CB95D63" w14:textId="2FB4951B" w:rsidR="00473149" w:rsidRPr="004F3B18" w:rsidRDefault="00D70DC3" w:rsidP="00FB0840">
      <w:pPr>
        <w:spacing w:after="240"/>
        <w:rPr>
          <w:rFonts w:ascii="Calibri" w:hAnsi="Calibri" w:cs="Calibri"/>
        </w:rPr>
      </w:pPr>
      <w:r w:rsidRPr="004F3B18">
        <w:rPr>
          <w:rFonts w:ascii="Calibri" w:hAnsi="Calibri" w:cs="Calibri"/>
        </w:rPr>
        <w:t>For this project</w:t>
      </w:r>
      <w:r w:rsidR="00600967">
        <w:rPr>
          <w:rFonts w:ascii="Calibri" w:hAnsi="Calibri" w:cs="Calibri"/>
        </w:rPr>
        <w:t>,</w:t>
      </w:r>
      <w:r w:rsidRPr="004F3B18">
        <w:rPr>
          <w:rFonts w:ascii="Calibri" w:hAnsi="Calibri" w:cs="Calibri"/>
        </w:rPr>
        <w:t xml:space="preserve"> only stock close price is </w:t>
      </w:r>
      <w:r w:rsidR="00712375">
        <w:rPr>
          <w:rFonts w:ascii="Calibri" w:hAnsi="Calibri" w:cs="Calibri"/>
        </w:rPr>
        <w:t>used to train the models.</w:t>
      </w:r>
      <w:r w:rsidR="00EC180E" w:rsidRPr="004F3B18">
        <w:rPr>
          <w:rFonts w:ascii="Calibri" w:hAnsi="Calibri" w:cs="Calibri"/>
        </w:rPr>
        <w:t xml:space="preserve"> </w:t>
      </w:r>
      <w:r w:rsidR="00712375">
        <w:rPr>
          <w:rFonts w:ascii="Calibri" w:hAnsi="Calibri" w:cs="Calibri"/>
        </w:rPr>
        <w:t>F</w:t>
      </w:r>
      <w:r w:rsidR="009A74AE" w:rsidRPr="004F3B18">
        <w:rPr>
          <w:rFonts w:ascii="Calibri" w:hAnsi="Calibri" w:cs="Calibri"/>
        </w:rPr>
        <w:t xml:space="preserve">eatures such as open price, high price, low </w:t>
      </w:r>
      <w:r w:rsidR="00CD03F5" w:rsidRPr="004F3B18">
        <w:rPr>
          <w:rFonts w:ascii="Calibri" w:hAnsi="Calibri" w:cs="Calibri"/>
        </w:rPr>
        <w:t>price,</w:t>
      </w:r>
      <w:r w:rsidR="009A74AE" w:rsidRPr="004F3B18">
        <w:rPr>
          <w:rFonts w:ascii="Calibri" w:hAnsi="Calibri" w:cs="Calibri"/>
        </w:rPr>
        <w:t xml:space="preserve"> and volume </w:t>
      </w:r>
      <w:r w:rsidR="00CF08E9">
        <w:rPr>
          <w:rFonts w:ascii="Calibri" w:hAnsi="Calibri" w:cs="Calibri"/>
        </w:rPr>
        <w:t xml:space="preserve">are </w:t>
      </w:r>
      <w:r w:rsidR="00473149">
        <w:rPr>
          <w:rFonts w:ascii="Calibri" w:hAnsi="Calibri" w:cs="Calibri"/>
        </w:rPr>
        <w:t>available.</w:t>
      </w:r>
      <w:r w:rsidR="00CD03F5" w:rsidRPr="004F3B18">
        <w:rPr>
          <w:rFonts w:ascii="Calibri" w:hAnsi="Calibri" w:cs="Calibri"/>
        </w:rPr>
        <w:t xml:space="preserve"> We can use these features t</w:t>
      </w:r>
      <w:r w:rsidR="007B5BD4" w:rsidRPr="004F3B18">
        <w:rPr>
          <w:rFonts w:ascii="Calibri" w:hAnsi="Calibri" w:cs="Calibri"/>
        </w:rPr>
        <w:t>o train models</w:t>
      </w:r>
      <w:r w:rsidR="004D1D89" w:rsidRPr="004F3B18">
        <w:rPr>
          <w:rFonts w:ascii="Calibri" w:hAnsi="Calibri" w:cs="Calibri"/>
        </w:rPr>
        <w:t>, for predicting close price.</w:t>
      </w:r>
      <w:r w:rsidR="003D115B" w:rsidRPr="004F3B18">
        <w:rPr>
          <w:rFonts w:ascii="Calibri" w:hAnsi="Calibri" w:cs="Calibri"/>
        </w:rPr>
        <w:t xml:space="preserve"> </w:t>
      </w:r>
      <w:r w:rsidR="00097CDF" w:rsidRPr="004F3B18">
        <w:rPr>
          <w:rFonts w:ascii="Calibri" w:hAnsi="Calibri" w:cs="Calibri"/>
        </w:rPr>
        <w:t>Rather than only using</w:t>
      </w:r>
      <w:r w:rsidR="00A47AD1" w:rsidRPr="004F3B18">
        <w:rPr>
          <w:rFonts w:ascii="Calibri" w:hAnsi="Calibri" w:cs="Calibri"/>
        </w:rPr>
        <w:t xml:space="preserve"> </w:t>
      </w:r>
      <w:r w:rsidR="00107A54" w:rsidRPr="004F3B18">
        <w:rPr>
          <w:rFonts w:ascii="Calibri" w:hAnsi="Calibri" w:cs="Calibri"/>
        </w:rPr>
        <w:t xml:space="preserve">these features, </w:t>
      </w:r>
      <w:r w:rsidR="00320EC6" w:rsidRPr="004F3B18">
        <w:rPr>
          <w:rFonts w:ascii="Calibri" w:hAnsi="Calibri" w:cs="Calibri"/>
        </w:rPr>
        <w:t xml:space="preserve">trends </w:t>
      </w:r>
      <w:r w:rsidR="00FE4933" w:rsidRPr="004F3B18">
        <w:rPr>
          <w:rFonts w:ascii="Calibri" w:hAnsi="Calibri" w:cs="Calibri"/>
        </w:rPr>
        <w:t>analysed from news headlines using NLP</w:t>
      </w:r>
      <w:r w:rsidR="00A51D09" w:rsidRPr="004F3B18">
        <w:rPr>
          <w:rFonts w:ascii="Calibri" w:hAnsi="Calibri" w:cs="Calibri"/>
        </w:rPr>
        <w:t>,</w:t>
      </w:r>
      <w:r w:rsidR="00FE4933" w:rsidRPr="004F3B18">
        <w:rPr>
          <w:rFonts w:ascii="Calibri" w:hAnsi="Calibri" w:cs="Calibri"/>
        </w:rPr>
        <w:t xml:space="preserve"> </w:t>
      </w:r>
      <w:r w:rsidR="00AA4167" w:rsidRPr="004F3B18">
        <w:rPr>
          <w:rFonts w:ascii="Calibri" w:hAnsi="Calibri" w:cs="Calibri"/>
        </w:rPr>
        <w:t>like</w:t>
      </w:r>
      <w:r w:rsidR="00FE4933" w:rsidRPr="004F3B18">
        <w:rPr>
          <w:rFonts w:ascii="Calibri" w:hAnsi="Calibri" w:cs="Calibri"/>
        </w:rPr>
        <w:t xml:space="preserve"> work done </w:t>
      </w:r>
      <w:r w:rsidR="00F73D45" w:rsidRPr="004F3B18">
        <w:rPr>
          <w:rFonts w:ascii="Calibri" w:hAnsi="Calibri" w:cs="Calibri"/>
        </w:rPr>
        <w:t xml:space="preserve">by </w:t>
      </w:r>
      <w:sdt>
        <w:sdtPr>
          <w:rPr>
            <w:rFonts w:ascii="Calibri" w:hAnsi="Calibri" w:cs="Calibri"/>
          </w:rPr>
          <w:id w:val="-642732979"/>
          <w:citation/>
        </w:sdtPr>
        <w:sdtContent>
          <w:r w:rsidR="00F73D45" w:rsidRPr="004F3B18">
            <w:rPr>
              <w:rFonts w:ascii="Calibri" w:hAnsi="Calibri" w:cs="Calibri"/>
            </w:rPr>
            <w:fldChar w:fldCharType="begin"/>
          </w:r>
          <w:r w:rsidR="00F73D45" w:rsidRPr="004F3B18">
            <w:rPr>
              <w:rFonts w:ascii="Calibri" w:hAnsi="Calibri" w:cs="Calibri"/>
              <w:lang w:val="en-IN"/>
            </w:rPr>
            <w:instrText xml:space="preserve"> CITATION Puh23 \l 16393 </w:instrText>
          </w:r>
          <w:r w:rsidR="00F73D45" w:rsidRPr="004F3B18">
            <w:rPr>
              <w:rFonts w:ascii="Calibri" w:hAnsi="Calibri" w:cs="Calibri"/>
            </w:rPr>
            <w:fldChar w:fldCharType="separate"/>
          </w:r>
          <w:r w:rsidR="00D03D78" w:rsidRPr="004F3B18">
            <w:rPr>
              <w:rFonts w:ascii="Calibri" w:hAnsi="Calibri" w:cs="Calibri"/>
              <w:noProof/>
              <w:lang w:val="en-IN"/>
            </w:rPr>
            <w:t>(Puh &amp; Marina, 2023)</w:t>
          </w:r>
          <w:r w:rsidR="00F73D45" w:rsidRPr="004F3B18">
            <w:rPr>
              <w:rFonts w:ascii="Calibri" w:hAnsi="Calibri" w:cs="Calibri"/>
            </w:rPr>
            <w:fldChar w:fldCharType="end"/>
          </w:r>
        </w:sdtContent>
      </w:sdt>
      <w:r w:rsidR="00315391" w:rsidRPr="004F3B18">
        <w:rPr>
          <w:rFonts w:ascii="Calibri" w:hAnsi="Calibri" w:cs="Calibri"/>
        </w:rPr>
        <w:t>,</w:t>
      </w:r>
      <w:r w:rsidR="00F73D45" w:rsidRPr="004F3B18">
        <w:rPr>
          <w:rFonts w:ascii="Calibri" w:hAnsi="Calibri" w:cs="Calibri"/>
        </w:rPr>
        <w:t xml:space="preserve"> can be feed into </w:t>
      </w:r>
      <w:r w:rsidR="00A51D09" w:rsidRPr="004F3B18">
        <w:rPr>
          <w:rFonts w:ascii="Calibri" w:hAnsi="Calibri" w:cs="Calibri"/>
        </w:rPr>
        <w:t>our models for predicting the stock close price.</w:t>
      </w:r>
      <w:r w:rsidR="005537C3">
        <w:rPr>
          <w:rFonts w:ascii="Calibri" w:hAnsi="Calibri" w:cs="Calibri"/>
        </w:rPr>
        <w:t xml:space="preserve"> </w:t>
      </w:r>
      <w:r w:rsidR="00140FB2">
        <w:rPr>
          <w:rFonts w:ascii="Calibri" w:hAnsi="Calibri" w:cs="Calibri"/>
        </w:rPr>
        <w:t xml:space="preserve">Only MAPE values were evaluated </w:t>
      </w:r>
      <w:r w:rsidR="00C351EC">
        <w:rPr>
          <w:rFonts w:ascii="Calibri" w:hAnsi="Calibri" w:cs="Calibri"/>
        </w:rPr>
        <w:t xml:space="preserve">for the </w:t>
      </w:r>
      <w:r w:rsidR="00FE3C46">
        <w:rPr>
          <w:rFonts w:ascii="Calibri" w:hAnsi="Calibri" w:cs="Calibri"/>
        </w:rPr>
        <w:t xml:space="preserve">test data, APE variation between actual and predicted values </w:t>
      </w:r>
      <w:r w:rsidR="005537C3">
        <w:rPr>
          <w:rFonts w:ascii="Calibri" w:hAnsi="Calibri" w:cs="Calibri"/>
        </w:rPr>
        <w:t>can be further analysed.</w:t>
      </w:r>
    </w:p>
    <w:p w14:paraId="348E53A1" w14:textId="77777777" w:rsidR="00727AFD" w:rsidRPr="004F3B18" w:rsidRDefault="00727AFD" w:rsidP="00FB0840">
      <w:pPr>
        <w:rPr>
          <w:rFonts w:ascii="Calibri" w:hAnsi="Calibri" w:cs="Calibri"/>
        </w:rPr>
      </w:pPr>
    </w:p>
    <w:p w14:paraId="7846BAC3" w14:textId="6BB46A37" w:rsidR="006574D9" w:rsidRPr="004F3B18" w:rsidRDefault="006574D9" w:rsidP="0072108D">
      <w:pPr>
        <w:rPr>
          <w:rFonts w:ascii="Calibri" w:hAnsi="Calibri" w:cs="Calibri"/>
        </w:rPr>
      </w:pPr>
      <w:r w:rsidRPr="004F3B18">
        <w:rPr>
          <w:rFonts w:ascii="Calibri" w:hAnsi="Calibri" w:cs="Calibri"/>
        </w:rPr>
        <w:br w:type="page"/>
      </w:r>
    </w:p>
    <w:bookmarkStart w:id="97" w:name="_Toc165500026" w:displacedByCustomXml="next"/>
    <w:sdt>
      <w:sdtPr>
        <w:rPr>
          <w:rFonts w:ascii="Calibri" w:eastAsia="Roboto" w:hAnsi="Calibri" w:cs="Calibri"/>
          <w:color w:val="auto"/>
          <w:sz w:val="24"/>
          <w:szCs w:val="24"/>
        </w:rPr>
        <w:id w:val="-787269739"/>
        <w:docPartObj>
          <w:docPartGallery w:val="Bibliographies"/>
          <w:docPartUnique/>
        </w:docPartObj>
      </w:sdtPr>
      <w:sdtContent>
        <w:p w14:paraId="794D6099" w14:textId="06D9B1E5" w:rsidR="00541FA5" w:rsidRPr="004F3B18" w:rsidRDefault="00541FA5">
          <w:pPr>
            <w:pStyle w:val="Heading1"/>
            <w:rPr>
              <w:rFonts w:ascii="Calibri" w:hAnsi="Calibri" w:cs="Calibri"/>
            </w:rPr>
          </w:pPr>
          <w:r w:rsidRPr="004F3B18">
            <w:rPr>
              <w:rFonts w:ascii="Calibri" w:hAnsi="Calibri" w:cs="Calibri"/>
            </w:rPr>
            <w:t>References</w:t>
          </w:r>
          <w:bookmarkEnd w:id="97"/>
        </w:p>
        <w:sdt>
          <w:sdtPr>
            <w:rPr>
              <w:rFonts w:ascii="Calibri" w:hAnsi="Calibri" w:cs="Calibri"/>
              <w:szCs w:val="24"/>
            </w:rPr>
            <w:id w:val="-573587230"/>
            <w:bibliography/>
          </w:sdtPr>
          <w:sdtContent>
            <w:p w14:paraId="7EEC29AA" w14:textId="77777777" w:rsidR="00D03D78" w:rsidRPr="004F3B18" w:rsidRDefault="00541FA5" w:rsidP="00D03D78">
              <w:pPr>
                <w:pStyle w:val="Bibliography"/>
                <w:rPr>
                  <w:rFonts w:ascii="Calibri" w:hAnsi="Calibri" w:cs="Calibri"/>
                  <w:noProof/>
                  <w:kern w:val="0"/>
                  <w:szCs w:val="24"/>
                </w:rPr>
              </w:pPr>
              <w:r w:rsidRPr="004F3B18">
                <w:rPr>
                  <w:rFonts w:ascii="Calibri" w:hAnsi="Calibri" w:cs="Calibri"/>
                </w:rPr>
                <w:fldChar w:fldCharType="begin"/>
              </w:r>
              <w:r w:rsidRPr="004F3B18">
                <w:rPr>
                  <w:rFonts w:ascii="Calibri" w:hAnsi="Calibri" w:cs="Calibri"/>
                </w:rPr>
                <w:instrText xml:space="preserve"> BIBLIOGRAPHY </w:instrText>
              </w:r>
              <w:r w:rsidRPr="004F3B18">
                <w:rPr>
                  <w:rFonts w:ascii="Calibri" w:hAnsi="Calibri" w:cs="Calibri"/>
                </w:rPr>
                <w:fldChar w:fldCharType="separate"/>
              </w:r>
              <w:r w:rsidR="00D03D78" w:rsidRPr="004F3B18">
                <w:rPr>
                  <w:rFonts w:ascii="Calibri" w:hAnsi="Calibri" w:cs="Calibri"/>
                  <w:noProof/>
                </w:rPr>
                <w:t xml:space="preserve">Ali, M. M., Adebiyi, A. A., Adewumi, A. O. &amp; Ayo, C. K., 2014. </w:t>
              </w:r>
              <w:r w:rsidR="00D03D78" w:rsidRPr="004F3B18">
                <w:rPr>
                  <w:rFonts w:ascii="Calibri" w:hAnsi="Calibri" w:cs="Calibri"/>
                  <w:i/>
                  <w:iCs/>
                  <w:noProof/>
                </w:rPr>
                <w:t xml:space="preserve">Comparison of ARIMA and Artificial Neural Networks Models for Stock Price Prediction, </w:t>
              </w:r>
              <w:r w:rsidR="00D03D78" w:rsidRPr="004F3B18">
                <w:rPr>
                  <w:rFonts w:ascii="Calibri" w:hAnsi="Calibri" w:cs="Calibri"/>
                  <w:noProof/>
                </w:rPr>
                <w:t>s.l.: Hindawi Publishing Corporation.</w:t>
              </w:r>
            </w:p>
            <w:p w14:paraId="45075991" w14:textId="77777777" w:rsidR="00D03D78" w:rsidRPr="004F3B18" w:rsidRDefault="00D03D78" w:rsidP="00D03D78">
              <w:pPr>
                <w:pStyle w:val="Bibliography"/>
                <w:rPr>
                  <w:rFonts w:ascii="Calibri" w:hAnsi="Calibri" w:cs="Calibri"/>
                  <w:noProof/>
                </w:rPr>
              </w:pPr>
              <w:r w:rsidRPr="004F3B18">
                <w:rPr>
                  <w:rFonts w:ascii="Calibri" w:hAnsi="Calibri" w:cs="Calibri"/>
                  <w:noProof/>
                </w:rPr>
                <w:t xml:space="preserve">Almusawi, M. et al., 2023. </w:t>
              </w:r>
              <w:r w:rsidRPr="004F3B18">
                <w:rPr>
                  <w:rFonts w:ascii="Calibri" w:hAnsi="Calibri" w:cs="Calibri"/>
                  <w:i/>
                  <w:iCs/>
                  <w:noProof/>
                </w:rPr>
                <w:t xml:space="preserve">Long Short-Term Memory optimized with Improved Artificial Rabbits optimization Algorithm for Stock Market Price Prediction, </w:t>
              </w:r>
              <w:r w:rsidRPr="004F3B18">
                <w:rPr>
                  <w:rFonts w:ascii="Calibri" w:hAnsi="Calibri" w:cs="Calibri"/>
                  <w:noProof/>
                </w:rPr>
                <w:t>Kalaburagi, India: IEEE.</w:t>
              </w:r>
            </w:p>
            <w:p w14:paraId="4603DE6D" w14:textId="77777777" w:rsidR="00D03D78" w:rsidRPr="004F3B18" w:rsidRDefault="00D03D78" w:rsidP="00D03D78">
              <w:pPr>
                <w:pStyle w:val="Bibliography"/>
                <w:rPr>
                  <w:rFonts w:ascii="Calibri" w:hAnsi="Calibri" w:cs="Calibri"/>
                  <w:noProof/>
                </w:rPr>
              </w:pPr>
              <w:r w:rsidRPr="004F3B18">
                <w:rPr>
                  <w:rFonts w:ascii="Calibri" w:hAnsi="Calibri" w:cs="Calibri"/>
                  <w:noProof/>
                </w:rPr>
                <w:t xml:space="preserve">Amini, A. &amp; Kalantari, R., 2024. </w:t>
              </w:r>
              <w:r w:rsidRPr="004F3B18">
                <w:rPr>
                  <w:rFonts w:ascii="Calibri" w:hAnsi="Calibri" w:cs="Calibri"/>
                  <w:i/>
                  <w:iCs/>
                  <w:noProof/>
                </w:rPr>
                <w:t xml:space="preserve">Gold price prediction by a CNN-Bi-LSTM model along with automatic parameter tuning, </w:t>
              </w:r>
              <w:r w:rsidRPr="004F3B18">
                <w:rPr>
                  <w:rFonts w:ascii="Calibri" w:hAnsi="Calibri" w:cs="Calibri"/>
                  <w:noProof/>
                </w:rPr>
                <w:t>s.l.: PubMed.</w:t>
              </w:r>
            </w:p>
            <w:p w14:paraId="1D78D1C5" w14:textId="77777777" w:rsidR="00D03D78" w:rsidRPr="004F3B18" w:rsidRDefault="00D03D78" w:rsidP="00D03D78">
              <w:pPr>
                <w:pStyle w:val="Bibliography"/>
                <w:rPr>
                  <w:rFonts w:ascii="Calibri" w:hAnsi="Calibri" w:cs="Calibri"/>
                  <w:noProof/>
                </w:rPr>
              </w:pPr>
              <w:r w:rsidRPr="004F3B18">
                <w:rPr>
                  <w:rFonts w:ascii="Calibri" w:hAnsi="Calibri" w:cs="Calibri"/>
                  <w:noProof/>
                </w:rPr>
                <w:t xml:space="preserve">Bathla, G., 2020. </w:t>
              </w:r>
              <w:r w:rsidRPr="004F3B18">
                <w:rPr>
                  <w:rFonts w:ascii="Calibri" w:hAnsi="Calibri" w:cs="Calibri"/>
                  <w:i/>
                  <w:iCs/>
                  <w:noProof/>
                </w:rPr>
                <w:t xml:space="preserve">Stock Price prediction using LSTM and SVR, </w:t>
              </w:r>
              <w:r w:rsidRPr="004F3B18">
                <w:rPr>
                  <w:rFonts w:ascii="Calibri" w:hAnsi="Calibri" w:cs="Calibri"/>
                  <w:noProof/>
                </w:rPr>
                <w:t>Waknaghat, India: IEEE.</w:t>
              </w:r>
            </w:p>
            <w:p w14:paraId="3F1421B2" w14:textId="77777777" w:rsidR="00D03D78" w:rsidRPr="004F3B18" w:rsidRDefault="00D03D78" w:rsidP="00D03D78">
              <w:pPr>
                <w:pStyle w:val="Bibliography"/>
                <w:rPr>
                  <w:rFonts w:ascii="Calibri" w:hAnsi="Calibri" w:cs="Calibri"/>
                  <w:noProof/>
                </w:rPr>
              </w:pPr>
              <w:r w:rsidRPr="004F3B18">
                <w:rPr>
                  <w:rFonts w:ascii="Calibri" w:hAnsi="Calibri" w:cs="Calibri"/>
                  <w:noProof/>
                </w:rPr>
                <w:t xml:space="preserve">Behura, J., Pande, S. &amp; Naga Ramesh, J., 2023. </w:t>
              </w:r>
              <w:r w:rsidRPr="004F3B18">
                <w:rPr>
                  <w:rFonts w:ascii="Calibri" w:hAnsi="Calibri" w:cs="Calibri"/>
                  <w:i/>
                  <w:iCs/>
                  <w:noProof/>
                </w:rPr>
                <w:t xml:space="preserve">Stock Price Prediction using Multi-Layered Sequential LSTM, </w:t>
              </w:r>
              <w:r w:rsidRPr="004F3B18">
                <w:rPr>
                  <w:rFonts w:ascii="Calibri" w:hAnsi="Calibri" w:cs="Calibri"/>
                  <w:noProof/>
                </w:rPr>
                <w:t>s.l.: EAI Endorsed Scal Inf Syst.</w:t>
              </w:r>
            </w:p>
            <w:p w14:paraId="025D8D2C" w14:textId="77777777" w:rsidR="00D03D78" w:rsidRPr="004F3B18" w:rsidRDefault="00D03D78" w:rsidP="00D03D78">
              <w:pPr>
                <w:pStyle w:val="Bibliography"/>
                <w:rPr>
                  <w:rFonts w:ascii="Calibri" w:hAnsi="Calibri" w:cs="Calibri"/>
                  <w:noProof/>
                </w:rPr>
              </w:pPr>
              <w:r w:rsidRPr="004F3B18">
                <w:rPr>
                  <w:rFonts w:ascii="Calibri" w:hAnsi="Calibri" w:cs="Calibri"/>
                  <w:noProof/>
                </w:rPr>
                <w:t xml:space="preserve">Chawalit, J., Rujira, C. &amp; Laksmey, T., 2018. </w:t>
              </w:r>
              <w:r w:rsidRPr="004F3B18">
                <w:rPr>
                  <w:rFonts w:ascii="Calibri" w:hAnsi="Calibri" w:cs="Calibri"/>
                  <w:i/>
                  <w:iCs/>
                  <w:noProof/>
                </w:rPr>
                <w:t xml:space="preserve">Stock Price Prediction With Long Short-Term Memory Recurrent Neural Network, </w:t>
              </w:r>
              <w:r w:rsidRPr="004F3B18">
                <w:rPr>
                  <w:rFonts w:ascii="Calibri" w:hAnsi="Calibri" w:cs="Calibri"/>
                  <w:noProof/>
                </w:rPr>
                <w:t>Khon Kaen, Thailand: IEEE.</w:t>
              </w:r>
            </w:p>
            <w:p w14:paraId="59FD8CDA" w14:textId="77777777" w:rsidR="00D03D78" w:rsidRPr="004F3B18" w:rsidRDefault="00D03D78" w:rsidP="00D03D78">
              <w:pPr>
                <w:pStyle w:val="Bibliography"/>
                <w:rPr>
                  <w:rFonts w:ascii="Calibri" w:hAnsi="Calibri" w:cs="Calibri"/>
                  <w:noProof/>
                </w:rPr>
              </w:pPr>
              <w:r w:rsidRPr="004F3B18">
                <w:rPr>
                  <w:rFonts w:ascii="Calibri" w:hAnsi="Calibri" w:cs="Calibri"/>
                  <w:noProof/>
                </w:rPr>
                <w:t xml:space="preserve">Danker, J., 2022. </w:t>
              </w:r>
              <w:r w:rsidRPr="004F3B18">
                <w:rPr>
                  <w:rFonts w:ascii="Calibri" w:hAnsi="Calibri" w:cs="Calibri"/>
                  <w:i/>
                  <w:iCs/>
                  <w:noProof/>
                </w:rPr>
                <w:t xml:space="preserve">A Brief Introduction to Recurrent Neural Networks. </w:t>
              </w:r>
              <w:r w:rsidRPr="004F3B18">
                <w:rPr>
                  <w:rFonts w:ascii="Calibri" w:hAnsi="Calibri" w:cs="Calibri"/>
                  <w:noProof/>
                </w:rPr>
                <w:t xml:space="preserve">[Online] </w:t>
              </w:r>
              <w:r w:rsidRPr="004F3B18">
                <w:rPr>
                  <w:rFonts w:ascii="Calibri" w:hAnsi="Calibri" w:cs="Calibri"/>
                  <w:noProof/>
                </w:rPr>
                <w:br/>
                <w:t xml:space="preserve">Available at: </w:t>
              </w:r>
              <w:r w:rsidRPr="004F3B18">
                <w:rPr>
                  <w:rFonts w:ascii="Calibri" w:hAnsi="Calibri" w:cs="Calibri"/>
                  <w:noProof/>
                  <w:u w:val="single"/>
                </w:rPr>
                <w:t>https://towardsdatascience.com/a-brief-introduction-to-recurrent-neural-networks-638f64a61ff4</w:t>
              </w:r>
              <w:r w:rsidRPr="004F3B18">
                <w:rPr>
                  <w:rFonts w:ascii="Calibri" w:hAnsi="Calibri" w:cs="Calibri"/>
                  <w:noProof/>
                </w:rPr>
                <w:br/>
                <w:t>[Accessed 2024].</w:t>
              </w:r>
            </w:p>
            <w:p w14:paraId="6F11660E" w14:textId="77777777" w:rsidR="00D03D78" w:rsidRPr="004F3B18" w:rsidRDefault="00D03D78" w:rsidP="00D03D78">
              <w:pPr>
                <w:pStyle w:val="Bibliography"/>
                <w:rPr>
                  <w:rFonts w:ascii="Calibri" w:hAnsi="Calibri" w:cs="Calibri"/>
                  <w:noProof/>
                </w:rPr>
              </w:pPr>
              <w:r w:rsidRPr="004F3B18">
                <w:rPr>
                  <w:rFonts w:ascii="Calibri" w:hAnsi="Calibri" w:cs="Calibri"/>
                  <w:noProof/>
                </w:rPr>
                <w:t xml:space="preserve">Divy, P. &amp; Warish, P., 2023. </w:t>
              </w:r>
              <w:r w:rsidRPr="004F3B18">
                <w:rPr>
                  <w:rFonts w:ascii="Calibri" w:hAnsi="Calibri" w:cs="Calibri"/>
                  <w:i/>
                  <w:iCs/>
                  <w:noProof/>
                </w:rPr>
                <w:t xml:space="preserve">STOCK MARKET PRICE PREDICTION USING BIDIRECTIONAL LONG SHORT?TERM MEMORY BASED ON SEQUENTIAL MODELING, </w:t>
              </w:r>
              <w:r w:rsidRPr="004F3B18">
                <w:rPr>
                  <w:rFonts w:ascii="Calibri" w:hAnsi="Calibri" w:cs="Calibri"/>
                  <w:noProof/>
                </w:rPr>
                <w:t>s.l.: Journal of Data Acquisition and Processing.</w:t>
              </w:r>
            </w:p>
            <w:p w14:paraId="09851648" w14:textId="77777777" w:rsidR="00D03D78" w:rsidRPr="004F3B18" w:rsidRDefault="00D03D78" w:rsidP="00D03D78">
              <w:pPr>
                <w:pStyle w:val="Bibliography"/>
                <w:rPr>
                  <w:rFonts w:ascii="Calibri" w:hAnsi="Calibri" w:cs="Calibri"/>
                  <w:noProof/>
                </w:rPr>
              </w:pPr>
              <w:r w:rsidRPr="004F3B18">
                <w:rPr>
                  <w:rFonts w:ascii="Calibri" w:hAnsi="Calibri" w:cs="Calibri"/>
                  <w:noProof/>
                </w:rPr>
                <w:t xml:space="preserve">Egan, J., 2024. </w:t>
              </w:r>
              <w:r w:rsidRPr="004F3B18">
                <w:rPr>
                  <w:rFonts w:ascii="Calibri" w:hAnsi="Calibri" w:cs="Calibri"/>
                  <w:i/>
                  <w:iCs/>
                  <w:noProof/>
                </w:rPr>
                <w:t xml:space="preserve">TIME Stamped. </w:t>
              </w:r>
              <w:r w:rsidRPr="004F3B18">
                <w:rPr>
                  <w:rFonts w:ascii="Calibri" w:hAnsi="Calibri" w:cs="Calibri"/>
                  <w:noProof/>
                </w:rPr>
                <w:t xml:space="preserve">[Online] </w:t>
              </w:r>
              <w:r w:rsidRPr="004F3B18">
                <w:rPr>
                  <w:rFonts w:ascii="Calibri" w:hAnsi="Calibri" w:cs="Calibri"/>
                  <w:noProof/>
                </w:rPr>
                <w:br/>
                <w:t xml:space="preserve">Available at: </w:t>
              </w:r>
              <w:r w:rsidRPr="004F3B18">
                <w:rPr>
                  <w:rFonts w:ascii="Calibri" w:hAnsi="Calibri" w:cs="Calibri"/>
                  <w:noProof/>
                  <w:u w:val="single"/>
                </w:rPr>
                <w:t>https://time.com/personal-finance/article/how-are-stock-prices-determined/</w:t>
              </w:r>
              <w:r w:rsidRPr="004F3B18">
                <w:rPr>
                  <w:rFonts w:ascii="Calibri" w:hAnsi="Calibri" w:cs="Calibri"/>
                  <w:noProof/>
                </w:rPr>
                <w:br/>
                <w:t>[Accessed 2024].</w:t>
              </w:r>
            </w:p>
            <w:p w14:paraId="51B490E9" w14:textId="77777777" w:rsidR="00D03D78" w:rsidRPr="004F3B18" w:rsidRDefault="00D03D78" w:rsidP="00D03D78">
              <w:pPr>
                <w:pStyle w:val="Bibliography"/>
                <w:rPr>
                  <w:rFonts w:ascii="Calibri" w:hAnsi="Calibri" w:cs="Calibri"/>
                  <w:noProof/>
                </w:rPr>
              </w:pPr>
              <w:r w:rsidRPr="004F3B18">
                <w:rPr>
                  <w:rFonts w:ascii="Calibri" w:hAnsi="Calibri" w:cs="Calibri"/>
                  <w:noProof/>
                </w:rPr>
                <w:t xml:space="preserve">Istiake Sunny, M. A., Maswood, M. M. S. &amp; Alharbi, A. G., 2020. </w:t>
              </w:r>
              <w:r w:rsidRPr="004F3B18">
                <w:rPr>
                  <w:rFonts w:ascii="Calibri" w:hAnsi="Calibri" w:cs="Calibri"/>
                  <w:i/>
                  <w:iCs/>
                  <w:noProof/>
                </w:rPr>
                <w:t xml:space="preserve">Deep Learning-Based Stock Price Prediction Using LSTM and Bi-Directional LSTM Model, </w:t>
              </w:r>
              <w:r w:rsidRPr="004F3B18">
                <w:rPr>
                  <w:rFonts w:ascii="Calibri" w:hAnsi="Calibri" w:cs="Calibri"/>
                  <w:noProof/>
                </w:rPr>
                <w:t>Giza, Egypt: IEEE.</w:t>
              </w:r>
            </w:p>
            <w:p w14:paraId="172822CC" w14:textId="77777777" w:rsidR="00D03D78" w:rsidRPr="004F3B18" w:rsidRDefault="00D03D78" w:rsidP="00D03D78">
              <w:pPr>
                <w:pStyle w:val="Bibliography"/>
                <w:rPr>
                  <w:rFonts w:ascii="Calibri" w:hAnsi="Calibri" w:cs="Calibri"/>
                  <w:noProof/>
                </w:rPr>
              </w:pPr>
              <w:r w:rsidRPr="004F3B18">
                <w:rPr>
                  <w:rFonts w:ascii="Calibri" w:hAnsi="Calibri" w:cs="Calibri"/>
                  <w:noProof/>
                </w:rPr>
                <w:t xml:space="preserve">Jia, M., Huang, J., Pang, L. &amp; Zhao, Q., 2019. </w:t>
              </w:r>
              <w:r w:rsidRPr="004F3B18">
                <w:rPr>
                  <w:rFonts w:ascii="Calibri" w:hAnsi="Calibri" w:cs="Calibri"/>
                  <w:i/>
                  <w:iCs/>
                  <w:noProof/>
                </w:rPr>
                <w:t xml:space="preserve">Analysis and Research on Stock Price of LSTM and Bidirectional LSTM Neural Network, </w:t>
              </w:r>
              <w:r w:rsidRPr="004F3B18">
                <w:rPr>
                  <w:rFonts w:ascii="Calibri" w:hAnsi="Calibri" w:cs="Calibri"/>
                  <w:noProof/>
                </w:rPr>
                <w:t>s.l.: Atlantis Press.</w:t>
              </w:r>
            </w:p>
            <w:p w14:paraId="79CBB204" w14:textId="77777777" w:rsidR="00D03D78" w:rsidRPr="004F3B18" w:rsidRDefault="00D03D78" w:rsidP="00D03D78">
              <w:pPr>
                <w:pStyle w:val="Bibliography"/>
                <w:rPr>
                  <w:rFonts w:ascii="Calibri" w:hAnsi="Calibri" w:cs="Calibri"/>
                  <w:noProof/>
                </w:rPr>
              </w:pPr>
              <w:r w:rsidRPr="004F3B18">
                <w:rPr>
                  <w:rFonts w:ascii="Calibri" w:hAnsi="Calibri" w:cs="Calibri"/>
                  <w:noProof/>
                </w:rPr>
                <w:t xml:space="preserve">Karim, M. E. &amp; Ahmed, S., 2021. </w:t>
              </w:r>
              <w:r w:rsidRPr="004F3B18">
                <w:rPr>
                  <w:rFonts w:ascii="Calibri" w:hAnsi="Calibri" w:cs="Calibri"/>
                  <w:i/>
                  <w:iCs/>
                  <w:noProof/>
                </w:rPr>
                <w:t xml:space="preserve">A Deep Learning-Based Approach for Stock Price Prediction Using Bidirectional Gated Recurrent Unit and Bidirectional Long Short Term Memory Model, </w:t>
              </w:r>
              <w:r w:rsidRPr="004F3B18">
                <w:rPr>
                  <w:rFonts w:ascii="Calibri" w:hAnsi="Calibri" w:cs="Calibri"/>
                  <w:noProof/>
                </w:rPr>
                <w:t>Bangalore, India: IEEE.</w:t>
              </w:r>
            </w:p>
            <w:p w14:paraId="16792F5A" w14:textId="77777777" w:rsidR="00D03D78" w:rsidRPr="004F3B18" w:rsidRDefault="00D03D78" w:rsidP="00D03D78">
              <w:pPr>
                <w:pStyle w:val="Bibliography"/>
                <w:rPr>
                  <w:rFonts w:ascii="Calibri" w:hAnsi="Calibri" w:cs="Calibri"/>
                  <w:noProof/>
                </w:rPr>
              </w:pPr>
              <w:r w:rsidRPr="004F3B18">
                <w:rPr>
                  <w:rFonts w:ascii="Calibri" w:hAnsi="Calibri" w:cs="Calibri"/>
                  <w:noProof/>
                </w:rPr>
                <w:t xml:space="preserve">Latrisha, N. M. et al., 2023. Machine learning approaches in stock market prediction: A systematic literature review. </w:t>
              </w:r>
              <w:r w:rsidRPr="004F3B18">
                <w:rPr>
                  <w:rFonts w:ascii="Calibri" w:hAnsi="Calibri" w:cs="Calibri"/>
                  <w:i/>
                  <w:iCs/>
                  <w:noProof/>
                </w:rPr>
                <w:t xml:space="preserve">Procedia Computer Science, </w:t>
              </w:r>
              <w:r w:rsidRPr="004F3B18">
                <w:rPr>
                  <w:rFonts w:ascii="Calibri" w:hAnsi="Calibri" w:cs="Calibri"/>
                  <w:noProof/>
                </w:rPr>
                <w:t>216(1877-0509), pp. 96-102.</w:t>
              </w:r>
            </w:p>
            <w:p w14:paraId="421A58C0" w14:textId="77777777" w:rsidR="00D03D78" w:rsidRPr="004F3B18" w:rsidRDefault="00D03D78" w:rsidP="00D03D78">
              <w:pPr>
                <w:pStyle w:val="Bibliography"/>
                <w:rPr>
                  <w:rFonts w:ascii="Calibri" w:hAnsi="Calibri" w:cs="Calibri"/>
                  <w:noProof/>
                </w:rPr>
              </w:pPr>
              <w:r w:rsidRPr="004F3B18">
                <w:rPr>
                  <w:rFonts w:ascii="Calibri" w:hAnsi="Calibri" w:cs="Calibri"/>
                  <w:noProof/>
                </w:rPr>
                <w:t xml:space="preserve">Li, Y., Harfiya, L. N., Purwandari, K. &amp; Lin, Y.-D., 2020. Real-Time Cuffless Continuous Blood Pressure Estimation Using Deep Learning Model. </w:t>
              </w:r>
              <w:r w:rsidRPr="004F3B18">
                <w:rPr>
                  <w:rFonts w:ascii="Calibri" w:hAnsi="Calibri" w:cs="Calibri"/>
                  <w:i/>
                  <w:iCs/>
                  <w:noProof/>
                </w:rPr>
                <w:t xml:space="preserve">Sensors, </w:t>
              </w:r>
              <w:r w:rsidRPr="004F3B18">
                <w:rPr>
                  <w:rFonts w:ascii="Calibri" w:hAnsi="Calibri" w:cs="Calibri"/>
                  <w:noProof/>
                </w:rPr>
                <w:t>09.Volume 20.</w:t>
              </w:r>
            </w:p>
            <w:p w14:paraId="07CB9B6A" w14:textId="77777777" w:rsidR="00D03D78" w:rsidRPr="004F3B18" w:rsidRDefault="00D03D78" w:rsidP="00D03D78">
              <w:pPr>
                <w:pStyle w:val="Bibliography"/>
                <w:rPr>
                  <w:rFonts w:ascii="Calibri" w:hAnsi="Calibri" w:cs="Calibri"/>
                  <w:noProof/>
                </w:rPr>
              </w:pPr>
              <w:r w:rsidRPr="004F3B18">
                <w:rPr>
                  <w:rFonts w:ascii="Calibri" w:hAnsi="Calibri" w:cs="Calibri"/>
                  <w:noProof/>
                </w:rPr>
                <w:t xml:space="preserve">Mohammad, A. H. et al., 2018. </w:t>
              </w:r>
              <w:r w:rsidRPr="004F3B18">
                <w:rPr>
                  <w:rFonts w:ascii="Calibri" w:hAnsi="Calibri" w:cs="Calibri"/>
                  <w:i/>
                  <w:iCs/>
                  <w:noProof/>
                </w:rPr>
                <w:t xml:space="preserve">Hybrid Deep Learning Model for Stock Price Prediction, </w:t>
              </w:r>
              <w:r w:rsidRPr="004F3B18">
                <w:rPr>
                  <w:rFonts w:ascii="Calibri" w:hAnsi="Calibri" w:cs="Calibri"/>
                  <w:noProof/>
                </w:rPr>
                <w:t>Bangalore, India: IEEE.</w:t>
              </w:r>
            </w:p>
            <w:p w14:paraId="2915E6EF" w14:textId="77777777" w:rsidR="00D03D78" w:rsidRPr="004F3B18" w:rsidRDefault="00D03D78" w:rsidP="00D03D78">
              <w:pPr>
                <w:pStyle w:val="Bibliography"/>
                <w:rPr>
                  <w:rFonts w:ascii="Calibri" w:hAnsi="Calibri" w:cs="Calibri"/>
                  <w:noProof/>
                </w:rPr>
              </w:pPr>
              <w:r w:rsidRPr="004F3B18">
                <w:rPr>
                  <w:rFonts w:ascii="Calibri" w:hAnsi="Calibri" w:cs="Calibri"/>
                  <w:noProof/>
                </w:rPr>
                <w:t xml:space="preserve">Nitish, S. et al., 2014. Dropout: A Simple Way to Prevent Neural Networks from Overfitting. </w:t>
              </w:r>
              <w:r w:rsidRPr="004F3B18">
                <w:rPr>
                  <w:rFonts w:ascii="Calibri" w:hAnsi="Calibri" w:cs="Calibri"/>
                  <w:i/>
                  <w:iCs/>
                  <w:noProof/>
                </w:rPr>
                <w:t xml:space="preserve">Journal of Machine Learning Research, </w:t>
              </w:r>
              <w:r w:rsidRPr="004F3B18">
                <w:rPr>
                  <w:rFonts w:ascii="Calibri" w:hAnsi="Calibri" w:cs="Calibri"/>
                  <w:noProof/>
                </w:rPr>
                <w:t>pp. 1929-1958.</w:t>
              </w:r>
            </w:p>
            <w:p w14:paraId="484925DB" w14:textId="77777777" w:rsidR="00D03D78" w:rsidRPr="004F3B18" w:rsidRDefault="00D03D78" w:rsidP="00D03D78">
              <w:pPr>
                <w:pStyle w:val="Bibliography"/>
                <w:rPr>
                  <w:rFonts w:ascii="Calibri" w:hAnsi="Calibri" w:cs="Calibri"/>
                  <w:noProof/>
                </w:rPr>
              </w:pPr>
              <w:r w:rsidRPr="004F3B18">
                <w:rPr>
                  <w:rFonts w:ascii="Calibri" w:hAnsi="Calibri" w:cs="Calibri"/>
                  <w:noProof/>
                </w:rPr>
                <w:t xml:space="preserve">Puh, K. &amp; Marina, B. B., 2023. </w:t>
              </w:r>
              <w:r w:rsidRPr="004F3B18">
                <w:rPr>
                  <w:rFonts w:ascii="Calibri" w:hAnsi="Calibri" w:cs="Calibri"/>
                  <w:i/>
                  <w:iCs/>
                  <w:noProof/>
                </w:rPr>
                <w:t xml:space="preserve">Predicting stock market using natural language processing, </w:t>
              </w:r>
              <w:r w:rsidRPr="004F3B18">
                <w:rPr>
                  <w:rFonts w:ascii="Calibri" w:hAnsi="Calibri" w:cs="Calibri"/>
                  <w:noProof/>
                </w:rPr>
                <w:t>s.l.: Emerald Publishing Limited.</w:t>
              </w:r>
            </w:p>
            <w:p w14:paraId="393E23E4" w14:textId="77777777" w:rsidR="00D03D78" w:rsidRPr="004F3B18" w:rsidRDefault="00D03D78" w:rsidP="00D03D78">
              <w:pPr>
                <w:pStyle w:val="Bibliography"/>
                <w:rPr>
                  <w:rFonts w:ascii="Calibri" w:hAnsi="Calibri" w:cs="Calibri"/>
                  <w:noProof/>
                </w:rPr>
              </w:pPr>
              <w:r w:rsidRPr="004F3B18">
                <w:rPr>
                  <w:rFonts w:ascii="Calibri" w:hAnsi="Calibri" w:cs="Calibri"/>
                  <w:noProof/>
                </w:rPr>
                <w:t xml:space="preserve">Pushpendra, S. S., Anish, G., Yogesh, K. &amp; Gourav, K. A., 2022. </w:t>
              </w:r>
              <w:r w:rsidRPr="004F3B18">
                <w:rPr>
                  <w:rFonts w:ascii="Calibri" w:hAnsi="Calibri" w:cs="Calibri"/>
                  <w:i/>
                  <w:iCs/>
                  <w:noProof/>
                </w:rPr>
                <w:t xml:space="preserve">Stock Market Analysis and Prediction for Nifty50 using LSTM Deep Learning Approach, </w:t>
              </w:r>
              <w:r w:rsidRPr="004F3B18">
                <w:rPr>
                  <w:rFonts w:ascii="Calibri" w:hAnsi="Calibri" w:cs="Calibri"/>
                  <w:noProof/>
                </w:rPr>
                <w:t>Gautam Buddha Nagar, India: IEEE.</w:t>
              </w:r>
            </w:p>
            <w:p w14:paraId="1FF3B9CC" w14:textId="77777777" w:rsidR="00D03D78" w:rsidRPr="004F3B18" w:rsidRDefault="00D03D78" w:rsidP="00D03D78">
              <w:pPr>
                <w:pStyle w:val="Bibliography"/>
                <w:rPr>
                  <w:rFonts w:ascii="Calibri" w:hAnsi="Calibri" w:cs="Calibri"/>
                  <w:noProof/>
                </w:rPr>
              </w:pPr>
              <w:r w:rsidRPr="004F3B18">
                <w:rPr>
                  <w:rFonts w:ascii="Calibri" w:hAnsi="Calibri" w:cs="Calibri"/>
                  <w:noProof/>
                </w:rPr>
                <w:t xml:space="preserve">Shah, J., Jain, R., Jolly, V. &amp; Godbole, A., 2021. </w:t>
              </w:r>
              <w:r w:rsidRPr="004F3B18">
                <w:rPr>
                  <w:rFonts w:ascii="Calibri" w:hAnsi="Calibri" w:cs="Calibri"/>
                  <w:i/>
                  <w:iCs/>
                  <w:noProof/>
                </w:rPr>
                <w:t xml:space="preserve">Stock Market Prediction using Bi-Directional LSTM, </w:t>
              </w:r>
              <w:r w:rsidRPr="004F3B18">
                <w:rPr>
                  <w:rFonts w:ascii="Calibri" w:hAnsi="Calibri" w:cs="Calibri"/>
                  <w:noProof/>
                </w:rPr>
                <w:t>Mumbai, India: IEEE.</w:t>
              </w:r>
            </w:p>
            <w:p w14:paraId="642B8406" w14:textId="77777777" w:rsidR="00D03D78" w:rsidRPr="004F3B18" w:rsidRDefault="00D03D78" w:rsidP="00D03D78">
              <w:pPr>
                <w:pStyle w:val="Bibliography"/>
                <w:rPr>
                  <w:rFonts w:ascii="Calibri" w:hAnsi="Calibri" w:cs="Calibri"/>
                  <w:noProof/>
                </w:rPr>
              </w:pPr>
              <w:r w:rsidRPr="004F3B18">
                <w:rPr>
                  <w:rFonts w:ascii="Calibri" w:hAnsi="Calibri" w:cs="Calibri"/>
                  <w:noProof/>
                </w:rPr>
                <w:t xml:space="preserve">Thompson, C., 2023. </w:t>
              </w:r>
              <w:r w:rsidRPr="004F3B18">
                <w:rPr>
                  <w:rFonts w:ascii="Calibri" w:hAnsi="Calibri" w:cs="Calibri"/>
                  <w:i/>
                  <w:iCs/>
                  <w:noProof/>
                </w:rPr>
                <w:t xml:space="preserve">Investopedia. </w:t>
              </w:r>
              <w:r w:rsidRPr="004F3B18">
                <w:rPr>
                  <w:rFonts w:ascii="Calibri" w:hAnsi="Calibri" w:cs="Calibri"/>
                  <w:noProof/>
                </w:rPr>
                <w:t xml:space="preserve">[Online] </w:t>
              </w:r>
              <w:r w:rsidRPr="004F3B18">
                <w:rPr>
                  <w:rFonts w:ascii="Calibri" w:hAnsi="Calibri" w:cs="Calibri"/>
                  <w:noProof/>
                </w:rPr>
                <w:br/>
                <w:t xml:space="preserve">Available at: </w:t>
              </w:r>
              <w:r w:rsidRPr="004F3B18">
                <w:rPr>
                  <w:rFonts w:ascii="Calibri" w:hAnsi="Calibri" w:cs="Calibri"/>
                  <w:noProof/>
                  <w:u w:val="single"/>
                </w:rPr>
                <w:t>https://www.investopedia.com/ask/answers/difference-between-fundamental-</w:t>
              </w:r>
              <w:r w:rsidRPr="004F3B18">
                <w:rPr>
                  <w:rFonts w:ascii="Calibri" w:hAnsi="Calibri" w:cs="Calibri"/>
                  <w:noProof/>
                  <w:u w:val="single"/>
                </w:rPr>
                <w:lastRenderedPageBreak/>
                <w:t>and-technical-analysis/</w:t>
              </w:r>
              <w:r w:rsidRPr="004F3B18">
                <w:rPr>
                  <w:rFonts w:ascii="Calibri" w:hAnsi="Calibri" w:cs="Calibri"/>
                  <w:noProof/>
                </w:rPr>
                <w:br/>
                <w:t>[Accessed 2024].</w:t>
              </w:r>
            </w:p>
            <w:p w14:paraId="7474CDDE" w14:textId="77777777" w:rsidR="00D03D78" w:rsidRPr="004F3B18" w:rsidRDefault="00D03D78" w:rsidP="00D03D78">
              <w:pPr>
                <w:pStyle w:val="Bibliography"/>
                <w:rPr>
                  <w:rFonts w:ascii="Calibri" w:hAnsi="Calibri" w:cs="Calibri"/>
                  <w:noProof/>
                </w:rPr>
              </w:pPr>
              <w:r w:rsidRPr="004F3B18">
                <w:rPr>
                  <w:rFonts w:ascii="Calibri" w:hAnsi="Calibri" w:cs="Calibri"/>
                  <w:noProof/>
                </w:rPr>
                <w:t xml:space="preserve">Varadharajan, V. et al., 2024. </w:t>
              </w:r>
              <w:r w:rsidRPr="004F3B18">
                <w:rPr>
                  <w:rFonts w:ascii="Calibri" w:hAnsi="Calibri" w:cs="Calibri"/>
                  <w:i/>
                  <w:iCs/>
                  <w:noProof/>
                </w:rPr>
                <w:t xml:space="preserve">Stock Closing Price and Trend Prediction with LSTM-RNN, </w:t>
              </w:r>
              <w:r w:rsidRPr="004F3B18">
                <w:rPr>
                  <w:rFonts w:ascii="Calibri" w:hAnsi="Calibri" w:cs="Calibri"/>
                  <w:noProof/>
                </w:rPr>
                <w:t>s.l.: Scientific Publications.</w:t>
              </w:r>
            </w:p>
            <w:p w14:paraId="400AA8DF" w14:textId="77777777" w:rsidR="00D03D78" w:rsidRPr="004F3B18" w:rsidRDefault="00D03D78" w:rsidP="00D03D78">
              <w:pPr>
                <w:pStyle w:val="Bibliography"/>
                <w:rPr>
                  <w:rFonts w:ascii="Calibri" w:hAnsi="Calibri" w:cs="Calibri"/>
                  <w:noProof/>
                </w:rPr>
              </w:pPr>
              <w:r w:rsidRPr="004F3B18">
                <w:rPr>
                  <w:rFonts w:ascii="Calibri" w:hAnsi="Calibri" w:cs="Calibri"/>
                  <w:noProof/>
                </w:rPr>
                <w:t xml:space="preserve">Yahoo Inc., 1997. </w:t>
              </w:r>
              <w:r w:rsidRPr="004F3B18">
                <w:rPr>
                  <w:rFonts w:ascii="Calibri" w:hAnsi="Calibri" w:cs="Calibri"/>
                  <w:i/>
                  <w:iCs/>
                  <w:noProof/>
                </w:rPr>
                <w:t xml:space="preserve">Yahoo! Finance. </w:t>
              </w:r>
              <w:r w:rsidRPr="004F3B18">
                <w:rPr>
                  <w:rFonts w:ascii="Calibri" w:hAnsi="Calibri" w:cs="Calibri"/>
                  <w:noProof/>
                </w:rPr>
                <w:t xml:space="preserve">[Online] </w:t>
              </w:r>
              <w:r w:rsidRPr="004F3B18">
                <w:rPr>
                  <w:rFonts w:ascii="Calibri" w:hAnsi="Calibri" w:cs="Calibri"/>
                  <w:noProof/>
                </w:rPr>
                <w:br/>
                <w:t xml:space="preserve">Available at: </w:t>
              </w:r>
              <w:r w:rsidRPr="004F3B18">
                <w:rPr>
                  <w:rFonts w:ascii="Calibri" w:hAnsi="Calibri" w:cs="Calibri"/>
                  <w:noProof/>
                  <w:u w:val="single"/>
                </w:rPr>
                <w:t>https://finance.yahoo.com/</w:t>
              </w:r>
              <w:r w:rsidRPr="004F3B18">
                <w:rPr>
                  <w:rFonts w:ascii="Calibri" w:hAnsi="Calibri" w:cs="Calibri"/>
                  <w:noProof/>
                </w:rPr>
                <w:br/>
                <w:t>[Accessed 2024].</w:t>
              </w:r>
            </w:p>
            <w:p w14:paraId="73FD4A27" w14:textId="77777777" w:rsidR="00D03D78" w:rsidRPr="004F3B18" w:rsidRDefault="00D03D78" w:rsidP="00D03D78">
              <w:pPr>
                <w:pStyle w:val="Bibliography"/>
                <w:rPr>
                  <w:rFonts w:ascii="Calibri" w:hAnsi="Calibri" w:cs="Calibri"/>
                  <w:noProof/>
                </w:rPr>
              </w:pPr>
              <w:r w:rsidRPr="004F3B18">
                <w:rPr>
                  <w:rFonts w:ascii="Calibri" w:hAnsi="Calibri" w:cs="Calibri"/>
                  <w:noProof/>
                </w:rPr>
                <w:t xml:space="preserve">Yonten, L., Paskorn, A. &amp; Pikul, V., 2023. </w:t>
              </w:r>
              <w:r w:rsidRPr="004F3B18">
                <w:rPr>
                  <w:rFonts w:ascii="Calibri" w:hAnsi="Calibri" w:cs="Calibri"/>
                  <w:i/>
                  <w:iCs/>
                  <w:noProof/>
                </w:rPr>
                <w:t xml:space="preserve">Stock Price Prediction Using Modified Bidirectional Long Short-Term Memory and Deep Learning Models: A Case Study of Bhutan Tourism Corporation Limited Stock Data, </w:t>
              </w:r>
              <w:r w:rsidRPr="004F3B18">
                <w:rPr>
                  <w:rFonts w:ascii="Calibri" w:hAnsi="Calibri" w:cs="Calibri"/>
                  <w:noProof/>
                </w:rPr>
                <w:t>Bangkok, Thailand: IEEE.</w:t>
              </w:r>
            </w:p>
            <w:p w14:paraId="287FC41F" w14:textId="2A151BD6" w:rsidR="00541FA5" w:rsidRPr="004F3B18" w:rsidRDefault="00541FA5" w:rsidP="00D03D78">
              <w:pPr>
                <w:rPr>
                  <w:rFonts w:ascii="Calibri" w:hAnsi="Calibri" w:cs="Calibri"/>
                </w:rPr>
              </w:pPr>
              <w:r w:rsidRPr="004F3B18">
                <w:rPr>
                  <w:rFonts w:ascii="Calibri" w:hAnsi="Calibri" w:cs="Calibri"/>
                  <w:b/>
                  <w:bCs/>
                  <w:noProof/>
                </w:rPr>
                <w:fldChar w:fldCharType="end"/>
              </w:r>
            </w:p>
          </w:sdtContent>
        </w:sdt>
      </w:sdtContent>
    </w:sdt>
    <w:p w14:paraId="1FB2021A" w14:textId="53337CF3" w:rsidR="0015265B" w:rsidRPr="004F3B18" w:rsidRDefault="0015265B" w:rsidP="002D0A22">
      <w:pPr>
        <w:rPr>
          <w:rFonts w:ascii="Calibri" w:hAnsi="Calibri" w:cs="Calibri"/>
        </w:rPr>
      </w:pPr>
    </w:p>
    <w:p w14:paraId="272F3C48" w14:textId="7ED012E5" w:rsidR="00306E6D" w:rsidRPr="004F3B18" w:rsidRDefault="006574D9" w:rsidP="00306E6D">
      <w:pPr>
        <w:rPr>
          <w:rFonts w:ascii="Calibri" w:hAnsi="Calibri" w:cs="Calibri"/>
        </w:rPr>
      </w:pPr>
      <w:r w:rsidRPr="004F3B18">
        <w:rPr>
          <w:rFonts w:ascii="Calibri" w:hAnsi="Calibri" w:cs="Calibri"/>
        </w:rPr>
        <w:br w:type="page"/>
      </w:r>
    </w:p>
    <w:p w14:paraId="499F3B91" w14:textId="640B975D" w:rsidR="003235BF" w:rsidRPr="004F3B18" w:rsidRDefault="003235BF" w:rsidP="003235BF">
      <w:pPr>
        <w:pStyle w:val="Heading1"/>
        <w:rPr>
          <w:rFonts w:ascii="Calibri" w:hAnsi="Calibri" w:cs="Calibri"/>
        </w:rPr>
      </w:pPr>
      <w:bookmarkStart w:id="98" w:name="_Toc165500027"/>
      <w:r w:rsidRPr="004F3B18">
        <w:rPr>
          <w:rFonts w:ascii="Calibri" w:hAnsi="Calibri" w:cs="Calibri"/>
        </w:rPr>
        <w:lastRenderedPageBreak/>
        <w:t>Appendix</w:t>
      </w:r>
      <w:bookmarkEnd w:id="98"/>
    </w:p>
    <w:p w14:paraId="0CB11A70" w14:textId="0721B96B" w:rsidR="00D44470" w:rsidRPr="004F3B18" w:rsidRDefault="00C7796E" w:rsidP="00D44470">
      <w:pPr>
        <w:pStyle w:val="Heading2"/>
        <w:rPr>
          <w:rFonts w:ascii="Calibri" w:hAnsi="Calibri" w:cs="Calibri"/>
          <w:sz w:val="24"/>
          <w:szCs w:val="24"/>
        </w:rPr>
      </w:pPr>
      <w:bookmarkStart w:id="99" w:name="_Toc165500028"/>
      <w:r w:rsidRPr="004F3B18">
        <w:rPr>
          <w:rFonts w:ascii="Calibri" w:hAnsi="Calibri" w:cs="Calibri"/>
          <w:sz w:val="24"/>
          <w:szCs w:val="24"/>
        </w:rPr>
        <w:t>Results</w:t>
      </w:r>
      <w:bookmarkEnd w:id="99"/>
    </w:p>
    <w:p w14:paraId="3CAA4A37" w14:textId="6D957E79" w:rsidR="00C7796E" w:rsidRPr="004F3B18" w:rsidRDefault="00C7796E" w:rsidP="00C7796E">
      <w:pPr>
        <w:pStyle w:val="BodyText"/>
        <w:rPr>
          <w:rFonts w:ascii="Calibri" w:hAnsi="Calibri" w:cs="Calibri"/>
        </w:rPr>
      </w:pPr>
      <w:r w:rsidRPr="004F3B18">
        <w:rPr>
          <w:rFonts w:ascii="Calibri" w:hAnsi="Calibri" w:cs="Calibri"/>
        </w:rPr>
        <w:t xml:space="preserve">All the results obtained </w:t>
      </w:r>
      <w:r w:rsidR="00F81824" w:rsidRPr="004F3B18">
        <w:rPr>
          <w:rFonts w:ascii="Calibri" w:hAnsi="Calibri" w:cs="Calibri"/>
        </w:rPr>
        <w:t xml:space="preserve">during this project are </w:t>
      </w:r>
      <w:r w:rsidR="00420F22" w:rsidRPr="004F3B18">
        <w:rPr>
          <w:rFonts w:ascii="Calibri" w:hAnsi="Calibri" w:cs="Calibri"/>
        </w:rPr>
        <w:t>tabulated and presented below in Tables 5 – 52.</w:t>
      </w:r>
    </w:p>
    <w:p w14:paraId="0027F150" w14:textId="2B478788" w:rsidR="00483CA6" w:rsidRPr="004F3B18" w:rsidRDefault="00483CA6" w:rsidP="00483CA6">
      <w:pPr>
        <w:pStyle w:val="Caption"/>
        <w:keepNext/>
        <w:rPr>
          <w:rFonts w:ascii="Calibri" w:hAnsi="Calibri" w:cs="Calibri"/>
        </w:rPr>
      </w:pPr>
      <w:bookmarkStart w:id="100" w:name="_Toc165500127"/>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5</w:t>
      </w:r>
      <w:r w:rsidRPr="004F3B18">
        <w:rPr>
          <w:rFonts w:ascii="Calibri" w:hAnsi="Calibri" w:cs="Calibri"/>
        </w:rPr>
        <w:fldChar w:fldCharType="end"/>
      </w:r>
      <w:r w:rsidRPr="004F3B18">
        <w:rPr>
          <w:rFonts w:ascii="Calibri" w:hAnsi="Calibri" w:cs="Calibri"/>
        </w:rPr>
        <w:t xml:space="preserve">: Model-1 </w:t>
      </w:r>
      <w:r w:rsidR="002378DD" w:rsidRPr="004F3B18">
        <w:rPr>
          <w:rFonts w:ascii="Calibri" w:hAnsi="Calibri" w:cs="Calibri"/>
        </w:rPr>
        <w:t>Metrics of BP</w:t>
      </w:r>
      <w:r w:rsidRPr="004F3B18">
        <w:rPr>
          <w:rFonts w:ascii="Calibri" w:hAnsi="Calibri" w:cs="Calibri"/>
        </w:rPr>
        <w:t xml:space="preserve"> With StandardScaler</w:t>
      </w:r>
      <w:bookmarkEnd w:id="100"/>
    </w:p>
    <w:tbl>
      <w:tblPr>
        <w:tblStyle w:val="TableGrid"/>
        <w:tblW w:w="0" w:type="auto"/>
        <w:tblInd w:w="-5" w:type="dxa"/>
        <w:tblLook w:val="04A0" w:firstRow="1" w:lastRow="0" w:firstColumn="1" w:lastColumn="0" w:noHBand="0" w:noVBand="1"/>
      </w:tblPr>
      <w:tblGrid>
        <w:gridCol w:w="703"/>
        <w:gridCol w:w="1124"/>
        <w:gridCol w:w="851"/>
        <w:gridCol w:w="753"/>
        <w:gridCol w:w="671"/>
        <w:gridCol w:w="1285"/>
        <w:gridCol w:w="850"/>
        <w:gridCol w:w="993"/>
        <w:gridCol w:w="850"/>
        <w:gridCol w:w="941"/>
      </w:tblGrid>
      <w:tr w:rsidR="008210AC" w:rsidRPr="004F3B18" w14:paraId="5D7B2C10" w14:textId="427E14AD" w:rsidTr="00CD46C7">
        <w:tc>
          <w:tcPr>
            <w:tcW w:w="2678" w:type="dxa"/>
            <w:gridSpan w:val="3"/>
          </w:tcPr>
          <w:p w14:paraId="081DA80D" w14:textId="77777777" w:rsidR="00885F99" w:rsidRPr="004F3B18" w:rsidRDefault="00885F99" w:rsidP="002477F7">
            <w:pPr>
              <w:jc w:val="center"/>
              <w:rPr>
                <w:rFonts w:ascii="Calibri" w:hAnsi="Calibri" w:cs="Calibri"/>
              </w:rPr>
            </w:pPr>
          </w:p>
        </w:tc>
        <w:tc>
          <w:tcPr>
            <w:tcW w:w="1424" w:type="dxa"/>
            <w:gridSpan w:val="2"/>
          </w:tcPr>
          <w:p w14:paraId="74C4A32E" w14:textId="7E3F0CB3" w:rsidR="00885F99" w:rsidRPr="004F3B18" w:rsidRDefault="00885F99" w:rsidP="002477F7">
            <w:pPr>
              <w:jc w:val="center"/>
              <w:rPr>
                <w:rFonts w:ascii="Calibri" w:hAnsi="Calibri" w:cs="Calibri"/>
              </w:rPr>
            </w:pPr>
            <w:r w:rsidRPr="004F3B18">
              <w:rPr>
                <w:rFonts w:ascii="Calibri" w:hAnsi="Calibri" w:cs="Calibri"/>
              </w:rPr>
              <w:t>Test metrics</w:t>
            </w:r>
          </w:p>
        </w:tc>
        <w:tc>
          <w:tcPr>
            <w:tcW w:w="1285" w:type="dxa"/>
          </w:tcPr>
          <w:p w14:paraId="604BB5A3" w14:textId="6E0DFD23" w:rsidR="00885F99" w:rsidRPr="004F3B18" w:rsidRDefault="00885F99" w:rsidP="002477F7">
            <w:pPr>
              <w:jc w:val="center"/>
              <w:rPr>
                <w:rFonts w:ascii="Calibri" w:hAnsi="Calibri" w:cs="Calibri"/>
              </w:rPr>
            </w:pPr>
            <w:r w:rsidRPr="004F3B18">
              <w:rPr>
                <w:rFonts w:ascii="Calibri" w:hAnsi="Calibri" w:cs="Calibri"/>
              </w:rPr>
              <w:t>1 day Forecast</w:t>
            </w:r>
            <w:r w:rsidR="002477F7" w:rsidRPr="004F3B18">
              <w:rPr>
                <w:rFonts w:ascii="Calibri" w:hAnsi="Calibri" w:cs="Calibri"/>
              </w:rPr>
              <w:t xml:space="preserve"> metrics</w:t>
            </w:r>
          </w:p>
        </w:tc>
        <w:tc>
          <w:tcPr>
            <w:tcW w:w="1843" w:type="dxa"/>
            <w:gridSpan w:val="2"/>
          </w:tcPr>
          <w:p w14:paraId="36B51F36" w14:textId="30C764CE" w:rsidR="00885F99" w:rsidRPr="004F3B18" w:rsidRDefault="00885F99" w:rsidP="002477F7">
            <w:pPr>
              <w:jc w:val="center"/>
              <w:rPr>
                <w:rFonts w:ascii="Calibri" w:hAnsi="Calibri" w:cs="Calibri"/>
              </w:rPr>
            </w:pPr>
            <w:r w:rsidRPr="004F3B18">
              <w:rPr>
                <w:rFonts w:ascii="Calibri" w:hAnsi="Calibri" w:cs="Calibri"/>
              </w:rPr>
              <w:t>1</w:t>
            </w:r>
            <w:r w:rsidR="005E0526" w:rsidRPr="004F3B18">
              <w:rPr>
                <w:rFonts w:ascii="Calibri" w:hAnsi="Calibri" w:cs="Calibri"/>
              </w:rPr>
              <w:t>5</w:t>
            </w:r>
            <w:r w:rsidRPr="004F3B18">
              <w:rPr>
                <w:rFonts w:ascii="Calibri" w:hAnsi="Calibri" w:cs="Calibri"/>
              </w:rPr>
              <w:t xml:space="preserve"> day</w:t>
            </w:r>
            <w:r w:rsidR="005E0526" w:rsidRPr="004F3B18">
              <w:rPr>
                <w:rFonts w:ascii="Calibri" w:hAnsi="Calibri" w:cs="Calibri"/>
              </w:rPr>
              <w:t>s</w:t>
            </w:r>
            <w:r w:rsidRPr="004F3B18">
              <w:rPr>
                <w:rFonts w:ascii="Calibri" w:hAnsi="Calibri" w:cs="Calibri"/>
              </w:rPr>
              <w:t xml:space="preserve"> Forecast</w:t>
            </w:r>
            <w:r w:rsidR="00493363" w:rsidRPr="004F3B18">
              <w:rPr>
                <w:rFonts w:ascii="Calibri" w:hAnsi="Calibri" w:cs="Calibri"/>
              </w:rPr>
              <w:t xml:space="preserve"> </w:t>
            </w:r>
            <w:r w:rsidR="002477F7" w:rsidRPr="004F3B18">
              <w:rPr>
                <w:rFonts w:ascii="Calibri" w:hAnsi="Calibri" w:cs="Calibri"/>
              </w:rPr>
              <w:t>metrics</w:t>
            </w:r>
          </w:p>
        </w:tc>
        <w:tc>
          <w:tcPr>
            <w:tcW w:w="1791" w:type="dxa"/>
            <w:gridSpan w:val="2"/>
          </w:tcPr>
          <w:p w14:paraId="79EBF6C1" w14:textId="27239833" w:rsidR="00885F99" w:rsidRPr="004F3B18" w:rsidRDefault="005E0526" w:rsidP="002477F7">
            <w:pPr>
              <w:jc w:val="center"/>
              <w:rPr>
                <w:rFonts w:ascii="Calibri" w:hAnsi="Calibri" w:cs="Calibri"/>
              </w:rPr>
            </w:pPr>
            <w:r w:rsidRPr="004F3B18">
              <w:rPr>
                <w:rFonts w:ascii="Calibri" w:hAnsi="Calibri" w:cs="Calibri"/>
              </w:rPr>
              <w:t>30</w:t>
            </w:r>
            <w:r w:rsidR="00885F99" w:rsidRPr="004F3B18">
              <w:rPr>
                <w:rFonts w:ascii="Calibri" w:hAnsi="Calibri" w:cs="Calibri"/>
              </w:rPr>
              <w:t xml:space="preserve"> day</w:t>
            </w:r>
            <w:r w:rsidRPr="004F3B18">
              <w:rPr>
                <w:rFonts w:ascii="Calibri" w:hAnsi="Calibri" w:cs="Calibri"/>
              </w:rPr>
              <w:t>s</w:t>
            </w:r>
            <w:r w:rsidR="00885F99" w:rsidRPr="004F3B18">
              <w:rPr>
                <w:rFonts w:ascii="Calibri" w:hAnsi="Calibri" w:cs="Calibri"/>
              </w:rPr>
              <w:t xml:space="preserve"> Forecast</w:t>
            </w:r>
            <w:r w:rsidR="002477F7" w:rsidRPr="004F3B18">
              <w:rPr>
                <w:rFonts w:ascii="Calibri" w:hAnsi="Calibri" w:cs="Calibri"/>
              </w:rPr>
              <w:t xml:space="preserve"> metrics</w:t>
            </w:r>
          </w:p>
        </w:tc>
      </w:tr>
      <w:tr w:rsidR="008210AC" w:rsidRPr="004F3B18" w14:paraId="6BD1F0A6" w14:textId="7339A4AB" w:rsidTr="00CD46C7">
        <w:tc>
          <w:tcPr>
            <w:tcW w:w="703" w:type="dxa"/>
          </w:tcPr>
          <w:p w14:paraId="59564CA9" w14:textId="77777777" w:rsidR="00670777" w:rsidRPr="004F3B18" w:rsidRDefault="00670777" w:rsidP="002477F7">
            <w:pPr>
              <w:jc w:val="center"/>
              <w:rPr>
                <w:rFonts w:ascii="Calibri" w:hAnsi="Calibri" w:cs="Calibri"/>
              </w:rPr>
            </w:pPr>
            <w:r w:rsidRPr="004F3B18">
              <w:rPr>
                <w:rFonts w:ascii="Calibri" w:hAnsi="Calibri" w:cs="Calibri"/>
              </w:rPr>
              <w:t>Stock</w:t>
            </w:r>
          </w:p>
        </w:tc>
        <w:tc>
          <w:tcPr>
            <w:tcW w:w="1124" w:type="dxa"/>
          </w:tcPr>
          <w:p w14:paraId="5EC7C9FB" w14:textId="77777777" w:rsidR="00670777" w:rsidRPr="004F3B18" w:rsidRDefault="00670777" w:rsidP="002477F7">
            <w:pPr>
              <w:jc w:val="center"/>
              <w:rPr>
                <w:rFonts w:ascii="Calibri" w:hAnsi="Calibri" w:cs="Calibri"/>
              </w:rPr>
            </w:pPr>
            <w:r w:rsidRPr="004F3B18">
              <w:rPr>
                <w:rFonts w:ascii="Calibri" w:hAnsi="Calibri" w:cs="Calibri"/>
              </w:rPr>
              <w:t>Look Back</w:t>
            </w:r>
          </w:p>
        </w:tc>
        <w:tc>
          <w:tcPr>
            <w:tcW w:w="851" w:type="dxa"/>
          </w:tcPr>
          <w:p w14:paraId="319C932D" w14:textId="77777777" w:rsidR="00670777" w:rsidRPr="004F3B18" w:rsidRDefault="00670777" w:rsidP="002477F7">
            <w:pPr>
              <w:jc w:val="center"/>
              <w:rPr>
                <w:rFonts w:ascii="Calibri" w:hAnsi="Calibri" w:cs="Calibri"/>
              </w:rPr>
            </w:pPr>
            <w:r w:rsidRPr="004F3B18">
              <w:rPr>
                <w:rFonts w:ascii="Calibri" w:hAnsi="Calibri" w:cs="Calibri"/>
              </w:rPr>
              <w:t>Epochs</w:t>
            </w:r>
          </w:p>
        </w:tc>
        <w:tc>
          <w:tcPr>
            <w:tcW w:w="753" w:type="dxa"/>
          </w:tcPr>
          <w:p w14:paraId="5EC6FBE3" w14:textId="77777777" w:rsidR="00670777" w:rsidRPr="004F3B18" w:rsidRDefault="00670777" w:rsidP="002477F7">
            <w:pPr>
              <w:jc w:val="center"/>
              <w:rPr>
                <w:rFonts w:ascii="Calibri" w:hAnsi="Calibri" w:cs="Calibri"/>
              </w:rPr>
            </w:pPr>
            <w:r w:rsidRPr="004F3B18">
              <w:rPr>
                <w:rFonts w:ascii="Calibri" w:hAnsi="Calibri" w:cs="Calibri"/>
              </w:rPr>
              <w:t>MAPE</w:t>
            </w:r>
          </w:p>
        </w:tc>
        <w:tc>
          <w:tcPr>
            <w:tcW w:w="671" w:type="dxa"/>
          </w:tcPr>
          <w:p w14:paraId="12BA2BCE" w14:textId="77777777" w:rsidR="00670777" w:rsidRPr="004F3B18" w:rsidRDefault="00670777" w:rsidP="002477F7">
            <w:pPr>
              <w:jc w:val="center"/>
              <w:rPr>
                <w:rFonts w:ascii="Calibri" w:hAnsi="Calibri" w:cs="Calibri"/>
              </w:rPr>
            </w:pPr>
            <w:r w:rsidRPr="004F3B18">
              <w:rPr>
                <w:rFonts w:ascii="Calibri" w:hAnsi="Calibri" w:cs="Calibri"/>
              </w:rPr>
              <w:t>R2</w:t>
            </w:r>
          </w:p>
        </w:tc>
        <w:tc>
          <w:tcPr>
            <w:tcW w:w="1285" w:type="dxa"/>
          </w:tcPr>
          <w:p w14:paraId="2247DF3B" w14:textId="18A4C63C" w:rsidR="00670777" w:rsidRPr="004F3B18" w:rsidRDefault="008441F0" w:rsidP="002477F7">
            <w:pPr>
              <w:jc w:val="center"/>
              <w:rPr>
                <w:rFonts w:ascii="Calibri" w:hAnsi="Calibri" w:cs="Calibri"/>
              </w:rPr>
            </w:pPr>
            <w:r w:rsidRPr="004F3B18">
              <w:rPr>
                <w:rFonts w:ascii="Calibri" w:hAnsi="Calibri" w:cs="Calibri"/>
              </w:rPr>
              <w:t>MAPE</w:t>
            </w:r>
          </w:p>
        </w:tc>
        <w:tc>
          <w:tcPr>
            <w:tcW w:w="850" w:type="dxa"/>
          </w:tcPr>
          <w:p w14:paraId="0B2F2660" w14:textId="4A4A5FBE" w:rsidR="00670777" w:rsidRPr="004F3B18" w:rsidRDefault="00670777" w:rsidP="002477F7">
            <w:pPr>
              <w:jc w:val="center"/>
              <w:rPr>
                <w:rFonts w:ascii="Calibri" w:hAnsi="Calibri" w:cs="Calibri"/>
              </w:rPr>
            </w:pPr>
            <w:r w:rsidRPr="004F3B18">
              <w:rPr>
                <w:rFonts w:ascii="Calibri" w:hAnsi="Calibri" w:cs="Calibri"/>
              </w:rPr>
              <w:t>MAPE</w:t>
            </w:r>
          </w:p>
        </w:tc>
        <w:tc>
          <w:tcPr>
            <w:tcW w:w="993" w:type="dxa"/>
          </w:tcPr>
          <w:p w14:paraId="2ADFEE9E" w14:textId="77777777" w:rsidR="00670777" w:rsidRPr="004F3B18" w:rsidRDefault="00670777" w:rsidP="002477F7">
            <w:pPr>
              <w:jc w:val="center"/>
              <w:rPr>
                <w:rFonts w:ascii="Calibri" w:hAnsi="Calibri" w:cs="Calibri"/>
              </w:rPr>
            </w:pPr>
            <w:r w:rsidRPr="004F3B18">
              <w:rPr>
                <w:rFonts w:ascii="Calibri" w:hAnsi="Calibri" w:cs="Calibri"/>
              </w:rPr>
              <w:t>R2</w:t>
            </w:r>
          </w:p>
        </w:tc>
        <w:tc>
          <w:tcPr>
            <w:tcW w:w="850" w:type="dxa"/>
          </w:tcPr>
          <w:p w14:paraId="6FF6D4CE" w14:textId="614FAEEF" w:rsidR="00670777" w:rsidRPr="004F3B18" w:rsidRDefault="008441F0" w:rsidP="002477F7">
            <w:pPr>
              <w:jc w:val="center"/>
              <w:rPr>
                <w:rFonts w:ascii="Calibri" w:hAnsi="Calibri" w:cs="Calibri"/>
              </w:rPr>
            </w:pPr>
            <w:r w:rsidRPr="004F3B18">
              <w:rPr>
                <w:rFonts w:ascii="Calibri" w:hAnsi="Calibri" w:cs="Calibri"/>
              </w:rPr>
              <w:t>MAPE</w:t>
            </w:r>
          </w:p>
        </w:tc>
        <w:tc>
          <w:tcPr>
            <w:tcW w:w="941" w:type="dxa"/>
          </w:tcPr>
          <w:p w14:paraId="056F3587" w14:textId="450109CE" w:rsidR="00670777" w:rsidRPr="004F3B18" w:rsidRDefault="008441F0" w:rsidP="002477F7">
            <w:pPr>
              <w:jc w:val="center"/>
              <w:rPr>
                <w:rFonts w:ascii="Calibri" w:hAnsi="Calibri" w:cs="Calibri"/>
              </w:rPr>
            </w:pPr>
            <w:r w:rsidRPr="004F3B18">
              <w:rPr>
                <w:rFonts w:ascii="Calibri" w:hAnsi="Calibri" w:cs="Calibri"/>
              </w:rPr>
              <w:t>R2</w:t>
            </w:r>
          </w:p>
        </w:tc>
      </w:tr>
      <w:tr w:rsidR="008210AC" w:rsidRPr="004F3B18" w14:paraId="199474F8" w14:textId="79AE865A" w:rsidTr="00CD46C7">
        <w:tc>
          <w:tcPr>
            <w:tcW w:w="703" w:type="dxa"/>
            <w:vMerge w:val="restart"/>
          </w:tcPr>
          <w:p w14:paraId="7009F48E" w14:textId="77777777" w:rsidR="00670777" w:rsidRPr="004F3B18" w:rsidRDefault="00670777" w:rsidP="002477F7">
            <w:pPr>
              <w:jc w:val="center"/>
              <w:rPr>
                <w:rFonts w:ascii="Calibri" w:hAnsi="Calibri" w:cs="Calibri"/>
              </w:rPr>
            </w:pPr>
            <w:r w:rsidRPr="004F3B18">
              <w:rPr>
                <w:rFonts w:ascii="Calibri" w:hAnsi="Calibri" w:cs="Calibri"/>
              </w:rPr>
              <w:t>BP</w:t>
            </w:r>
          </w:p>
        </w:tc>
        <w:tc>
          <w:tcPr>
            <w:tcW w:w="1124" w:type="dxa"/>
            <w:vMerge w:val="restart"/>
          </w:tcPr>
          <w:p w14:paraId="48F7ED49" w14:textId="77777777" w:rsidR="00670777" w:rsidRPr="004F3B18" w:rsidRDefault="00670777" w:rsidP="002477F7">
            <w:pPr>
              <w:jc w:val="center"/>
              <w:rPr>
                <w:rFonts w:ascii="Calibri" w:hAnsi="Calibri" w:cs="Calibri"/>
              </w:rPr>
            </w:pPr>
            <w:r w:rsidRPr="004F3B18">
              <w:rPr>
                <w:rFonts w:ascii="Calibri" w:hAnsi="Calibri" w:cs="Calibri"/>
              </w:rPr>
              <w:t>10</w:t>
            </w:r>
          </w:p>
        </w:tc>
        <w:tc>
          <w:tcPr>
            <w:tcW w:w="851" w:type="dxa"/>
          </w:tcPr>
          <w:p w14:paraId="6A56F38A" w14:textId="77777777" w:rsidR="00670777" w:rsidRPr="004F3B18" w:rsidRDefault="00670777" w:rsidP="002477F7">
            <w:pPr>
              <w:jc w:val="center"/>
              <w:rPr>
                <w:rFonts w:ascii="Calibri" w:hAnsi="Calibri" w:cs="Calibri"/>
              </w:rPr>
            </w:pPr>
            <w:r w:rsidRPr="004F3B18">
              <w:rPr>
                <w:rFonts w:ascii="Calibri" w:hAnsi="Calibri" w:cs="Calibri"/>
              </w:rPr>
              <w:t>20</w:t>
            </w:r>
          </w:p>
        </w:tc>
        <w:tc>
          <w:tcPr>
            <w:tcW w:w="753" w:type="dxa"/>
          </w:tcPr>
          <w:p w14:paraId="24C9F629" w14:textId="565127D6" w:rsidR="00670777" w:rsidRPr="004F3B18" w:rsidRDefault="00761BBF" w:rsidP="002477F7">
            <w:pPr>
              <w:jc w:val="center"/>
              <w:rPr>
                <w:rFonts w:ascii="Calibri" w:hAnsi="Calibri" w:cs="Calibri"/>
              </w:rPr>
            </w:pPr>
            <w:r w:rsidRPr="004F3B18">
              <w:rPr>
                <w:rFonts w:ascii="Calibri" w:hAnsi="Calibri" w:cs="Calibri"/>
              </w:rPr>
              <w:t>2.58</w:t>
            </w:r>
          </w:p>
        </w:tc>
        <w:tc>
          <w:tcPr>
            <w:tcW w:w="671" w:type="dxa"/>
          </w:tcPr>
          <w:p w14:paraId="72F5547D" w14:textId="4637C86D" w:rsidR="00670777" w:rsidRPr="004F3B18" w:rsidRDefault="009278DD" w:rsidP="002477F7">
            <w:pPr>
              <w:jc w:val="center"/>
              <w:rPr>
                <w:rFonts w:ascii="Calibri" w:hAnsi="Calibri" w:cs="Calibri"/>
              </w:rPr>
            </w:pPr>
            <w:r w:rsidRPr="004F3B18">
              <w:rPr>
                <w:rFonts w:ascii="Calibri" w:hAnsi="Calibri" w:cs="Calibri"/>
              </w:rPr>
              <w:t>0.89</w:t>
            </w:r>
          </w:p>
        </w:tc>
        <w:tc>
          <w:tcPr>
            <w:tcW w:w="1285" w:type="dxa"/>
          </w:tcPr>
          <w:p w14:paraId="22AEFC41" w14:textId="61E7F9DD" w:rsidR="00670777" w:rsidRPr="004F3B18" w:rsidRDefault="009278DD" w:rsidP="002477F7">
            <w:pPr>
              <w:jc w:val="center"/>
              <w:rPr>
                <w:rFonts w:ascii="Calibri" w:hAnsi="Calibri" w:cs="Calibri"/>
              </w:rPr>
            </w:pPr>
            <w:r w:rsidRPr="004F3B18">
              <w:rPr>
                <w:rFonts w:ascii="Calibri" w:hAnsi="Calibri" w:cs="Calibri"/>
              </w:rPr>
              <w:t>0.2</w:t>
            </w:r>
          </w:p>
        </w:tc>
        <w:tc>
          <w:tcPr>
            <w:tcW w:w="850" w:type="dxa"/>
          </w:tcPr>
          <w:p w14:paraId="48B73832" w14:textId="31737403" w:rsidR="00670777" w:rsidRPr="004F3B18" w:rsidRDefault="009278DD" w:rsidP="002477F7">
            <w:pPr>
              <w:jc w:val="center"/>
              <w:rPr>
                <w:rFonts w:ascii="Calibri" w:hAnsi="Calibri" w:cs="Calibri"/>
              </w:rPr>
            </w:pPr>
            <w:r w:rsidRPr="004F3B18">
              <w:rPr>
                <w:rFonts w:ascii="Calibri" w:hAnsi="Calibri" w:cs="Calibri"/>
              </w:rPr>
              <w:t>2.82</w:t>
            </w:r>
          </w:p>
        </w:tc>
        <w:tc>
          <w:tcPr>
            <w:tcW w:w="993" w:type="dxa"/>
          </w:tcPr>
          <w:p w14:paraId="37F3A883" w14:textId="2ADBA28F" w:rsidR="00670777" w:rsidRPr="004F3B18" w:rsidRDefault="009278DD" w:rsidP="002477F7">
            <w:pPr>
              <w:jc w:val="center"/>
              <w:rPr>
                <w:rFonts w:ascii="Calibri" w:hAnsi="Calibri" w:cs="Calibri"/>
              </w:rPr>
            </w:pPr>
            <w:r w:rsidRPr="004F3B18">
              <w:rPr>
                <w:rFonts w:ascii="Calibri" w:hAnsi="Calibri" w:cs="Calibri"/>
              </w:rPr>
              <w:t>-2.72</w:t>
            </w:r>
          </w:p>
        </w:tc>
        <w:tc>
          <w:tcPr>
            <w:tcW w:w="850" w:type="dxa"/>
          </w:tcPr>
          <w:p w14:paraId="6EF16040" w14:textId="6C228CDB" w:rsidR="00670777" w:rsidRPr="004F3B18" w:rsidRDefault="009278DD" w:rsidP="002477F7">
            <w:pPr>
              <w:jc w:val="center"/>
              <w:rPr>
                <w:rFonts w:ascii="Calibri" w:hAnsi="Calibri" w:cs="Calibri"/>
              </w:rPr>
            </w:pPr>
            <w:r w:rsidRPr="004F3B18">
              <w:rPr>
                <w:rFonts w:ascii="Calibri" w:hAnsi="Calibri" w:cs="Calibri"/>
              </w:rPr>
              <w:t>3.31</w:t>
            </w:r>
          </w:p>
        </w:tc>
        <w:tc>
          <w:tcPr>
            <w:tcW w:w="941" w:type="dxa"/>
          </w:tcPr>
          <w:p w14:paraId="37653191" w14:textId="1C64625D" w:rsidR="00670777" w:rsidRPr="004F3B18" w:rsidRDefault="009278DD" w:rsidP="002477F7">
            <w:pPr>
              <w:jc w:val="center"/>
              <w:rPr>
                <w:rFonts w:ascii="Calibri" w:hAnsi="Calibri" w:cs="Calibri"/>
              </w:rPr>
            </w:pPr>
            <w:r w:rsidRPr="004F3B18">
              <w:rPr>
                <w:rFonts w:ascii="Calibri" w:hAnsi="Calibri" w:cs="Calibri"/>
              </w:rPr>
              <w:t>-</w:t>
            </w:r>
            <w:r w:rsidR="00600D55" w:rsidRPr="004F3B18">
              <w:rPr>
                <w:rFonts w:ascii="Calibri" w:hAnsi="Calibri" w:cs="Calibri"/>
              </w:rPr>
              <w:t>5.24</w:t>
            </w:r>
          </w:p>
        </w:tc>
      </w:tr>
      <w:tr w:rsidR="008210AC" w:rsidRPr="004F3B18" w14:paraId="788AFDB2" w14:textId="3DC4A424" w:rsidTr="00CD46C7">
        <w:tc>
          <w:tcPr>
            <w:tcW w:w="703" w:type="dxa"/>
            <w:vMerge/>
          </w:tcPr>
          <w:p w14:paraId="6F581D97" w14:textId="77777777" w:rsidR="00670777" w:rsidRPr="004F3B18" w:rsidRDefault="00670777" w:rsidP="002477F7">
            <w:pPr>
              <w:jc w:val="center"/>
              <w:rPr>
                <w:rFonts w:ascii="Calibri" w:hAnsi="Calibri" w:cs="Calibri"/>
              </w:rPr>
            </w:pPr>
          </w:p>
        </w:tc>
        <w:tc>
          <w:tcPr>
            <w:tcW w:w="1124" w:type="dxa"/>
            <w:vMerge/>
          </w:tcPr>
          <w:p w14:paraId="22741F58" w14:textId="77777777" w:rsidR="00670777" w:rsidRPr="004F3B18" w:rsidRDefault="00670777" w:rsidP="002477F7">
            <w:pPr>
              <w:jc w:val="center"/>
              <w:rPr>
                <w:rFonts w:ascii="Calibri" w:hAnsi="Calibri" w:cs="Calibri"/>
              </w:rPr>
            </w:pPr>
          </w:p>
        </w:tc>
        <w:tc>
          <w:tcPr>
            <w:tcW w:w="851" w:type="dxa"/>
          </w:tcPr>
          <w:p w14:paraId="5BE3459D" w14:textId="77777777" w:rsidR="00670777" w:rsidRPr="004F3B18" w:rsidRDefault="00670777" w:rsidP="002477F7">
            <w:pPr>
              <w:jc w:val="center"/>
              <w:rPr>
                <w:rFonts w:ascii="Calibri" w:hAnsi="Calibri" w:cs="Calibri"/>
              </w:rPr>
            </w:pPr>
            <w:r w:rsidRPr="004F3B18">
              <w:rPr>
                <w:rFonts w:ascii="Calibri" w:hAnsi="Calibri" w:cs="Calibri"/>
              </w:rPr>
              <w:t>50</w:t>
            </w:r>
          </w:p>
        </w:tc>
        <w:tc>
          <w:tcPr>
            <w:tcW w:w="753" w:type="dxa"/>
          </w:tcPr>
          <w:p w14:paraId="38F27F49" w14:textId="7CC87951" w:rsidR="00670777" w:rsidRPr="004F3B18" w:rsidRDefault="00600D55" w:rsidP="002477F7">
            <w:pPr>
              <w:jc w:val="center"/>
              <w:rPr>
                <w:rFonts w:ascii="Calibri" w:hAnsi="Calibri" w:cs="Calibri"/>
              </w:rPr>
            </w:pPr>
            <w:r w:rsidRPr="004F3B18">
              <w:rPr>
                <w:rFonts w:ascii="Calibri" w:hAnsi="Calibri" w:cs="Calibri"/>
              </w:rPr>
              <w:t>1.9</w:t>
            </w:r>
          </w:p>
        </w:tc>
        <w:tc>
          <w:tcPr>
            <w:tcW w:w="671" w:type="dxa"/>
          </w:tcPr>
          <w:p w14:paraId="4A09F8E6" w14:textId="3A857424" w:rsidR="00670777" w:rsidRPr="004F3B18" w:rsidRDefault="00600D55" w:rsidP="002477F7">
            <w:pPr>
              <w:jc w:val="center"/>
              <w:rPr>
                <w:rFonts w:ascii="Calibri" w:hAnsi="Calibri" w:cs="Calibri"/>
              </w:rPr>
            </w:pPr>
            <w:r w:rsidRPr="004F3B18">
              <w:rPr>
                <w:rFonts w:ascii="Calibri" w:hAnsi="Calibri" w:cs="Calibri"/>
              </w:rPr>
              <w:t>0.94</w:t>
            </w:r>
          </w:p>
        </w:tc>
        <w:tc>
          <w:tcPr>
            <w:tcW w:w="1285" w:type="dxa"/>
          </w:tcPr>
          <w:p w14:paraId="10601F65" w14:textId="136F2434" w:rsidR="00670777" w:rsidRPr="004F3B18" w:rsidRDefault="00600D55" w:rsidP="002477F7">
            <w:pPr>
              <w:jc w:val="center"/>
              <w:rPr>
                <w:rFonts w:ascii="Calibri" w:hAnsi="Calibri" w:cs="Calibri"/>
              </w:rPr>
            </w:pPr>
            <w:r w:rsidRPr="004F3B18">
              <w:rPr>
                <w:rFonts w:ascii="Calibri" w:hAnsi="Calibri" w:cs="Calibri"/>
              </w:rPr>
              <w:t>1.76</w:t>
            </w:r>
          </w:p>
        </w:tc>
        <w:tc>
          <w:tcPr>
            <w:tcW w:w="850" w:type="dxa"/>
          </w:tcPr>
          <w:p w14:paraId="7B9E602D" w14:textId="4CC99550" w:rsidR="00670777" w:rsidRPr="004F3B18" w:rsidRDefault="00B627A6" w:rsidP="002477F7">
            <w:pPr>
              <w:jc w:val="center"/>
              <w:rPr>
                <w:rFonts w:ascii="Calibri" w:hAnsi="Calibri" w:cs="Calibri"/>
              </w:rPr>
            </w:pPr>
            <w:r w:rsidRPr="004F3B18">
              <w:rPr>
                <w:rFonts w:ascii="Calibri" w:hAnsi="Calibri" w:cs="Calibri"/>
              </w:rPr>
              <w:t>10.76</w:t>
            </w:r>
          </w:p>
        </w:tc>
        <w:tc>
          <w:tcPr>
            <w:tcW w:w="993" w:type="dxa"/>
          </w:tcPr>
          <w:p w14:paraId="05DC8946" w14:textId="4A7EBF8D" w:rsidR="00670777" w:rsidRPr="004F3B18" w:rsidRDefault="00B627A6" w:rsidP="002477F7">
            <w:pPr>
              <w:jc w:val="center"/>
              <w:rPr>
                <w:rFonts w:ascii="Calibri" w:hAnsi="Calibri" w:cs="Calibri"/>
              </w:rPr>
            </w:pPr>
            <w:r w:rsidRPr="004F3B18">
              <w:rPr>
                <w:rFonts w:ascii="Calibri" w:hAnsi="Calibri" w:cs="Calibri"/>
              </w:rPr>
              <w:t>-58.92</w:t>
            </w:r>
          </w:p>
        </w:tc>
        <w:tc>
          <w:tcPr>
            <w:tcW w:w="850" w:type="dxa"/>
          </w:tcPr>
          <w:p w14:paraId="39ACA93F" w14:textId="6A76B28B" w:rsidR="00670777" w:rsidRPr="004F3B18" w:rsidRDefault="00B627A6" w:rsidP="002477F7">
            <w:pPr>
              <w:jc w:val="center"/>
              <w:rPr>
                <w:rFonts w:ascii="Calibri" w:hAnsi="Calibri" w:cs="Calibri"/>
              </w:rPr>
            </w:pPr>
            <w:r w:rsidRPr="004F3B18">
              <w:rPr>
                <w:rFonts w:ascii="Calibri" w:hAnsi="Calibri" w:cs="Calibri"/>
              </w:rPr>
              <w:t>19.76</w:t>
            </w:r>
          </w:p>
        </w:tc>
        <w:tc>
          <w:tcPr>
            <w:tcW w:w="941" w:type="dxa"/>
          </w:tcPr>
          <w:p w14:paraId="3BD9BE50" w14:textId="00853987" w:rsidR="00670777" w:rsidRPr="004F3B18" w:rsidRDefault="00B627A6" w:rsidP="002477F7">
            <w:pPr>
              <w:jc w:val="center"/>
              <w:rPr>
                <w:rFonts w:ascii="Calibri" w:hAnsi="Calibri" w:cs="Calibri"/>
              </w:rPr>
            </w:pPr>
            <w:r w:rsidRPr="004F3B18">
              <w:rPr>
                <w:rFonts w:ascii="Calibri" w:hAnsi="Calibri" w:cs="Calibri"/>
              </w:rPr>
              <w:t>-234.23</w:t>
            </w:r>
          </w:p>
        </w:tc>
      </w:tr>
      <w:tr w:rsidR="008210AC" w:rsidRPr="004F3B18" w14:paraId="6E7CE67B" w14:textId="7EECCA6D" w:rsidTr="00CD46C7">
        <w:tc>
          <w:tcPr>
            <w:tcW w:w="703" w:type="dxa"/>
            <w:vMerge/>
          </w:tcPr>
          <w:p w14:paraId="07338982" w14:textId="77777777" w:rsidR="00670777" w:rsidRPr="004F3B18" w:rsidRDefault="00670777" w:rsidP="002477F7">
            <w:pPr>
              <w:jc w:val="center"/>
              <w:rPr>
                <w:rFonts w:ascii="Calibri" w:hAnsi="Calibri" w:cs="Calibri"/>
              </w:rPr>
            </w:pPr>
          </w:p>
        </w:tc>
        <w:tc>
          <w:tcPr>
            <w:tcW w:w="1124" w:type="dxa"/>
            <w:vMerge/>
          </w:tcPr>
          <w:p w14:paraId="5F2EECCF" w14:textId="77777777" w:rsidR="00670777" w:rsidRPr="004F3B18" w:rsidRDefault="00670777" w:rsidP="002477F7">
            <w:pPr>
              <w:jc w:val="center"/>
              <w:rPr>
                <w:rFonts w:ascii="Calibri" w:hAnsi="Calibri" w:cs="Calibri"/>
              </w:rPr>
            </w:pPr>
          </w:p>
        </w:tc>
        <w:tc>
          <w:tcPr>
            <w:tcW w:w="851" w:type="dxa"/>
          </w:tcPr>
          <w:p w14:paraId="263F9DF6" w14:textId="77777777" w:rsidR="00670777" w:rsidRPr="004F3B18" w:rsidRDefault="00670777" w:rsidP="002477F7">
            <w:pPr>
              <w:jc w:val="center"/>
              <w:rPr>
                <w:rFonts w:ascii="Calibri" w:hAnsi="Calibri" w:cs="Calibri"/>
              </w:rPr>
            </w:pPr>
            <w:r w:rsidRPr="004F3B18">
              <w:rPr>
                <w:rFonts w:ascii="Calibri" w:hAnsi="Calibri" w:cs="Calibri"/>
              </w:rPr>
              <w:t>100</w:t>
            </w:r>
          </w:p>
        </w:tc>
        <w:tc>
          <w:tcPr>
            <w:tcW w:w="753" w:type="dxa"/>
          </w:tcPr>
          <w:p w14:paraId="719BBB42" w14:textId="38B14B43" w:rsidR="00670777" w:rsidRPr="004F3B18" w:rsidRDefault="00FD01C8" w:rsidP="002477F7">
            <w:pPr>
              <w:jc w:val="center"/>
              <w:rPr>
                <w:rFonts w:ascii="Calibri" w:hAnsi="Calibri" w:cs="Calibri"/>
              </w:rPr>
            </w:pPr>
            <w:r w:rsidRPr="004F3B18">
              <w:rPr>
                <w:rFonts w:ascii="Calibri" w:hAnsi="Calibri" w:cs="Calibri"/>
              </w:rPr>
              <w:t>1.55</w:t>
            </w:r>
          </w:p>
        </w:tc>
        <w:tc>
          <w:tcPr>
            <w:tcW w:w="671" w:type="dxa"/>
          </w:tcPr>
          <w:p w14:paraId="7E6BCB75" w14:textId="18DF3631" w:rsidR="00670777" w:rsidRPr="004F3B18" w:rsidRDefault="00FD01C8" w:rsidP="002477F7">
            <w:pPr>
              <w:jc w:val="center"/>
              <w:rPr>
                <w:rFonts w:ascii="Calibri" w:hAnsi="Calibri" w:cs="Calibri"/>
              </w:rPr>
            </w:pPr>
            <w:r w:rsidRPr="004F3B18">
              <w:rPr>
                <w:rFonts w:ascii="Calibri" w:hAnsi="Calibri" w:cs="Calibri"/>
              </w:rPr>
              <w:t>0.96</w:t>
            </w:r>
          </w:p>
        </w:tc>
        <w:tc>
          <w:tcPr>
            <w:tcW w:w="1285" w:type="dxa"/>
          </w:tcPr>
          <w:p w14:paraId="3EF97C5F" w14:textId="7E1F2569" w:rsidR="00670777" w:rsidRPr="004F3B18" w:rsidRDefault="009A6530" w:rsidP="002477F7">
            <w:pPr>
              <w:jc w:val="center"/>
              <w:rPr>
                <w:rFonts w:ascii="Calibri" w:hAnsi="Calibri" w:cs="Calibri"/>
              </w:rPr>
            </w:pPr>
            <w:r w:rsidRPr="004F3B18">
              <w:rPr>
                <w:rFonts w:ascii="Calibri" w:hAnsi="Calibri" w:cs="Calibri"/>
              </w:rPr>
              <w:t>0.82</w:t>
            </w:r>
          </w:p>
        </w:tc>
        <w:tc>
          <w:tcPr>
            <w:tcW w:w="850" w:type="dxa"/>
          </w:tcPr>
          <w:p w14:paraId="08694AB5" w14:textId="2EE1A1CF" w:rsidR="00670777" w:rsidRPr="004F3B18" w:rsidRDefault="009A6530" w:rsidP="002477F7">
            <w:pPr>
              <w:jc w:val="center"/>
              <w:rPr>
                <w:rFonts w:ascii="Calibri" w:hAnsi="Calibri" w:cs="Calibri"/>
              </w:rPr>
            </w:pPr>
            <w:r w:rsidRPr="004F3B18">
              <w:rPr>
                <w:rFonts w:ascii="Calibri" w:hAnsi="Calibri" w:cs="Calibri"/>
              </w:rPr>
              <w:t>2.44</w:t>
            </w:r>
          </w:p>
        </w:tc>
        <w:tc>
          <w:tcPr>
            <w:tcW w:w="993" w:type="dxa"/>
          </w:tcPr>
          <w:p w14:paraId="4A63B754" w14:textId="156AAD47" w:rsidR="00670777" w:rsidRPr="004F3B18" w:rsidRDefault="009A6530" w:rsidP="002477F7">
            <w:pPr>
              <w:jc w:val="center"/>
              <w:rPr>
                <w:rFonts w:ascii="Calibri" w:hAnsi="Calibri" w:cs="Calibri"/>
              </w:rPr>
            </w:pPr>
            <w:r w:rsidRPr="004F3B18">
              <w:rPr>
                <w:rFonts w:ascii="Calibri" w:hAnsi="Calibri" w:cs="Calibri"/>
              </w:rPr>
              <w:t>-1.88</w:t>
            </w:r>
          </w:p>
        </w:tc>
        <w:tc>
          <w:tcPr>
            <w:tcW w:w="850" w:type="dxa"/>
          </w:tcPr>
          <w:p w14:paraId="44CBFAFD" w14:textId="6C5C36F9" w:rsidR="00670777" w:rsidRPr="004F3B18" w:rsidRDefault="009A6530" w:rsidP="002477F7">
            <w:pPr>
              <w:jc w:val="center"/>
              <w:rPr>
                <w:rFonts w:ascii="Calibri" w:hAnsi="Calibri" w:cs="Calibri"/>
              </w:rPr>
            </w:pPr>
            <w:r w:rsidRPr="004F3B18">
              <w:rPr>
                <w:rFonts w:ascii="Calibri" w:hAnsi="Calibri" w:cs="Calibri"/>
              </w:rPr>
              <w:t>2.26</w:t>
            </w:r>
          </w:p>
        </w:tc>
        <w:tc>
          <w:tcPr>
            <w:tcW w:w="941" w:type="dxa"/>
          </w:tcPr>
          <w:p w14:paraId="5D1EB314" w14:textId="5A5550D0" w:rsidR="00670777" w:rsidRPr="004F3B18" w:rsidRDefault="009A6530" w:rsidP="002477F7">
            <w:pPr>
              <w:jc w:val="center"/>
              <w:rPr>
                <w:rFonts w:ascii="Calibri" w:hAnsi="Calibri" w:cs="Calibri"/>
              </w:rPr>
            </w:pPr>
            <w:r w:rsidRPr="004F3B18">
              <w:rPr>
                <w:rFonts w:ascii="Calibri" w:hAnsi="Calibri" w:cs="Calibri"/>
              </w:rPr>
              <w:t>-2.11</w:t>
            </w:r>
          </w:p>
        </w:tc>
      </w:tr>
      <w:tr w:rsidR="008210AC" w:rsidRPr="004F3B18" w14:paraId="292062F6" w14:textId="718E3DFA" w:rsidTr="00CD46C7">
        <w:tc>
          <w:tcPr>
            <w:tcW w:w="703" w:type="dxa"/>
            <w:vMerge/>
          </w:tcPr>
          <w:p w14:paraId="48A2FC23" w14:textId="77777777" w:rsidR="00670777" w:rsidRPr="004F3B18" w:rsidRDefault="00670777" w:rsidP="002477F7">
            <w:pPr>
              <w:jc w:val="center"/>
              <w:rPr>
                <w:rFonts w:ascii="Calibri" w:hAnsi="Calibri" w:cs="Calibri"/>
              </w:rPr>
            </w:pPr>
          </w:p>
        </w:tc>
        <w:tc>
          <w:tcPr>
            <w:tcW w:w="1124" w:type="dxa"/>
            <w:vMerge/>
          </w:tcPr>
          <w:p w14:paraId="2FAFA382" w14:textId="77777777" w:rsidR="00670777" w:rsidRPr="004F3B18" w:rsidRDefault="00670777" w:rsidP="002477F7">
            <w:pPr>
              <w:jc w:val="center"/>
              <w:rPr>
                <w:rFonts w:ascii="Calibri" w:hAnsi="Calibri" w:cs="Calibri"/>
              </w:rPr>
            </w:pPr>
          </w:p>
        </w:tc>
        <w:tc>
          <w:tcPr>
            <w:tcW w:w="851" w:type="dxa"/>
          </w:tcPr>
          <w:p w14:paraId="00206F13" w14:textId="77777777" w:rsidR="00670777" w:rsidRPr="004F3B18" w:rsidRDefault="00670777" w:rsidP="002477F7">
            <w:pPr>
              <w:jc w:val="center"/>
              <w:rPr>
                <w:rFonts w:ascii="Calibri" w:hAnsi="Calibri" w:cs="Calibri"/>
              </w:rPr>
            </w:pPr>
            <w:r w:rsidRPr="004F3B18">
              <w:rPr>
                <w:rFonts w:ascii="Calibri" w:hAnsi="Calibri" w:cs="Calibri"/>
              </w:rPr>
              <w:t>150</w:t>
            </w:r>
          </w:p>
        </w:tc>
        <w:tc>
          <w:tcPr>
            <w:tcW w:w="753" w:type="dxa"/>
          </w:tcPr>
          <w:p w14:paraId="7751CBE5" w14:textId="50D9C196" w:rsidR="00670777" w:rsidRPr="004F3B18" w:rsidRDefault="000B25EC" w:rsidP="002477F7">
            <w:pPr>
              <w:jc w:val="center"/>
              <w:rPr>
                <w:rFonts w:ascii="Calibri" w:hAnsi="Calibri" w:cs="Calibri"/>
              </w:rPr>
            </w:pPr>
            <w:r w:rsidRPr="004F3B18">
              <w:rPr>
                <w:rFonts w:ascii="Calibri" w:hAnsi="Calibri" w:cs="Calibri"/>
              </w:rPr>
              <w:t>1.43</w:t>
            </w:r>
          </w:p>
        </w:tc>
        <w:tc>
          <w:tcPr>
            <w:tcW w:w="671" w:type="dxa"/>
          </w:tcPr>
          <w:p w14:paraId="1807FF8A" w14:textId="0F29F789" w:rsidR="00670777" w:rsidRPr="004F3B18" w:rsidRDefault="000B25EC" w:rsidP="002477F7">
            <w:pPr>
              <w:jc w:val="center"/>
              <w:rPr>
                <w:rFonts w:ascii="Calibri" w:hAnsi="Calibri" w:cs="Calibri"/>
              </w:rPr>
            </w:pPr>
            <w:r w:rsidRPr="004F3B18">
              <w:rPr>
                <w:rFonts w:ascii="Calibri" w:hAnsi="Calibri" w:cs="Calibri"/>
              </w:rPr>
              <w:t>0.97</w:t>
            </w:r>
          </w:p>
        </w:tc>
        <w:tc>
          <w:tcPr>
            <w:tcW w:w="1285" w:type="dxa"/>
          </w:tcPr>
          <w:p w14:paraId="7F2FF00E" w14:textId="2E98D0AD" w:rsidR="00670777" w:rsidRPr="004F3B18" w:rsidRDefault="000B25EC" w:rsidP="002477F7">
            <w:pPr>
              <w:jc w:val="center"/>
              <w:rPr>
                <w:rFonts w:ascii="Calibri" w:hAnsi="Calibri" w:cs="Calibri"/>
              </w:rPr>
            </w:pPr>
            <w:r w:rsidRPr="004F3B18">
              <w:rPr>
                <w:rFonts w:ascii="Calibri" w:hAnsi="Calibri" w:cs="Calibri"/>
              </w:rPr>
              <w:t>0.73</w:t>
            </w:r>
          </w:p>
        </w:tc>
        <w:tc>
          <w:tcPr>
            <w:tcW w:w="850" w:type="dxa"/>
          </w:tcPr>
          <w:p w14:paraId="05E30FDA" w14:textId="49EBD71F" w:rsidR="00670777" w:rsidRPr="004F3B18" w:rsidRDefault="000B25EC" w:rsidP="002477F7">
            <w:pPr>
              <w:jc w:val="center"/>
              <w:rPr>
                <w:rFonts w:ascii="Calibri" w:hAnsi="Calibri" w:cs="Calibri"/>
              </w:rPr>
            </w:pPr>
            <w:r w:rsidRPr="004F3B18">
              <w:rPr>
                <w:rFonts w:ascii="Calibri" w:hAnsi="Calibri" w:cs="Calibri"/>
              </w:rPr>
              <w:t>1.89</w:t>
            </w:r>
          </w:p>
        </w:tc>
        <w:tc>
          <w:tcPr>
            <w:tcW w:w="993" w:type="dxa"/>
          </w:tcPr>
          <w:p w14:paraId="72E3D2F1" w14:textId="2ACA56CF" w:rsidR="00670777" w:rsidRPr="004F3B18" w:rsidRDefault="000B25EC" w:rsidP="002477F7">
            <w:pPr>
              <w:jc w:val="center"/>
              <w:rPr>
                <w:rFonts w:ascii="Calibri" w:hAnsi="Calibri" w:cs="Calibri"/>
              </w:rPr>
            </w:pPr>
            <w:r w:rsidRPr="004F3B18">
              <w:rPr>
                <w:rFonts w:ascii="Calibri" w:hAnsi="Calibri" w:cs="Calibri"/>
              </w:rPr>
              <w:t>-0.86</w:t>
            </w:r>
          </w:p>
        </w:tc>
        <w:tc>
          <w:tcPr>
            <w:tcW w:w="850" w:type="dxa"/>
          </w:tcPr>
          <w:p w14:paraId="7EBD9A94" w14:textId="4D830307" w:rsidR="00670777" w:rsidRPr="004F3B18" w:rsidRDefault="00A30B71" w:rsidP="002477F7">
            <w:pPr>
              <w:jc w:val="center"/>
              <w:rPr>
                <w:rFonts w:ascii="Calibri" w:hAnsi="Calibri" w:cs="Calibri"/>
              </w:rPr>
            </w:pPr>
            <w:r w:rsidRPr="004F3B18">
              <w:rPr>
                <w:rFonts w:ascii="Calibri" w:hAnsi="Calibri" w:cs="Calibri"/>
              </w:rPr>
              <w:t>1.44</w:t>
            </w:r>
          </w:p>
        </w:tc>
        <w:tc>
          <w:tcPr>
            <w:tcW w:w="941" w:type="dxa"/>
          </w:tcPr>
          <w:p w14:paraId="78EC978D" w14:textId="33FB1873" w:rsidR="00670777" w:rsidRPr="004F3B18" w:rsidRDefault="00A30B71" w:rsidP="002477F7">
            <w:pPr>
              <w:jc w:val="center"/>
              <w:rPr>
                <w:rFonts w:ascii="Calibri" w:hAnsi="Calibri" w:cs="Calibri"/>
              </w:rPr>
            </w:pPr>
            <w:r w:rsidRPr="004F3B18">
              <w:rPr>
                <w:rFonts w:ascii="Calibri" w:hAnsi="Calibri" w:cs="Calibri"/>
              </w:rPr>
              <w:t>-0.5</w:t>
            </w:r>
          </w:p>
        </w:tc>
      </w:tr>
      <w:tr w:rsidR="008210AC" w:rsidRPr="004F3B18" w14:paraId="47E616AA" w14:textId="24A35875" w:rsidTr="00CD46C7">
        <w:tc>
          <w:tcPr>
            <w:tcW w:w="703" w:type="dxa"/>
            <w:vMerge/>
          </w:tcPr>
          <w:p w14:paraId="5A813123" w14:textId="77777777" w:rsidR="00670777" w:rsidRPr="004F3B18" w:rsidRDefault="00670777" w:rsidP="002477F7">
            <w:pPr>
              <w:jc w:val="center"/>
              <w:rPr>
                <w:rFonts w:ascii="Calibri" w:hAnsi="Calibri" w:cs="Calibri"/>
              </w:rPr>
            </w:pPr>
          </w:p>
        </w:tc>
        <w:tc>
          <w:tcPr>
            <w:tcW w:w="1124" w:type="dxa"/>
            <w:vMerge w:val="restart"/>
          </w:tcPr>
          <w:p w14:paraId="2946E747" w14:textId="77777777" w:rsidR="00670777" w:rsidRPr="004F3B18" w:rsidRDefault="00670777" w:rsidP="002477F7">
            <w:pPr>
              <w:jc w:val="center"/>
              <w:rPr>
                <w:rFonts w:ascii="Calibri" w:hAnsi="Calibri" w:cs="Calibri"/>
              </w:rPr>
            </w:pPr>
            <w:r w:rsidRPr="004F3B18">
              <w:rPr>
                <w:rFonts w:ascii="Calibri" w:hAnsi="Calibri" w:cs="Calibri"/>
              </w:rPr>
              <w:t>25</w:t>
            </w:r>
          </w:p>
        </w:tc>
        <w:tc>
          <w:tcPr>
            <w:tcW w:w="851" w:type="dxa"/>
          </w:tcPr>
          <w:p w14:paraId="20236749" w14:textId="77777777" w:rsidR="00670777" w:rsidRPr="004F3B18" w:rsidRDefault="00670777" w:rsidP="002477F7">
            <w:pPr>
              <w:jc w:val="center"/>
              <w:rPr>
                <w:rFonts w:ascii="Calibri" w:hAnsi="Calibri" w:cs="Calibri"/>
              </w:rPr>
            </w:pPr>
            <w:r w:rsidRPr="004F3B18">
              <w:rPr>
                <w:rFonts w:ascii="Calibri" w:hAnsi="Calibri" w:cs="Calibri"/>
              </w:rPr>
              <w:t>20</w:t>
            </w:r>
          </w:p>
        </w:tc>
        <w:tc>
          <w:tcPr>
            <w:tcW w:w="753" w:type="dxa"/>
          </w:tcPr>
          <w:p w14:paraId="093E22DB" w14:textId="3B11CB36" w:rsidR="00670777" w:rsidRPr="004F3B18" w:rsidRDefault="0002255D" w:rsidP="002477F7">
            <w:pPr>
              <w:jc w:val="center"/>
              <w:rPr>
                <w:rFonts w:ascii="Calibri" w:hAnsi="Calibri" w:cs="Calibri"/>
              </w:rPr>
            </w:pPr>
            <w:r w:rsidRPr="004F3B18">
              <w:rPr>
                <w:rFonts w:ascii="Calibri" w:hAnsi="Calibri" w:cs="Calibri"/>
              </w:rPr>
              <w:t>2.97</w:t>
            </w:r>
          </w:p>
        </w:tc>
        <w:tc>
          <w:tcPr>
            <w:tcW w:w="671" w:type="dxa"/>
          </w:tcPr>
          <w:p w14:paraId="2FCBDC0A" w14:textId="5CD393D1" w:rsidR="00670777" w:rsidRPr="004F3B18" w:rsidRDefault="00745F23" w:rsidP="002477F7">
            <w:pPr>
              <w:jc w:val="center"/>
              <w:rPr>
                <w:rFonts w:ascii="Calibri" w:hAnsi="Calibri" w:cs="Calibri"/>
              </w:rPr>
            </w:pPr>
            <w:r w:rsidRPr="004F3B18">
              <w:rPr>
                <w:rFonts w:ascii="Calibri" w:hAnsi="Calibri" w:cs="Calibri"/>
              </w:rPr>
              <w:t>0.87</w:t>
            </w:r>
          </w:p>
        </w:tc>
        <w:tc>
          <w:tcPr>
            <w:tcW w:w="1285" w:type="dxa"/>
          </w:tcPr>
          <w:p w14:paraId="1DAABD65" w14:textId="1E605C4A" w:rsidR="00670777" w:rsidRPr="004F3B18" w:rsidRDefault="00745F23" w:rsidP="002477F7">
            <w:pPr>
              <w:jc w:val="center"/>
              <w:rPr>
                <w:rFonts w:ascii="Calibri" w:hAnsi="Calibri" w:cs="Calibri"/>
              </w:rPr>
            </w:pPr>
            <w:r w:rsidRPr="004F3B18">
              <w:rPr>
                <w:rFonts w:ascii="Calibri" w:hAnsi="Calibri" w:cs="Calibri"/>
              </w:rPr>
              <w:t>0.32</w:t>
            </w:r>
          </w:p>
        </w:tc>
        <w:tc>
          <w:tcPr>
            <w:tcW w:w="850" w:type="dxa"/>
          </w:tcPr>
          <w:p w14:paraId="3AC5331D" w14:textId="40DD6534" w:rsidR="00670777" w:rsidRPr="004F3B18" w:rsidRDefault="00745F23" w:rsidP="002477F7">
            <w:pPr>
              <w:jc w:val="center"/>
              <w:rPr>
                <w:rFonts w:ascii="Calibri" w:hAnsi="Calibri" w:cs="Calibri"/>
              </w:rPr>
            </w:pPr>
            <w:r w:rsidRPr="004F3B18">
              <w:rPr>
                <w:rFonts w:ascii="Calibri" w:hAnsi="Calibri" w:cs="Calibri"/>
              </w:rPr>
              <w:t>5.32</w:t>
            </w:r>
          </w:p>
        </w:tc>
        <w:tc>
          <w:tcPr>
            <w:tcW w:w="993" w:type="dxa"/>
          </w:tcPr>
          <w:p w14:paraId="3A46C450" w14:textId="30D24FD1" w:rsidR="00670777" w:rsidRPr="004F3B18" w:rsidRDefault="00745F23" w:rsidP="002477F7">
            <w:pPr>
              <w:jc w:val="center"/>
              <w:rPr>
                <w:rFonts w:ascii="Calibri" w:hAnsi="Calibri" w:cs="Calibri"/>
              </w:rPr>
            </w:pPr>
            <w:r w:rsidRPr="004F3B18">
              <w:rPr>
                <w:rFonts w:ascii="Calibri" w:hAnsi="Calibri" w:cs="Calibri"/>
              </w:rPr>
              <w:t>-13.05</w:t>
            </w:r>
          </w:p>
        </w:tc>
        <w:tc>
          <w:tcPr>
            <w:tcW w:w="850" w:type="dxa"/>
          </w:tcPr>
          <w:p w14:paraId="53F9DE67" w14:textId="1BFD67A5" w:rsidR="00670777" w:rsidRPr="004F3B18" w:rsidRDefault="00745F23" w:rsidP="002477F7">
            <w:pPr>
              <w:jc w:val="center"/>
              <w:rPr>
                <w:rFonts w:ascii="Calibri" w:hAnsi="Calibri" w:cs="Calibri"/>
              </w:rPr>
            </w:pPr>
            <w:r w:rsidRPr="004F3B18">
              <w:rPr>
                <w:rFonts w:ascii="Calibri" w:hAnsi="Calibri" w:cs="Calibri"/>
              </w:rPr>
              <w:t>9.49</w:t>
            </w:r>
          </w:p>
        </w:tc>
        <w:tc>
          <w:tcPr>
            <w:tcW w:w="941" w:type="dxa"/>
          </w:tcPr>
          <w:p w14:paraId="29855733" w14:textId="079B1551" w:rsidR="00670777" w:rsidRPr="004F3B18" w:rsidRDefault="00F30AE4" w:rsidP="002477F7">
            <w:pPr>
              <w:jc w:val="center"/>
              <w:rPr>
                <w:rFonts w:ascii="Calibri" w:hAnsi="Calibri" w:cs="Calibri"/>
              </w:rPr>
            </w:pPr>
            <w:r w:rsidRPr="004F3B18">
              <w:rPr>
                <w:rFonts w:ascii="Calibri" w:hAnsi="Calibri" w:cs="Calibri"/>
              </w:rPr>
              <w:t>-54.98</w:t>
            </w:r>
          </w:p>
        </w:tc>
      </w:tr>
      <w:tr w:rsidR="008210AC" w:rsidRPr="004F3B18" w14:paraId="733275F5" w14:textId="605F96E0" w:rsidTr="00CD46C7">
        <w:tc>
          <w:tcPr>
            <w:tcW w:w="703" w:type="dxa"/>
            <w:vMerge/>
          </w:tcPr>
          <w:p w14:paraId="61005D49" w14:textId="77777777" w:rsidR="00670777" w:rsidRPr="004F3B18" w:rsidRDefault="00670777" w:rsidP="002477F7">
            <w:pPr>
              <w:jc w:val="center"/>
              <w:rPr>
                <w:rFonts w:ascii="Calibri" w:hAnsi="Calibri" w:cs="Calibri"/>
              </w:rPr>
            </w:pPr>
          </w:p>
        </w:tc>
        <w:tc>
          <w:tcPr>
            <w:tcW w:w="1124" w:type="dxa"/>
            <w:vMerge/>
          </w:tcPr>
          <w:p w14:paraId="66079814" w14:textId="77777777" w:rsidR="00670777" w:rsidRPr="004F3B18" w:rsidRDefault="00670777" w:rsidP="002477F7">
            <w:pPr>
              <w:jc w:val="center"/>
              <w:rPr>
                <w:rFonts w:ascii="Calibri" w:hAnsi="Calibri" w:cs="Calibri"/>
              </w:rPr>
            </w:pPr>
          </w:p>
        </w:tc>
        <w:tc>
          <w:tcPr>
            <w:tcW w:w="851" w:type="dxa"/>
          </w:tcPr>
          <w:p w14:paraId="4C6219F2" w14:textId="77777777" w:rsidR="00670777" w:rsidRPr="004F3B18" w:rsidRDefault="00670777" w:rsidP="002477F7">
            <w:pPr>
              <w:jc w:val="center"/>
              <w:rPr>
                <w:rFonts w:ascii="Calibri" w:hAnsi="Calibri" w:cs="Calibri"/>
              </w:rPr>
            </w:pPr>
            <w:r w:rsidRPr="004F3B18">
              <w:rPr>
                <w:rFonts w:ascii="Calibri" w:hAnsi="Calibri" w:cs="Calibri"/>
              </w:rPr>
              <w:t>50</w:t>
            </w:r>
          </w:p>
        </w:tc>
        <w:tc>
          <w:tcPr>
            <w:tcW w:w="753" w:type="dxa"/>
          </w:tcPr>
          <w:p w14:paraId="6A8A3B38" w14:textId="114CF17F" w:rsidR="00670777" w:rsidRPr="004F3B18" w:rsidRDefault="002348A1" w:rsidP="002477F7">
            <w:pPr>
              <w:jc w:val="center"/>
              <w:rPr>
                <w:rFonts w:ascii="Calibri" w:hAnsi="Calibri" w:cs="Calibri"/>
              </w:rPr>
            </w:pPr>
            <w:r w:rsidRPr="004F3B18">
              <w:rPr>
                <w:rFonts w:ascii="Calibri" w:hAnsi="Calibri" w:cs="Calibri"/>
              </w:rPr>
              <w:t>1.97</w:t>
            </w:r>
          </w:p>
        </w:tc>
        <w:tc>
          <w:tcPr>
            <w:tcW w:w="671" w:type="dxa"/>
          </w:tcPr>
          <w:p w14:paraId="540EB92C" w14:textId="6DAC2881" w:rsidR="00670777" w:rsidRPr="004F3B18" w:rsidRDefault="002348A1" w:rsidP="002477F7">
            <w:pPr>
              <w:jc w:val="center"/>
              <w:rPr>
                <w:rFonts w:ascii="Calibri" w:hAnsi="Calibri" w:cs="Calibri"/>
              </w:rPr>
            </w:pPr>
            <w:r w:rsidRPr="004F3B18">
              <w:rPr>
                <w:rFonts w:ascii="Calibri" w:hAnsi="Calibri" w:cs="Calibri"/>
              </w:rPr>
              <w:t>0.94</w:t>
            </w:r>
          </w:p>
        </w:tc>
        <w:tc>
          <w:tcPr>
            <w:tcW w:w="1285" w:type="dxa"/>
          </w:tcPr>
          <w:p w14:paraId="21013185" w14:textId="612BAD0D" w:rsidR="00670777" w:rsidRPr="004F3B18" w:rsidRDefault="002348A1" w:rsidP="002477F7">
            <w:pPr>
              <w:jc w:val="center"/>
              <w:rPr>
                <w:rFonts w:ascii="Calibri" w:hAnsi="Calibri" w:cs="Calibri"/>
              </w:rPr>
            </w:pPr>
            <w:r w:rsidRPr="004F3B18">
              <w:rPr>
                <w:rFonts w:ascii="Calibri" w:hAnsi="Calibri" w:cs="Calibri"/>
              </w:rPr>
              <w:t>0.65</w:t>
            </w:r>
          </w:p>
        </w:tc>
        <w:tc>
          <w:tcPr>
            <w:tcW w:w="850" w:type="dxa"/>
          </w:tcPr>
          <w:p w14:paraId="53E2A10E" w14:textId="571407A2" w:rsidR="00670777" w:rsidRPr="004F3B18" w:rsidRDefault="002348A1" w:rsidP="002477F7">
            <w:pPr>
              <w:jc w:val="center"/>
              <w:rPr>
                <w:rFonts w:ascii="Calibri" w:hAnsi="Calibri" w:cs="Calibri"/>
              </w:rPr>
            </w:pPr>
            <w:r w:rsidRPr="004F3B18">
              <w:rPr>
                <w:rFonts w:ascii="Calibri" w:hAnsi="Calibri" w:cs="Calibri"/>
              </w:rPr>
              <w:t>1.55</w:t>
            </w:r>
          </w:p>
        </w:tc>
        <w:tc>
          <w:tcPr>
            <w:tcW w:w="993" w:type="dxa"/>
          </w:tcPr>
          <w:p w14:paraId="38496848" w14:textId="1E9A6211" w:rsidR="00670777" w:rsidRPr="004F3B18" w:rsidRDefault="002348A1" w:rsidP="002477F7">
            <w:pPr>
              <w:jc w:val="center"/>
              <w:rPr>
                <w:rFonts w:ascii="Calibri" w:hAnsi="Calibri" w:cs="Calibri"/>
              </w:rPr>
            </w:pPr>
            <w:r w:rsidRPr="004F3B18">
              <w:rPr>
                <w:rFonts w:ascii="Calibri" w:hAnsi="Calibri" w:cs="Calibri"/>
              </w:rPr>
              <w:t>-0.29</w:t>
            </w:r>
          </w:p>
        </w:tc>
        <w:tc>
          <w:tcPr>
            <w:tcW w:w="850" w:type="dxa"/>
          </w:tcPr>
          <w:p w14:paraId="0B8363AC" w14:textId="729D9F6A" w:rsidR="00670777" w:rsidRPr="004F3B18" w:rsidRDefault="004A776E" w:rsidP="002477F7">
            <w:pPr>
              <w:jc w:val="center"/>
              <w:rPr>
                <w:rFonts w:ascii="Calibri" w:hAnsi="Calibri" w:cs="Calibri"/>
              </w:rPr>
            </w:pPr>
            <w:r w:rsidRPr="004F3B18">
              <w:rPr>
                <w:rFonts w:ascii="Calibri" w:hAnsi="Calibri" w:cs="Calibri"/>
              </w:rPr>
              <w:t>1.99</w:t>
            </w:r>
          </w:p>
        </w:tc>
        <w:tc>
          <w:tcPr>
            <w:tcW w:w="941" w:type="dxa"/>
          </w:tcPr>
          <w:p w14:paraId="4E2C02FD" w14:textId="49917B3C" w:rsidR="00670777" w:rsidRPr="004F3B18" w:rsidRDefault="004A776E" w:rsidP="002477F7">
            <w:pPr>
              <w:jc w:val="center"/>
              <w:rPr>
                <w:rFonts w:ascii="Calibri" w:hAnsi="Calibri" w:cs="Calibri"/>
              </w:rPr>
            </w:pPr>
            <w:r w:rsidRPr="004F3B18">
              <w:rPr>
                <w:rFonts w:ascii="Calibri" w:hAnsi="Calibri" w:cs="Calibri"/>
              </w:rPr>
              <w:t>-1.29</w:t>
            </w:r>
          </w:p>
        </w:tc>
      </w:tr>
      <w:tr w:rsidR="008210AC" w:rsidRPr="004F3B18" w14:paraId="44453DF8" w14:textId="661C876D" w:rsidTr="00CD46C7">
        <w:tc>
          <w:tcPr>
            <w:tcW w:w="703" w:type="dxa"/>
            <w:vMerge/>
          </w:tcPr>
          <w:p w14:paraId="71E4361B" w14:textId="77777777" w:rsidR="00670777" w:rsidRPr="004F3B18" w:rsidRDefault="00670777" w:rsidP="002477F7">
            <w:pPr>
              <w:jc w:val="center"/>
              <w:rPr>
                <w:rFonts w:ascii="Calibri" w:hAnsi="Calibri" w:cs="Calibri"/>
              </w:rPr>
            </w:pPr>
          </w:p>
        </w:tc>
        <w:tc>
          <w:tcPr>
            <w:tcW w:w="1124" w:type="dxa"/>
            <w:vMerge/>
          </w:tcPr>
          <w:p w14:paraId="5AFC9E9F" w14:textId="77777777" w:rsidR="00670777" w:rsidRPr="004F3B18" w:rsidRDefault="00670777" w:rsidP="002477F7">
            <w:pPr>
              <w:jc w:val="center"/>
              <w:rPr>
                <w:rFonts w:ascii="Calibri" w:hAnsi="Calibri" w:cs="Calibri"/>
              </w:rPr>
            </w:pPr>
          </w:p>
        </w:tc>
        <w:tc>
          <w:tcPr>
            <w:tcW w:w="851" w:type="dxa"/>
          </w:tcPr>
          <w:p w14:paraId="285E1A7F" w14:textId="77777777" w:rsidR="00670777" w:rsidRPr="004F3B18" w:rsidRDefault="00670777" w:rsidP="002477F7">
            <w:pPr>
              <w:jc w:val="center"/>
              <w:rPr>
                <w:rFonts w:ascii="Calibri" w:hAnsi="Calibri" w:cs="Calibri"/>
              </w:rPr>
            </w:pPr>
            <w:r w:rsidRPr="004F3B18">
              <w:rPr>
                <w:rFonts w:ascii="Calibri" w:hAnsi="Calibri" w:cs="Calibri"/>
              </w:rPr>
              <w:t>100</w:t>
            </w:r>
          </w:p>
        </w:tc>
        <w:tc>
          <w:tcPr>
            <w:tcW w:w="753" w:type="dxa"/>
          </w:tcPr>
          <w:p w14:paraId="3D2B40B8" w14:textId="5D949684" w:rsidR="00670777" w:rsidRPr="004F3B18" w:rsidRDefault="004A776E" w:rsidP="002477F7">
            <w:pPr>
              <w:jc w:val="center"/>
              <w:rPr>
                <w:rFonts w:ascii="Calibri" w:hAnsi="Calibri" w:cs="Calibri"/>
              </w:rPr>
            </w:pPr>
            <w:r w:rsidRPr="004F3B18">
              <w:rPr>
                <w:rFonts w:ascii="Calibri" w:hAnsi="Calibri" w:cs="Calibri"/>
              </w:rPr>
              <w:t>1.45</w:t>
            </w:r>
          </w:p>
        </w:tc>
        <w:tc>
          <w:tcPr>
            <w:tcW w:w="671" w:type="dxa"/>
          </w:tcPr>
          <w:p w14:paraId="3F5EB0BB" w14:textId="2FC912F9" w:rsidR="00670777" w:rsidRPr="004F3B18" w:rsidRDefault="004A776E" w:rsidP="002477F7">
            <w:pPr>
              <w:jc w:val="center"/>
              <w:rPr>
                <w:rFonts w:ascii="Calibri" w:hAnsi="Calibri" w:cs="Calibri"/>
              </w:rPr>
            </w:pPr>
            <w:r w:rsidRPr="004F3B18">
              <w:rPr>
                <w:rFonts w:ascii="Calibri" w:hAnsi="Calibri" w:cs="Calibri"/>
              </w:rPr>
              <w:t>0.97</w:t>
            </w:r>
          </w:p>
        </w:tc>
        <w:tc>
          <w:tcPr>
            <w:tcW w:w="1285" w:type="dxa"/>
          </w:tcPr>
          <w:p w14:paraId="3A508356" w14:textId="032CC7E9" w:rsidR="00670777" w:rsidRPr="004F3B18" w:rsidRDefault="004A776E" w:rsidP="002477F7">
            <w:pPr>
              <w:jc w:val="center"/>
              <w:rPr>
                <w:rFonts w:ascii="Calibri" w:hAnsi="Calibri" w:cs="Calibri"/>
              </w:rPr>
            </w:pPr>
            <w:r w:rsidRPr="004F3B18">
              <w:rPr>
                <w:rFonts w:ascii="Calibri" w:hAnsi="Calibri" w:cs="Calibri"/>
              </w:rPr>
              <w:t>0.44</w:t>
            </w:r>
          </w:p>
        </w:tc>
        <w:tc>
          <w:tcPr>
            <w:tcW w:w="850" w:type="dxa"/>
          </w:tcPr>
          <w:p w14:paraId="2EAEC044" w14:textId="2CED67A0" w:rsidR="00670777" w:rsidRPr="004F3B18" w:rsidRDefault="004A776E" w:rsidP="002477F7">
            <w:pPr>
              <w:jc w:val="center"/>
              <w:rPr>
                <w:rFonts w:ascii="Calibri" w:hAnsi="Calibri" w:cs="Calibri"/>
              </w:rPr>
            </w:pPr>
            <w:r w:rsidRPr="004F3B18">
              <w:rPr>
                <w:rFonts w:ascii="Calibri" w:hAnsi="Calibri" w:cs="Calibri"/>
              </w:rPr>
              <w:t>1.51</w:t>
            </w:r>
          </w:p>
        </w:tc>
        <w:tc>
          <w:tcPr>
            <w:tcW w:w="993" w:type="dxa"/>
          </w:tcPr>
          <w:p w14:paraId="0112AB60" w14:textId="03555454" w:rsidR="00670777" w:rsidRPr="004F3B18" w:rsidRDefault="004A776E" w:rsidP="002477F7">
            <w:pPr>
              <w:jc w:val="center"/>
              <w:rPr>
                <w:rFonts w:ascii="Calibri" w:hAnsi="Calibri" w:cs="Calibri"/>
              </w:rPr>
            </w:pPr>
            <w:r w:rsidRPr="004F3B18">
              <w:rPr>
                <w:rFonts w:ascii="Calibri" w:hAnsi="Calibri" w:cs="Calibri"/>
              </w:rPr>
              <w:t>-0.13</w:t>
            </w:r>
          </w:p>
        </w:tc>
        <w:tc>
          <w:tcPr>
            <w:tcW w:w="850" w:type="dxa"/>
          </w:tcPr>
          <w:p w14:paraId="7DB5B648" w14:textId="105AA295" w:rsidR="00670777" w:rsidRPr="004F3B18" w:rsidRDefault="004A776E" w:rsidP="002477F7">
            <w:pPr>
              <w:jc w:val="center"/>
              <w:rPr>
                <w:rFonts w:ascii="Calibri" w:hAnsi="Calibri" w:cs="Calibri"/>
              </w:rPr>
            </w:pPr>
            <w:r w:rsidRPr="004F3B18">
              <w:rPr>
                <w:rFonts w:ascii="Calibri" w:hAnsi="Calibri" w:cs="Calibri"/>
              </w:rPr>
              <w:t>3.01</w:t>
            </w:r>
          </w:p>
        </w:tc>
        <w:tc>
          <w:tcPr>
            <w:tcW w:w="941" w:type="dxa"/>
          </w:tcPr>
          <w:p w14:paraId="6F843C88" w14:textId="1E2CF5AD" w:rsidR="00670777" w:rsidRPr="004F3B18" w:rsidRDefault="004A776E" w:rsidP="002477F7">
            <w:pPr>
              <w:jc w:val="center"/>
              <w:rPr>
                <w:rFonts w:ascii="Calibri" w:hAnsi="Calibri" w:cs="Calibri"/>
              </w:rPr>
            </w:pPr>
            <w:r w:rsidRPr="004F3B18">
              <w:rPr>
                <w:rFonts w:ascii="Calibri" w:hAnsi="Calibri" w:cs="Calibri"/>
              </w:rPr>
              <w:t>-4</w:t>
            </w:r>
            <w:r w:rsidR="00206658" w:rsidRPr="004F3B18">
              <w:rPr>
                <w:rFonts w:ascii="Calibri" w:hAnsi="Calibri" w:cs="Calibri"/>
              </w:rPr>
              <w:t>.56</w:t>
            </w:r>
          </w:p>
        </w:tc>
      </w:tr>
      <w:tr w:rsidR="008210AC" w:rsidRPr="004F3B18" w14:paraId="394DB2FF" w14:textId="18186536" w:rsidTr="00CD46C7">
        <w:tc>
          <w:tcPr>
            <w:tcW w:w="703" w:type="dxa"/>
            <w:vMerge/>
          </w:tcPr>
          <w:p w14:paraId="2F67207F" w14:textId="77777777" w:rsidR="00670777" w:rsidRPr="004F3B18" w:rsidRDefault="00670777" w:rsidP="002477F7">
            <w:pPr>
              <w:jc w:val="center"/>
              <w:rPr>
                <w:rFonts w:ascii="Calibri" w:hAnsi="Calibri" w:cs="Calibri"/>
              </w:rPr>
            </w:pPr>
          </w:p>
        </w:tc>
        <w:tc>
          <w:tcPr>
            <w:tcW w:w="1124" w:type="dxa"/>
            <w:vMerge/>
          </w:tcPr>
          <w:p w14:paraId="22567F6E" w14:textId="77777777" w:rsidR="00670777" w:rsidRPr="004F3B18" w:rsidRDefault="00670777" w:rsidP="002477F7">
            <w:pPr>
              <w:jc w:val="center"/>
              <w:rPr>
                <w:rFonts w:ascii="Calibri" w:hAnsi="Calibri" w:cs="Calibri"/>
              </w:rPr>
            </w:pPr>
          </w:p>
        </w:tc>
        <w:tc>
          <w:tcPr>
            <w:tcW w:w="851" w:type="dxa"/>
          </w:tcPr>
          <w:p w14:paraId="6B6369E3" w14:textId="77777777" w:rsidR="00670777" w:rsidRPr="004F3B18" w:rsidRDefault="00670777" w:rsidP="002477F7">
            <w:pPr>
              <w:jc w:val="center"/>
              <w:rPr>
                <w:rFonts w:ascii="Calibri" w:hAnsi="Calibri" w:cs="Calibri"/>
              </w:rPr>
            </w:pPr>
            <w:r w:rsidRPr="004F3B18">
              <w:rPr>
                <w:rFonts w:ascii="Calibri" w:hAnsi="Calibri" w:cs="Calibri"/>
              </w:rPr>
              <w:t>150</w:t>
            </w:r>
          </w:p>
        </w:tc>
        <w:tc>
          <w:tcPr>
            <w:tcW w:w="753" w:type="dxa"/>
          </w:tcPr>
          <w:p w14:paraId="5FE21BE1" w14:textId="7E720262" w:rsidR="00670777" w:rsidRPr="004F3B18" w:rsidRDefault="00206658" w:rsidP="002477F7">
            <w:pPr>
              <w:jc w:val="center"/>
              <w:rPr>
                <w:rFonts w:ascii="Calibri" w:hAnsi="Calibri" w:cs="Calibri"/>
              </w:rPr>
            </w:pPr>
            <w:r w:rsidRPr="004F3B18">
              <w:rPr>
                <w:rFonts w:ascii="Calibri" w:hAnsi="Calibri" w:cs="Calibri"/>
              </w:rPr>
              <w:t>1.46</w:t>
            </w:r>
          </w:p>
        </w:tc>
        <w:tc>
          <w:tcPr>
            <w:tcW w:w="671" w:type="dxa"/>
          </w:tcPr>
          <w:p w14:paraId="00546EAB" w14:textId="420C01CA" w:rsidR="00670777" w:rsidRPr="004F3B18" w:rsidRDefault="00206658" w:rsidP="002477F7">
            <w:pPr>
              <w:jc w:val="center"/>
              <w:rPr>
                <w:rFonts w:ascii="Calibri" w:hAnsi="Calibri" w:cs="Calibri"/>
              </w:rPr>
            </w:pPr>
            <w:r w:rsidRPr="004F3B18">
              <w:rPr>
                <w:rFonts w:ascii="Calibri" w:hAnsi="Calibri" w:cs="Calibri"/>
              </w:rPr>
              <w:t>0.97</w:t>
            </w:r>
          </w:p>
        </w:tc>
        <w:tc>
          <w:tcPr>
            <w:tcW w:w="1285" w:type="dxa"/>
          </w:tcPr>
          <w:p w14:paraId="6109A387" w14:textId="5559607F" w:rsidR="00670777" w:rsidRPr="004F3B18" w:rsidRDefault="00340234" w:rsidP="002477F7">
            <w:pPr>
              <w:jc w:val="center"/>
              <w:rPr>
                <w:rFonts w:ascii="Calibri" w:hAnsi="Calibri" w:cs="Calibri"/>
              </w:rPr>
            </w:pPr>
            <w:r w:rsidRPr="004F3B18">
              <w:rPr>
                <w:rFonts w:ascii="Calibri" w:hAnsi="Calibri" w:cs="Calibri"/>
              </w:rPr>
              <w:t>0.78</w:t>
            </w:r>
          </w:p>
        </w:tc>
        <w:tc>
          <w:tcPr>
            <w:tcW w:w="850" w:type="dxa"/>
          </w:tcPr>
          <w:p w14:paraId="42264720" w14:textId="64DDFD34" w:rsidR="00670777" w:rsidRPr="004F3B18" w:rsidRDefault="00340234" w:rsidP="002477F7">
            <w:pPr>
              <w:jc w:val="center"/>
              <w:rPr>
                <w:rFonts w:ascii="Calibri" w:hAnsi="Calibri" w:cs="Calibri"/>
              </w:rPr>
            </w:pPr>
            <w:r w:rsidRPr="004F3B18">
              <w:rPr>
                <w:rFonts w:ascii="Calibri" w:hAnsi="Calibri" w:cs="Calibri"/>
              </w:rPr>
              <w:t>1.82</w:t>
            </w:r>
          </w:p>
        </w:tc>
        <w:tc>
          <w:tcPr>
            <w:tcW w:w="993" w:type="dxa"/>
          </w:tcPr>
          <w:p w14:paraId="51836886" w14:textId="39C5B8FF" w:rsidR="00670777" w:rsidRPr="004F3B18" w:rsidRDefault="00340234" w:rsidP="002477F7">
            <w:pPr>
              <w:jc w:val="center"/>
              <w:rPr>
                <w:rFonts w:ascii="Calibri" w:hAnsi="Calibri" w:cs="Calibri"/>
              </w:rPr>
            </w:pPr>
            <w:r w:rsidRPr="004F3B18">
              <w:rPr>
                <w:rFonts w:ascii="Calibri" w:hAnsi="Calibri" w:cs="Calibri"/>
              </w:rPr>
              <w:t>-0.78</w:t>
            </w:r>
          </w:p>
        </w:tc>
        <w:tc>
          <w:tcPr>
            <w:tcW w:w="850" w:type="dxa"/>
          </w:tcPr>
          <w:p w14:paraId="59AAF25B" w14:textId="767FA860" w:rsidR="00670777" w:rsidRPr="004F3B18" w:rsidRDefault="00340234" w:rsidP="002477F7">
            <w:pPr>
              <w:jc w:val="center"/>
              <w:rPr>
                <w:rFonts w:ascii="Calibri" w:hAnsi="Calibri" w:cs="Calibri"/>
              </w:rPr>
            </w:pPr>
            <w:r w:rsidRPr="004F3B18">
              <w:rPr>
                <w:rFonts w:ascii="Calibri" w:hAnsi="Calibri" w:cs="Calibri"/>
              </w:rPr>
              <w:t>1.48</w:t>
            </w:r>
          </w:p>
        </w:tc>
        <w:tc>
          <w:tcPr>
            <w:tcW w:w="941" w:type="dxa"/>
          </w:tcPr>
          <w:p w14:paraId="7AEF763F" w14:textId="6A5DFDE0" w:rsidR="00670777" w:rsidRPr="004F3B18" w:rsidRDefault="00340234" w:rsidP="002477F7">
            <w:pPr>
              <w:jc w:val="center"/>
              <w:rPr>
                <w:rFonts w:ascii="Calibri" w:hAnsi="Calibri" w:cs="Calibri"/>
              </w:rPr>
            </w:pPr>
            <w:r w:rsidRPr="004F3B18">
              <w:rPr>
                <w:rFonts w:ascii="Calibri" w:hAnsi="Calibri" w:cs="Calibri"/>
              </w:rPr>
              <w:t>-0.55</w:t>
            </w:r>
          </w:p>
        </w:tc>
      </w:tr>
      <w:tr w:rsidR="008210AC" w:rsidRPr="004F3B18" w14:paraId="329DE799" w14:textId="3C54F841" w:rsidTr="00CD46C7">
        <w:tc>
          <w:tcPr>
            <w:tcW w:w="703" w:type="dxa"/>
            <w:vMerge/>
          </w:tcPr>
          <w:p w14:paraId="74D8C410" w14:textId="77777777" w:rsidR="00670777" w:rsidRPr="004F3B18" w:rsidRDefault="00670777" w:rsidP="002477F7">
            <w:pPr>
              <w:jc w:val="center"/>
              <w:rPr>
                <w:rFonts w:ascii="Calibri" w:hAnsi="Calibri" w:cs="Calibri"/>
              </w:rPr>
            </w:pPr>
          </w:p>
        </w:tc>
        <w:tc>
          <w:tcPr>
            <w:tcW w:w="1124" w:type="dxa"/>
            <w:vMerge w:val="restart"/>
          </w:tcPr>
          <w:p w14:paraId="3AE69B70" w14:textId="77777777" w:rsidR="00670777" w:rsidRPr="004F3B18" w:rsidRDefault="00670777" w:rsidP="002477F7">
            <w:pPr>
              <w:jc w:val="center"/>
              <w:rPr>
                <w:rFonts w:ascii="Calibri" w:hAnsi="Calibri" w:cs="Calibri"/>
              </w:rPr>
            </w:pPr>
            <w:r w:rsidRPr="004F3B18">
              <w:rPr>
                <w:rFonts w:ascii="Calibri" w:hAnsi="Calibri" w:cs="Calibri"/>
              </w:rPr>
              <w:t>50</w:t>
            </w:r>
          </w:p>
        </w:tc>
        <w:tc>
          <w:tcPr>
            <w:tcW w:w="851" w:type="dxa"/>
          </w:tcPr>
          <w:p w14:paraId="3BE5FAD1" w14:textId="77777777" w:rsidR="00670777" w:rsidRPr="004F3B18" w:rsidRDefault="00670777" w:rsidP="002477F7">
            <w:pPr>
              <w:jc w:val="center"/>
              <w:rPr>
                <w:rFonts w:ascii="Calibri" w:hAnsi="Calibri" w:cs="Calibri"/>
              </w:rPr>
            </w:pPr>
            <w:r w:rsidRPr="004F3B18">
              <w:rPr>
                <w:rFonts w:ascii="Calibri" w:hAnsi="Calibri" w:cs="Calibri"/>
              </w:rPr>
              <w:t>20</w:t>
            </w:r>
          </w:p>
        </w:tc>
        <w:tc>
          <w:tcPr>
            <w:tcW w:w="753" w:type="dxa"/>
          </w:tcPr>
          <w:p w14:paraId="00D409AF" w14:textId="2FD778AD" w:rsidR="00670777" w:rsidRPr="004F3B18" w:rsidRDefault="00BE6040" w:rsidP="002477F7">
            <w:pPr>
              <w:jc w:val="center"/>
              <w:rPr>
                <w:rFonts w:ascii="Calibri" w:hAnsi="Calibri" w:cs="Calibri"/>
              </w:rPr>
            </w:pPr>
            <w:r w:rsidRPr="004F3B18">
              <w:rPr>
                <w:rFonts w:ascii="Calibri" w:hAnsi="Calibri" w:cs="Calibri"/>
              </w:rPr>
              <w:t>2.78</w:t>
            </w:r>
          </w:p>
        </w:tc>
        <w:tc>
          <w:tcPr>
            <w:tcW w:w="671" w:type="dxa"/>
          </w:tcPr>
          <w:p w14:paraId="6184254F" w14:textId="240BA8FC" w:rsidR="00670777" w:rsidRPr="004F3B18" w:rsidRDefault="00BE6040" w:rsidP="002477F7">
            <w:pPr>
              <w:jc w:val="center"/>
              <w:rPr>
                <w:rFonts w:ascii="Calibri" w:hAnsi="Calibri" w:cs="Calibri"/>
              </w:rPr>
            </w:pPr>
            <w:r w:rsidRPr="004F3B18">
              <w:rPr>
                <w:rFonts w:ascii="Calibri" w:hAnsi="Calibri" w:cs="Calibri"/>
              </w:rPr>
              <w:t>0.87</w:t>
            </w:r>
          </w:p>
        </w:tc>
        <w:tc>
          <w:tcPr>
            <w:tcW w:w="1285" w:type="dxa"/>
          </w:tcPr>
          <w:p w14:paraId="74E154E4" w14:textId="5CC5F4C5" w:rsidR="00670777" w:rsidRPr="004F3B18" w:rsidRDefault="00BE6040" w:rsidP="002477F7">
            <w:pPr>
              <w:jc w:val="center"/>
              <w:rPr>
                <w:rFonts w:ascii="Calibri" w:hAnsi="Calibri" w:cs="Calibri"/>
              </w:rPr>
            </w:pPr>
            <w:r w:rsidRPr="004F3B18">
              <w:rPr>
                <w:rFonts w:ascii="Calibri" w:hAnsi="Calibri" w:cs="Calibri"/>
              </w:rPr>
              <w:t>1.27</w:t>
            </w:r>
          </w:p>
        </w:tc>
        <w:tc>
          <w:tcPr>
            <w:tcW w:w="850" w:type="dxa"/>
          </w:tcPr>
          <w:p w14:paraId="25984462" w14:textId="5D463430" w:rsidR="00670777" w:rsidRPr="004F3B18" w:rsidRDefault="00BE6040" w:rsidP="002477F7">
            <w:pPr>
              <w:jc w:val="center"/>
              <w:rPr>
                <w:rFonts w:ascii="Calibri" w:hAnsi="Calibri" w:cs="Calibri"/>
              </w:rPr>
            </w:pPr>
            <w:r w:rsidRPr="004F3B18">
              <w:rPr>
                <w:rFonts w:ascii="Calibri" w:hAnsi="Calibri" w:cs="Calibri"/>
              </w:rPr>
              <w:t>3.85</w:t>
            </w:r>
          </w:p>
        </w:tc>
        <w:tc>
          <w:tcPr>
            <w:tcW w:w="993" w:type="dxa"/>
          </w:tcPr>
          <w:p w14:paraId="5D842C21" w14:textId="6716F594" w:rsidR="00670777" w:rsidRPr="004F3B18" w:rsidRDefault="00BE6040" w:rsidP="002477F7">
            <w:pPr>
              <w:jc w:val="center"/>
              <w:rPr>
                <w:rFonts w:ascii="Calibri" w:hAnsi="Calibri" w:cs="Calibri"/>
              </w:rPr>
            </w:pPr>
            <w:r w:rsidRPr="004F3B18">
              <w:rPr>
                <w:rFonts w:ascii="Calibri" w:hAnsi="Calibri" w:cs="Calibri"/>
              </w:rPr>
              <w:t>-7.4</w:t>
            </w:r>
          </w:p>
        </w:tc>
        <w:tc>
          <w:tcPr>
            <w:tcW w:w="850" w:type="dxa"/>
          </w:tcPr>
          <w:p w14:paraId="15427F1C" w14:textId="46B9B1D0" w:rsidR="00670777" w:rsidRPr="004F3B18" w:rsidRDefault="00BE6040" w:rsidP="002477F7">
            <w:pPr>
              <w:jc w:val="center"/>
              <w:rPr>
                <w:rFonts w:ascii="Calibri" w:hAnsi="Calibri" w:cs="Calibri"/>
              </w:rPr>
            </w:pPr>
            <w:r w:rsidRPr="004F3B18">
              <w:rPr>
                <w:rFonts w:ascii="Calibri" w:hAnsi="Calibri" w:cs="Calibri"/>
              </w:rPr>
              <w:t>7.7</w:t>
            </w:r>
          </w:p>
        </w:tc>
        <w:tc>
          <w:tcPr>
            <w:tcW w:w="941" w:type="dxa"/>
          </w:tcPr>
          <w:p w14:paraId="22C4A783" w14:textId="3F22A2BE" w:rsidR="00670777" w:rsidRPr="004F3B18" w:rsidRDefault="00BE6040" w:rsidP="002477F7">
            <w:pPr>
              <w:jc w:val="center"/>
              <w:rPr>
                <w:rFonts w:ascii="Calibri" w:hAnsi="Calibri" w:cs="Calibri"/>
              </w:rPr>
            </w:pPr>
            <w:r w:rsidRPr="004F3B18">
              <w:rPr>
                <w:rFonts w:ascii="Calibri" w:hAnsi="Calibri" w:cs="Calibri"/>
              </w:rPr>
              <w:t>-35.28</w:t>
            </w:r>
          </w:p>
        </w:tc>
      </w:tr>
      <w:tr w:rsidR="008210AC" w:rsidRPr="004F3B18" w14:paraId="3178054F" w14:textId="5C1A1372" w:rsidTr="00CD46C7">
        <w:tc>
          <w:tcPr>
            <w:tcW w:w="703" w:type="dxa"/>
            <w:vMerge/>
          </w:tcPr>
          <w:p w14:paraId="6ECAAADA" w14:textId="77777777" w:rsidR="00670777" w:rsidRPr="004F3B18" w:rsidRDefault="00670777" w:rsidP="002477F7">
            <w:pPr>
              <w:jc w:val="center"/>
              <w:rPr>
                <w:rFonts w:ascii="Calibri" w:hAnsi="Calibri" w:cs="Calibri"/>
              </w:rPr>
            </w:pPr>
          </w:p>
        </w:tc>
        <w:tc>
          <w:tcPr>
            <w:tcW w:w="1124" w:type="dxa"/>
            <w:vMerge/>
          </w:tcPr>
          <w:p w14:paraId="700957F7" w14:textId="77777777" w:rsidR="00670777" w:rsidRPr="004F3B18" w:rsidRDefault="00670777" w:rsidP="002477F7">
            <w:pPr>
              <w:jc w:val="center"/>
              <w:rPr>
                <w:rFonts w:ascii="Calibri" w:hAnsi="Calibri" w:cs="Calibri"/>
              </w:rPr>
            </w:pPr>
          </w:p>
        </w:tc>
        <w:tc>
          <w:tcPr>
            <w:tcW w:w="851" w:type="dxa"/>
          </w:tcPr>
          <w:p w14:paraId="318098CA" w14:textId="77777777" w:rsidR="00670777" w:rsidRPr="004F3B18" w:rsidRDefault="00670777" w:rsidP="002477F7">
            <w:pPr>
              <w:jc w:val="center"/>
              <w:rPr>
                <w:rFonts w:ascii="Calibri" w:hAnsi="Calibri" w:cs="Calibri"/>
              </w:rPr>
            </w:pPr>
            <w:r w:rsidRPr="004F3B18">
              <w:rPr>
                <w:rFonts w:ascii="Calibri" w:hAnsi="Calibri" w:cs="Calibri"/>
              </w:rPr>
              <w:t>50</w:t>
            </w:r>
          </w:p>
        </w:tc>
        <w:tc>
          <w:tcPr>
            <w:tcW w:w="753" w:type="dxa"/>
          </w:tcPr>
          <w:p w14:paraId="2D72532D" w14:textId="19A830C4" w:rsidR="00670777" w:rsidRPr="004F3B18" w:rsidRDefault="007D2824" w:rsidP="002477F7">
            <w:pPr>
              <w:jc w:val="center"/>
              <w:rPr>
                <w:rFonts w:ascii="Calibri" w:hAnsi="Calibri" w:cs="Calibri"/>
              </w:rPr>
            </w:pPr>
            <w:r w:rsidRPr="004F3B18">
              <w:rPr>
                <w:rFonts w:ascii="Calibri" w:hAnsi="Calibri" w:cs="Calibri"/>
              </w:rPr>
              <w:t>1.91</w:t>
            </w:r>
          </w:p>
        </w:tc>
        <w:tc>
          <w:tcPr>
            <w:tcW w:w="671" w:type="dxa"/>
          </w:tcPr>
          <w:p w14:paraId="15EDBE5E" w14:textId="7185A99B" w:rsidR="00670777" w:rsidRPr="004F3B18" w:rsidRDefault="007D2824" w:rsidP="002477F7">
            <w:pPr>
              <w:jc w:val="center"/>
              <w:rPr>
                <w:rFonts w:ascii="Calibri" w:hAnsi="Calibri" w:cs="Calibri"/>
              </w:rPr>
            </w:pPr>
            <w:r w:rsidRPr="004F3B18">
              <w:rPr>
                <w:rFonts w:ascii="Calibri" w:hAnsi="Calibri" w:cs="Calibri"/>
              </w:rPr>
              <w:t>0.94</w:t>
            </w:r>
          </w:p>
        </w:tc>
        <w:tc>
          <w:tcPr>
            <w:tcW w:w="1285" w:type="dxa"/>
          </w:tcPr>
          <w:p w14:paraId="5D96B81F" w14:textId="39A2D93D" w:rsidR="00670777" w:rsidRPr="004F3B18" w:rsidRDefault="00AE7C34" w:rsidP="002477F7">
            <w:pPr>
              <w:jc w:val="center"/>
              <w:rPr>
                <w:rFonts w:ascii="Calibri" w:hAnsi="Calibri" w:cs="Calibri"/>
              </w:rPr>
            </w:pPr>
            <w:r w:rsidRPr="004F3B18">
              <w:rPr>
                <w:rFonts w:ascii="Calibri" w:hAnsi="Calibri" w:cs="Calibri"/>
              </w:rPr>
              <w:t>0.37</w:t>
            </w:r>
          </w:p>
        </w:tc>
        <w:tc>
          <w:tcPr>
            <w:tcW w:w="850" w:type="dxa"/>
          </w:tcPr>
          <w:p w14:paraId="5CACC788" w14:textId="7E75D9BB" w:rsidR="00670777" w:rsidRPr="004F3B18" w:rsidRDefault="00AE7C34" w:rsidP="002477F7">
            <w:pPr>
              <w:jc w:val="center"/>
              <w:rPr>
                <w:rFonts w:ascii="Calibri" w:hAnsi="Calibri" w:cs="Calibri"/>
              </w:rPr>
            </w:pPr>
            <w:r w:rsidRPr="004F3B18">
              <w:rPr>
                <w:rFonts w:ascii="Calibri" w:hAnsi="Calibri" w:cs="Calibri"/>
              </w:rPr>
              <w:t>1.71</w:t>
            </w:r>
          </w:p>
        </w:tc>
        <w:tc>
          <w:tcPr>
            <w:tcW w:w="993" w:type="dxa"/>
          </w:tcPr>
          <w:p w14:paraId="6B6F8CC3" w14:textId="266D85B9" w:rsidR="00670777" w:rsidRPr="004F3B18" w:rsidRDefault="00AE7C34" w:rsidP="002477F7">
            <w:pPr>
              <w:jc w:val="center"/>
              <w:rPr>
                <w:rFonts w:ascii="Calibri" w:hAnsi="Calibri" w:cs="Calibri"/>
              </w:rPr>
            </w:pPr>
            <w:r w:rsidRPr="004F3B18">
              <w:rPr>
                <w:rFonts w:ascii="Calibri" w:hAnsi="Calibri" w:cs="Calibri"/>
              </w:rPr>
              <w:t>-0.7</w:t>
            </w:r>
          </w:p>
        </w:tc>
        <w:tc>
          <w:tcPr>
            <w:tcW w:w="850" w:type="dxa"/>
          </w:tcPr>
          <w:p w14:paraId="42A7F90A" w14:textId="216A0533" w:rsidR="00670777" w:rsidRPr="004F3B18" w:rsidRDefault="00AE7C34" w:rsidP="002477F7">
            <w:pPr>
              <w:jc w:val="center"/>
              <w:rPr>
                <w:rFonts w:ascii="Calibri" w:hAnsi="Calibri" w:cs="Calibri"/>
              </w:rPr>
            </w:pPr>
            <w:r w:rsidRPr="004F3B18">
              <w:rPr>
                <w:rFonts w:ascii="Calibri" w:hAnsi="Calibri" w:cs="Calibri"/>
              </w:rPr>
              <w:t>4.12</w:t>
            </w:r>
          </w:p>
        </w:tc>
        <w:tc>
          <w:tcPr>
            <w:tcW w:w="941" w:type="dxa"/>
          </w:tcPr>
          <w:p w14:paraId="6F68EB28" w14:textId="2A8808EF" w:rsidR="00670777" w:rsidRPr="004F3B18" w:rsidRDefault="00AE7C34" w:rsidP="002477F7">
            <w:pPr>
              <w:jc w:val="center"/>
              <w:rPr>
                <w:rFonts w:ascii="Calibri" w:hAnsi="Calibri" w:cs="Calibri"/>
              </w:rPr>
            </w:pPr>
            <w:r w:rsidRPr="004F3B18">
              <w:rPr>
                <w:rFonts w:ascii="Calibri" w:hAnsi="Calibri" w:cs="Calibri"/>
              </w:rPr>
              <w:t>-10.16</w:t>
            </w:r>
          </w:p>
        </w:tc>
      </w:tr>
      <w:tr w:rsidR="008210AC" w:rsidRPr="004F3B18" w14:paraId="50FF73B8" w14:textId="265D7B50" w:rsidTr="00CD46C7">
        <w:tc>
          <w:tcPr>
            <w:tcW w:w="703" w:type="dxa"/>
            <w:vMerge/>
          </w:tcPr>
          <w:p w14:paraId="647073E6" w14:textId="77777777" w:rsidR="00670777" w:rsidRPr="004F3B18" w:rsidRDefault="00670777" w:rsidP="002477F7">
            <w:pPr>
              <w:jc w:val="center"/>
              <w:rPr>
                <w:rFonts w:ascii="Calibri" w:hAnsi="Calibri" w:cs="Calibri"/>
              </w:rPr>
            </w:pPr>
          </w:p>
        </w:tc>
        <w:tc>
          <w:tcPr>
            <w:tcW w:w="1124" w:type="dxa"/>
            <w:vMerge/>
          </w:tcPr>
          <w:p w14:paraId="491B3457" w14:textId="77777777" w:rsidR="00670777" w:rsidRPr="004F3B18" w:rsidRDefault="00670777" w:rsidP="002477F7">
            <w:pPr>
              <w:jc w:val="center"/>
              <w:rPr>
                <w:rFonts w:ascii="Calibri" w:hAnsi="Calibri" w:cs="Calibri"/>
              </w:rPr>
            </w:pPr>
          </w:p>
        </w:tc>
        <w:tc>
          <w:tcPr>
            <w:tcW w:w="851" w:type="dxa"/>
          </w:tcPr>
          <w:p w14:paraId="33B3DC20" w14:textId="77777777" w:rsidR="00670777" w:rsidRPr="004F3B18" w:rsidRDefault="00670777" w:rsidP="002477F7">
            <w:pPr>
              <w:jc w:val="center"/>
              <w:rPr>
                <w:rFonts w:ascii="Calibri" w:hAnsi="Calibri" w:cs="Calibri"/>
              </w:rPr>
            </w:pPr>
            <w:r w:rsidRPr="004F3B18">
              <w:rPr>
                <w:rFonts w:ascii="Calibri" w:hAnsi="Calibri" w:cs="Calibri"/>
              </w:rPr>
              <w:t>100</w:t>
            </w:r>
          </w:p>
        </w:tc>
        <w:tc>
          <w:tcPr>
            <w:tcW w:w="753" w:type="dxa"/>
          </w:tcPr>
          <w:p w14:paraId="16108E65" w14:textId="5A207498" w:rsidR="00670777" w:rsidRPr="004F3B18" w:rsidRDefault="00656DA8" w:rsidP="002477F7">
            <w:pPr>
              <w:jc w:val="center"/>
              <w:rPr>
                <w:rFonts w:ascii="Calibri" w:hAnsi="Calibri" w:cs="Calibri"/>
              </w:rPr>
            </w:pPr>
            <w:r w:rsidRPr="004F3B18">
              <w:rPr>
                <w:rFonts w:ascii="Calibri" w:hAnsi="Calibri" w:cs="Calibri"/>
              </w:rPr>
              <w:t>1.52</w:t>
            </w:r>
          </w:p>
        </w:tc>
        <w:tc>
          <w:tcPr>
            <w:tcW w:w="671" w:type="dxa"/>
          </w:tcPr>
          <w:p w14:paraId="14337935" w14:textId="7A73101E" w:rsidR="00670777" w:rsidRPr="004F3B18" w:rsidRDefault="00656DA8" w:rsidP="002477F7">
            <w:pPr>
              <w:jc w:val="center"/>
              <w:rPr>
                <w:rFonts w:ascii="Calibri" w:hAnsi="Calibri" w:cs="Calibri"/>
              </w:rPr>
            </w:pPr>
            <w:r w:rsidRPr="004F3B18">
              <w:rPr>
                <w:rFonts w:ascii="Calibri" w:hAnsi="Calibri" w:cs="Calibri"/>
              </w:rPr>
              <w:t>0.97</w:t>
            </w:r>
          </w:p>
        </w:tc>
        <w:tc>
          <w:tcPr>
            <w:tcW w:w="1285" w:type="dxa"/>
          </w:tcPr>
          <w:p w14:paraId="5EF2A317" w14:textId="633C419B" w:rsidR="00670777" w:rsidRPr="004F3B18" w:rsidRDefault="00BA77D0" w:rsidP="002477F7">
            <w:pPr>
              <w:jc w:val="center"/>
              <w:rPr>
                <w:rFonts w:ascii="Calibri" w:hAnsi="Calibri" w:cs="Calibri"/>
              </w:rPr>
            </w:pPr>
            <w:r w:rsidRPr="004F3B18">
              <w:rPr>
                <w:rFonts w:ascii="Calibri" w:hAnsi="Calibri" w:cs="Calibri"/>
              </w:rPr>
              <w:t>0.94</w:t>
            </w:r>
          </w:p>
        </w:tc>
        <w:tc>
          <w:tcPr>
            <w:tcW w:w="850" w:type="dxa"/>
          </w:tcPr>
          <w:p w14:paraId="15BDA8CB" w14:textId="032B333F" w:rsidR="00670777" w:rsidRPr="004F3B18" w:rsidRDefault="00BA77D0" w:rsidP="002477F7">
            <w:pPr>
              <w:jc w:val="center"/>
              <w:rPr>
                <w:rFonts w:ascii="Calibri" w:hAnsi="Calibri" w:cs="Calibri"/>
              </w:rPr>
            </w:pPr>
            <w:r w:rsidRPr="004F3B18">
              <w:rPr>
                <w:rFonts w:ascii="Calibri" w:hAnsi="Calibri" w:cs="Calibri"/>
              </w:rPr>
              <w:t>3.13</w:t>
            </w:r>
          </w:p>
        </w:tc>
        <w:tc>
          <w:tcPr>
            <w:tcW w:w="993" w:type="dxa"/>
          </w:tcPr>
          <w:p w14:paraId="2801329D" w14:textId="7E55F60C" w:rsidR="00670777" w:rsidRPr="004F3B18" w:rsidRDefault="00BA77D0" w:rsidP="002477F7">
            <w:pPr>
              <w:jc w:val="center"/>
              <w:rPr>
                <w:rFonts w:ascii="Calibri" w:hAnsi="Calibri" w:cs="Calibri"/>
              </w:rPr>
            </w:pPr>
            <w:r w:rsidRPr="004F3B18">
              <w:rPr>
                <w:rFonts w:ascii="Calibri" w:hAnsi="Calibri" w:cs="Calibri"/>
              </w:rPr>
              <w:t>-3.56</w:t>
            </w:r>
          </w:p>
        </w:tc>
        <w:tc>
          <w:tcPr>
            <w:tcW w:w="850" w:type="dxa"/>
          </w:tcPr>
          <w:p w14:paraId="78DFE9EA" w14:textId="5969CFEF" w:rsidR="00670777" w:rsidRPr="004F3B18" w:rsidRDefault="00BA77D0" w:rsidP="002477F7">
            <w:pPr>
              <w:jc w:val="center"/>
              <w:rPr>
                <w:rFonts w:ascii="Calibri" w:hAnsi="Calibri" w:cs="Calibri"/>
              </w:rPr>
            </w:pPr>
            <w:r w:rsidRPr="004F3B18">
              <w:rPr>
                <w:rFonts w:ascii="Calibri" w:hAnsi="Calibri" w:cs="Calibri"/>
              </w:rPr>
              <w:t>4.13</w:t>
            </w:r>
          </w:p>
        </w:tc>
        <w:tc>
          <w:tcPr>
            <w:tcW w:w="941" w:type="dxa"/>
          </w:tcPr>
          <w:p w14:paraId="6B50829A" w14:textId="5F9248D1" w:rsidR="00670777" w:rsidRPr="004F3B18" w:rsidRDefault="00BA77D0" w:rsidP="002477F7">
            <w:pPr>
              <w:jc w:val="center"/>
              <w:rPr>
                <w:rFonts w:ascii="Calibri" w:hAnsi="Calibri" w:cs="Calibri"/>
              </w:rPr>
            </w:pPr>
            <w:r w:rsidRPr="004F3B18">
              <w:rPr>
                <w:rFonts w:ascii="Calibri" w:hAnsi="Calibri" w:cs="Calibri"/>
              </w:rPr>
              <w:t>-8.69</w:t>
            </w:r>
          </w:p>
        </w:tc>
      </w:tr>
      <w:tr w:rsidR="008210AC" w:rsidRPr="004F3B18" w14:paraId="024D9325" w14:textId="77A947EE" w:rsidTr="00CD46C7">
        <w:tc>
          <w:tcPr>
            <w:tcW w:w="703" w:type="dxa"/>
            <w:vMerge/>
          </w:tcPr>
          <w:p w14:paraId="73074D01" w14:textId="77777777" w:rsidR="00670777" w:rsidRPr="004F3B18" w:rsidRDefault="00670777" w:rsidP="002477F7">
            <w:pPr>
              <w:jc w:val="center"/>
              <w:rPr>
                <w:rFonts w:ascii="Calibri" w:hAnsi="Calibri" w:cs="Calibri"/>
              </w:rPr>
            </w:pPr>
          </w:p>
        </w:tc>
        <w:tc>
          <w:tcPr>
            <w:tcW w:w="1124" w:type="dxa"/>
            <w:vMerge/>
          </w:tcPr>
          <w:p w14:paraId="7A222688" w14:textId="77777777" w:rsidR="00670777" w:rsidRPr="004F3B18" w:rsidRDefault="00670777" w:rsidP="002477F7">
            <w:pPr>
              <w:jc w:val="center"/>
              <w:rPr>
                <w:rFonts w:ascii="Calibri" w:hAnsi="Calibri" w:cs="Calibri"/>
              </w:rPr>
            </w:pPr>
          </w:p>
        </w:tc>
        <w:tc>
          <w:tcPr>
            <w:tcW w:w="851" w:type="dxa"/>
          </w:tcPr>
          <w:p w14:paraId="0B2D2353" w14:textId="77777777" w:rsidR="00670777" w:rsidRPr="004F3B18" w:rsidRDefault="00670777" w:rsidP="002477F7">
            <w:pPr>
              <w:jc w:val="center"/>
              <w:rPr>
                <w:rFonts w:ascii="Calibri" w:hAnsi="Calibri" w:cs="Calibri"/>
              </w:rPr>
            </w:pPr>
            <w:r w:rsidRPr="004F3B18">
              <w:rPr>
                <w:rFonts w:ascii="Calibri" w:hAnsi="Calibri" w:cs="Calibri"/>
              </w:rPr>
              <w:t>150</w:t>
            </w:r>
          </w:p>
        </w:tc>
        <w:tc>
          <w:tcPr>
            <w:tcW w:w="753" w:type="dxa"/>
          </w:tcPr>
          <w:p w14:paraId="5DB0DAA0" w14:textId="2033BB66" w:rsidR="00670777" w:rsidRPr="004F3B18" w:rsidRDefault="003C1BB7" w:rsidP="002477F7">
            <w:pPr>
              <w:jc w:val="center"/>
              <w:rPr>
                <w:rFonts w:ascii="Calibri" w:hAnsi="Calibri" w:cs="Calibri"/>
              </w:rPr>
            </w:pPr>
            <w:r w:rsidRPr="004F3B18">
              <w:rPr>
                <w:rFonts w:ascii="Calibri" w:hAnsi="Calibri" w:cs="Calibri"/>
              </w:rPr>
              <w:t>1.62</w:t>
            </w:r>
          </w:p>
        </w:tc>
        <w:tc>
          <w:tcPr>
            <w:tcW w:w="671" w:type="dxa"/>
          </w:tcPr>
          <w:p w14:paraId="64C02428" w14:textId="7840E8FA" w:rsidR="00670777" w:rsidRPr="004F3B18" w:rsidRDefault="003C1BB7" w:rsidP="002477F7">
            <w:pPr>
              <w:jc w:val="center"/>
              <w:rPr>
                <w:rFonts w:ascii="Calibri" w:hAnsi="Calibri" w:cs="Calibri"/>
              </w:rPr>
            </w:pPr>
            <w:r w:rsidRPr="004F3B18">
              <w:rPr>
                <w:rFonts w:ascii="Calibri" w:hAnsi="Calibri" w:cs="Calibri"/>
              </w:rPr>
              <w:t>0.96</w:t>
            </w:r>
          </w:p>
        </w:tc>
        <w:tc>
          <w:tcPr>
            <w:tcW w:w="1285" w:type="dxa"/>
          </w:tcPr>
          <w:p w14:paraId="51C534AF" w14:textId="7453D9C4" w:rsidR="00670777" w:rsidRPr="004F3B18" w:rsidRDefault="003C1BB7" w:rsidP="002477F7">
            <w:pPr>
              <w:jc w:val="center"/>
              <w:rPr>
                <w:rFonts w:ascii="Calibri" w:hAnsi="Calibri" w:cs="Calibri"/>
              </w:rPr>
            </w:pPr>
            <w:r w:rsidRPr="004F3B18">
              <w:rPr>
                <w:rFonts w:ascii="Calibri" w:hAnsi="Calibri" w:cs="Calibri"/>
              </w:rPr>
              <w:t>1.07</w:t>
            </w:r>
          </w:p>
        </w:tc>
        <w:tc>
          <w:tcPr>
            <w:tcW w:w="850" w:type="dxa"/>
          </w:tcPr>
          <w:p w14:paraId="3A381249" w14:textId="7E7E83D0" w:rsidR="00670777" w:rsidRPr="004F3B18" w:rsidRDefault="00D762D4" w:rsidP="002477F7">
            <w:pPr>
              <w:jc w:val="center"/>
              <w:rPr>
                <w:rFonts w:ascii="Calibri" w:hAnsi="Calibri" w:cs="Calibri"/>
              </w:rPr>
            </w:pPr>
            <w:r w:rsidRPr="004F3B18">
              <w:rPr>
                <w:rFonts w:ascii="Calibri" w:hAnsi="Calibri" w:cs="Calibri"/>
              </w:rPr>
              <w:t>4.99</w:t>
            </w:r>
          </w:p>
        </w:tc>
        <w:tc>
          <w:tcPr>
            <w:tcW w:w="993" w:type="dxa"/>
          </w:tcPr>
          <w:p w14:paraId="142248BF" w14:textId="19443435" w:rsidR="00670777" w:rsidRPr="004F3B18" w:rsidRDefault="00D762D4" w:rsidP="002477F7">
            <w:pPr>
              <w:jc w:val="center"/>
              <w:rPr>
                <w:rFonts w:ascii="Calibri" w:hAnsi="Calibri" w:cs="Calibri"/>
              </w:rPr>
            </w:pPr>
            <w:r w:rsidRPr="004F3B18">
              <w:rPr>
                <w:rFonts w:ascii="Calibri" w:hAnsi="Calibri" w:cs="Calibri"/>
              </w:rPr>
              <w:t>-11.38</w:t>
            </w:r>
          </w:p>
        </w:tc>
        <w:tc>
          <w:tcPr>
            <w:tcW w:w="850" w:type="dxa"/>
          </w:tcPr>
          <w:p w14:paraId="180F29F6" w14:textId="4349B6D0" w:rsidR="00670777" w:rsidRPr="004F3B18" w:rsidRDefault="00D762D4" w:rsidP="002477F7">
            <w:pPr>
              <w:jc w:val="center"/>
              <w:rPr>
                <w:rFonts w:ascii="Calibri" w:hAnsi="Calibri" w:cs="Calibri"/>
              </w:rPr>
            </w:pPr>
            <w:r w:rsidRPr="004F3B18">
              <w:rPr>
                <w:rFonts w:ascii="Calibri" w:hAnsi="Calibri" w:cs="Calibri"/>
              </w:rPr>
              <w:t>14.39</w:t>
            </w:r>
          </w:p>
        </w:tc>
        <w:tc>
          <w:tcPr>
            <w:tcW w:w="941" w:type="dxa"/>
          </w:tcPr>
          <w:p w14:paraId="343960D6" w14:textId="19215A25" w:rsidR="00670777" w:rsidRPr="004F3B18" w:rsidRDefault="00D762D4" w:rsidP="002477F7">
            <w:pPr>
              <w:jc w:val="center"/>
              <w:rPr>
                <w:rFonts w:ascii="Calibri" w:hAnsi="Calibri" w:cs="Calibri"/>
              </w:rPr>
            </w:pPr>
            <w:r w:rsidRPr="004F3B18">
              <w:rPr>
                <w:rFonts w:ascii="Calibri" w:hAnsi="Calibri" w:cs="Calibri"/>
              </w:rPr>
              <w:t>-181.17</w:t>
            </w:r>
          </w:p>
        </w:tc>
      </w:tr>
    </w:tbl>
    <w:p w14:paraId="61F09E7C" w14:textId="77777777" w:rsidR="002378DD" w:rsidRPr="004F3B18" w:rsidRDefault="002378DD" w:rsidP="00414045">
      <w:pPr>
        <w:rPr>
          <w:rFonts w:ascii="Calibri" w:hAnsi="Calibri" w:cs="Calibri"/>
        </w:rPr>
      </w:pPr>
    </w:p>
    <w:p w14:paraId="3DA59AEA" w14:textId="2126C3AE" w:rsidR="00006989" w:rsidRPr="004F3B18" w:rsidRDefault="00006989" w:rsidP="00006989">
      <w:pPr>
        <w:pStyle w:val="Caption"/>
        <w:keepNext/>
        <w:rPr>
          <w:rFonts w:ascii="Calibri" w:hAnsi="Calibri" w:cs="Calibri"/>
        </w:rPr>
      </w:pPr>
      <w:bookmarkStart w:id="101" w:name="_Toc165500128"/>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6</w:t>
      </w:r>
      <w:r w:rsidRPr="004F3B18">
        <w:rPr>
          <w:rFonts w:ascii="Calibri" w:hAnsi="Calibri" w:cs="Calibri"/>
        </w:rPr>
        <w:fldChar w:fldCharType="end"/>
      </w:r>
      <w:r w:rsidRPr="004F3B18">
        <w:rPr>
          <w:rFonts w:ascii="Calibri" w:hAnsi="Calibri" w:cs="Calibri"/>
        </w:rPr>
        <w:t>: Model-1 Metrics of SHEL With StandardScaler</w:t>
      </w:r>
      <w:bookmarkEnd w:id="101"/>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851"/>
        <w:gridCol w:w="992"/>
        <w:gridCol w:w="941"/>
      </w:tblGrid>
      <w:tr w:rsidR="002378DD" w:rsidRPr="004F3B18" w14:paraId="583150C4" w14:textId="77777777" w:rsidTr="00CE0E26">
        <w:tc>
          <w:tcPr>
            <w:tcW w:w="2674" w:type="dxa"/>
            <w:gridSpan w:val="3"/>
          </w:tcPr>
          <w:p w14:paraId="78152507" w14:textId="77777777" w:rsidR="002378DD" w:rsidRPr="004F3B18" w:rsidRDefault="002378DD" w:rsidP="002378DD">
            <w:pPr>
              <w:jc w:val="center"/>
              <w:rPr>
                <w:rFonts w:ascii="Calibri" w:hAnsi="Calibri" w:cs="Calibri"/>
              </w:rPr>
            </w:pPr>
          </w:p>
        </w:tc>
        <w:tc>
          <w:tcPr>
            <w:tcW w:w="1424" w:type="dxa"/>
            <w:gridSpan w:val="2"/>
          </w:tcPr>
          <w:p w14:paraId="5E3A6757" w14:textId="17B0E03B" w:rsidR="002378DD" w:rsidRPr="004F3B18" w:rsidRDefault="002378DD" w:rsidP="002378DD">
            <w:pPr>
              <w:jc w:val="center"/>
              <w:rPr>
                <w:rFonts w:ascii="Calibri" w:hAnsi="Calibri" w:cs="Calibri"/>
              </w:rPr>
            </w:pPr>
            <w:r w:rsidRPr="004F3B18">
              <w:rPr>
                <w:rFonts w:ascii="Calibri" w:hAnsi="Calibri" w:cs="Calibri"/>
              </w:rPr>
              <w:t>Test metrics</w:t>
            </w:r>
          </w:p>
        </w:tc>
        <w:tc>
          <w:tcPr>
            <w:tcW w:w="1285" w:type="dxa"/>
          </w:tcPr>
          <w:p w14:paraId="019B60BB" w14:textId="77D50F3D" w:rsidR="002378DD" w:rsidRPr="004F3B18" w:rsidRDefault="002378DD" w:rsidP="002378DD">
            <w:pPr>
              <w:jc w:val="center"/>
              <w:rPr>
                <w:rFonts w:ascii="Calibri" w:hAnsi="Calibri" w:cs="Calibri"/>
              </w:rPr>
            </w:pPr>
            <w:r w:rsidRPr="004F3B18">
              <w:rPr>
                <w:rFonts w:ascii="Calibri" w:hAnsi="Calibri" w:cs="Calibri"/>
              </w:rPr>
              <w:t>1 day Forecast metrics</w:t>
            </w:r>
          </w:p>
        </w:tc>
        <w:tc>
          <w:tcPr>
            <w:tcW w:w="1701" w:type="dxa"/>
            <w:gridSpan w:val="2"/>
          </w:tcPr>
          <w:p w14:paraId="40DA9D88" w14:textId="4E38A3C6" w:rsidR="002378DD" w:rsidRPr="004F3B18" w:rsidRDefault="002378DD" w:rsidP="002378DD">
            <w:pPr>
              <w:jc w:val="center"/>
              <w:rPr>
                <w:rFonts w:ascii="Calibri" w:hAnsi="Calibri" w:cs="Calibri"/>
              </w:rPr>
            </w:pPr>
            <w:r w:rsidRPr="004F3B18">
              <w:rPr>
                <w:rFonts w:ascii="Calibri" w:hAnsi="Calibri" w:cs="Calibri"/>
              </w:rPr>
              <w:t>15 days Forecast metrics</w:t>
            </w:r>
          </w:p>
        </w:tc>
        <w:tc>
          <w:tcPr>
            <w:tcW w:w="1933" w:type="dxa"/>
            <w:gridSpan w:val="2"/>
          </w:tcPr>
          <w:p w14:paraId="1DDA3BB5" w14:textId="223AB6F4" w:rsidR="002378DD" w:rsidRPr="004F3B18" w:rsidRDefault="002378DD" w:rsidP="002378DD">
            <w:pPr>
              <w:jc w:val="center"/>
              <w:rPr>
                <w:rFonts w:ascii="Calibri" w:hAnsi="Calibri" w:cs="Calibri"/>
              </w:rPr>
            </w:pPr>
            <w:r w:rsidRPr="004F3B18">
              <w:rPr>
                <w:rFonts w:ascii="Calibri" w:hAnsi="Calibri" w:cs="Calibri"/>
              </w:rPr>
              <w:t>30 days Forecast metrics</w:t>
            </w:r>
          </w:p>
        </w:tc>
      </w:tr>
      <w:tr w:rsidR="002378DD" w:rsidRPr="004F3B18" w14:paraId="59AB1C3A" w14:textId="77777777" w:rsidTr="00CE0E26">
        <w:tc>
          <w:tcPr>
            <w:tcW w:w="699" w:type="dxa"/>
          </w:tcPr>
          <w:p w14:paraId="76F44A03" w14:textId="53097695" w:rsidR="002378DD" w:rsidRPr="004F3B18" w:rsidRDefault="002378DD" w:rsidP="002378DD">
            <w:pPr>
              <w:jc w:val="center"/>
              <w:rPr>
                <w:rFonts w:ascii="Calibri" w:hAnsi="Calibri" w:cs="Calibri"/>
              </w:rPr>
            </w:pPr>
            <w:r w:rsidRPr="004F3B18">
              <w:rPr>
                <w:rFonts w:ascii="Calibri" w:hAnsi="Calibri" w:cs="Calibri"/>
              </w:rPr>
              <w:t>Stock</w:t>
            </w:r>
          </w:p>
        </w:tc>
        <w:tc>
          <w:tcPr>
            <w:tcW w:w="1124" w:type="dxa"/>
          </w:tcPr>
          <w:p w14:paraId="14C85AFD" w14:textId="671387B2" w:rsidR="002378DD" w:rsidRPr="004F3B18" w:rsidRDefault="002378DD" w:rsidP="002378DD">
            <w:pPr>
              <w:jc w:val="center"/>
              <w:rPr>
                <w:rFonts w:ascii="Calibri" w:hAnsi="Calibri" w:cs="Calibri"/>
              </w:rPr>
            </w:pPr>
            <w:r w:rsidRPr="004F3B18">
              <w:rPr>
                <w:rFonts w:ascii="Calibri" w:hAnsi="Calibri" w:cs="Calibri"/>
              </w:rPr>
              <w:t>Look Back</w:t>
            </w:r>
          </w:p>
        </w:tc>
        <w:tc>
          <w:tcPr>
            <w:tcW w:w="851" w:type="dxa"/>
          </w:tcPr>
          <w:p w14:paraId="6557662A" w14:textId="6C92E32A" w:rsidR="002378DD" w:rsidRPr="004F3B18" w:rsidRDefault="002378DD" w:rsidP="002378DD">
            <w:pPr>
              <w:jc w:val="center"/>
              <w:rPr>
                <w:rFonts w:ascii="Calibri" w:hAnsi="Calibri" w:cs="Calibri"/>
              </w:rPr>
            </w:pPr>
            <w:r w:rsidRPr="004F3B18">
              <w:rPr>
                <w:rFonts w:ascii="Calibri" w:hAnsi="Calibri" w:cs="Calibri"/>
              </w:rPr>
              <w:t>Epochs</w:t>
            </w:r>
          </w:p>
        </w:tc>
        <w:tc>
          <w:tcPr>
            <w:tcW w:w="753" w:type="dxa"/>
          </w:tcPr>
          <w:p w14:paraId="64F73352" w14:textId="5B1A0707" w:rsidR="002378DD" w:rsidRPr="004F3B18" w:rsidRDefault="002378DD" w:rsidP="002378DD">
            <w:pPr>
              <w:jc w:val="center"/>
              <w:rPr>
                <w:rFonts w:ascii="Calibri" w:hAnsi="Calibri" w:cs="Calibri"/>
              </w:rPr>
            </w:pPr>
            <w:r w:rsidRPr="004F3B18">
              <w:rPr>
                <w:rFonts w:ascii="Calibri" w:hAnsi="Calibri" w:cs="Calibri"/>
              </w:rPr>
              <w:t>MAPE</w:t>
            </w:r>
          </w:p>
        </w:tc>
        <w:tc>
          <w:tcPr>
            <w:tcW w:w="671" w:type="dxa"/>
          </w:tcPr>
          <w:p w14:paraId="7A78B75D" w14:textId="79AC8E54" w:rsidR="002378DD" w:rsidRPr="004F3B18" w:rsidRDefault="002378DD" w:rsidP="002378DD">
            <w:pPr>
              <w:jc w:val="center"/>
              <w:rPr>
                <w:rFonts w:ascii="Calibri" w:hAnsi="Calibri" w:cs="Calibri"/>
              </w:rPr>
            </w:pPr>
            <w:r w:rsidRPr="004F3B18">
              <w:rPr>
                <w:rFonts w:ascii="Calibri" w:hAnsi="Calibri" w:cs="Calibri"/>
              </w:rPr>
              <w:t>R2</w:t>
            </w:r>
          </w:p>
        </w:tc>
        <w:tc>
          <w:tcPr>
            <w:tcW w:w="1285" w:type="dxa"/>
          </w:tcPr>
          <w:p w14:paraId="041F5E2E" w14:textId="7D3501D9" w:rsidR="002378DD" w:rsidRPr="004F3B18" w:rsidRDefault="002378DD" w:rsidP="002378DD">
            <w:pPr>
              <w:jc w:val="center"/>
              <w:rPr>
                <w:rFonts w:ascii="Calibri" w:hAnsi="Calibri" w:cs="Calibri"/>
              </w:rPr>
            </w:pPr>
            <w:r w:rsidRPr="004F3B18">
              <w:rPr>
                <w:rFonts w:ascii="Calibri" w:hAnsi="Calibri" w:cs="Calibri"/>
              </w:rPr>
              <w:t>Stock</w:t>
            </w:r>
          </w:p>
        </w:tc>
        <w:tc>
          <w:tcPr>
            <w:tcW w:w="850" w:type="dxa"/>
          </w:tcPr>
          <w:p w14:paraId="426CB3B2" w14:textId="6A01186A" w:rsidR="002378DD" w:rsidRPr="004F3B18" w:rsidRDefault="002378DD" w:rsidP="002378DD">
            <w:pPr>
              <w:jc w:val="center"/>
              <w:rPr>
                <w:rFonts w:ascii="Calibri" w:hAnsi="Calibri" w:cs="Calibri"/>
              </w:rPr>
            </w:pPr>
            <w:r w:rsidRPr="004F3B18">
              <w:rPr>
                <w:rFonts w:ascii="Calibri" w:hAnsi="Calibri" w:cs="Calibri"/>
              </w:rPr>
              <w:t>Look Back</w:t>
            </w:r>
          </w:p>
        </w:tc>
        <w:tc>
          <w:tcPr>
            <w:tcW w:w="851" w:type="dxa"/>
          </w:tcPr>
          <w:p w14:paraId="5F369B37" w14:textId="2BA9F920" w:rsidR="002378DD" w:rsidRPr="004F3B18" w:rsidRDefault="002378DD" w:rsidP="002378DD">
            <w:pPr>
              <w:jc w:val="center"/>
              <w:rPr>
                <w:rFonts w:ascii="Calibri" w:hAnsi="Calibri" w:cs="Calibri"/>
              </w:rPr>
            </w:pPr>
            <w:r w:rsidRPr="004F3B18">
              <w:rPr>
                <w:rFonts w:ascii="Calibri" w:hAnsi="Calibri" w:cs="Calibri"/>
              </w:rPr>
              <w:t>Epochs</w:t>
            </w:r>
          </w:p>
        </w:tc>
        <w:tc>
          <w:tcPr>
            <w:tcW w:w="992" w:type="dxa"/>
          </w:tcPr>
          <w:p w14:paraId="4CED67DE" w14:textId="174FC6F2" w:rsidR="002378DD" w:rsidRPr="004F3B18" w:rsidRDefault="002378DD" w:rsidP="002378DD">
            <w:pPr>
              <w:jc w:val="center"/>
              <w:rPr>
                <w:rFonts w:ascii="Calibri" w:hAnsi="Calibri" w:cs="Calibri"/>
              </w:rPr>
            </w:pPr>
            <w:r w:rsidRPr="004F3B18">
              <w:rPr>
                <w:rFonts w:ascii="Calibri" w:hAnsi="Calibri" w:cs="Calibri"/>
              </w:rPr>
              <w:t>MAPE</w:t>
            </w:r>
          </w:p>
        </w:tc>
        <w:tc>
          <w:tcPr>
            <w:tcW w:w="941" w:type="dxa"/>
          </w:tcPr>
          <w:p w14:paraId="4AB69626" w14:textId="2EB32FBE" w:rsidR="002378DD" w:rsidRPr="004F3B18" w:rsidRDefault="002378DD" w:rsidP="002378DD">
            <w:pPr>
              <w:jc w:val="center"/>
              <w:rPr>
                <w:rFonts w:ascii="Calibri" w:hAnsi="Calibri" w:cs="Calibri"/>
              </w:rPr>
            </w:pPr>
            <w:r w:rsidRPr="004F3B18">
              <w:rPr>
                <w:rFonts w:ascii="Calibri" w:hAnsi="Calibri" w:cs="Calibri"/>
              </w:rPr>
              <w:t>R2</w:t>
            </w:r>
          </w:p>
        </w:tc>
      </w:tr>
      <w:tr w:rsidR="002378DD" w:rsidRPr="004F3B18" w14:paraId="4DF557C5" w14:textId="77777777" w:rsidTr="00CE0E26">
        <w:tc>
          <w:tcPr>
            <w:tcW w:w="699" w:type="dxa"/>
            <w:vMerge w:val="restart"/>
          </w:tcPr>
          <w:p w14:paraId="1466B08B" w14:textId="1BE7649A" w:rsidR="002378DD" w:rsidRPr="004F3B18" w:rsidRDefault="002378DD" w:rsidP="002378DD">
            <w:pPr>
              <w:jc w:val="center"/>
              <w:rPr>
                <w:rFonts w:ascii="Calibri" w:hAnsi="Calibri" w:cs="Calibri"/>
              </w:rPr>
            </w:pPr>
            <w:r w:rsidRPr="004F3B18">
              <w:rPr>
                <w:rFonts w:ascii="Calibri" w:hAnsi="Calibri" w:cs="Calibri"/>
              </w:rPr>
              <w:t>SHEL</w:t>
            </w:r>
          </w:p>
        </w:tc>
        <w:tc>
          <w:tcPr>
            <w:tcW w:w="1124" w:type="dxa"/>
            <w:vMerge w:val="restart"/>
          </w:tcPr>
          <w:p w14:paraId="428F854F" w14:textId="1FEE527F" w:rsidR="002378DD" w:rsidRPr="004F3B18" w:rsidRDefault="002378DD" w:rsidP="002378DD">
            <w:pPr>
              <w:jc w:val="center"/>
              <w:rPr>
                <w:rFonts w:ascii="Calibri" w:hAnsi="Calibri" w:cs="Calibri"/>
              </w:rPr>
            </w:pPr>
            <w:r w:rsidRPr="004F3B18">
              <w:rPr>
                <w:rFonts w:ascii="Calibri" w:hAnsi="Calibri" w:cs="Calibri"/>
              </w:rPr>
              <w:t>10</w:t>
            </w:r>
          </w:p>
        </w:tc>
        <w:tc>
          <w:tcPr>
            <w:tcW w:w="851" w:type="dxa"/>
          </w:tcPr>
          <w:p w14:paraId="16FA061D" w14:textId="5EDEE0A7" w:rsidR="002378DD" w:rsidRPr="004F3B18" w:rsidRDefault="002378DD" w:rsidP="002378DD">
            <w:pPr>
              <w:jc w:val="center"/>
              <w:rPr>
                <w:rFonts w:ascii="Calibri" w:hAnsi="Calibri" w:cs="Calibri"/>
              </w:rPr>
            </w:pPr>
            <w:r w:rsidRPr="004F3B18">
              <w:rPr>
                <w:rFonts w:ascii="Calibri" w:hAnsi="Calibri" w:cs="Calibri"/>
              </w:rPr>
              <w:t>20</w:t>
            </w:r>
          </w:p>
        </w:tc>
        <w:tc>
          <w:tcPr>
            <w:tcW w:w="753" w:type="dxa"/>
          </w:tcPr>
          <w:p w14:paraId="10C934EB" w14:textId="42326DDC" w:rsidR="002378DD" w:rsidRPr="004F3B18" w:rsidRDefault="002378DD" w:rsidP="002378DD">
            <w:pPr>
              <w:jc w:val="center"/>
              <w:rPr>
                <w:rFonts w:ascii="Calibri" w:hAnsi="Calibri" w:cs="Calibri"/>
              </w:rPr>
            </w:pPr>
            <w:r w:rsidRPr="004F3B18">
              <w:rPr>
                <w:rFonts w:ascii="Calibri" w:hAnsi="Calibri" w:cs="Calibri"/>
              </w:rPr>
              <w:t>2.39</w:t>
            </w:r>
          </w:p>
        </w:tc>
        <w:tc>
          <w:tcPr>
            <w:tcW w:w="671" w:type="dxa"/>
          </w:tcPr>
          <w:p w14:paraId="11FFDF8F" w14:textId="50163ECD" w:rsidR="002378DD" w:rsidRPr="004F3B18" w:rsidRDefault="002378DD" w:rsidP="002378DD">
            <w:pPr>
              <w:jc w:val="center"/>
              <w:rPr>
                <w:rFonts w:ascii="Calibri" w:hAnsi="Calibri" w:cs="Calibri"/>
              </w:rPr>
            </w:pPr>
            <w:r w:rsidRPr="004F3B18">
              <w:rPr>
                <w:rFonts w:ascii="Calibri" w:hAnsi="Calibri" w:cs="Calibri"/>
              </w:rPr>
              <w:t>0.87</w:t>
            </w:r>
          </w:p>
        </w:tc>
        <w:tc>
          <w:tcPr>
            <w:tcW w:w="1285" w:type="dxa"/>
          </w:tcPr>
          <w:p w14:paraId="20302FAB" w14:textId="1CCBCE7B" w:rsidR="002378DD" w:rsidRPr="004F3B18" w:rsidRDefault="002378DD" w:rsidP="002378DD">
            <w:pPr>
              <w:jc w:val="center"/>
              <w:rPr>
                <w:rFonts w:ascii="Calibri" w:hAnsi="Calibri" w:cs="Calibri"/>
              </w:rPr>
            </w:pPr>
            <w:r w:rsidRPr="004F3B18">
              <w:rPr>
                <w:rFonts w:ascii="Calibri" w:hAnsi="Calibri" w:cs="Calibri"/>
              </w:rPr>
              <w:t>SHEL</w:t>
            </w:r>
          </w:p>
        </w:tc>
        <w:tc>
          <w:tcPr>
            <w:tcW w:w="850" w:type="dxa"/>
          </w:tcPr>
          <w:p w14:paraId="73A167DE" w14:textId="5E23998B" w:rsidR="002378DD" w:rsidRPr="004F3B18" w:rsidRDefault="002378DD" w:rsidP="002378DD">
            <w:pPr>
              <w:jc w:val="center"/>
              <w:rPr>
                <w:rFonts w:ascii="Calibri" w:hAnsi="Calibri" w:cs="Calibri"/>
              </w:rPr>
            </w:pPr>
            <w:r w:rsidRPr="004F3B18">
              <w:rPr>
                <w:rFonts w:ascii="Calibri" w:hAnsi="Calibri" w:cs="Calibri"/>
              </w:rPr>
              <w:t>10</w:t>
            </w:r>
          </w:p>
        </w:tc>
        <w:tc>
          <w:tcPr>
            <w:tcW w:w="851" w:type="dxa"/>
          </w:tcPr>
          <w:p w14:paraId="121AAB0F" w14:textId="4EC18F89" w:rsidR="002378DD" w:rsidRPr="004F3B18" w:rsidRDefault="002378DD" w:rsidP="002378DD">
            <w:pPr>
              <w:jc w:val="center"/>
              <w:rPr>
                <w:rFonts w:ascii="Calibri" w:hAnsi="Calibri" w:cs="Calibri"/>
              </w:rPr>
            </w:pPr>
            <w:r w:rsidRPr="004F3B18">
              <w:rPr>
                <w:rFonts w:ascii="Calibri" w:hAnsi="Calibri" w:cs="Calibri"/>
              </w:rPr>
              <w:t>20</w:t>
            </w:r>
          </w:p>
        </w:tc>
        <w:tc>
          <w:tcPr>
            <w:tcW w:w="992" w:type="dxa"/>
          </w:tcPr>
          <w:p w14:paraId="24211839" w14:textId="5830F69A" w:rsidR="002378DD" w:rsidRPr="004F3B18" w:rsidRDefault="002378DD" w:rsidP="002378DD">
            <w:pPr>
              <w:jc w:val="center"/>
              <w:rPr>
                <w:rFonts w:ascii="Calibri" w:hAnsi="Calibri" w:cs="Calibri"/>
              </w:rPr>
            </w:pPr>
            <w:r w:rsidRPr="004F3B18">
              <w:rPr>
                <w:rFonts w:ascii="Calibri" w:hAnsi="Calibri" w:cs="Calibri"/>
              </w:rPr>
              <w:t>2.39</w:t>
            </w:r>
          </w:p>
        </w:tc>
        <w:tc>
          <w:tcPr>
            <w:tcW w:w="941" w:type="dxa"/>
          </w:tcPr>
          <w:p w14:paraId="24AAF7E8" w14:textId="3BA0223E" w:rsidR="002378DD" w:rsidRPr="004F3B18" w:rsidRDefault="002378DD" w:rsidP="002378DD">
            <w:pPr>
              <w:jc w:val="center"/>
              <w:rPr>
                <w:rFonts w:ascii="Calibri" w:hAnsi="Calibri" w:cs="Calibri"/>
              </w:rPr>
            </w:pPr>
            <w:r w:rsidRPr="004F3B18">
              <w:rPr>
                <w:rFonts w:ascii="Calibri" w:hAnsi="Calibri" w:cs="Calibri"/>
              </w:rPr>
              <w:t>0.87</w:t>
            </w:r>
          </w:p>
        </w:tc>
      </w:tr>
      <w:tr w:rsidR="002378DD" w:rsidRPr="004F3B18" w14:paraId="74943A57" w14:textId="77777777" w:rsidTr="00CE0E26">
        <w:tc>
          <w:tcPr>
            <w:tcW w:w="699" w:type="dxa"/>
            <w:vMerge/>
          </w:tcPr>
          <w:p w14:paraId="58350E43" w14:textId="77777777" w:rsidR="002378DD" w:rsidRPr="004F3B18" w:rsidRDefault="002378DD" w:rsidP="002378DD">
            <w:pPr>
              <w:jc w:val="center"/>
              <w:rPr>
                <w:rFonts w:ascii="Calibri" w:hAnsi="Calibri" w:cs="Calibri"/>
              </w:rPr>
            </w:pPr>
          </w:p>
        </w:tc>
        <w:tc>
          <w:tcPr>
            <w:tcW w:w="1124" w:type="dxa"/>
            <w:vMerge/>
          </w:tcPr>
          <w:p w14:paraId="0670F730" w14:textId="77777777" w:rsidR="002378DD" w:rsidRPr="004F3B18" w:rsidRDefault="002378DD" w:rsidP="002378DD">
            <w:pPr>
              <w:jc w:val="center"/>
              <w:rPr>
                <w:rFonts w:ascii="Calibri" w:hAnsi="Calibri" w:cs="Calibri"/>
              </w:rPr>
            </w:pPr>
          </w:p>
        </w:tc>
        <w:tc>
          <w:tcPr>
            <w:tcW w:w="851" w:type="dxa"/>
          </w:tcPr>
          <w:p w14:paraId="36C78D8F" w14:textId="044ADEE8" w:rsidR="002378DD" w:rsidRPr="004F3B18" w:rsidRDefault="002378DD" w:rsidP="002378DD">
            <w:pPr>
              <w:jc w:val="center"/>
              <w:rPr>
                <w:rFonts w:ascii="Calibri" w:hAnsi="Calibri" w:cs="Calibri"/>
              </w:rPr>
            </w:pPr>
            <w:r w:rsidRPr="004F3B18">
              <w:rPr>
                <w:rFonts w:ascii="Calibri" w:hAnsi="Calibri" w:cs="Calibri"/>
              </w:rPr>
              <w:t>50</w:t>
            </w:r>
          </w:p>
        </w:tc>
        <w:tc>
          <w:tcPr>
            <w:tcW w:w="753" w:type="dxa"/>
          </w:tcPr>
          <w:p w14:paraId="208E655E" w14:textId="4D30BF1C" w:rsidR="002378DD" w:rsidRPr="004F3B18" w:rsidRDefault="002378DD" w:rsidP="002378DD">
            <w:pPr>
              <w:jc w:val="center"/>
              <w:rPr>
                <w:rFonts w:ascii="Calibri" w:hAnsi="Calibri" w:cs="Calibri"/>
              </w:rPr>
            </w:pPr>
            <w:r w:rsidRPr="004F3B18">
              <w:rPr>
                <w:rFonts w:ascii="Calibri" w:hAnsi="Calibri" w:cs="Calibri"/>
              </w:rPr>
              <w:t>1.75</w:t>
            </w:r>
          </w:p>
        </w:tc>
        <w:tc>
          <w:tcPr>
            <w:tcW w:w="671" w:type="dxa"/>
          </w:tcPr>
          <w:p w14:paraId="11D38664" w14:textId="146EB3D0" w:rsidR="002378DD" w:rsidRPr="004F3B18" w:rsidRDefault="002378DD" w:rsidP="002378DD">
            <w:pPr>
              <w:jc w:val="center"/>
              <w:rPr>
                <w:rFonts w:ascii="Calibri" w:hAnsi="Calibri" w:cs="Calibri"/>
              </w:rPr>
            </w:pPr>
            <w:r w:rsidRPr="004F3B18">
              <w:rPr>
                <w:rFonts w:ascii="Calibri" w:hAnsi="Calibri" w:cs="Calibri"/>
              </w:rPr>
              <w:t>0.93</w:t>
            </w:r>
          </w:p>
        </w:tc>
        <w:tc>
          <w:tcPr>
            <w:tcW w:w="1285" w:type="dxa"/>
          </w:tcPr>
          <w:p w14:paraId="7AD7697D" w14:textId="77777777" w:rsidR="002378DD" w:rsidRPr="004F3B18" w:rsidRDefault="002378DD" w:rsidP="002378DD">
            <w:pPr>
              <w:jc w:val="center"/>
              <w:rPr>
                <w:rFonts w:ascii="Calibri" w:hAnsi="Calibri" w:cs="Calibri"/>
              </w:rPr>
            </w:pPr>
            <w:r w:rsidRPr="004F3B18">
              <w:rPr>
                <w:rFonts w:ascii="Calibri" w:hAnsi="Calibri" w:cs="Calibri"/>
              </w:rPr>
              <w:t>0.65</w:t>
            </w:r>
          </w:p>
        </w:tc>
        <w:tc>
          <w:tcPr>
            <w:tcW w:w="850" w:type="dxa"/>
          </w:tcPr>
          <w:p w14:paraId="34F6E555" w14:textId="77777777" w:rsidR="002378DD" w:rsidRPr="004F3B18" w:rsidRDefault="002378DD" w:rsidP="002378DD">
            <w:pPr>
              <w:jc w:val="center"/>
              <w:rPr>
                <w:rFonts w:ascii="Calibri" w:hAnsi="Calibri" w:cs="Calibri"/>
              </w:rPr>
            </w:pPr>
            <w:r w:rsidRPr="004F3B18">
              <w:rPr>
                <w:rFonts w:ascii="Calibri" w:hAnsi="Calibri" w:cs="Calibri"/>
              </w:rPr>
              <w:t>1.06</w:t>
            </w:r>
          </w:p>
        </w:tc>
        <w:tc>
          <w:tcPr>
            <w:tcW w:w="851" w:type="dxa"/>
          </w:tcPr>
          <w:p w14:paraId="7EC8D0B5" w14:textId="2244539E" w:rsidR="002378DD" w:rsidRPr="004F3B18" w:rsidRDefault="002378DD" w:rsidP="002378DD">
            <w:pPr>
              <w:jc w:val="center"/>
              <w:rPr>
                <w:rFonts w:ascii="Calibri" w:hAnsi="Calibri" w:cs="Calibri"/>
              </w:rPr>
            </w:pPr>
            <w:r w:rsidRPr="004F3B18">
              <w:rPr>
                <w:rFonts w:ascii="Calibri" w:hAnsi="Calibri" w:cs="Calibri"/>
              </w:rPr>
              <w:t>50</w:t>
            </w:r>
          </w:p>
        </w:tc>
        <w:tc>
          <w:tcPr>
            <w:tcW w:w="992" w:type="dxa"/>
          </w:tcPr>
          <w:p w14:paraId="78FB9FFE" w14:textId="240FE85C" w:rsidR="002378DD" w:rsidRPr="004F3B18" w:rsidRDefault="002378DD" w:rsidP="002378DD">
            <w:pPr>
              <w:jc w:val="center"/>
              <w:rPr>
                <w:rFonts w:ascii="Calibri" w:hAnsi="Calibri" w:cs="Calibri"/>
              </w:rPr>
            </w:pPr>
            <w:r w:rsidRPr="004F3B18">
              <w:rPr>
                <w:rFonts w:ascii="Calibri" w:hAnsi="Calibri" w:cs="Calibri"/>
              </w:rPr>
              <w:t>1.75</w:t>
            </w:r>
          </w:p>
        </w:tc>
        <w:tc>
          <w:tcPr>
            <w:tcW w:w="941" w:type="dxa"/>
          </w:tcPr>
          <w:p w14:paraId="6835D75F" w14:textId="0A7CABE7" w:rsidR="002378DD" w:rsidRPr="004F3B18" w:rsidRDefault="002378DD" w:rsidP="002378DD">
            <w:pPr>
              <w:jc w:val="center"/>
              <w:rPr>
                <w:rFonts w:ascii="Calibri" w:hAnsi="Calibri" w:cs="Calibri"/>
              </w:rPr>
            </w:pPr>
            <w:r w:rsidRPr="004F3B18">
              <w:rPr>
                <w:rFonts w:ascii="Calibri" w:hAnsi="Calibri" w:cs="Calibri"/>
              </w:rPr>
              <w:t>0.93</w:t>
            </w:r>
          </w:p>
        </w:tc>
      </w:tr>
      <w:tr w:rsidR="002378DD" w:rsidRPr="004F3B18" w14:paraId="2D70DEF8" w14:textId="77777777" w:rsidTr="00CE0E26">
        <w:tc>
          <w:tcPr>
            <w:tcW w:w="699" w:type="dxa"/>
            <w:vMerge/>
          </w:tcPr>
          <w:p w14:paraId="758F0BD8" w14:textId="77777777" w:rsidR="002378DD" w:rsidRPr="004F3B18" w:rsidRDefault="002378DD" w:rsidP="002378DD">
            <w:pPr>
              <w:jc w:val="center"/>
              <w:rPr>
                <w:rFonts w:ascii="Calibri" w:hAnsi="Calibri" w:cs="Calibri"/>
              </w:rPr>
            </w:pPr>
          </w:p>
        </w:tc>
        <w:tc>
          <w:tcPr>
            <w:tcW w:w="1124" w:type="dxa"/>
            <w:vMerge/>
          </w:tcPr>
          <w:p w14:paraId="0BC66192" w14:textId="77777777" w:rsidR="002378DD" w:rsidRPr="004F3B18" w:rsidRDefault="002378DD" w:rsidP="002378DD">
            <w:pPr>
              <w:jc w:val="center"/>
              <w:rPr>
                <w:rFonts w:ascii="Calibri" w:hAnsi="Calibri" w:cs="Calibri"/>
              </w:rPr>
            </w:pPr>
          </w:p>
        </w:tc>
        <w:tc>
          <w:tcPr>
            <w:tcW w:w="851" w:type="dxa"/>
          </w:tcPr>
          <w:p w14:paraId="5499DA81" w14:textId="4FE1D707" w:rsidR="002378DD" w:rsidRPr="004F3B18" w:rsidRDefault="002378DD" w:rsidP="002378DD">
            <w:pPr>
              <w:jc w:val="center"/>
              <w:rPr>
                <w:rFonts w:ascii="Calibri" w:hAnsi="Calibri" w:cs="Calibri"/>
              </w:rPr>
            </w:pPr>
            <w:r w:rsidRPr="004F3B18">
              <w:rPr>
                <w:rFonts w:ascii="Calibri" w:hAnsi="Calibri" w:cs="Calibri"/>
              </w:rPr>
              <w:t>100</w:t>
            </w:r>
          </w:p>
        </w:tc>
        <w:tc>
          <w:tcPr>
            <w:tcW w:w="753" w:type="dxa"/>
          </w:tcPr>
          <w:p w14:paraId="2D60771B" w14:textId="5D055683" w:rsidR="002378DD" w:rsidRPr="004F3B18" w:rsidRDefault="002378DD" w:rsidP="002378DD">
            <w:pPr>
              <w:jc w:val="center"/>
              <w:rPr>
                <w:rFonts w:ascii="Calibri" w:hAnsi="Calibri" w:cs="Calibri"/>
              </w:rPr>
            </w:pPr>
            <w:r w:rsidRPr="004F3B18">
              <w:rPr>
                <w:rFonts w:ascii="Calibri" w:hAnsi="Calibri" w:cs="Calibri"/>
              </w:rPr>
              <w:t>1.45</w:t>
            </w:r>
          </w:p>
        </w:tc>
        <w:tc>
          <w:tcPr>
            <w:tcW w:w="671" w:type="dxa"/>
          </w:tcPr>
          <w:p w14:paraId="68C62464" w14:textId="6EF99EAD" w:rsidR="002378DD" w:rsidRPr="004F3B18" w:rsidRDefault="002378DD" w:rsidP="002378DD">
            <w:pPr>
              <w:jc w:val="center"/>
              <w:rPr>
                <w:rFonts w:ascii="Calibri" w:hAnsi="Calibri" w:cs="Calibri"/>
              </w:rPr>
            </w:pPr>
            <w:r w:rsidRPr="004F3B18">
              <w:rPr>
                <w:rFonts w:ascii="Calibri" w:hAnsi="Calibri" w:cs="Calibri"/>
              </w:rPr>
              <w:t>0.95</w:t>
            </w:r>
          </w:p>
        </w:tc>
        <w:tc>
          <w:tcPr>
            <w:tcW w:w="1285" w:type="dxa"/>
          </w:tcPr>
          <w:p w14:paraId="146F0B83" w14:textId="77777777" w:rsidR="002378DD" w:rsidRPr="004F3B18" w:rsidRDefault="002378DD" w:rsidP="002378DD">
            <w:pPr>
              <w:jc w:val="center"/>
              <w:rPr>
                <w:rFonts w:ascii="Calibri" w:hAnsi="Calibri" w:cs="Calibri"/>
              </w:rPr>
            </w:pPr>
            <w:r w:rsidRPr="004F3B18">
              <w:rPr>
                <w:rFonts w:ascii="Calibri" w:hAnsi="Calibri" w:cs="Calibri"/>
              </w:rPr>
              <w:t>0.25</w:t>
            </w:r>
          </w:p>
        </w:tc>
        <w:tc>
          <w:tcPr>
            <w:tcW w:w="850" w:type="dxa"/>
          </w:tcPr>
          <w:p w14:paraId="03196BBF" w14:textId="77777777" w:rsidR="002378DD" w:rsidRPr="004F3B18" w:rsidRDefault="002378DD" w:rsidP="002378DD">
            <w:pPr>
              <w:jc w:val="center"/>
              <w:rPr>
                <w:rFonts w:ascii="Calibri" w:hAnsi="Calibri" w:cs="Calibri"/>
              </w:rPr>
            </w:pPr>
            <w:r w:rsidRPr="004F3B18">
              <w:rPr>
                <w:rFonts w:ascii="Calibri" w:hAnsi="Calibri" w:cs="Calibri"/>
              </w:rPr>
              <w:t>5.77</w:t>
            </w:r>
          </w:p>
        </w:tc>
        <w:tc>
          <w:tcPr>
            <w:tcW w:w="851" w:type="dxa"/>
          </w:tcPr>
          <w:p w14:paraId="014738FC" w14:textId="5A1DBF43" w:rsidR="002378DD" w:rsidRPr="004F3B18" w:rsidRDefault="002378DD" w:rsidP="002378DD">
            <w:pPr>
              <w:jc w:val="center"/>
              <w:rPr>
                <w:rFonts w:ascii="Calibri" w:hAnsi="Calibri" w:cs="Calibri"/>
              </w:rPr>
            </w:pPr>
            <w:r w:rsidRPr="004F3B18">
              <w:rPr>
                <w:rFonts w:ascii="Calibri" w:hAnsi="Calibri" w:cs="Calibri"/>
              </w:rPr>
              <w:t>100</w:t>
            </w:r>
          </w:p>
        </w:tc>
        <w:tc>
          <w:tcPr>
            <w:tcW w:w="992" w:type="dxa"/>
          </w:tcPr>
          <w:p w14:paraId="2461D0AD" w14:textId="1288EB24" w:rsidR="002378DD" w:rsidRPr="004F3B18" w:rsidRDefault="002378DD" w:rsidP="002378DD">
            <w:pPr>
              <w:jc w:val="center"/>
              <w:rPr>
                <w:rFonts w:ascii="Calibri" w:hAnsi="Calibri" w:cs="Calibri"/>
              </w:rPr>
            </w:pPr>
            <w:r w:rsidRPr="004F3B18">
              <w:rPr>
                <w:rFonts w:ascii="Calibri" w:hAnsi="Calibri" w:cs="Calibri"/>
              </w:rPr>
              <w:t>1.45</w:t>
            </w:r>
          </w:p>
        </w:tc>
        <w:tc>
          <w:tcPr>
            <w:tcW w:w="941" w:type="dxa"/>
          </w:tcPr>
          <w:p w14:paraId="578F3F01" w14:textId="1B357261" w:rsidR="002378DD" w:rsidRPr="004F3B18" w:rsidRDefault="002378DD" w:rsidP="002378DD">
            <w:pPr>
              <w:jc w:val="center"/>
              <w:rPr>
                <w:rFonts w:ascii="Calibri" w:hAnsi="Calibri" w:cs="Calibri"/>
              </w:rPr>
            </w:pPr>
            <w:r w:rsidRPr="004F3B18">
              <w:rPr>
                <w:rFonts w:ascii="Calibri" w:hAnsi="Calibri" w:cs="Calibri"/>
              </w:rPr>
              <w:t>0.95</w:t>
            </w:r>
          </w:p>
        </w:tc>
      </w:tr>
      <w:tr w:rsidR="002378DD" w:rsidRPr="004F3B18" w14:paraId="70F1374F" w14:textId="77777777" w:rsidTr="00CE0E26">
        <w:tc>
          <w:tcPr>
            <w:tcW w:w="699" w:type="dxa"/>
            <w:vMerge/>
          </w:tcPr>
          <w:p w14:paraId="5E26AAE8" w14:textId="77777777" w:rsidR="002378DD" w:rsidRPr="004F3B18" w:rsidRDefault="002378DD" w:rsidP="002378DD">
            <w:pPr>
              <w:jc w:val="center"/>
              <w:rPr>
                <w:rFonts w:ascii="Calibri" w:hAnsi="Calibri" w:cs="Calibri"/>
              </w:rPr>
            </w:pPr>
          </w:p>
        </w:tc>
        <w:tc>
          <w:tcPr>
            <w:tcW w:w="1124" w:type="dxa"/>
            <w:vMerge/>
          </w:tcPr>
          <w:p w14:paraId="0C7765D1" w14:textId="77777777" w:rsidR="002378DD" w:rsidRPr="004F3B18" w:rsidRDefault="002378DD" w:rsidP="002378DD">
            <w:pPr>
              <w:jc w:val="center"/>
              <w:rPr>
                <w:rFonts w:ascii="Calibri" w:hAnsi="Calibri" w:cs="Calibri"/>
              </w:rPr>
            </w:pPr>
          </w:p>
        </w:tc>
        <w:tc>
          <w:tcPr>
            <w:tcW w:w="851" w:type="dxa"/>
          </w:tcPr>
          <w:p w14:paraId="5B89CD1A" w14:textId="0DBBE332" w:rsidR="002378DD" w:rsidRPr="004F3B18" w:rsidRDefault="002378DD" w:rsidP="002378DD">
            <w:pPr>
              <w:jc w:val="center"/>
              <w:rPr>
                <w:rFonts w:ascii="Calibri" w:hAnsi="Calibri" w:cs="Calibri"/>
              </w:rPr>
            </w:pPr>
            <w:r w:rsidRPr="004F3B18">
              <w:rPr>
                <w:rFonts w:ascii="Calibri" w:hAnsi="Calibri" w:cs="Calibri"/>
              </w:rPr>
              <w:t>150</w:t>
            </w:r>
          </w:p>
        </w:tc>
        <w:tc>
          <w:tcPr>
            <w:tcW w:w="753" w:type="dxa"/>
          </w:tcPr>
          <w:p w14:paraId="508E57E7" w14:textId="4E925998" w:rsidR="002378DD" w:rsidRPr="004F3B18" w:rsidRDefault="002378DD" w:rsidP="002378DD">
            <w:pPr>
              <w:jc w:val="center"/>
              <w:rPr>
                <w:rFonts w:ascii="Calibri" w:hAnsi="Calibri" w:cs="Calibri"/>
              </w:rPr>
            </w:pPr>
            <w:r w:rsidRPr="004F3B18">
              <w:rPr>
                <w:rFonts w:ascii="Calibri" w:hAnsi="Calibri" w:cs="Calibri"/>
              </w:rPr>
              <w:t>1.35</w:t>
            </w:r>
          </w:p>
        </w:tc>
        <w:tc>
          <w:tcPr>
            <w:tcW w:w="671" w:type="dxa"/>
          </w:tcPr>
          <w:p w14:paraId="7FCF239D" w14:textId="6295055D" w:rsidR="002378DD" w:rsidRPr="004F3B18" w:rsidRDefault="002378DD" w:rsidP="002378DD">
            <w:pPr>
              <w:jc w:val="center"/>
              <w:rPr>
                <w:rFonts w:ascii="Calibri" w:hAnsi="Calibri" w:cs="Calibri"/>
              </w:rPr>
            </w:pPr>
            <w:r w:rsidRPr="004F3B18">
              <w:rPr>
                <w:rFonts w:ascii="Calibri" w:hAnsi="Calibri" w:cs="Calibri"/>
              </w:rPr>
              <w:t>0.96</w:t>
            </w:r>
          </w:p>
        </w:tc>
        <w:tc>
          <w:tcPr>
            <w:tcW w:w="1285" w:type="dxa"/>
          </w:tcPr>
          <w:p w14:paraId="4896310D" w14:textId="77777777" w:rsidR="002378DD" w:rsidRPr="004F3B18" w:rsidRDefault="002378DD" w:rsidP="002378DD">
            <w:pPr>
              <w:jc w:val="center"/>
              <w:rPr>
                <w:rFonts w:ascii="Calibri" w:hAnsi="Calibri" w:cs="Calibri"/>
              </w:rPr>
            </w:pPr>
            <w:r w:rsidRPr="004F3B18">
              <w:rPr>
                <w:rFonts w:ascii="Calibri" w:hAnsi="Calibri" w:cs="Calibri"/>
              </w:rPr>
              <w:t>0.8</w:t>
            </w:r>
          </w:p>
        </w:tc>
        <w:tc>
          <w:tcPr>
            <w:tcW w:w="850" w:type="dxa"/>
          </w:tcPr>
          <w:p w14:paraId="44E492AB" w14:textId="77777777" w:rsidR="002378DD" w:rsidRPr="004F3B18" w:rsidRDefault="002378DD" w:rsidP="002378DD">
            <w:pPr>
              <w:jc w:val="center"/>
              <w:rPr>
                <w:rFonts w:ascii="Calibri" w:hAnsi="Calibri" w:cs="Calibri"/>
              </w:rPr>
            </w:pPr>
            <w:r w:rsidRPr="004F3B18">
              <w:rPr>
                <w:rFonts w:ascii="Calibri" w:hAnsi="Calibri" w:cs="Calibri"/>
              </w:rPr>
              <w:t>2.15</w:t>
            </w:r>
          </w:p>
        </w:tc>
        <w:tc>
          <w:tcPr>
            <w:tcW w:w="851" w:type="dxa"/>
          </w:tcPr>
          <w:p w14:paraId="0FDB86E3" w14:textId="5E2F967F" w:rsidR="002378DD" w:rsidRPr="004F3B18" w:rsidRDefault="002378DD" w:rsidP="002378DD">
            <w:pPr>
              <w:jc w:val="center"/>
              <w:rPr>
                <w:rFonts w:ascii="Calibri" w:hAnsi="Calibri" w:cs="Calibri"/>
              </w:rPr>
            </w:pPr>
            <w:r w:rsidRPr="004F3B18">
              <w:rPr>
                <w:rFonts w:ascii="Calibri" w:hAnsi="Calibri" w:cs="Calibri"/>
              </w:rPr>
              <w:t>150</w:t>
            </w:r>
          </w:p>
        </w:tc>
        <w:tc>
          <w:tcPr>
            <w:tcW w:w="992" w:type="dxa"/>
          </w:tcPr>
          <w:p w14:paraId="73D260FE" w14:textId="33A624B2" w:rsidR="002378DD" w:rsidRPr="004F3B18" w:rsidRDefault="002378DD" w:rsidP="002378DD">
            <w:pPr>
              <w:jc w:val="center"/>
              <w:rPr>
                <w:rFonts w:ascii="Calibri" w:hAnsi="Calibri" w:cs="Calibri"/>
              </w:rPr>
            </w:pPr>
            <w:r w:rsidRPr="004F3B18">
              <w:rPr>
                <w:rFonts w:ascii="Calibri" w:hAnsi="Calibri" w:cs="Calibri"/>
              </w:rPr>
              <w:t>1.35</w:t>
            </w:r>
          </w:p>
        </w:tc>
        <w:tc>
          <w:tcPr>
            <w:tcW w:w="941" w:type="dxa"/>
          </w:tcPr>
          <w:p w14:paraId="68DFE8C2" w14:textId="67076850" w:rsidR="002378DD" w:rsidRPr="004F3B18" w:rsidRDefault="002378DD" w:rsidP="002378DD">
            <w:pPr>
              <w:jc w:val="center"/>
              <w:rPr>
                <w:rFonts w:ascii="Calibri" w:hAnsi="Calibri" w:cs="Calibri"/>
              </w:rPr>
            </w:pPr>
            <w:r w:rsidRPr="004F3B18">
              <w:rPr>
                <w:rFonts w:ascii="Calibri" w:hAnsi="Calibri" w:cs="Calibri"/>
              </w:rPr>
              <w:t>0.96</w:t>
            </w:r>
          </w:p>
        </w:tc>
      </w:tr>
      <w:tr w:rsidR="002378DD" w:rsidRPr="004F3B18" w14:paraId="00AA0DF1" w14:textId="77777777" w:rsidTr="00CE0E26">
        <w:tc>
          <w:tcPr>
            <w:tcW w:w="699" w:type="dxa"/>
            <w:vMerge/>
          </w:tcPr>
          <w:p w14:paraId="70E3D3EC" w14:textId="77777777" w:rsidR="002378DD" w:rsidRPr="004F3B18" w:rsidRDefault="002378DD" w:rsidP="002378DD">
            <w:pPr>
              <w:jc w:val="center"/>
              <w:rPr>
                <w:rFonts w:ascii="Calibri" w:hAnsi="Calibri" w:cs="Calibri"/>
              </w:rPr>
            </w:pPr>
          </w:p>
        </w:tc>
        <w:tc>
          <w:tcPr>
            <w:tcW w:w="1124" w:type="dxa"/>
            <w:vMerge w:val="restart"/>
          </w:tcPr>
          <w:p w14:paraId="6F45F93F" w14:textId="1713DF05" w:rsidR="002378DD" w:rsidRPr="004F3B18" w:rsidRDefault="002378DD" w:rsidP="002378DD">
            <w:pPr>
              <w:jc w:val="center"/>
              <w:rPr>
                <w:rFonts w:ascii="Calibri" w:hAnsi="Calibri" w:cs="Calibri"/>
              </w:rPr>
            </w:pPr>
            <w:r w:rsidRPr="004F3B18">
              <w:rPr>
                <w:rFonts w:ascii="Calibri" w:hAnsi="Calibri" w:cs="Calibri"/>
              </w:rPr>
              <w:t>25</w:t>
            </w:r>
          </w:p>
        </w:tc>
        <w:tc>
          <w:tcPr>
            <w:tcW w:w="851" w:type="dxa"/>
          </w:tcPr>
          <w:p w14:paraId="6A77D11B" w14:textId="1BB6D0FC" w:rsidR="002378DD" w:rsidRPr="004F3B18" w:rsidRDefault="002378DD" w:rsidP="002378DD">
            <w:pPr>
              <w:jc w:val="center"/>
              <w:rPr>
                <w:rFonts w:ascii="Calibri" w:hAnsi="Calibri" w:cs="Calibri"/>
              </w:rPr>
            </w:pPr>
            <w:r w:rsidRPr="004F3B18">
              <w:rPr>
                <w:rFonts w:ascii="Calibri" w:hAnsi="Calibri" w:cs="Calibri"/>
              </w:rPr>
              <w:t>20</w:t>
            </w:r>
          </w:p>
        </w:tc>
        <w:tc>
          <w:tcPr>
            <w:tcW w:w="753" w:type="dxa"/>
          </w:tcPr>
          <w:p w14:paraId="119DF651" w14:textId="68AF8E9A" w:rsidR="002378DD" w:rsidRPr="004F3B18" w:rsidRDefault="002378DD" w:rsidP="002378DD">
            <w:pPr>
              <w:jc w:val="center"/>
              <w:rPr>
                <w:rFonts w:ascii="Calibri" w:hAnsi="Calibri" w:cs="Calibri"/>
              </w:rPr>
            </w:pPr>
            <w:r w:rsidRPr="004F3B18">
              <w:rPr>
                <w:rFonts w:ascii="Calibri" w:hAnsi="Calibri" w:cs="Calibri"/>
              </w:rPr>
              <w:t>2.79</w:t>
            </w:r>
          </w:p>
        </w:tc>
        <w:tc>
          <w:tcPr>
            <w:tcW w:w="671" w:type="dxa"/>
          </w:tcPr>
          <w:p w14:paraId="73FF3E6A" w14:textId="0F76A0A3" w:rsidR="002378DD" w:rsidRPr="004F3B18" w:rsidRDefault="002378DD" w:rsidP="002378DD">
            <w:pPr>
              <w:jc w:val="center"/>
              <w:rPr>
                <w:rFonts w:ascii="Calibri" w:hAnsi="Calibri" w:cs="Calibri"/>
              </w:rPr>
            </w:pPr>
            <w:r w:rsidRPr="004F3B18">
              <w:rPr>
                <w:rFonts w:ascii="Calibri" w:hAnsi="Calibri" w:cs="Calibri"/>
              </w:rPr>
              <w:t>0.84</w:t>
            </w:r>
          </w:p>
        </w:tc>
        <w:tc>
          <w:tcPr>
            <w:tcW w:w="1285" w:type="dxa"/>
          </w:tcPr>
          <w:p w14:paraId="220A632B" w14:textId="77777777" w:rsidR="002378DD" w:rsidRPr="004F3B18" w:rsidRDefault="002378DD" w:rsidP="002378DD">
            <w:pPr>
              <w:jc w:val="center"/>
              <w:rPr>
                <w:rFonts w:ascii="Calibri" w:hAnsi="Calibri" w:cs="Calibri"/>
              </w:rPr>
            </w:pPr>
            <w:r w:rsidRPr="004F3B18">
              <w:rPr>
                <w:rFonts w:ascii="Calibri" w:hAnsi="Calibri" w:cs="Calibri"/>
              </w:rPr>
              <w:t>0.01</w:t>
            </w:r>
          </w:p>
        </w:tc>
        <w:tc>
          <w:tcPr>
            <w:tcW w:w="850" w:type="dxa"/>
          </w:tcPr>
          <w:p w14:paraId="038B2970" w14:textId="181BCF63" w:rsidR="002378DD" w:rsidRPr="004F3B18" w:rsidRDefault="002378DD" w:rsidP="002378DD">
            <w:pPr>
              <w:jc w:val="center"/>
              <w:rPr>
                <w:rFonts w:ascii="Calibri" w:hAnsi="Calibri" w:cs="Calibri"/>
              </w:rPr>
            </w:pPr>
            <w:r w:rsidRPr="004F3B18">
              <w:rPr>
                <w:rFonts w:ascii="Calibri" w:hAnsi="Calibri" w:cs="Calibri"/>
              </w:rPr>
              <w:t>25</w:t>
            </w:r>
          </w:p>
        </w:tc>
        <w:tc>
          <w:tcPr>
            <w:tcW w:w="851" w:type="dxa"/>
          </w:tcPr>
          <w:p w14:paraId="0CC165BD" w14:textId="7025D7D8" w:rsidR="002378DD" w:rsidRPr="004F3B18" w:rsidRDefault="002378DD" w:rsidP="002378DD">
            <w:pPr>
              <w:jc w:val="center"/>
              <w:rPr>
                <w:rFonts w:ascii="Calibri" w:hAnsi="Calibri" w:cs="Calibri"/>
              </w:rPr>
            </w:pPr>
            <w:r w:rsidRPr="004F3B18">
              <w:rPr>
                <w:rFonts w:ascii="Calibri" w:hAnsi="Calibri" w:cs="Calibri"/>
              </w:rPr>
              <w:t>20</w:t>
            </w:r>
          </w:p>
        </w:tc>
        <w:tc>
          <w:tcPr>
            <w:tcW w:w="992" w:type="dxa"/>
          </w:tcPr>
          <w:p w14:paraId="7268B20A" w14:textId="18944072" w:rsidR="002378DD" w:rsidRPr="004F3B18" w:rsidRDefault="002378DD" w:rsidP="002378DD">
            <w:pPr>
              <w:jc w:val="center"/>
              <w:rPr>
                <w:rFonts w:ascii="Calibri" w:hAnsi="Calibri" w:cs="Calibri"/>
              </w:rPr>
            </w:pPr>
            <w:r w:rsidRPr="004F3B18">
              <w:rPr>
                <w:rFonts w:ascii="Calibri" w:hAnsi="Calibri" w:cs="Calibri"/>
              </w:rPr>
              <w:t>2.79</w:t>
            </w:r>
          </w:p>
        </w:tc>
        <w:tc>
          <w:tcPr>
            <w:tcW w:w="941" w:type="dxa"/>
          </w:tcPr>
          <w:p w14:paraId="3583142F" w14:textId="646D356C" w:rsidR="002378DD" w:rsidRPr="004F3B18" w:rsidRDefault="002378DD" w:rsidP="002378DD">
            <w:pPr>
              <w:jc w:val="center"/>
              <w:rPr>
                <w:rFonts w:ascii="Calibri" w:hAnsi="Calibri" w:cs="Calibri"/>
              </w:rPr>
            </w:pPr>
            <w:r w:rsidRPr="004F3B18">
              <w:rPr>
                <w:rFonts w:ascii="Calibri" w:hAnsi="Calibri" w:cs="Calibri"/>
              </w:rPr>
              <w:t>0.84</w:t>
            </w:r>
          </w:p>
        </w:tc>
      </w:tr>
      <w:tr w:rsidR="002378DD" w:rsidRPr="004F3B18" w14:paraId="165222A2" w14:textId="77777777" w:rsidTr="00CE0E26">
        <w:tc>
          <w:tcPr>
            <w:tcW w:w="699" w:type="dxa"/>
            <w:vMerge/>
          </w:tcPr>
          <w:p w14:paraId="16E5993D" w14:textId="77777777" w:rsidR="002378DD" w:rsidRPr="004F3B18" w:rsidRDefault="002378DD" w:rsidP="002378DD">
            <w:pPr>
              <w:jc w:val="center"/>
              <w:rPr>
                <w:rFonts w:ascii="Calibri" w:hAnsi="Calibri" w:cs="Calibri"/>
              </w:rPr>
            </w:pPr>
          </w:p>
        </w:tc>
        <w:tc>
          <w:tcPr>
            <w:tcW w:w="1124" w:type="dxa"/>
            <w:vMerge/>
          </w:tcPr>
          <w:p w14:paraId="013485F8" w14:textId="77777777" w:rsidR="002378DD" w:rsidRPr="004F3B18" w:rsidRDefault="002378DD" w:rsidP="002378DD">
            <w:pPr>
              <w:jc w:val="center"/>
              <w:rPr>
                <w:rFonts w:ascii="Calibri" w:hAnsi="Calibri" w:cs="Calibri"/>
              </w:rPr>
            </w:pPr>
          </w:p>
        </w:tc>
        <w:tc>
          <w:tcPr>
            <w:tcW w:w="851" w:type="dxa"/>
          </w:tcPr>
          <w:p w14:paraId="57041AAD" w14:textId="15CC73C4" w:rsidR="002378DD" w:rsidRPr="004F3B18" w:rsidRDefault="002378DD" w:rsidP="002378DD">
            <w:pPr>
              <w:jc w:val="center"/>
              <w:rPr>
                <w:rFonts w:ascii="Calibri" w:hAnsi="Calibri" w:cs="Calibri"/>
              </w:rPr>
            </w:pPr>
            <w:r w:rsidRPr="004F3B18">
              <w:rPr>
                <w:rFonts w:ascii="Calibri" w:hAnsi="Calibri" w:cs="Calibri"/>
              </w:rPr>
              <w:t>50</w:t>
            </w:r>
          </w:p>
        </w:tc>
        <w:tc>
          <w:tcPr>
            <w:tcW w:w="753" w:type="dxa"/>
          </w:tcPr>
          <w:p w14:paraId="53803B0C" w14:textId="13047FD6" w:rsidR="002378DD" w:rsidRPr="004F3B18" w:rsidRDefault="002378DD" w:rsidP="002378DD">
            <w:pPr>
              <w:jc w:val="center"/>
              <w:rPr>
                <w:rFonts w:ascii="Calibri" w:hAnsi="Calibri" w:cs="Calibri"/>
              </w:rPr>
            </w:pPr>
            <w:r w:rsidRPr="004F3B18">
              <w:rPr>
                <w:rFonts w:ascii="Calibri" w:hAnsi="Calibri" w:cs="Calibri"/>
              </w:rPr>
              <w:t>1.96</w:t>
            </w:r>
          </w:p>
        </w:tc>
        <w:tc>
          <w:tcPr>
            <w:tcW w:w="671" w:type="dxa"/>
          </w:tcPr>
          <w:p w14:paraId="79662109" w14:textId="207A02AC" w:rsidR="002378DD" w:rsidRPr="004F3B18" w:rsidRDefault="002378DD" w:rsidP="002378DD">
            <w:pPr>
              <w:jc w:val="center"/>
              <w:rPr>
                <w:rFonts w:ascii="Calibri" w:hAnsi="Calibri" w:cs="Calibri"/>
              </w:rPr>
            </w:pPr>
            <w:r w:rsidRPr="004F3B18">
              <w:rPr>
                <w:rFonts w:ascii="Calibri" w:hAnsi="Calibri" w:cs="Calibri"/>
              </w:rPr>
              <w:t>0.91</w:t>
            </w:r>
          </w:p>
        </w:tc>
        <w:tc>
          <w:tcPr>
            <w:tcW w:w="1285" w:type="dxa"/>
          </w:tcPr>
          <w:p w14:paraId="5E0E42C4" w14:textId="77777777" w:rsidR="002378DD" w:rsidRPr="004F3B18" w:rsidRDefault="002378DD" w:rsidP="002378DD">
            <w:pPr>
              <w:jc w:val="center"/>
              <w:rPr>
                <w:rFonts w:ascii="Calibri" w:hAnsi="Calibri" w:cs="Calibri"/>
              </w:rPr>
            </w:pPr>
            <w:r w:rsidRPr="004F3B18">
              <w:rPr>
                <w:rFonts w:ascii="Calibri" w:hAnsi="Calibri" w:cs="Calibri"/>
              </w:rPr>
              <w:t>1.42</w:t>
            </w:r>
          </w:p>
        </w:tc>
        <w:tc>
          <w:tcPr>
            <w:tcW w:w="850" w:type="dxa"/>
          </w:tcPr>
          <w:p w14:paraId="642433A4" w14:textId="77777777" w:rsidR="002378DD" w:rsidRPr="004F3B18" w:rsidRDefault="002378DD" w:rsidP="002378DD">
            <w:pPr>
              <w:jc w:val="center"/>
              <w:rPr>
                <w:rFonts w:ascii="Calibri" w:hAnsi="Calibri" w:cs="Calibri"/>
              </w:rPr>
            </w:pPr>
            <w:r w:rsidRPr="004F3B18">
              <w:rPr>
                <w:rFonts w:ascii="Calibri" w:hAnsi="Calibri" w:cs="Calibri"/>
              </w:rPr>
              <w:t>4.18</w:t>
            </w:r>
          </w:p>
        </w:tc>
        <w:tc>
          <w:tcPr>
            <w:tcW w:w="851" w:type="dxa"/>
          </w:tcPr>
          <w:p w14:paraId="5BDDFDA2" w14:textId="4DEA91DC" w:rsidR="002378DD" w:rsidRPr="004F3B18" w:rsidRDefault="002378DD" w:rsidP="002378DD">
            <w:pPr>
              <w:jc w:val="center"/>
              <w:rPr>
                <w:rFonts w:ascii="Calibri" w:hAnsi="Calibri" w:cs="Calibri"/>
              </w:rPr>
            </w:pPr>
            <w:r w:rsidRPr="004F3B18">
              <w:rPr>
                <w:rFonts w:ascii="Calibri" w:hAnsi="Calibri" w:cs="Calibri"/>
              </w:rPr>
              <w:t>50</w:t>
            </w:r>
          </w:p>
        </w:tc>
        <w:tc>
          <w:tcPr>
            <w:tcW w:w="992" w:type="dxa"/>
          </w:tcPr>
          <w:p w14:paraId="6E580EA2" w14:textId="524FC207" w:rsidR="002378DD" w:rsidRPr="004F3B18" w:rsidRDefault="002378DD" w:rsidP="002378DD">
            <w:pPr>
              <w:jc w:val="center"/>
              <w:rPr>
                <w:rFonts w:ascii="Calibri" w:hAnsi="Calibri" w:cs="Calibri"/>
              </w:rPr>
            </w:pPr>
            <w:r w:rsidRPr="004F3B18">
              <w:rPr>
                <w:rFonts w:ascii="Calibri" w:hAnsi="Calibri" w:cs="Calibri"/>
              </w:rPr>
              <w:t>1.96</w:t>
            </w:r>
          </w:p>
        </w:tc>
        <w:tc>
          <w:tcPr>
            <w:tcW w:w="941" w:type="dxa"/>
          </w:tcPr>
          <w:p w14:paraId="43365470" w14:textId="3FE6241E" w:rsidR="002378DD" w:rsidRPr="004F3B18" w:rsidRDefault="002378DD" w:rsidP="002378DD">
            <w:pPr>
              <w:jc w:val="center"/>
              <w:rPr>
                <w:rFonts w:ascii="Calibri" w:hAnsi="Calibri" w:cs="Calibri"/>
              </w:rPr>
            </w:pPr>
            <w:r w:rsidRPr="004F3B18">
              <w:rPr>
                <w:rFonts w:ascii="Calibri" w:hAnsi="Calibri" w:cs="Calibri"/>
              </w:rPr>
              <w:t>0.91</w:t>
            </w:r>
          </w:p>
        </w:tc>
      </w:tr>
      <w:tr w:rsidR="002378DD" w:rsidRPr="004F3B18" w14:paraId="66AA755D" w14:textId="77777777" w:rsidTr="00CE0E26">
        <w:tc>
          <w:tcPr>
            <w:tcW w:w="699" w:type="dxa"/>
            <w:vMerge/>
          </w:tcPr>
          <w:p w14:paraId="68076170" w14:textId="77777777" w:rsidR="002378DD" w:rsidRPr="004F3B18" w:rsidRDefault="002378DD" w:rsidP="002378DD">
            <w:pPr>
              <w:jc w:val="center"/>
              <w:rPr>
                <w:rFonts w:ascii="Calibri" w:hAnsi="Calibri" w:cs="Calibri"/>
              </w:rPr>
            </w:pPr>
          </w:p>
        </w:tc>
        <w:tc>
          <w:tcPr>
            <w:tcW w:w="1124" w:type="dxa"/>
            <w:vMerge/>
          </w:tcPr>
          <w:p w14:paraId="7E31F58D" w14:textId="77777777" w:rsidR="002378DD" w:rsidRPr="004F3B18" w:rsidRDefault="002378DD" w:rsidP="002378DD">
            <w:pPr>
              <w:jc w:val="center"/>
              <w:rPr>
                <w:rFonts w:ascii="Calibri" w:hAnsi="Calibri" w:cs="Calibri"/>
              </w:rPr>
            </w:pPr>
          </w:p>
        </w:tc>
        <w:tc>
          <w:tcPr>
            <w:tcW w:w="851" w:type="dxa"/>
          </w:tcPr>
          <w:p w14:paraId="5DA629B1" w14:textId="44523D65" w:rsidR="002378DD" w:rsidRPr="004F3B18" w:rsidRDefault="002378DD" w:rsidP="002378DD">
            <w:pPr>
              <w:jc w:val="center"/>
              <w:rPr>
                <w:rFonts w:ascii="Calibri" w:hAnsi="Calibri" w:cs="Calibri"/>
              </w:rPr>
            </w:pPr>
            <w:r w:rsidRPr="004F3B18">
              <w:rPr>
                <w:rFonts w:ascii="Calibri" w:hAnsi="Calibri" w:cs="Calibri"/>
              </w:rPr>
              <w:t>100</w:t>
            </w:r>
          </w:p>
        </w:tc>
        <w:tc>
          <w:tcPr>
            <w:tcW w:w="753" w:type="dxa"/>
          </w:tcPr>
          <w:p w14:paraId="4A9A54B9" w14:textId="79F2A837" w:rsidR="002378DD" w:rsidRPr="004F3B18" w:rsidRDefault="002378DD" w:rsidP="002378DD">
            <w:pPr>
              <w:jc w:val="center"/>
              <w:rPr>
                <w:rFonts w:ascii="Calibri" w:hAnsi="Calibri" w:cs="Calibri"/>
              </w:rPr>
            </w:pPr>
            <w:r w:rsidRPr="004F3B18">
              <w:rPr>
                <w:rFonts w:ascii="Calibri" w:hAnsi="Calibri" w:cs="Calibri"/>
              </w:rPr>
              <w:t>1.37</w:t>
            </w:r>
          </w:p>
        </w:tc>
        <w:tc>
          <w:tcPr>
            <w:tcW w:w="671" w:type="dxa"/>
          </w:tcPr>
          <w:p w14:paraId="1DB12CDA" w14:textId="534030D8" w:rsidR="002378DD" w:rsidRPr="004F3B18" w:rsidRDefault="002378DD" w:rsidP="002378DD">
            <w:pPr>
              <w:jc w:val="center"/>
              <w:rPr>
                <w:rFonts w:ascii="Calibri" w:hAnsi="Calibri" w:cs="Calibri"/>
              </w:rPr>
            </w:pPr>
            <w:r w:rsidRPr="004F3B18">
              <w:rPr>
                <w:rFonts w:ascii="Calibri" w:hAnsi="Calibri" w:cs="Calibri"/>
              </w:rPr>
              <w:t>0.96</w:t>
            </w:r>
          </w:p>
        </w:tc>
        <w:tc>
          <w:tcPr>
            <w:tcW w:w="1285" w:type="dxa"/>
          </w:tcPr>
          <w:p w14:paraId="31127366" w14:textId="77777777" w:rsidR="002378DD" w:rsidRPr="004F3B18" w:rsidRDefault="002378DD" w:rsidP="002378DD">
            <w:pPr>
              <w:jc w:val="center"/>
              <w:rPr>
                <w:rFonts w:ascii="Calibri" w:hAnsi="Calibri" w:cs="Calibri"/>
              </w:rPr>
            </w:pPr>
            <w:r w:rsidRPr="004F3B18">
              <w:rPr>
                <w:rFonts w:ascii="Calibri" w:hAnsi="Calibri" w:cs="Calibri"/>
              </w:rPr>
              <w:t>1.08</w:t>
            </w:r>
          </w:p>
        </w:tc>
        <w:tc>
          <w:tcPr>
            <w:tcW w:w="850" w:type="dxa"/>
          </w:tcPr>
          <w:p w14:paraId="2BE1DF7B" w14:textId="77777777" w:rsidR="002378DD" w:rsidRPr="004F3B18" w:rsidRDefault="002378DD" w:rsidP="002378DD">
            <w:pPr>
              <w:jc w:val="center"/>
              <w:rPr>
                <w:rFonts w:ascii="Calibri" w:hAnsi="Calibri" w:cs="Calibri"/>
              </w:rPr>
            </w:pPr>
            <w:r w:rsidRPr="004F3B18">
              <w:rPr>
                <w:rFonts w:ascii="Calibri" w:hAnsi="Calibri" w:cs="Calibri"/>
              </w:rPr>
              <w:t>3.11</w:t>
            </w:r>
          </w:p>
        </w:tc>
        <w:tc>
          <w:tcPr>
            <w:tcW w:w="851" w:type="dxa"/>
          </w:tcPr>
          <w:p w14:paraId="134739D8" w14:textId="75D1C90D" w:rsidR="002378DD" w:rsidRPr="004F3B18" w:rsidRDefault="002378DD" w:rsidP="002378DD">
            <w:pPr>
              <w:jc w:val="center"/>
              <w:rPr>
                <w:rFonts w:ascii="Calibri" w:hAnsi="Calibri" w:cs="Calibri"/>
              </w:rPr>
            </w:pPr>
            <w:r w:rsidRPr="004F3B18">
              <w:rPr>
                <w:rFonts w:ascii="Calibri" w:hAnsi="Calibri" w:cs="Calibri"/>
              </w:rPr>
              <w:t>100</w:t>
            </w:r>
          </w:p>
        </w:tc>
        <w:tc>
          <w:tcPr>
            <w:tcW w:w="992" w:type="dxa"/>
          </w:tcPr>
          <w:p w14:paraId="2E82C3E0" w14:textId="7FAC279A" w:rsidR="002378DD" w:rsidRPr="004F3B18" w:rsidRDefault="002378DD" w:rsidP="002378DD">
            <w:pPr>
              <w:jc w:val="center"/>
              <w:rPr>
                <w:rFonts w:ascii="Calibri" w:hAnsi="Calibri" w:cs="Calibri"/>
              </w:rPr>
            </w:pPr>
            <w:r w:rsidRPr="004F3B18">
              <w:rPr>
                <w:rFonts w:ascii="Calibri" w:hAnsi="Calibri" w:cs="Calibri"/>
              </w:rPr>
              <w:t>1.37</w:t>
            </w:r>
          </w:p>
        </w:tc>
        <w:tc>
          <w:tcPr>
            <w:tcW w:w="941" w:type="dxa"/>
          </w:tcPr>
          <w:p w14:paraId="69A128E3" w14:textId="428B8195" w:rsidR="002378DD" w:rsidRPr="004F3B18" w:rsidRDefault="002378DD" w:rsidP="002378DD">
            <w:pPr>
              <w:jc w:val="center"/>
              <w:rPr>
                <w:rFonts w:ascii="Calibri" w:hAnsi="Calibri" w:cs="Calibri"/>
              </w:rPr>
            </w:pPr>
            <w:r w:rsidRPr="004F3B18">
              <w:rPr>
                <w:rFonts w:ascii="Calibri" w:hAnsi="Calibri" w:cs="Calibri"/>
              </w:rPr>
              <w:t>0.96</w:t>
            </w:r>
          </w:p>
        </w:tc>
      </w:tr>
      <w:tr w:rsidR="002378DD" w:rsidRPr="004F3B18" w14:paraId="2C2E4C32" w14:textId="77777777" w:rsidTr="00CE0E26">
        <w:tc>
          <w:tcPr>
            <w:tcW w:w="699" w:type="dxa"/>
            <w:vMerge/>
          </w:tcPr>
          <w:p w14:paraId="34655604" w14:textId="77777777" w:rsidR="002378DD" w:rsidRPr="004F3B18" w:rsidRDefault="002378DD" w:rsidP="002378DD">
            <w:pPr>
              <w:jc w:val="center"/>
              <w:rPr>
                <w:rFonts w:ascii="Calibri" w:hAnsi="Calibri" w:cs="Calibri"/>
              </w:rPr>
            </w:pPr>
          </w:p>
        </w:tc>
        <w:tc>
          <w:tcPr>
            <w:tcW w:w="1124" w:type="dxa"/>
            <w:vMerge/>
          </w:tcPr>
          <w:p w14:paraId="2EA19A24" w14:textId="77777777" w:rsidR="002378DD" w:rsidRPr="004F3B18" w:rsidRDefault="002378DD" w:rsidP="002378DD">
            <w:pPr>
              <w:jc w:val="center"/>
              <w:rPr>
                <w:rFonts w:ascii="Calibri" w:hAnsi="Calibri" w:cs="Calibri"/>
              </w:rPr>
            </w:pPr>
          </w:p>
        </w:tc>
        <w:tc>
          <w:tcPr>
            <w:tcW w:w="851" w:type="dxa"/>
          </w:tcPr>
          <w:p w14:paraId="08A323E2" w14:textId="404180AB" w:rsidR="002378DD" w:rsidRPr="004F3B18" w:rsidRDefault="002378DD" w:rsidP="002378DD">
            <w:pPr>
              <w:jc w:val="center"/>
              <w:rPr>
                <w:rFonts w:ascii="Calibri" w:hAnsi="Calibri" w:cs="Calibri"/>
              </w:rPr>
            </w:pPr>
            <w:r w:rsidRPr="004F3B18">
              <w:rPr>
                <w:rFonts w:ascii="Calibri" w:hAnsi="Calibri" w:cs="Calibri"/>
              </w:rPr>
              <w:t>150</w:t>
            </w:r>
          </w:p>
        </w:tc>
        <w:tc>
          <w:tcPr>
            <w:tcW w:w="753" w:type="dxa"/>
          </w:tcPr>
          <w:p w14:paraId="75A44F8B" w14:textId="7A51C397" w:rsidR="002378DD" w:rsidRPr="004F3B18" w:rsidRDefault="002378DD" w:rsidP="002378DD">
            <w:pPr>
              <w:jc w:val="center"/>
              <w:rPr>
                <w:rFonts w:ascii="Calibri" w:hAnsi="Calibri" w:cs="Calibri"/>
              </w:rPr>
            </w:pPr>
            <w:r w:rsidRPr="004F3B18">
              <w:rPr>
                <w:rFonts w:ascii="Calibri" w:hAnsi="Calibri" w:cs="Calibri"/>
              </w:rPr>
              <w:t>1.4</w:t>
            </w:r>
          </w:p>
        </w:tc>
        <w:tc>
          <w:tcPr>
            <w:tcW w:w="671" w:type="dxa"/>
          </w:tcPr>
          <w:p w14:paraId="3B8C7B69" w14:textId="2634DC02" w:rsidR="002378DD" w:rsidRPr="004F3B18" w:rsidRDefault="002378DD" w:rsidP="002378DD">
            <w:pPr>
              <w:jc w:val="center"/>
              <w:rPr>
                <w:rFonts w:ascii="Calibri" w:hAnsi="Calibri" w:cs="Calibri"/>
              </w:rPr>
            </w:pPr>
            <w:r w:rsidRPr="004F3B18">
              <w:rPr>
                <w:rFonts w:ascii="Calibri" w:hAnsi="Calibri" w:cs="Calibri"/>
              </w:rPr>
              <w:t>0.95</w:t>
            </w:r>
          </w:p>
        </w:tc>
        <w:tc>
          <w:tcPr>
            <w:tcW w:w="1285" w:type="dxa"/>
          </w:tcPr>
          <w:p w14:paraId="176744FD" w14:textId="77777777" w:rsidR="002378DD" w:rsidRPr="004F3B18" w:rsidRDefault="002378DD" w:rsidP="002378DD">
            <w:pPr>
              <w:jc w:val="center"/>
              <w:rPr>
                <w:rFonts w:ascii="Calibri" w:hAnsi="Calibri" w:cs="Calibri"/>
              </w:rPr>
            </w:pPr>
            <w:r w:rsidRPr="004F3B18">
              <w:rPr>
                <w:rFonts w:ascii="Calibri" w:hAnsi="Calibri" w:cs="Calibri"/>
              </w:rPr>
              <w:t>0.21</w:t>
            </w:r>
          </w:p>
        </w:tc>
        <w:tc>
          <w:tcPr>
            <w:tcW w:w="850" w:type="dxa"/>
          </w:tcPr>
          <w:p w14:paraId="6FCE4937" w14:textId="77777777" w:rsidR="002378DD" w:rsidRPr="004F3B18" w:rsidRDefault="002378DD" w:rsidP="002378DD">
            <w:pPr>
              <w:jc w:val="center"/>
              <w:rPr>
                <w:rFonts w:ascii="Calibri" w:hAnsi="Calibri" w:cs="Calibri"/>
              </w:rPr>
            </w:pPr>
            <w:r w:rsidRPr="004F3B18">
              <w:rPr>
                <w:rFonts w:ascii="Calibri" w:hAnsi="Calibri" w:cs="Calibri"/>
              </w:rPr>
              <w:t>2.86</w:t>
            </w:r>
          </w:p>
        </w:tc>
        <w:tc>
          <w:tcPr>
            <w:tcW w:w="851" w:type="dxa"/>
          </w:tcPr>
          <w:p w14:paraId="57DBC2BB" w14:textId="2D5B3308" w:rsidR="002378DD" w:rsidRPr="004F3B18" w:rsidRDefault="002378DD" w:rsidP="002378DD">
            <w:pPr>
              <w:jc w:val="center"/>
              <w:rPr>
                <w:rFonts w:ascii="Calibri" w:hAnsi="Calibri" w:cs="Calibri"/>
              </w:rPr>
            </w:pPr>
            <w:r w:rsidRPr="004F3B18">
              <w:rPr>
                <w:rFonts w:ascii="Calibri" w:hAnsi="Calibri" w:cs="Calibri"/>
              </w:rPr>
              <w:t>150</w:t>
            </w:r>
          </w:p>
        </w:tc>
        <w:tc>
          <w:tcPr>
            <w:tcW w:w="992" w:type="dxa"/>
          </w:tcPr>
          <w:p w14:paraId="24CA7499" w14:textId="03BB1326" w:rsidR="002378DD" w:rsidRPr="004F3B18" w:rsidRDefault="002378DD" w:rsidP="002378DD">
            <w:pPr>
              <w:jc w:val="center"/>
              <w:rPr>
                <w:rFonts w:ascii="Calibri" w:hAnsi="Calibri" w:cs="Calibri"/>
              </w:rPr>
            </w:pPr>
            <w:r w:rsidRPr="004F3B18">
              <w:rPr>
                <w:rFonts w:ascii="Calibri" w:hAnsi="Calibri" w:cs="Calibri"/>
              </w:rPr>
              <w:t>1.4</w:t>
            </w:r>
          </w:p>
        </w:tc>
        <w:tc>
          <w:tcPr>
            <w:tcW w:w="941" w:type="dxa"/>
          </w:tcPr>
          <w:p w14:paraId="05E7E44F" w14:textId="63233E09" w:rsidR="002378DD" w:rsidRPr="004F3B18" w:rsidRDefault="002378DD" w:rsidP="002378DD">
            <w:pPr>
              <w:jc w:val="center"/>
              <w:rPr>
                <w:rFonts w:ascii="Calibri" w:hAnsi="Calibri" w:cs="Calibri"/>
              </w:rPr>
            </w:pPr>
            <w:r w:rsidRPr="004F3B18">
              <w:rPr>
                <w:rFonts w:ascii="Calibri" w:hAnsi="Calibri" w:cs="Calibri"/>
              </w:rPr>
              <w:t>0.95</w:t>
            </w:r>
          </w:p>
        </w:tc>
      </w:tr>
      <w:tr w:rsidR="002378DD" w:rsidRPr="004F3B18" w14:paraId="46DABAB6" w14:textId="77777777" w:rsidTr="00CE0E26">
        <w:tc>
          <w:tcPr>
            <w:tcW w:w="699" w:type="dxa"/>
            <w:vMerge/>
          </w:tcPr>
          <w:p w14:paraId="072DD510" w14:textId="77777777" w:rsidR="002378DD" w:rsidRPr="004F3B18" w:rsidRDefault="002378DD" w:rsidP="002378DD">
            <w:pPr>
              <w:jc w:val="center"/>
              <w:rPr>
                <w:rFonts w:ascii="Calibri" w:hAnsi="Calibri" w:cs="Calibri"/>
              </w:rPr>
            </w:pPr>
          </w:p>
        </w:tc>
        <w:tc>
          <w:tcPr>
            <w:tcW w:w="1124" w:type="dxa"/>
            <w:vMerge w:val="restart"/>
          </w:tcPr>
          <w:p w14:paraId="04537173" w14:textId="07F3AA78" w:rsidR="002378DD" w:rsidRPr="004F3B18" w:rsidRDefault="002378DD" w:rsidP="002378DD">
            <w:pPr>
              <w:jc w:val="center"/>
              <w:rPr>
                <w:rFonts w:ascii="Calibri" w:hAnsi="Calibri" w:cs="Calibri"/>
              </w:rPr>
            </w:pPr>
            <w:r w:rsidRPr="004F3B18">
              <w:rPr>
                <w:rFonts w:ascii="Calibri" w:hAnsi="Calibri" w:cs="Calibri"/>
              </w:rPr>
              <w:t>50</w:t>
            </w:r>
          </w:p>
        </w:tc>
        <w:tc>
          <w:tcPr>
            <w:tcW w:w="851" w:type="dxa"/>
          </w:tcPr>
          <w:p w14:paraId="103409D1" w14:textId="7D9C9EB7" w:rsidR="002378DD" w:rsidRPr="004F3B18" w:rsidRDefault="002378DD" w:rsidP="002378DD">
            <w:pPr>
              <w:jc w:val="center"/>
              <w:rPr>
                <w:rFonts w:ascii="Calibri" w:hAnsi="Calibri" w:cs="Calibri"/>
              </w:rPr>
            </w:pPr>
            <w:r w:rsidRPr="004F3B18">
              <w:rPr>
                <w:rFonts w:ascii="Calibri" w:hAnsi="Calibri" w:cs="Calibri"/>
              </w:rPr>
              <w:t>20</w:t>
            </w:r>
          </w:p>
        </w:tc>
        <w:tc>
          <w:tcPr>
            <w:tcW w:w="753" w:type="dxa"/>
          </w:tcPr>
          <w:p w14:paraId="376963E1" w14:textId="19574DF3" w:rsidR="002378DD" w:rsidRPr="004F3B18" w:rsidRDefault="002378DD" w:rsidP="002378DD">
            <w:pPr>
              <w:jc w:val="center"/>
              <w:rPr>
                <w:rFonts w:ascii="Calibri" w:hAnsi="Calibri" w:cs="Calibri"/>
              </w:rPr>
            </w:pPr>
            <w:r w:rsidRPr="004F3B18">
              <w:rPr>
                <w:rFonts w:ascii="Calibri" w:hAnsi="Calibri" w:cs="Calibri"/>
              </w:rPr>
              <w:t>2.63</w:t>
            </w:r>
          </w:p>
        </w:tc>
        <w:tc>
          <w:tcPr>
            <w:tcW w:w="671" w:type="dxa"/>
          </w:tcPr>
          <w:p w14:paraId="6129771E" w14:textId="159F1A2A" w:rsidR="002378DD" w:rsidRPr="004F3B18" w:rsidRDefault="002378DD" w:rsidP="002378DD">
            <w:pPr>
              <w:jc w:val="center"/>
              <w:rPr>
                <w:rFonts w:ascii="Calibri" w:hAnsi="Calibri" w:cs="Calibri"/>
              </w:rPr>
            </w:pPr>
            <w:r w:rsidRPr="004F3B18">
              <w:rPr>
                <w:rFonts w:ascii="Calibri" w:hAnsi="Calibri" w:cs="Calibri"/>
              </w:rPr>
              <w:t>0.84</w:t>
            </w:r>
          </w:p>
        </w:tc>
        <w:tc>
          <w:tcPr>
            <w:tcW w:w="1285" w:type="dxa"/>
          </w:tcPr>
          <w:p w14:paraId="0ECBA593" w14:textId="77777777" w:rsidR="002378DD" w:rsidRPr="004F3B18" w:rsidRDefault="002378DD" w:rsidP="002378DD">
            <w:pPr>
              <w:jc w:val="center"/>
              <w:rPr>
                <w:rFonts w:ascii="Calibri" w:hAnsi="Calibri" w:cs="Calibri"/>
              </w:rPr>
            </w:pPr>
            <w:r w:rsidRPr="004F3B18">
              <w:rPr>
                <w:rFonts w:ascii="Calibri" w:hAnsi="Calibri" w:cs="Calibri"/>
              </w:rPr>
              <w:t>1.78</w:t>
            </w:r>
          </w:p>
        </w:tc>
        <w:tc>
          <w:tcPr>
            <w:tcW w:w="850" w:type="dxa"/>
          </w:tcPr>
          <w:p w14:paraId="359BAC8E" w14:textId="2911EF46" w:rsidR="002378DD" w:rsidRPr="004F3B18" w:rsidRDefault="002378DD" w:rsidP="002378DD">
            <w:pPr>
              <w:jc w:val="center"/>
              <w:rPr>
                <w:rFonts w:ascii="Calibri" w:hAnsi="Calibri" w:cs="Calibri"/>
              </w:rPr>
            </w:pPr>
            <w:r w:rsidRPr="004F3B18">
              <w:rPr>
                <w:rFonts w:ascii="Calibri" w:hAnsi="Calibri" w:cs="Calibri"/>
              </w:rPr>
              <w:t>50</w:t>
            </w:r>
          </w:p>
        </w:tc>
        <w:tc>
          <w:tcPr>
            <w:tcW w:w="851" w:type="dxa"/>
          </w:tcPr>
          <w:p w14:paraId="3037873F" w14:textId="373CE827" w:rsidR="002378DD" w:rsidRPr="004F3B18" w:rsidRDefault="002378DD" w:rsidP="002378DD">
            <w:pPr>
              <w:jc w:val="center"/>
              <w:rPr>
                <w:rFonts w:ascii="Calibri" w:hAnsi="Calibri" w:cs="Calibri"/>
              </w:rPr>
            </w:pPr>
            <w:r w:rsidRPr="004F3B18">
              <w:rPr>
                <w:rFonts w:ascii="Calibri" w:hAnsi="Calibri" w:cs="Calibri"/>
              </w:rPr>
              <w:t>20</w:t>
            </w:r>
          </w:p>
        </w:tc>
        <w:tc>
          <w:tcPr>
            <w:tcW w:w="992" w:type="dxa"/>
          </w:tcPr>
          <w:p w14:paraId="5D4C568C" w14:textId="24723B01" w:rsidR="002378DD" w:rsidRPr="004F3B18" w:rsidRDefault="002378DD" w:rsidP="002378DD">
            <w:pPr>
              <w:jc w:val="center"/>
              <w:rPr>
                <w:rFonts w:ascii="Calibri" w:hAnsi="Calibri" w:cs="Calibri"/>
              </w:rPr>
            </w:pPr>
            <w:r w:rsidRPr="004F3B18">
              <w:rPr>
                <w:rFonts w:ascii="Calibri" w:hAnsi="Calibri" w:cs="Calibri"/>
              </w:rPr>
              <w:t>2.63</w:t>
            </w:r>
          </w:p>
        </w:tc>
        <w:tc>
          <w:tcPr>
            <w:tcW w:w="941" w:type="dxa"/>
          </w:tcPr>
          <w:p w14:paraId="54A130D2" w14:textId="53E1FD03" w:rsidR="002378DD" w:rsidRPr="004F3B18" w:rsidRDefault="002378DD" w:rsidP="002378DD">
            <w:pPr>
              <w:jc w:val="center"/>
              <w:rPr>
                <w:rFonts w:ascii="Calibri" w:hAnsi="Calibri" w:cs="Calibri"/>
              </w:rPr>
            </w:pPr>
            <w:r w:rsidRPr="004F3B18">
              <w:rPr>
                <w:rFonts w:ascii="Calibri" w:hAnsi="Calibri" w:cs="Calibri"/>
              </w:rPr>
              <w:t>0.84</w:t>
            </w:r>
          </w:p>
        </w:tc>
      </w:tr>
      <w:tr w:rsidR="002378DD" w:rsidRPr="004F3B18" w14:paraId="6E709561" w14:textId="77777777" w:rsidTr="00CE0E26">
        <w:tc>
          <w:tcPr>
            <w:tcW w:w="699" w:type="dxa"/>
            <w:vMerge/>
          </w:tcPr>
          <w:p w14:paraId="5039AA76" w14:textId="77777777" w:rsidR="002378DD" w:rsidRPr="004F3B18" w:rsidRDefault="002378DD" w:rsidP="002378DD">
            <w:pPr>
              <w:jc w:val="center"/>
              <w:rPr>
                <w:rFonts w:ascii="Calibri" w:hAnsi="Calibri" w:cs="Calibri"/>
              </w:rPr>
            </w:pPr>
          </w:p>
        </w:tc>
        <w:tc>
          <w:tcPr>
            <w:tcW w:w="1124" w:type="dxa"/>
            <w:vMerge/>
          </w:tcPr>
          <w:p w14:paraId="4F4D629C" w14:textId="77777777" w:rsidR="002378DD" w:rsidRPr="004F3B18" w:rsidRDefault="002378DD" w:rsidP="002378DD">
            <w:pPr>
              <w:jc w:val="center"/>
              <w:rPr>
                <w:rFonts w:ascii="Calibri" w:hAnsi="Calibri" w:cs="Calibri"/>
              </w:rPr>
            </w:pPr>
          </w:p>
        </w:tc>
        <w:tc>
          <w:tcPr>
            <w:tcW w:w="851" w:type="dxa"/>
          </w:tcPr>
          <w:p w14:paraId="66CCCA2B" w14:textId="1936EA17" w:rsidR="002378DD" w:rsidRPr="004F3B18" w:rsidRDefault="002378DD" w:rsidP="002378DD">
            <w:pPr>
              <w:jc w:val="center"/>
              <w:rPr>
                <w:rFonts w:ascii="Calibri" w:hAnsi="Calibri" w:cs="Calibri"/>
              </w:rPr>
            </w:pPr>
            <w:r w:rsidRPr="004F3B18">
              <w:rPr>
                <w:rFonts w:ascii="Calibri" w:hAnsi="Calibri" w:cs="Calibri"/>
              </w:rPr>
              <w:t>50</w:t>
            </w:r>
          </w:p>
        </w:tc>
        <w:tc>
          <w:tcPr>
            <w:tcW w:w="753" w:type="dxa"/>
          </w:tcPr>
          <w:p w14:paraId="5974C91C" w14:textId="46CEB55B" w:rsidR="002378DD" w:rsidRPr="004F3B18" w:rsidRDefault="002378DD" w:rsidP="002378DD">
            <w:pPr>
              <w:jc w:val="center"/>
              <w:rPr>
                <w:rFonts w:ascii="Calibri" w:hAnsi="Calibri" w:cs="Calibri"/>
              </w:rPr>
            </w:pPr>
            <w:r w:rsidRPr="004F3B18">
              <w:rPr>
                <w:rFonts w:ascii="Calibri" w:hAnsi="Calibri" w:cs="Calibri"/>
              </w:rPr>
              <w:t>1.79</w:t>
            </w:r>
          </w:p>
        </w:tc>
        <w:tc>
          <w:tcPr>
            <w:tcW w:w="671" w:type="dxa"/>
          </w:tcPr>
          <w:p w14:paraId="705409D1" w14:textId="20713A3F" w:rsidR="002378DD" w:rsidRPr="004F3B18" w:rsidRDefault="002378DD" w:rsidP="002378DD">
            <w:pPr>
              <w:jc w:val="center"/>
              <w:rPr>
                <w:rFonts w:ascii="Calibri" w:hAnsi="Calibri" w:cs="Calibri"/>
              </w:rPr>
            </w:pPr>
            <w:r w:rsidRPr="004F3B18">
              <w:rPr>
                <w:rFonts w:ascii="Calibri" w:hAnsi="Calibri" w:cs="Calibri"/>
              </w:rPr>
              <w:t>0.93</w:t>
            </w:r>
          </w:p>
        </w:tc>
        <w:tc>
          <w:tcPr>
            <w:tcW w:w="1285" w:type="dxa"/>
          </w:tcPr>
          <w:p w14:paraId="63097E2D" w14:textId="77777777" w:rsidR="002378DD" w:rsidRPr="004F3B18" w:rsidRDefault="002378DD" w:rsidP="002378DD">
            <w:pPr>
              <w:jc w:val="center"/>
              <w:rPr>
                <w:rFonts w:ascii="Calibri" w:hAnsi="Calibri" w:cs="Calibri"/>
              </w:rPr>
            </w:pPr>
            <w:r w:rsidRPr="004F3B18">
              <w:rPr>
                <w:rFonts w:ascii="Calibri" w:hAnsi="Calibri" w:cs="Calibri"/>
              </w:rPr>
              <w:t>0.98</w:t>
            </w:r>
          </w:p>
        </w:tc>
        <w:tc>
          <w:tcPr>
            <w:tcW w:w="850" w:type="dxa"/>
          </w:tcPr>
          <w:p w14:paraId="7E3A69DF" w14:textId="77777777" w:rsidR="002378DD" w:rsidRPr="004F3B18" w:rsidRDefault="002378DD" w:rsidP="002378DD">
            <w:pPr>
              <w:jc w:val="center"/>
              <w:rPr>
                <w:rFonts w:ascii="Calibri" w:hAnsi="Calibri" w:cs="Calibri"/>
              </w:rPr>
            </w:pPr>
            <w:r w:rsidRPr="004F3B18">
              <w:rPr>
                <w:rFonts w:ascii="Calibri" w:hAnsi="Calibri" w:cs="Calibri"/>
              </w:rPr>
              <w:t>1.98</w:t>
            </w:r>
          </w:p>
        </w:tc>
        <w:tc>
          <w:tcPr>
            <w:tcW w:w="851" w:type="dxa"/>
          </w:tcPr>
          <w:p w14:paraId="21FC94F0" w14:textId="60717287" w:rsidR="002378DD" w:rsidRPr="004F3B18" w:rsidRDefault="002378DD" w:rsidP="002378DD">
            <w:pPr>
              <w:jc w:val="center"/>
              <w:rPr>
                <w:rFonts w:ascii="Calibri" w:hAnsi="Calibri" w:cs="Calibri"/>
              </w:rPr>
            </w:pPr>
            <w:r w:rsidRPr="004F3B18">
              <w:rPr>
                <w:rFonts w:ascii="Calibri" w:hAnsi="Calibri" w:cs="Calibri"/>
              </w:rPr>
              <w:t>50</w:t>
            </w:r>
          </w:p>
        </w:tc>
        <w:tc>
          <w:tcPr>
            <w:tcW w:w="992" w:type="dxa"/>
          </w:tcPr>
          <w:p w14:paraId="71EA77A7" w14:textId="686FE9E0" w:rsidR="002378DD" w:rsidRPr="004F3B18" w:rsidRDefault="002378DD" w:rsidP="002378DD">
            <w:pPr>
              <w:jc w:val="center"/>
              <w:rPr>
                <w:rFonts w:ascii="Calibri" w:hAnsi="Calibri" w:cs="Calibri"/>
              </w:rPr>
            </w:pPr>
            <w:r w:rsidRPr="004F3B18">
              <w:rPr>
                <w:rFonts w:ascii="Calibri" w:hAnsi="Calibri" w:cs="Calibri"/>
              </w:rPr>
              <w:t>1.79</w:t>
            </w:r>
          </w:p>
        </w:tc>
        <w:tc>
          <w:tcPr>
            <w:tcW w:w="941" w:type="dxa"/>
          </w:tcPr>
          <w:p w14:paraId="4AFD31E9" w14:textId="5557D869" w:rsidR="002378DD" w:rsidRPr="004F3B18" w:rsidRDefault="002378DD" w:rsidP="002378DD">
            <w:pPr>
              <w:jc w:val="center"/>
              <w:rPr>
                <w:rFonts w:ascii="Calibri" w:hAnsi="Calibri" w:cs="Calibri"/>
              </w:rPr>
            </w:pPr>
            <w:r w:rsidRPr="004F3B18">
              <w:rPr>
                <w:rFonts w:ascii="Calibri" w:hAnsi="Calibri" w:cs="Calibri"/>
              </w:rPr>
              <w:t>0.93</w:t>
            </w:r>
          </w:p>
        </w:tc>
      </w:tr>
      <w:tr w:rsidR="002378DD" w:rsidRPr="004F3B18" w14:paraId="14C25186" w14:textId="77777777" w:rsidTr="00CE0E26">
        <w:tc>
          <w:tcPr>
            <w:tcW w:w="699" w:type="dxa"/>
            <w:vMerge/>
          </w:tcPr>
          <w:p w14:paraId="701F8CFE" w14:textId="77777777" w:rsidR="002378DD" w:rsidRPr="004F3B18" w:rsidRDefault="002378DD" w:rsidP="002378DD">
            <w:pPr>
              <w:jc w:val="center"/>
              <w:rPr>
                <w:rFonts w:ascii="Calibri" w:hAnsi="Calibri" w:cs="Calibri"/>
              </w:rPr>
            </w:pPr>
          </w:p>
        </w:tc>
        <w:tc>
          <w:tcPr>
            <w:tcW w:w="1124" w:type="dxa"/>
            <w:vMerge/>
          </w:tcPr>
          <w:p w14:paraId="0570D5B4" w14:textId="77777777" w:rsidR="002378DD" w:rsidRPr="004F3B18" w:rsidRDefault="002378DD" w:rsidP="002378DD">
            <w:pPr>
              <w:jc w:val="center"/>
              <w:rPr>
                <w:rFonts w:ascii="Calibri" w:hAnsi="Calibri" w:cs="Calibri"/>
              </w:rPr>
            </w:pPr>
          </w:p>
        </w:tc>
        <w:tc>
          <w:tcPr>
            <w:tcW w:w="851" w:type="dxa"/>
          </w:tcPr>
          <w:p w14:paraId="54C2FD62" w14:textId="15F0CB87" w:rsidR="002378DD" w:rsidRPr="004F3B18" w:rsidRDefault="002378DD" w:rsidP="002378DD">
            <w:pPr>
              <w:jc w:val="center"/>
              <w:rPr>
                <w:rFonts w:ascii="Calibri" w:hAnsi="Calibri" w:cs="Calibri"/>
              </w:rPr>
            </w:pPr>
            <w:r w:rsidRPr="004F3B18">
              <w:rPr>
                <w:rFonts w:ascii="Calibri" w:hAnsi="Calibri" w:cs="Calibri"/>
              </w:rPr>
              <w:t>100</w:t>
            </w:r>
          </w:p>
        </w:tc>
        <w:tc>
          <w:tcPr>
            <w:tcW w:w="753" w:type="dxa"/>
          </w:tcPr>
          <w:p w14:paraId="577F6BC5" w14:textId="4EDAF32B" w:rsidR="002378DD" w:rsidRPr="004F3B18" w:rsidRDefault="002378DD" w:rsidP="002378DD">
            <w:pPr>
              <w:jc w:val="center"/>
              <w:rPr>
                <w:rFonts w:ascii="Calibri" w:hAnsi="Calibri" w:cs="Calibri"/>
              </w:rPr>
            </w:pPr>
            <w:r w:rsidRPr="004F3B18">
              <w:rPr>
                <w:rFonts w:ascii="Calibri" w:hAnsi="Calibri" w:cs="Calibri"/>
              </w:rPr>
              <w:t>1.39</w:t>
            </w:r>
          </w:p>
        </w:tc>
        <w:tc>
          <w:tcPr>
            <w:tcW w:w="671" w:type="dxa"/>
          </w:tcPr>
          <w:p w14:paraId="4E56563B" w14:textId="2B75A053" w:rsidR="002378DD" w:rsidRPr="004F3B18" w:rsidRDefault="002378DD" w:rsidP="002378DD">
            <w:pPr>
              <w:jc w:val="center"/>
              <w:rPr>
                <w:rFonts w:ascii="Calibri" w:hAnsi="Calibri" w:cs="Calibri"/>
              </w:rPr>
            </w:pPr>
            <w:r w:rsidRPr="004F3B18">
              <w:rPr>
                <w:rFonts w:ascii="Calibri" w:hAnsi="Calibri" w:cs="Calibri"/>
              </w:rPr>
              <w:t>0.96</w:t>
            </w:r>
          </w:p>
        </w:tc>
        <w:tc>
          <w:tcPr>
            <w:tcW w:w="1285" w:type="dxa"/>
          </w:tcPr>
          <w:p w14:paraId="61370453" w14:textId="77777777" w:rsidR="002378DD" w:rsidRPr="004F3B18" w:rsidRDefault="002378DD" w:rsidP="002378DD">
            <w:pPr>
              <w:jc w:val="center"/>
              <w:rPr>
                <w:rFonts w:ascii="Calibri" w:hAnsi="Calibri" w:cs="Calibri"/>
              </w:rPr>
            </w:pPr>
            <w:r w:rsidRPr="004F3B18">
              <w:rPr>
                <w:rFonts w:ascii="Calibri" w:hAnsi="Calibri" w:cs="Calibri"/>
              </w:rPr>
              <w:t>0.72</w:t>
            </w:r>
          </w:p>
        </w:tc>
        <w:tc>
          <w:tcPr>
            <w:tcW w:w="850" w:type="dxa"/>
          </w:tcPr>
          <w:p w14:paraId="16ADDDC4" w14:textId="77777777" w:rsidR="002378DD" w:rsidRPr="004F3B18" w:rsidRDefault="002378DD" w:rsidP="002378DD">
            <w:pPr>
              <w:jc w:val="center"/>
              <w:rPr>
                <w:rFonts w:ascii="Calibri" w:hAnsi="Calibri" w:cs="Calibri"/>
              </w:rPr>
            </w:pPr>
            <w:r w:rsidRPr="004F3B18">
              <w:rPr>
                <w:rFonts w:ascii="Calibri" w:hAnsi="Calibri" w:cs="Calibri"/>
              </w:rPr>
              <w:t>1.04</w:t>
            </w:r>
          </w:p>
        </w:tc>
        <w:tc>
          <w:tcPr>
            <w:tcW w:w="851" w:type="dxa"/>
          </w:tcPr>
          <w:p w14:paraId="2721541D" w14:textId="36FB1008" w:rsidR="002378DD" w:rsidRPr="004F3B18" w:rsidRDefault="002378DD" w:rsidP="002378DD">
            <w:pPr>
              <w:jc w:val="center"/>
              <w:rPr>
                <w:rFonts w:ascii="Calibri" w:hAnsi="Calibri" w:cs="Calibri"/>
              </w:rPr>
            </w:pPr>
            <w:r w:rsidRPr="004F3B18">
              <w:rPr>
                <w:rFonts w:ascii="Calibri" w:hAnsi="Calibri" w:cs="Calibri"/>
              </w:rPr>
              <w:t>100</w:t>
            </w:r>
          </w:p>
        </w:tc>
        <w:tc>
          <w:tcPr>
            <w:tcW w:w="992" w:type="dxa"/>
          </w:tcPr>
          <w:p w14:paraId="44A4A0F2" w14:textId="780FFEAE" w:rsidR="002378DD" w:rsidRPr="004F3B18" w:rsidRDefault="002378DD" w:rsidP="002378DD">
            <w:pPr>
              <w:jc w:val="center"/>
              <w:rPr>
                <w:rFonts w:ascii="Calibri" w:hAnsi="Calibri" w:cs="Calibri"/>
              </w:rPr>
            </w:pPr>
            <w:r w:rsidRPr="004F3B18">
              <w:rPr>
                <w:rFonts w:ascii="Calibri" w:hAnsi="Calibri" w:cs="Calibri"/>
              </w:rPr>
              <w:t>1.39</w:t>
            </w:r>
          </w:p>
        </w:tc>
        <w:tc>
          <w:tcPr>
            <w:tcW w:w="941" w:type="dxa"/>
          </w:tcPr>
          <w:p w14:paraId="7ABF3788" w14:textId="59BC4EAF" w:rsidR="002378DD" w:rsidRPr="004F3B18" w:rsidRDefault="002378DD" w:rsidP="002378DD">
            <w:pPr>
              <w:jc w:val="center"/>
              <w:rPr>
                <w:rFonts w:ascii="Calibri" w:hAnsi="Calibri" w:cs="Calibri"/>
              </w:rPr>
            </w:pPr>
            <w:r w:rsidRPr="004F3B18">
              <w:rPr>
                <w:rFonts w:ascii="Calibri" w:hAnsi="Calibri" w:cs="Calibri"/>
              </w:rPr>
              <w:t>0.96</w:t>
            </w:r>
          </w:p>
        </w:tc>
      </w:tr>
      <w:tr w:rsidR="002378DD" w:rsidRPr="004F3B18" w14:paraId="31A1D858" w14:textId="77777777" w:rsidTr="00CE0E26">
        <w:tc>
          <w:tcPr>
            <w:tcW w:w="699" w:type="dxa"/>
            <w:vMerge/>
          </w:tcPr>
          <w:p w14:paraId="7DBE318E" w14:textId="77777777" w:rsidR="002378DD" w:rsidRPr="004F3B18" w:rsidRDefault="002378DD" w:rsidP="002378DD">
            <w:pPr>
              <w:jc w:val="center"/>
              <w:rPr>
                <w:rFonts w:ascii="Calibri" w:hAnsi="Calibri" w:cs="Calibri"/>
              </w:rPr>
            </w:pPr>
          </w:p>
        </w:tc>
        <w:tc>
          <w:tcPr>
            <w:tcW w:w="1124" w:type="dxa"/>
            <w:vMerge/>
          </w:tcPr>
          <w:p w14:paraId="0480176A" w14:textId="77777777" w:rsidR="002378DD" w:rsidRPr="004F3B18" w:rsidRDefault="002378DD" w:rsidP="002378DD">
            <w:pPr>
              <w:jc w:val="center"/>
              <w:rPr>
                <w:rFonts w:ascii="Calibri" w:hAnsi="Calibri" w:cs="Calibri"/>
              </w:rPr>
            </w:pPr>
          </w:p>
        </w:tc>
        <w:tc>
          <w:tcPr>
            <w:tcW w:w="851" w:type="dxa"/>
          </w:tcPr>
          <w:p w14:paraId="410EF6AE" w14:textId="07D607ED" w:rsidR="002378DD" w:rsidRPr="004F3B18" w:rsidRDefault="002378DD" w:rsidP="002378DD">
            <w:pPr>
              <w:jc w:val="center"/>
              <w:rPr>
                <w:rFonts w:ascii="Calibri" w:hAnsi="Calibri" w:cs="Calibri"/>
              </w:rPr>
            </w:pPr>
            <w:r w:rsidRPr="004F3B18">
              <w:rPr>
                <w:rFonts w:ascii="Calibri" w:hAnsi="Calibri" w:cs="Calibri"/>
              </w:rPr>
              <w:t>150</w:t>
            </w:r>
          </w:p>
        </w:tc>
        <w:tc>
          <w:tcPr>
            <w:tcW w:w="753" w:type="dxa"/>
          </w:tcPr>
          <w:p w14:paraId="761A3B63" w14:textId="0937D9DC" w:rsidR="002378DD" w:rsidRPr="004F3B18" w:rsidRDefault="002378DD" w:rsidP="002378DD">
            <w:pPr>
              <w:jc w:val="center"/>
              <w:rPr>
                <w:rFonts w:ascii="Calibri" w:hAnsi="Calibri" w:cs="Calibri"/>
              </w:rPr>
            </w:pPr>
            <w:r w:rsidRPr="004F3B18">
              <w:rPr>
                <w:rFonts w:ascii="Calibri" w:hAnsi="Calibri" w:cs="Calibri"/>
              </w:rPr>
              <w:t>1.57</w:t>
            </w:r>
          </w:p>
        </w:tc>
        <w:tc>
          <w:tcPr>
            <w:tcW w:w="671" w:type="dxa"/>
          </w:tcPr>
          <w:p w14:paraId="67653E6C" w14:textId="215FF803" w:rsidR="002378DD" w:rsidRPr="004F3B18" w:rsidRDefault="002378DD" w:rsidP="002378DD">
            <w:pPr>
              <w:jc w:val="center"/>
              <w:rPr>
                <w:rFonts w:ascii="Calibri" w:hAnsi="Calibri" w:cs="Calibri"/>
              </w:rPr>
            </w:pPr>
            <w:r w:rsidRPr="004F3B18">
              <w:rPr>
                <w:rFonts w:ascii="Calibri" w:hAnsi="Calibri" w:cs="Calibri"/>
              </w:rPr>
              <w:t>0.95</w:t>
            </w:r>
          </w:p>
        </w:tc>
        <w:tc>
          <w:tcPr>
            <w:tcW w:w="1285" w:type="dxa"/>
          </w:tcPr>
          <w:p w14:paraId="3218A002" w14:textId="77777777" w:rsidR="002378DD" w:rsidRPr="004F3B18" w:rsidRDefault="002378DD" w:rsidP="002378DD">
            <w:pPr>
              <w:jc w:val="center"/>
              <w:rPr>
                <w:rFonts w:ascii="Calibri" w:hAnsi="Calibri" w:cs="Calibri"/>
              </w:rPr>
            </w:pPr>
            <w:r w:rsidRPr="004F3B18">
              <w:rPr>
                <w:rFonts w:ascii="Calibri" w:hAnsi="Calibri" w:cs="Calibri"/>
              </w:rPr>
              <w:t>1.38</w:t>
            </w:r>
          </w:p>
        </w:tc>
        <w:tc>
          <w:tcPr>
            <w:tcW w:w="850" w:type="dxa"/>
          </w:tcPr>
          <w:p w14:paraId="75BF4058" w14:textId="77777777" w:rsidR="002378DD" w:rsidRPr="004F3B18" w:rsidRDefault="002378DD" w:rsidP="002378DD">
            <w:pPr>
              <w:jc w:val="center"/>
              <w:rPr>
                <w:rFonts w:ascii="Calibri" w:hAnsi="Calibri" w:cs="Calibri"/>
              </w:rPr>
            </w:pPr>
            <w:r w:rsidRPr="004F3B18">
              <w:rPr>
                <w:rFonts w:ascii="Calibri" w:hAnsi="Calibri" w:cs="Calibri"/>
              </w:rPr>
              <w:t>6.57</w:t>
            </w:r>
          </w:p>
        </w:tc>
        <w:tc>
          <w:tcPr>
            <w:tcW w:w="851" w:type="dxa"/>
          </w:tcPr>
          <w:p w14:paraId="45146515" w14:textId="757B0C0B" w:rsidR="002378DD" w:rsidRPr="004F3B18" w:rsidRDefault="002378DD" w:rsidP="002378DD">
            <w:pPr>
              <w:jc w:val="center"/>
              <w:rPr>
                <w:rFonts w:ascii="Calibri" w:hAnsi="Calibri" w:cs="Calibri"/>
              </w:rPr>
            </w:pPr>
            <w:r w:rsidRPr="004F3B18">
              <w:rPr>
                <w:rFonts w:ascii="Calibri" w:hAnsi="Calibri" w:cs="Calibri"/>
              </w:rPr>
              <w:t>150</w:t>
            </w:r>
          </w:p>
        </w:tc>
        <w:tc>
          <w:tcPr>
            <w:tcW w:w="992" w:type="dxa"/>
          </w:tcPr>
          <w:p w14:paraId="3A76ACDF" w14:textId="22A07197" w:rsidR="002378DD" w:rsidRPr="004F3B18" w:rsidRDefault="002378DD" w:rsidP="002378DD">
            <w:pPr>
              <w:jc w:val="center"/>
              <w:rPr>
                <w:rFonts w:ascii="Calibri" w:hAnsi="Calibri" w:cs="Calibri"/>
              </w:rPr>
            </w:pPr>
            <w:r w:rsidRPr="004F3B18">
              <w:rPr>
                <w:rFonts w:ascii="Calibri" w:hAnsi="Calibri" w:cs="Calibri"/>
              </w:rPr>
              <w:t>1.57</w:t>
            </w:r>
          </w:p>
        </w:tc>
        <w:tc>
          <w:tcPr>
            <w:tcW w:w="941" w:type="dxa"/>
          </w:tcPr>
          <w:p w14:paraId="75D2C378" w14:textId="27906E45" w:rsidR="002378DD" w:rsidRPr="004F3B18" w:rsidRDefault="002378DD" w:rsidP="002378DD">
            <w:pPr>
              <w:jc w:val="center"/>
              <w:rPr>
                <w:rFonts w:ascii="Calibri" w:hAnsi="Calibri" w:cs="Calibri"/>
              </w:rPr>
            </w:pPr>
            <w:r w:rsidRPr="004F3B18">
              <w:rPr>
                <w:rFonts w:ascii="Calibri" w:hAnsi="Calibri" w:cs="Calibri"/>
              </w:rPr>
              <w:t>0.95</w:t>
            </w:r>
          </w:p>
        </w:tc>
      </w:tr>
    </w:tbl>
    <w:p w14:paraId="11C97188" w14:textId="77777777" w:rsidR="002378DD" w:rsidRPr="004F3B18" w:rsidRDefault="002378DD" w:rsidP="00414045">
      <w:pPr>
        <w:rPr>
          <w:rFonts w:ascii="Calibri" w:hAnsi="Calibri" w:cs="Calibri"/>
        </w:rPr>
      </w:pPr>
    </w:p>
    <w:p w14:paraId="777EDA52" w14:textId="785E4B3E" w:rsidR="00006989" w:rsidRPr="004F3B18" w:rsidRDefault="00006989" w:rsidP="00006989">
      <w:pPr>
        <w:pStyle w:val="Caption"/>
        <w:keepNext/>
        <w:rPr>
          <w:rFonts w:ascii="Calibri" w:hAnsi="Calibri" w:cs="Calibri"/>
        </w:rPr>
      </w:pPr>
      <w:bookmarkStart w:id="102" w:name="_Toc165500129"/>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7</w:t>
      </w:r>
      <w:r w:rsidRPr="004F3B18">
        <w:rPr>
          <w:rFonts w:ascii="Calibri" w:hAnsi="Calibri" w:cs="Calibri"/>
        </w:rPr>
        <w:fldChar w:fldCharType="end"/>
      </w:r>
      <w:r w:rsidRPr="004F3B18">
        <w:rPr>
          <w:rFonts w:ascii="Calibri" w:hAnsi="Calibri" w:cs="Calibri"/>
        </w:rPr>
        <w:t>: Model-1 Metrics of XOM With StandardScaler</w:t>
      </w:r>
      <w:bookmarkEnd w:id="102"/>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851"/>
        <w:gridCol w:w="992"/>
        <w:gridCol w:w="941"/>
      </w:tblGrid>
      <w:tr w:rsidR="000D0045" w:rsidRPr="004F3B18" w14:paraId="7CE930B4" w14:textId="77777777" w:rsidTr="00B260E9">
        <w:tc>
          <w:tcPr>
            <w:tcW w:w="2674" w:type="dxa"/>
            <w:gridSpan w:val="3"/>
          </w:tcPr>
          <w:p w14:paraId="578F2E7D" w14:textId="77777777" w:rsidR="000D0045" w:rsidRPr="004F3B18" w:rsidRDefault="000D0045" w:rsidP="00B260E9">
            <w:pPr>
              <w:jc w:val="center"/>
              <w:rPr>
                <w:rFonts w:ascii="Calibri" w:hAnsi="Calibri" w:cs="Calibri"/>
              </w:rPr>
            </w:pPr>
          </w:p>
        </w:tc>
        <w:tc>
          <w:tcPr>
            <w:tcW w:w="1424" w:type="dxa"/>
            <w:gridSpan w:val="2"/>
          </w:tcPr>
          <w:p w14:paraId="2AF7434F" w14:textId="77777777" w:rsidR="000D0045" w:rsidRPr="004F3B18" w:rsidRDefault="000D0045" w:rsidP="00B260E9">
            <w:pPr>
              <w:jc w:val="center"/>
              <w:rPr>
                <w:rFonts w:ascii="Calibri" w:hAnsi="Calibri" w:cs="Calibri"/>
              </w:rPr>
            </w:pPr>
            <w:r w:rsidRPr="004F3B18">
              <w:rPr>
                <w:rFonts w:ascii="Calibri" w:hAnsi="Calibri" w:cs="Calibri"/>
              </w:rPr>
              <w:t>Test metrics</w:t>
            </w:r>
          </w:p>
        </w:tc>
        <w:tc>
          <w:tcPr>
            <w:tcW w:w="1285" w:type="dxa"/>
          </w:tcPr>
          <w:p w14:paraId="6ADDF5A1" w14:textId="77777777" w:rsidR="000D0045" w:rsidRPr="004F3B18" w:rsidRDefault="000D0045" w:rsidP="00B260E9">
            <w:pPr>
              <w:jc w:val="center"/>
              <w:rPr>
                <w:rFonts w:ascii="Calibri" w:hAnsi="Calibri" w:cs="Calibri"/>
              </w:rPr>
            </w:pPr>
            <w:r w:rsidRPr="004F3B18">
              <w:rPr>
                <w:rFonts w:ascii="Calibri" w:hAnsi="Calibri" w:cs="Calibri"/>
              </w:rPr>
              <w:t>1 day Forecast metrics</w:t>
            </w:r>
          </w:p>
        </w:tc>
        <w:tc>
          <w:tcPr>
            <w:tcW w:w="1701" w:type="dxa"/>
            <w:gridSpan w:val="2"/>
          </w:tcPr>
          <w:p w14:paraId="602509B6" w14:textId="77777777" w:rsidR="000D0045" w:rsidRPr="004F3B18" w:rsidRDefault="000D0045" w:rsidP="00B260E9">
            <w:pPr>
              <w:jc w:val="center"/>
              <w:rPr>
                <w:rFonts w:ascii="Calibri" w:hAnsi="Calibri" w:cs="Calibri"/>
              </w:rPr>
            </w:pPr>
            <w:r w:rsidRPr="004F3B18">
              <w:rPr>
                <w:rFonts w:ascii="Calibri" w:hAnsi="Calibri" w:cs="Calibri"/>
              </w:rPr>
              <w:t>15 days Forecast metrics</w:t>
            </w:r>
          </w:p>
        </w:tc>
        <w:tc>
          <w:tcPr>
            <w:tcW w:w="1933" w:type="dxa"/>
            <w:gridSpan w:val="2"/>
          </w:tcPr>
          <w:p w14:paraId="07F27E70" w14:textId="77777777" w:rsidR="000D0045" w:rsidRPr="004F3B18" w:rsidRDefault="000D0045" w:rsidP="00B260E9">
            <w:pPr>
              <w:jc w:val="center"/>
              <w:rPr>
                <w:rFonts w:ascii="Calibri" w:hAnsi="Calibri" w:cs="Calibri"/>
              </w:rPr>
            </w:pPr>
            <w:r w:rsidRPr="004F3B18">
              <w:rPr>
                <w:rFonts w:ascii="Calibri" w:hAnsi="Calibri" w:cs="Calibri"/>
              </w:rPr>
              <w:t>30 days Forecast metrics</w:t>
            </w:r>
          </w:p>
        </w:tc>
      </w:tr>
      <w:tr w:rsidR="000D0045" w:rsidRPr="004F3B18" w14:paraId="7703871E" w14:textId="77777777" w:rsidTr="00B260E9">
        <w:tc>
          <w:tcPr>
            <w:tcW w:w="699" w:type="dxa"/>
          </w:tcPr>
          <w:p w14:paraId="18FE5511" w14:textId="77777777" w:rsidR="000D0045" w:rsidRPr="004F3B18" w:rsidRDefault="000D0045" w:rsidP="00B260E9">
            <w:pPr>
              <w:jc w:val="center"/>
              <w:rPr>
                <w:rFonts w:ascii="Calibri" w:hAnsi="Calibri" w:cs="Calibri"/>
              </w:rPr>
            </w:pPr>
            <w:r w:rsidRPr="004F3B18">
              <w:rPr>
                <w:rFonts w:ascii="Calibri" w:hAnsi="Calibri" w:cs="Calibri"/>
              </w:rPr>
              <w:t>Stock</w:t>
            </w:r>
          </w:p>
        </w:tc>
        <w:tc>
          <w:tcPr>
            <w:tcW w:w="1124" w:type="dxa"/>
          </w:tcPr>
          <w:p w14:paraId="70122166" w14:textId="77777777" w:rsidR="000D0045" w:rsidRPr="004F3B18" w:rsidRDefault="000D0045" w:rsidP="00B260E9">
            <w:pPr>
              <w:jc w:val="center"/>
              <w:rPr>
                <w:rFonts w:ascii="Calibri" w:hAnsi="Calibri" w:cs="Calibri"/>
              </w:rPr>
            </w:pPr>
            <w:r w:rsidRPr="004F3B18">
              <w:rPr>
                <w:rFonts w:ascii="Calibri" w:hAnsi="Calibri" w:cs="Calibri"/>
              </w:rPr>
              <w:t>Look Back</w:t>
            </w:r>
          </w:p>
        </w:tc>
        <w:tc>
          <w:tcPr>
            <w:tcW w:w="851" w:type="dxa"/>
          </w:tcPr>
          <w:p w14:paraId="0298370D" w14:textId="77777777" w:rsidR="000D0045" w:rsidRPr="004F3B18" w:rsidRDefault="000D0045" w:rsidP="00B260E9">
            <w:pPr>
              <w:jc w:val="center"/>
              <w:rPr>
                <w:rFonts w:ascii="Calibri" w:hAnsi="Calibri" w:cs="Calibri"/>
              </w:rPr>
            </w:pPr>
            <w:r w:rsidRPr="004F3B18">
              <w:rPr>
                <w:rFonts w:ascii="Calibri" w:hAnsi="Calibri" w:cs="Calibri"/>
              </w:rPr>
              <w:t>Epochs</w:t>
            </w:r>
          </w:p>
        </w:tc>
        <w:tc>
          <w:tcPr>
            <w:tcW w:w="753" w:type="dxa"/>
          </w:tcPr>
          <w:p w14:paraId="24849DE7" w14:textId="77777777" w:rsidR="000D0045" w:rsidRPr="004F3B18" w:rsidRDefault="000D0045" w:rsidP="00B260E9">
            <w:pPr>
              <w:jc w:val="center"/>
              <w:rPr>
                <w:rFonts w:ascii="Calibri" w:hAnsi="Calibri" w:cs="Calibri"/>
              </w:rPr>
            </w:pPr>
            <w:r w:rsidRPr="004F3B18">
              <w:rPr>
                <w:rFonts w:ascii="Calibri" w:hAnsi="Calibri" w:cs="Calibri"/>
              </w:rPr>
              <w:t>MAPE</w:t>
            </w:r>
          </w:p>
        </w:tc>
        <w:tc>
          <w:tcPr>
            <w:tcW w:w="671" w:type="dxa"/>
          </w:tcPr>
          <w:p w14:paraId="0EAA78E5" w14:textId="77777777" w:rsidR="000D0045" w:rsidRPr="004F3B18" w:rsidRDefault="000D0045" w:rsidP="00B260E9">
            <w:pPr>
              <w:jc w:val="center"/>
              <w:rPr>
                <w:rFonts w:ascii="Calibri" w:hAnsi="Calibri" w:cs="Calibri"/>
              </w:rPr>
            </w:pPr>
            <w:r w:rsidRPr="004F3B18">
              <w:rPr>
                <w:rFonts w:ascii="Calibri" w:hAnsi="Calibri" w:cs="Calibri"/>
              </w:rPr>
              <w:t>R2</w:t>
            </w:r>
          </w:p>
        </w:tc>
        <w:tc>
          <w:tcPr>
            <w:tcW w:w="1285" w:type="dxa"/>
          </w:tcPr>
          <w:p w14:paraId="3CECA8BB" w14:textId="77777777" w:rsidR="000D0045" w:rsidRPr="004F3B18" w:rsidRDefault="000D0045" w:rsidP="00B260E9">
            <w:pPr>
              <w:jc w:val="center"/>
              <w:rPr>
                <w:rFonts w:ascii="Calibri" w:hAnsi="Calibri" w:cs="Calibri"/>
              </w:rPr>
            </w:pPr>
            <w:r w:rsidRPr="004F3B18">
              <w:rPr>
                <w:rFonts w:ascii="Calibri" w:hAnsi="Calibri" w:cs="Calibri"/>
              </w:rPr>
              <w:t>MAPE</w:t>
            </w:r>
          </w:p>
        </w:tc>
        <w:tc>
          <w:tcPr>
            <w:tcW w:w="850" w:type="dxa"/>
          </w:tcPr>
          <w:p w14:paraId="5E11E8F8" w14:textId="77777777" w:rsidR="000D0045" w:rsidRPr="004F3B18" w:rsidRDefault="000D0045" w:rsidP="00B260E9">
            <w:pPr>
              <w:jc w:val="center"/>
              <w:rPr>
                <w:rFonts w:ascii="Calibri" w:hAnsi="Calibri" w:cs="Calibri"/>
              </w:rPr>
            </w:pPr>
            <w:r w:rsidRPr="004F3B18">
              <w:rPr>
                <w:rFonts w:ascii="Calibri" w:hAnsi="Calibri" w:cs="Calibri"/>
              </w:rPr>
              <w:t>MAPE</w:t>
            </w:r>
          </w:p>
        </w:tc>
        <w:tc>
          <w:tcPr>
            <w:tcW w:w="851" w:type="dxa"/>
          </w:tcPr>
          <w:p w14:paraId="70236688" w14:textId="77777777" w:rsidR="000D0045" w:rsidRPr="004F3B18" w:rsidRDefault="000D0045" w:rsidP="00B260E9">
            <w:pPr>
              <w:jc w:val="center"/>
              <w:rPr>
                <w:rFonts w:ascii="Calibri" w:hAnsi="Calibri" w:cs="Calibri"/>
              </w:rPr>
            </w:pPr>
            <w:r w:rsidRPr="004F3B18">
              <w:rPr>
                <w:rFonts w:ascii="Calibri" w:hAnsi="Calibri" w:cs="Calibri"/>
              </w:rPr>
              <w:t>R2</w:t>
            </w:r>
          </w:p>
        </w:tc>
        <w:tc>
          <w:tcPr>
            <w:tcW w:w="992" w:type="dxa"/>
          </w:tcPr>
          <w:p w14:paraId="19215397" w14:textId="77777777" w:rsidR="000D0045" w:rsidRPr="004F3B18" w:rsidRDefault="000D0045" w:rsidP="00B260E9">
            <w:pPr>
              <w:jc w:val="center"/>
              <w:rPr>
                <w:rFonts w:ascii="Calibri" w:hAnsi="Calibri" w:cs="Calibri"/>
              </w:rPr>
            </w:pPr>
            <w:r w:rsidRPr="004F3B18">
              <w:rPr>
                <w:rFonts w:ascii="Calibri" w:hAnsi="Calibri" w:cs="Calibri"/>
              </w:rPr>
              <w:t>MAPE</w:t>
            </w:r>
          </w:p>
        </w:tc>
        <w:tc>
          <w:tcPr>
            <w:tcW w:w="941" w:type="dxa"/>
          </w:tcPr>
          <w:p w14:paraId="2E9075CA" w14:textId="77777777" w:rsidR="000D0045" w:rsidRPr="004F3B18" w:rsidRDefault="000D0045" w:rsidP="00B260E9">
            <w:pPr>
              <w:jc w:val="center"/>
              <w:rPr>
                <w:rFonts w:ascii="Calibri" w:hAnsi="Calibri" w:cs="Calibri"/>
              </w:rPr>
            </w:pPr>
            <w:r w:rsidRPr="004F3B18">
              <w:rPr>
                <w:rFonts w:ascii="Calibri" w:hAnsi="Calibri" w:cs="Calibri"/>
              </w:rPr>
              <w:t>R2</w:t>
            </w:r>
          </w:p>
        </w:tc>
      </w:tr>
      <w:tr w:rsidR="000D0045" w:rsidRPr="004F3B18" w14:paraId="796E49C7" w14:textId="77777777" w:rsidTr="00B260E9">
        <w:tc>
          <w:tcPr>
            <w:tcW w:w="699" w:type="dxa"/>
            <w:vMerge w:val="restart"/>
          </w:tcPr>
          <w:p w14:paraId="5D6387B4" w14:textId="130EBC0F" w:rsidR="000D0045" w:rsidRPr="004F3B18" w:rsidRDefault="000D0045" w:rsidP="00B260E9">
            <w:pPr>
              <w:jc w:val="center"/>
              <w:rPr>
                <w:rFonts w:ascii="Calibri" w:hAnsi="Calibri" w:cs="Calibri"/>
              </w:rPr>
            </w:pPr>
            <w:r w:rsidRPr="004F3B18">
              <w:rPr>
                <w:rFonts w:ascii="Calibri" w:hAnsi="Calibri" w:cs="Calibri"/>
              </w:rPr>
              <w:t>XOM</w:t>
            </w:r>
          </w:p>
        </w:tc>
        <w:tc>
          <w:tcPr>
            <w:tcW w:w="1124" w:type="dxa"/>
            <w:vMerge w:val="restart"/>
          </w:tcPr>
          <w:p w14:paraId="4E59DD54" w14:textId="77777777" w:rsidR="000D0045" w:rsidRPr="004F3B18" w:rsidRDefault="000D0045" w:rsidP="00B260E9">
            <w:pPr>
              <w:jc w:val="center"/>
              <w:rPr>
                <w:rFonts w:ascii="Calibri" w:hAnsi="Calibri" w:cs="Calibri"/>
              </w:rPr>
            </w:pPr>
            <w:r w:rsidRPr="004F3B18">
              <w:rPr>
                <w:rFonts w:ascii="Calibri" w:hAnsi="Calibri" w:cs="Calibri"/>
              </w:rPr>
              <w:t>10</w:t>
            </w:r>
          </w:p>
        </w:tc>
        <w:tc>
          <w:tcPr>
            <w:tcW w:w="851" w:type="dxa"/>
          </w:tcPr>
          <w:p w14:paraId="688CD0A8" w14:textId="77777777" w:rsidR="000D0045" w:rsidRPr="004F3B18" w:rsidRDefault="000D0045" w:rsidP="00B260E9">
            <w:pPr>
              <w:jc w:val="center"/>
              <w:rPr>
                <w:rFonts w:ascii="Calibri" w:hAnsi="Calibri" w:cs="Calibri"/>
              </w:rPr>
            </w:pPr>
            <w:r w:rsidRPr="004F3B18">
              <w:rPr>
                <w:rFonts w:ascii="Calibri" w:hAnsi="Calibri" w:cs="Calibri"/>
              </w:rPr>
              <w:t>20</w:t>
            </w:r>
          </w:p>
        </w:tc>
        <w:tc>
          <w:tcPr>
            <w:tcW w:w="753" w:type="dxa"/>
          </w:tcPr>
          <w:p w14:paraId="7D2DA182" w14:textId="28D0598F" w:rsidR="000D0045" w:rsidRPr="004F3B18" w:rsidRDefault="00710FD5" w:rsidP="00B260E9">
            <w:pPr>
              <w:jc w:val="center"/>
              <w:rPr>
                <w:rFonts w:ascii="Calibri" w:hAnsi="Calibri" w:cs="Calibri"/>
              </w:rPr>
            </w:pPr>
            <w:r w:rsidRPr="004F3B18">
              <w:rPr>
                <w:rFonts w:ascii="Calibri" w:hAnsi="Calibri" w:cs="Calibri"/>
              </w:rPr>
              <w:t>3.01</w:t>
            </w:r>
          </w:p>
        </w:tc>
        <w:tc>
          <w:tcPr>
            <w:tcW w:w="671" w:type="dxa"/>
          </w:tcPr>
          <w:p w14:paraId="5A99E851" w14:textId="59E121A3" w:rsidR="000D0045" w:rsidRPr="004F3B18" w:rsidRDefault="00710FD5" w:rsidP="00B260E9">
            <w:pPr>
              <w:jc w:val="center"/>
              <w:rPr>
                <w:rFonts w:ascii="Calibri" w:hAnsi="Calibri" w:cs="Calibri"/>
              </w:rPr>
            </w:pPr>
            <w:r w:rsidRPr="004F3B18">
              <w:rPr>
                <w:rFonts w:ascii="Calibri" w:hAnsi="Calibri" w:cs="Calibri"/>
              </w:rPr>
              <w:t>0.88</w:t>
            </w:r>
          </w:p>
        </w:tc>
        <w:tc>
          <w:tcPr>
            <w:tcW w:w="1285" w:type="dxa"/>
          </w:tcPr>
          <w:p w14:paraId="5D726170" w14:textId="1D68C130" w:rsidR="000D0045" w:rsidRPr="004F3B18" w:rsidRDefault="005813DD" w:rsidP="00B260E9">
            <w:pPr>
              <w:jc w:val="center"/>
              <w:rPr>
                <w:rFonts w:ascii="Calibri" w:hAnsi="Calibri" w:cs="Calibri"/>
              </w:rPr>
            </w:pPr>
            <w:r w:rsidRPr="004F3B18">
              <w:rPr>
                <w:rFonts w:ascii="Calibri" w:hAnsi="Calibri" w:cs="Calibri"/>
              </w:rPr>
              <w:t>0.24</w:t>
            </w:r>
          </w:p>
        </w:tc>
        <w:tc>
          <w:tcPr>
            <w:tcW w:w="850" w:type="dxa"/>
          </w:tcPr>
          <w:p w14:paraId="0810E2C1" w14:textId="4BD6EB25" w:rsidR="000D0045" w:rsidRPr="004F3B18" w:rsidRDefault="005813DD" w:rsidP="00B260E9">
            <w:pPr>
              <w:jc w:val="center"/>
              <w:rPr>
                <w:rFonts w:ascii="Calibri" w:hAnsi="Calibri" w:cs="Calibri"/>
              </w:rPr>
            </w:pPr>
            <w:r w:rsidRPr="004F3B18">
              <w:rPr>
                <w:rFonts w:ascii="Calibri" w:hAnsi="Calibri" w:cs="Calibri"/>
              </w:rPr>
              <w:t>1.58</w:t>
            </w:r>
          </w:p>
        </w:tc>
        <w:tc>
          <w:tcPr>
            <w:tcW w:w="851" w:type="dxa"/>
          </w:tcPr>
          <w:p w14:paraId="0AD7AA28" w14:textId="71E5F2FF" w:rsidR="000D0045" w:rsidRPr="004F3B18" w:rsidRDefault="005813DD" w:rsidP="00B260E9">
            <w:pPr>
              <w:jc w:val="center"/>
              <w:rPr>
                <w:rFonts w:ascii="Calibri" w:hAnsi="Calibri" w:cs="Calibri"/>
              </w:rPr>
            </w:pPr>
            <w:r w:rsidRPr="004F3B18">
              <w:rPr>
                <w:rFonts w:ascii="Calibri" w:hAnsi="Calibri" w:cs="Calibri"/>
              </w:rPr>
              <w:t>-2.6</w:t>
            </w:r>
          </w:p>
        </w:tc>
        <w:tc>
          <w:tcPr>
            <w:tcW w:w="992" w:type="dxa"/>
          </w:tcPr>
          <w:p w14:paraId="0EA7822C" w14:textId="305BF096" w:rsidR="000D0045" w:rsidRPr="004F3B18" w:rsidRDefault="005813DD" w:rsidP="00B260E9">
            <w:pPr>
              <w:jc w:val="center"/>
              <w:rPr>
                <w:rFonts w:ascii="Calibri" w:hAnsi="Calibri" w:cs="Calibri"/>
              </w:rPr>
            </w:pPr>
            <w:r w:rsidRPr="004F3B18">
              <w:rPr>
                <w:rFonts w:ascii="Calibri" w:hAnsi="Calibri" w:cs="Calibri"/>
              </w:rPr>
              <w:t>4.36</w:t>
            </w:r>
          </w:p>
        </w:tc>
        <w:tc>
          <w:tcPr>
            <w:tcW w:w="941" w:type="dxa"/>
          </w:tcPr>
          <w:p w14:paraId="4B3989F5" w14:textId="1E24716F" w:rsidR="000D0045" w:rsidRPr="004F3B18" w:rsidRDefault="005813DD" w:rsidP="00B260E9">
            <w:pPr>
              <w:jc w:val="center"/>
              <w:rPr>
                <w:rFonts w:ascii="Calibri" w:hAnsi="Calibri" w:cs="Calibri"/>
              </w:rPr>
            </w:pPr>
            <w:r w:rsidRPr="004F3B18">
              <w:rPr>
                <w:rFonts w:ascii="Calibri" w:hAnsi="Calibri" w:cs="Calibri"/>
              </w:rPr>
              <w:t>-4.27</w:t>
            </w:r>
          </w:p>
        </w:tc>
      </w:tr>
      <w:tr w:rsidR="000D0045" w:rsidRPr="004F3B18" w14:paraId="5AC30355" w14:textId="77777777" w:rsidTr="00B260E9">
        <w:tc>
          <w:tcPr>
            <w:tcW w:w="699" w:type="dxa"/>
            <w:vMerge/>
          </w:tcPr>
          <w:p w14:paraId="171145F7" w14:textId="77777777" w:rsidR="000D0045" w:rsidRPr="004F3B18" w:rsidRDefault="000D0045" w:rsidP="00B260E9">
            <w:pPr>
              <w:jc w:val="center"/>
              <w:rPr>
                <w:rFonts w:ascii="Calibri" w:hAnsi="Calibri" w:cs="Calibri"/>
              </w:rPr>
            </w:pPr>
          </w:p>
        </w:tc>
        <w:tc>
          <w:tcPr>
            <w:tcW w:w="1124" w:type="dxa"/>
            <w:vMerge/>
          </w:tcPr>
          <w:p w14:paraId="0CB5D326" w14:textId="77777777" w:rsidR="000D0045" w:rsidRPr="004F3B18" w:rsidRDefault="000D0045" w:rsidP="00B260E9">
            <w:pPr>
              <w:jc w:val="center"/>
              <w:rPr>
                <w:rFonts w:ascii="Calibri" w:hAnsi="Calibri" w:cs="Calibri"/>
              </w:rPr>
            </w:pPr>
          </w:p>
        </w:tc>
        <w:tc>
          <w:tcPr>
            <w:tcW w:w="851" w:type="dxa"/>
          </w:tcPr>
          <w:p w14:paraId="3672180C" w14:textId="77777777" w:rsidR="000D0045" w:rsidRPr="004F3B18" w:rsidRDefault="000D0045" w:rsidP="00B260E9">
            <w:pPr>
              <w:jc w:val="center"/>
              <w:rPr>
                <w:rFonts w:ascii="Calibri" w:hAnsi="Calibri" w:cs="Calibri"/>
              </w:rPr>
            </w:pPr>
            <w:r w:rsidRPr="004F3B18">
              <w:rPr>
                <w:rFonts w:ascii="Calibri" w:hAnsi="Calibri" w:cs="Calibri"/>
              </w:rPr>
              <w:t>50</w:t>
            </w:r>
          </w:p>
        </w:tc>
        <w:tc>
          <w:tcPr>
            <w:tcW w:w="753" w:type="dxa"/>
          </w:tcPr>
          <w:p w14:paraId="52114386" w14:textId="7BE1B42F" w:rsidR="000D0045" w:rsidRPr="004F3B18" w:rsidRDefault="000A7781" w:rsidP="00B260E9">
            <w:pPr>
              <w:jc w:val="center"/>
              <w:rPr>
                <w:rFonts w:ascii="Calibri" w:hAnsi="Calibri" w:cs="Calibri"/>
              </w:rPr>
            </w:pPr>
            <w:r w:rsidRPr="004F3B18">
              <w:rPr>
                <w:rFonts w:ascii="Calibri" w:hAnsi="Calibri" w:cs="Calibri"/>
              </w:rPr>
              <w:t>2.35</w:t>
            </w:r>
          </w:p>
        </w:tc>
        <w:tc>
          <w:tcPr>
            <w:tcW w:w="671" w:type="dxa"/>
          </w:tcPr>
          <w:p w14:paraId="7B584A3C" w14:textId="5CC33D17" w:rsidR="000D0045" w:rsidRPr="004F3B18" w:rsidRDefault="000A7781" w:rsidP="00B260E9">
            <w:pPr>
              <w:jc w:val="center"/>
              <w:rPr>
                <w:rFonts w:ascii="Calibri" w:hAnsi="Calibri" w:cs="Calibri"/>
              </w:rPr>
            </w:pPr>
            <w:r w:rsidRPr="004F3B18">
              <w:rPr>
                <w:rFonts w:ascii="Calibri" w:hAnsi="Calibri" w:cs="Calibri"/>
              </w:rPr>
              <w:t>0.93</w:t>
            </w:r>
          </w:p>
        </w:tc>
        <w:tc>
          <w:tcPr>
            <w:tcW w:w="1285" w:type="dxa"/>
          </w:tcPr>
          <w:p w14:paraId="0524E8D8" w14:textId="1903AB89" w:rsidR="000D0045" w:rsidRPr="004F3B18" w:rsidRDefault="000A7781" w:rsidP="00B260E9">
            <w:pPr>
              <w:jc w:val="center"/>
              <w:rPr>
                <w:rFonts w:ascii="Calibri" w:hAnsi="Calibri" w:cs="Calibri"/>
              </w:rPr>
            </w:pPr>
            <w:r w:rsidRPr="004F3B18">
              <w:rPr>
                <w:rFonts w:ascii="Calibri" w:hAnsi="Calibri" w:cs="Calibri"/>
              </w:rPr>
              <w:t>0.65</w:t>
            </w:r>
          </w:p>
        </w:tc>
        <w:tc>
          <w:tcPr>
            <w:tcW w:w="850" w:type="dxa"/>
          </w:tcPr>
          <w:p w14:paraId="7405627C" w14:textId="13371A91" w:rsidR="000D0045" w:rsidRPr="004F3B18" w:rsidRDefault="00E964D2" w:rsidP="00B260E9">
            <w:pPr>
              <w:jc w:val="center"/>
              <w:rPr>
                <w:rFonts w:ascii="Calibri" w:hAnsi="Calibri" w:cs="Calibri"/>
              </w:rPr>
            </w:pPr>
            <w:r w:rsidRPr="004F3B18">
              <w:rPr>
                <w:rFonts w:ascii="Calibri" w:hAnsi="Calibri" w:cs="Calibri"/>
              </w:rPr>
              <w:t>1.06</w:t>
            </w:r>
          </w:p>
        </w:tc>
        <w:tc>
          <w:tcPr>
            <w:tcW w:w="851" w:type="dxa"/>
          </w:tcPr>
          <w:p w14:paraId="0DA01BD9" w14:textId="095CE9F8" w:rsidR="000D0045" w:rsidRPr="004F3B18" w:rsidRDefault="00E964D2" w:rsidP="00B260E9">
            <w:pPr>
              <w:jc w:val="center"/>
              <w:rPr>
                <w:rFonts w:ascii="Calibri" w:hAnsi="Calibri" w:cs="Calibri"/>
              </w:rPr>
            </w:pPr>
            <w:r w:rsidRPr="004F3B18">
              <w:rPr>
                <w:rFonts w:ascii="Calibri" w:hAnsi="Calibri" w:cs="Calibri"/>
              </w:rPr>
              <w:t>-0.09</w:t>
            </w:r>
          </w:p>
        </w:tc>
        <w:tc>
          <w:tcPr>
            <w:tcW w:w="992" w:type="dxa"/>
          </w:tcPr>
          <w:p w14:paraId="5258FD6B" w14:textId="02C2A09F" w:rsidR="000D0045" w:rsidRPr="004F3B18" w:rsidRDefault="00E964D2" w:rsidP="00B260E9">
            <w:pPr>
              <w:jc w:val="center"/>
              <w:rPr>
                <w:rFonts w:ascii="Calibri" w:hAnsi="Calibri" w:cs="Calibri"/>
              </w:rPr>
            </w:pPr>
            <w:r w:rsidRPr="004F3B18">
              <w:rPr>
                <w:rFonts w:ascii="Calibri" w:hAnsi="Calibri" w:cs="Calibri"/>
              </w:rPr>
              <w:t>2.42</w:t>
            </w:r>
          </w:p>
        </w:tc>
        <w:tc>
          <w:tcPr>
            <w:tcW w:w="941" w:type="dxa"/>
          </w:tcPr>
          <w:p w14:paraId="3AFEC471" w14:textId="6BC7B4AD" w:rsidR="000D0045" w:rsidRPr="004F3B18" w:rsidRDefault="00E964D2" w:rsidP="00B260E9">
            <w:pPr>
              <w:jc w:val="center"/>
              <w:rPr>
                <w:rFonts w:ascii="Calibri" w:hAnsi="Calibri" w:cs="Calibri"/>
              </w:rPr>
            </w:pPr>
            <w:r w:rsidRPr="004F3B18">
              <w:rPr>
                <w:rFonts w:ascii="Calibri" w:hAnsi="Calibri" w:cs="Calibri"/>
              </w:rPr>
              <w:t>-0.72</w:t>
            </w:r>
          </w:p>
        </w:tc>
      </w:tr>
      <w:tr w:rsidR="000D0045" w:rsidRPr="004F3B18" w14:paraId="4796DD97" w14:textId="77777777" w:rsidTr="00B260E9">
        <w:tc>
          <w:tcPr>
            <w:tcW w:w="699" w:type="dxa"/>
            <w:vMerge/>
          </w:tcPr>
          <w:p w14:paraId="0663BD62" w14:textId="77777777" w:rsidR="000D0045" w:rsidRPr="004F3B18" w:rsidRDefault="000D0045" w:rsidP="00B260E9">
            <w:pPr>
              <w:jc w:val="center"/>
              <w:rPr>
                <w:rFonts w:ascii="Calibri" w:hAnsi="Calibri" w:cs="Calibri"/>
              </w:rPr>
            </w:pPr>
          </w:p>
        </w:tc>
        <w:tc>
          <w:tcPr>
            <w:tcW w:w="1124" w:type="dxa"/>
            <w:vMerge/>
          </w:tcPr>
          <w:p w14:paraId="3B65027D" w14:textId="77777777" w:rsidR="000D0045" w:rsidRPr="004F3B18" w:rsidRDefault="000D0045" w:rsidP="00B260E9">
            <w:pPr>
              <w:jc w:val="center"/>
              <w:rPr>
                <w:rFonts w:ascii="Calibri" w:hAnsi="Calibri" w:cs="Calibri"/>
              </w:rPr>
            </w:pPr>
          </w:p>
        </w:tc>
        <w:tc>
          <w:tcPr>
            <w:tcW w:w="851" w:type="dxa"/>
          </w:tcPr>
          <w:p w14:paraId="2D1D3D7E" w14:textId="77777777" w:rsidR="000D0045" w:rsidRPr="004F3B18" w:rsidRDefault="000D0045" w:rsidP="00B260E9">
            <w:pPr>
              <w:jc w:val="center"/>
              <w:rPr>
                <w:rFonts w:ascii="Calibri" w:hAnsi="Calibri" w:cs="Calibri"/>
              </w:rPr>
            </w:pPr>
            <w:r w:rsidRPr="004F3B18">
              <w:rPr>
                <w:rFonts w:ascii="Calibri" w:hAnsi="Calibri" w:cs="Calibri"/>
              </w:rPr>
              <w:t>100</w:t>
            </w:r>
          </w:p>
        </w:tc>
        <w:tc>
          <w:tcPr>
            <w:tcW w:w="753" w:type="dxa"/>
          </w:tcPr>
          <w:p w14:paraId="55CCDA92" w14:textId="0D7ACE35" w:rsidR="000D0045" w:rsidRPr="004F3B18" w:rsidRDefault="001943D3" w:rsidP="00B260E9">
            <w:pPr>
              <w:jc w:val="center"/>
              <w:rPr>
                <w:rFonts w:ascii="Calibri" w:hAnsi="Calibri" w:cs="Calibri"/>
              </w:rPr>
            </w:pPr>
            <w:r w:rsidRPr="004F3B18">
              <w:rPr>
                <w:rFonts w:ascii="Calibri" w:hAnsi="Calibri" w:cs="Calibri"/>
              </w:rPr>
              <w:t>1.67</w:t>
            </w:r>
          </w:p>
        </w:tc>
        <w:tc>
          <w:tcPr>
            <w:tcW w:w="671" w:type="dxa"/>
          </w:tcPr>
          <w:p w14:paraId="2EE9FE0A" w14:textId="44E9F211" w:rsidR="000D0045" w:rsidRPr="004F3B18" w:rsidRDefault="001943D3" w:rsidP="00B260E9">
            <w:pPr>
              <w:jc w:val="center"/>
              <w:rPr>
                <w:rFonts w:ascii="Calibri" w:hAnsi="Calibri" w:cs="Calibri"/>
              </w:rPr>
            </w:pPr>
            <w:r w:rsidRPr="004F3B18">
              <w:rPr>
                <w:rFonts w:ascii="Calibri" w:hAnsi="Calibri" w:cs="Calibri"/>
              </w:rPr>
              <w:t>0.96</w:t>
            </w:r>
          </w:p>
        </w:tc>
        <w:tc>
          <w:tcPr>
            <w:tcW w:w="1285" w:type="dxa"/>
          </w:tcPr>
          <w:p w14:paraId="61C387CB" w14:textId="476883F0" w:rsidR="000D0045" w:rsidRPr="004F3B18" w:rsidRDefault="001943D3" w:rsidP="00B260E9">
            <w:pPr>
              <w:jc w:val="center"/>
              <w:rPr>
                <w:rFonts w:ascii="Calibri" w:hAnsi="Calibri" w:cs="Calibri"/>
              </w:rPr>
            </w:pPr>
            <w:r w:rsidRPr="004F3B18">
              <w:rPr>
                <w:rFonts w:ascii="Calibri" w:hAnsi="Calibri" w:cs="Calibri"/>
              </w:rPr>
              <w:t>0.25</w:t>
            </w:r>
          </w:p>
        </w:tc>
        <w:tc>
          <w:tcPr>
            <w:tcW w:w="850" w:type="dxa"/>
          </w:tcPr>
          <w:p w14:paraId="253D5F7F" w14:textId="5DFF94CE" w:rsidR="000D0045" w:rsidRPr="004F3B18" w:rsidRDefault="001943D3" w:rsidP="00B260E9">
            <w:pPr>
              <w:jc w:val="center"/>
              <w:rPr>
                <w:rFonts w:ascii="Calibri" w:hAnsi="Calibri" w:cs="Calibri"/>
              </w:rPr>
            </w:pPr>
            <w:r w:rsidRPr="004F3B18">
              <w:rPr>
                <w:rFonts w:ascii="Calibri" w:hAnsi="Calibri" w:cs="Calibri"/>
              </w:rPr>
              <w:t>5.77</w:t>
            </w:r>
          </w:p>
        </w:tc>
        <w:tc>
          <w:tcPr>
            <w:tcW w:w="851" w:type="dxa"/>
          </w:tcPr>
          <w:p w14:paraId="3E85626E" w14:textId="21FAECD1" w:rsidR="000D0045" w:rsidRPr="004F3B18" w:rsidRDefault="001943D3" w:rsidP="00B260E9">
            <w:pPr>
              <w:jc w:val="center"/>
              <w:rPr>
                <w:rFonts w:ascii="Calibri" w:hAnsi="Calibri" w:cs="Calibri"/>
              </w:rPr>
            </w:pPr>
            <w:r w:rsidRPr="004F3B18">
              <w:rPr>
                <w:rFonts w:ascii="Calibri" w:hAnsi="Calibri" w:cs="Calibri"/>
              </w:rPr>
              <w:t>-32.48</w:t>
            </w:r>
          </w:p>
        </w:tc>
        <w:tc>
          <w:tcPr>
            <w:tcW w:w="992" w:type="dxa"/>
          </w:tcPr>
          <w:p w14:paraId="1E1DE0E4" w14:textId="06BC899C" w:rsidR="000D0045" w:rsidRPr="004F3B18" w:rsidRDefault="001943D3" w:rsidP="00B260E9">
            <w:pPr>
              <w:jc w:val="center"/>
              <w:rPr>
                <w:rFonts w:ascii="Calibri" w:hAnsi="Calibri" w:cs="Calibri"/>
              </w:rPr>
            </w:pPr>
            <w:r w:rsidRPr="004F3B18">
              <w:rPr>
                <w:rFonts w:ascii="Calibri" w:hAnsi="Calibri" w:cs="Calibri"/>
              </w:rPr>
              <w:t>10.18</w:t>
            </w:r>
          </w:p>
        </w:tc>
        <w:tc>
          <w:tcPr>
            <w:tcW w:w="941" w:type="dxa"/>
          </w:tcPr>
          <w:p w14:paraId="7B4956E1" w14:textId="67C49306" w:rsidR="000D0045" w:rsidRPr="004F3B18" w:rsidRDefault="00FD74D3" w:rsidP="00B260E9">
            <w:pPr>
              <w:jc w:val="center"/>
              <w:rPr>
                <w:rFonts w:ascii="Calibri" w:hAnsi="Calibri" w:cs="Calibri"/>
              </w:rPr>
            </w:pPr>
            <w:r w:rsidRPr="004F3B18">
              <w:rPr>
                <w:rFonts w:ascii="Calibri" w:hAnsi="Calibri" w:cs="Calibri"/>
              </w:rPr>
              <w:t>-20.77</w:t>
            </w:r>
          </w:p>
        </w:tc>
      </w:tr>
      <w:tr w:rsidR="000D0045" w:rsidRPr="004F3B18" w14:paraId="07E731EA" w14:textId="77777777" w:rsidTr="00B260E9">
        <w:tc>
          <w:tcPr>
            <w:tcW w:w="699" w:type="dxa"/>
            <w:vMerge/>
          </w:tcPr>
          <w:p w14:paraId="01BFBA68" w14:textId="77777777" w:rsidR="000D0045" w:rsidRPr="004F3B18" w:rsidRDefault="000D0045" w:rsidP="00B260E9">
            <w:pPr>
              <w:jc w:val="center"/>
              <w:rPr>
                <w:rFonts w:ascii="Calibri" w:hAnsi="Calibri" w:cs="Calibri"/>
              </w:rPr>
            </w:pPr>
          </w:p>
        </w:tc>
        <w:tc>
          <w:tcPr>
            <w:tcW w:w="1124" w:type="dxa"/>
            <w:vMerge/>
          </w:tcPr>
          <w:p w14:paraId="335EE560" w14:textId="77777777" w:rsidR="000D0045" w:rsidRPr="004F3B18" w:rsidRDefault="000D0045" w:rsidP="00B260E9">
            <w:pPr>
              <w:jc w:val="center"/>
              <w:rPr>
                <w:rFonts w:ascii="Calibri" w:hAnsi="Calibri" w:cs="Calibri"/>
              </w:rPr>
            </w:pPr>
          </w:p>
        </w:tc>
        <w:tc>
          <w:tcPr>
            <w:tcW w:w="851" w:type="dxa"/>
          </w:tcPr>
          <w:p w14:paraId="5A925331" w14:textId="77777777" w:rsidR="000D0045" w:rsidRPr="004F3B18" w:rsidRDefault="000D0045" w:rsidP="00B260E9">
            <w:pPr>
              <w:jc w:val="center"/>
              <w:rPr>
                <w:rFonts w:ascii="Calibri" w:hAnsi="Calibri" w:cs="Calibri"/>
              </w:rPr>
            </w:pPr>
            <w:r w:rsidRPr="004F3B18">
              <w:rPr>
                <w:rFonts w:ascii="Calibri" w:hAnsi="Calibri" w:cs="Calibri"/>
              </w:rPr>
              <w:t>150</w:t>
            </w:r>
          </w:p>
        </w:tc>
        <w:tc>
          <w:tcPr>
            <w:tcW w:w="753" w:type="dxa"/>
          </w:tcPr>
          <w:p w14:paraId="3A8E5BF0" w14:textId="3E42E058" w:rsidR="000D0045" w:rsidRPr="004F3B18" w:rsidRDefault="00FD74D3" w:rsidP="00B260E9">
            <w:pPr>
              <w:jc w:val="center"/>
              <w:rPr>
                <w:rFonts w:ascii="Calibri" w:hAnsi="Calibri" w:cs="Calibri"/>
              </w:rPr>
            </w:pPr>
            <w:r w:rsidRPr="004F3B18">
              <w:rPr>
                <w:rFonts w:ascii="Calibri" w:hAnsi="Calibri" w:cs="Calibri"/>
              </w:rPr>
              <w:t>1.53</w:t>
            </w:r>
          </w:p>
        </w:tc>
        <w:tc>
          <w:tcPr>
            <w:tcW w:w="671" w:type="dxa"/>
          </w:tcPr>
          <w:p w14:paraId="0269D790" w14:textId="636DFFBD" w:rsidR="000D0045" w:rsidRPr="004F3B18" w:rsidRDefault="00FD74D3" w:rsidP="00B260E9">
            <w:pPr>
              <w:jc w:val="center"/>
              <w:rPr>
                <w:rFonts w:ascii="Calibri" w:hAnsi="Calibri" w:cs="Calibri"/>
              </w:rPr>
            </w:pPr>
            <w:r w:rsidRPr="004F3B18">
              <w:rPr>
                <w:rFonts w:ascii="Calibri" w:hAnsi="Calibri" w:cs="Calibri"/>
              </w:rPr>
              <w:t>0.97</w:t>
            </w:r>
          </w:p>
        </w:tc>
        <w:tc>
          <w:tcPr>
            <w:tcW w:w="1285" w:type="dxa"/>
          </w:tcPr>
          <w:p w14:paraId="317F6CD4" w14:textId="43BCF159" w:rsidR="000D0045" w:rsidRPr="004F3B18" w:rsidRDefault="00FD74D3" w:rsidP="00B260E9">
            <w:pPr>
              <w:jc w:val="center"/>
              <w:rPr>
                <w:rFonts w:ascii="Calibri" w:hAnsi="Calibri" w:cs="Calibri"/>
              </w:rPr>
            </w:pPr>
            <w:r w:rsidRPr="004F3B18">
              <w:rPr>
                <w:rFonts w:ascii="Calibri" w:hAnsi="Calibri" w:cs="Calibri"/>
              </w:rPr>
              <w:t>0.8</w:t>
            </w:r>
          </w:p>
        </w:tc>
        <w:tc>
          <w:tcPr>
            <w:tcW w:w="850" w:type="dxa"/>
          </w:tcPr>
          <w:p w14:paraId="007EDFBB" w14:textId="53D2B37F" w:rsidR="000D0045" w:rsidRPr="004F3B18" w:rsidRDefault="00FD74D3" w:rsidP="00B260E9">
            <w:pPr>
              <w:jc w:val="center"/>
              <w:rPr>
                <w:rFonts w:ascii="Calibri" w:hAnsi="Calibri" w:cs="Calibri"/>
              </w:rPr>
            </w:pPr>
            <w:r w:rsidRPr="004F3B18">
              <w:rPr>
                <w:rFonts w:ascii="Calibri" w:hAnsi="Calibri" w:cs="Calibri"/>
              </w:rPr>
              <w:t>2.</w:t>
            </w:r>
            <w:r w:rsidR="00530BED" w:rsidRPr="004F3B18">
              <w:rPr>
                <w:rFonts w:ascii="Calibri" w:hAnsi="Calibri" w:cs="Calibri"/>
              </w:rPr>
              <w:t>15</w:t>
            </w:r>
          </w:p>
        </w:tc>
        <w:tc>
          <w:tcPr>
            <w:tcW w:w="851" w:type="dxa"/>
          </w:tcPr>
          <w:p w14:paraId="1E59C3D4" w14:textId="4FEFED2A" w:rsidR="000D0045" w:rsidRPr="004F3B18" w:rsidRDefault="00530BED" w:rsidP="00B260E9">
            <w:pPr>
              <w:jc w:val="center"/>
              <w:rPr>
                <w:rFonts w:ascii="Calibri" w:hAnsi="Calibri" w:cs="Calibri"/>
              </w:rPr>
            </w:pPr>
            <w:r w:rsidRPr="004F3B18">
              <w:rPr>
                <w:rFonts w:ascii="Calibri" w:hAnsi="Calibri" w:cs="Calibri"/>
              </w:rPr>
              <w:t>-3.28</w:t>
            </w:r>
          </w:p>
        </w:tc>
        <w:tc>
          <w:tcPr>
            <w:tcW w:w="992" w:type="dxa"/>
          </w:tcPr>
          <w:p w14:paraId="74BA6D03" w14:textId="158A62AA" w:rsidR="000D0045" w:rsidRPr="004F3B18" w:rsidRDefault="00530BED" w:rsidP="00B260E9">
            <w:pPr>
              <w:jc w:val="center"/>
              <w:rPr>
                <w:rFonts w:ascii="Calibri" w:hAnsi="Calibri" w:cs="Calibri"/>
              </w:rPr>
            </w:pPr>
            <w:r w:rsidRPr="004F3B18">
              <w:rPr>
                <w:rFonts w:ascii="Calibri" w:hAnsi="Calibri" w:cs="Calibri"/>
              </w:rPr>
              <w:t>2.12</w:t>
            </w:r>
          </w:p>
        </w:tc>
        <w:tc>
          <w:tcPr>
            <w:tcW w:w="941" w:type="dxa"/>
          </w:tcPr>
          <w:p w14:paraId="2EF4FEFE" w14:textId="74B881F2" w:rsidR="000D0045" w:rsidRPr="004F3B18" w:rsidRDefault="00530BED" w:rsidP="00B260E9">
            <w:pPr>
              <w:jc w:val="center"/>
              <w:rPr>
                <w:rFonts w:ascii="Calibri" w:hAnsi="Calibri" w:cs="Calibri"/>
              </w:rPr>
            </w:pPr>
            <w:r w:rsidRPr="004F3B18">
              <w:rPr>
                <w:rFonts w:ascii="Calibri" w:hAnsi="Calibri" w:cs="Calibri"/>
              </w:rPr>
              <w:t>0.09</w:t>
            </w:r>
          </w:p>
        </w:tc>
      </w:tr>
      <w:tr w:rsidR="000D0045" w:rsidRPr="004F3B18" w14:paraId="0BA52078" w14:textId="77777777" w:rsidTr="00B260E9">
        <w:tc>
          <w:tcPr>
            <w:tcW w:w="699" w:type="dxa"/>
            <w:vMerge/>
          </w:tcPr>
          <w:p w14:paraId="4B72971A" w14:textId="77777777" w:rsidR="000D0045" w:rsidRPr="004F3B18" w:rsidRDefault="000D0045" w:rsidP="00B260E9">
            <w:pPr>
              <w:jc w:val="center"/>
              <w:rPr>
                <w:rFonts w:ascii="Calibri" w:hAnsi="Calibri" w:cs="Calibri"/>
              </w:rPr>
            </w:pPr>
          </w:p>
        </w:tc>
        <w:tc>
          <w:tcPr>
            <w:tcW w:w="1124" w:type="dxa"/>
            <w:vMerge w:val="restart"/>
          </w:tcPr>
          <w:p w14:paraId="061BAA06" w14:textId="77777777" w:rsidR="000D0045" w:rsidRPr="004F3B18" w:rsidRDefault="000D0045" w:rsidP="00B260E9">
            <w:pPr>
              <w:jc w:val="center"/>
              <w:rPr>
                <w:rFonts w:ascii="Calibri" w:hAnsi="Calibri" w:cs="Calibri"/>
              </w:rPr>
            </w:pPr>
            <w:r w:rsidRPr="004F3B18">
              <w:rPr>
                <w:rFonts w:ascii="Calibri" w:hAnsi="Calibri" w:cs="Calibri"/>
              </w:rPr>
              <w:t>25</w:t>
            </w:r>
          </w:p>
        </w:tc>
        <w:tc>
          <w:tcPr>
            <w:tcW w:w="851" w:type="dxa"/>
          </w:tcPr>
          <w:p w14:paraId="6E565908" w14:textId="77777777" w:rsidR="000D0045" w:rsidRPr="004F3B18" w:rsidRDefault="000D0045" w:rsidP="00B260E9">
            <w:pPr>
              <w:jc w:val="center"/>
              <w:rPr>
                <w:rFonts w:ascii="Calibri" w:hAnsi="Calibri" w:cs="Calibri"/>
              </w:rPr>
            </w:pPr>
            <w:r w:rsidRPr="004F3B18">
              <w:rPr>
                <w:rFonts w:ascii="Calibri" w:hAnsi="Calibri" w:cs="Calibri"/>
              </w:rPr>
              <w:t>20</w:t>
            </w:r>
          </w:p>
        </w:tc>
        <w:tc>
          <w:tcPr>
            <w:tcW w:w="753" w:type="dxa"/>
          </w:tcPr>
          <w:p w14:paraId="01A2723C" w14:textId="4D76E184" w:rsidR="000D0045" w:rsidRPr="004F3B18" w:rsidRDefault="002936C6" w:rsidP="00B260E9">
            <w:pPr>
              <w:jc w:val="center"/>
              <w:rPr>
                <w:rFonts w:ascii="Calibri" w:hAnsi="Calibri" w:cs="Calibri"/>
              </w:rPr>
            </w:pPr>
            <w:r w:rsidRPr="004F3B18">
              <w:rPr>
                <w:rFonts w:ascii="Calibri" w:hAnsi="Calibri" w:cs="Calibri"/>
              </w:rPr>
              <w:t>3.59</w:t>
            </w:r>
          </w:p>
        </w:tc>
        <w:tc>
          <w:tcPr>
            <w:tcW w:w="671" w:type="dxa"/>
          </w:tcPr>
          <w:p w14:paraId="500511AE" w14:textId="37B7726A" w:rsidR="000D0045" w:rsidRPr="004F3B18" w:rsidRDefault="002936C6" w:rsidP="00B260E9">
            <w:pPr>
              <w:jc w:val="center"/>
              <w:rPr>
                <w:rFonts w:ascii="Calibri" w:hAnsi="Calibri" w:cs="Calibri"/>
              </w:rPr>
            </w:pPr>
            <w:r w:rsidRPr="004F3B18">
              <w:rPr>
                <w:rFonts w:ascii="Calibri" w:hAnsi="Calibri" w:cs="Calibri"/>
              </w:rPr>
              <w:t>0.83</w:t>
            </w:r>
          </w:p>
        </w:tc>
        <w:tc>
          <w:tcPr>
            <w:tcW w:w="1285" w:type="dxa"/>
          </w:tcPr>
          <w:p w14:paraId="6D842EA7" w14:textId="56E8B0D1" w:rsidR="000D0045" w:rsidRPr="004F3B18" w:rsidRDefault="002936C6" w:rsidP="00B260E9">
            <w:pPr>
              <w:jc w:val="center"/>
              <w:rPr>
                <w:rFonts w:ascii="Calibri" w:hAnsi="Calibri" w:cs="Calibri"/>
              </w:rPr>
            </w:pPr>
            <w:r w:rsidRPr="004F3B18">
              <w:rPr>
                <w:rFonts w:ascii="Calibri" w:hAnsi="Calibri" w:cs="Calibri"/>
              </w:rPr>
              <w:t>0.01</w:t>
            </w:r>
          </w:p>
        </w:tc>
        <w:tc>
          <w:tcPr>
            <w:tcW w:w="850" w:type="dxa"/>
          </w:tcPr>
          <w:p w14:paraId="02FEBE4C" w14:textId="6FF59D23" w:rsidR="000D0045" w:rsidRPr="004F3B18" w:rsidRDefault="005371C0" w:rsidP="005371C0">
            <w:pPr>
              <w:jc w:val="center"/>
              <w:rPr>
                <w:rFonts w:ascii="Calibri" w:hAnsi="Calibri" w:cs="Calibri"/>
              </w:rPr>
            </w:pPr>
            <w:r w:rsidRPr="004F3B18">
              <w:rPr>
                <w:rFonts w:ascii="Calibri" w:hAnsi="Calibri" w:cs="Calibri"/>
              </w:rPr>
              <w:t>2.9</w:t>
            </w:r>
          </w:p>
        </w:tc>
        <w:tc>
          <w:tcPr>
            <w:tcW w:w="851" w:type="dxa"/>
          </w:tcPr>
          <w:p w14:paraId="01D72661" w14:textId="7E9E37C2" w:rsidR="000D0045" w:rsidRPr="004F3B18" w:rsidRDefault="005371C0" w:rsidP="00B260E9">
            <w:pPr>
              <w:jc w:val="center"/>
              <w:rPr>
                <w:rFonts w:ascii="Calibri" w:hAnsi="Calibri" w:cs="Calibri"/>
              </w:rPr>
            </w:pPr>
            <w:r w:rsidRPr="004F3B18">
              <w:rPr>
                <w:rFonts w:ascii="Calibri" w:hAnsi="Calibri" w:cs="Calibri"/>
              </w:rPr>
              <w:t>-9.35</w:t>
            </w:r>
          </w:p>
        </w:tc>
        <w:tc>
          <w:tcPr>
            <w:tcW w:w="992" w:type="dxa"/>
          </w:tcPr>
          <w:p w14:paraId="35E816A2" w14:textId="3978F762" w:rsidR="000D0045" w:rsidRPr="004F3B18" w:rsidRDefault="00F17D02" w:rsidP="00B260E9">
            <w:pPr>
              <w:jc w:val="center"/>
              <w:rPr>
                <w:rFonts w:ascii="Calibri" w:hAnsi="Calibri" w:cs="Calibri"/>
              </w:rPr>
            </w:pPr>
            <w:r w:rsidRPr="004F3B18">
              <w:rPr>
                <w:rFonts w:ascii="Calibri" w:hAnsi="Calibri" w:cs="Calibri"/>
              </w:rPr>
              <w:t>6.99</w:t>
            </w:r>
          </w:p>
        </w:tc>
        <w:tc>
          <w:tcPr>
            <w:tcW w:w="941" w:type="dxa"/>
          </w:tcPr>
          <w:p w14:paraId="23B90297" w14:textId="5FC2C47A" w:rsidR="000D0045" w:rsidRPr="004F3B18" w:rsidRDefault="00F17D02" w:rsidP="00B260E9">
            <w:pPr>
              <w:jc w:val="center"/>
              <w:rPr>
                <w:rFonts w:ascii="Calibri" w:hAnsi="Calibri" w:cs="Calibri"/>
              </w:rPr>
            </w:pPr>
            <w:r w:rsidRPr="004F3B18">
              <w:rPr>
                <w:rFonts w:ascii="Calibri" w:hAnsi="Calibri" w:cs="Calibri"/>
              </w:rPr>
              <w:t>-11.28</w:t>
            </w:r>
          </w:p>
        </w:tc>
      </w:tr>
      <w:tr w:rsidR="000D0045" w:rsidRPr="004F3B18" w14:paraId="4D425D6A" w14:textId="77777777" w:rsidTr="00B260E9">
        <w:tc>
          <w:tcPr>
            <w:tcW w:w="699" w:type="dxa"/>
            <w:vMerge/>
          </w:tcPr>
          <w:p w14:paraId="58DB4541" w14:textId="77777777" w:rsidR="000D0045" w:rsidRPr="004F3B18" w:rsidRDefault="000D0045" w:rsidP="00B260E9">
            <w:pPr>
              <w:jc w:val="center"/>
              <w:rPr>
                <w:rFonts w:ascii="Calibri" w:hAnsi="Calibri" w:cs="Calibri"/>
              </w:rPr>
            </w:pPr>
          </w:p>
        </w:tc>
        <w:tc>
          <w:tcPr>
            <w:tcW w:w="1124" w:type="dxa"/>
            <w:vMerge/>
          </w:tcPr>
          <w:p w14:paraId="6EFCA826" w14:textId="77777777" w:rsidR="000D0045" w:rsidRPr="004F3B18" w:rsidRDefault="000D0045" w:rsidP="00B260E9">
            <w:pPr>
              <w:jc w:val="center"/>
              <w:rPr>
                <w:rFonts w:ascii="Calibri" w:hAnsi="Calibri" w:cs="Calibri"/>
              </w:rPr>
            </w:pPr>
          </w:p>
        </w:tc>
        <w:tc>
          <w:tcPr>
            <w:tcW w:w="851" w:type="dxa"/>
          </w:tcPr>
          <w:p w14:paraId="6DCBBC54" w14:textId="77777777" w:rsidR="000D0045" w:rsidRPr="004F3B18" w:rsidRDefault="000D0045" w:rsidP="00B260E9">
            <w:pPr>
              <w:jc w:val="center"/>
              <w:rPr>
                <w:rFonts w:ascii="Calibri" w:hAnsi="Calibri" w:cs="Calibri"/>
              </w:rPr>
            </w:pPr>
            <w:r w:rsidRPr="004F3B18">
              <w:rPr>
                <w:rFonts w:ascii="Calibri" w:hAnsi="Calibri" w:cs="Calibri"/>
              </w:rPr>
              <w:t>50</w:t>
            </w:r>
          </w:p>
        </w:tc>
        <w:tc>
          <w:tcPr>
            <w:tcW w:w="753" w:type="dxa"/>
          </w:tcPr>
          <w:p w14:paraId="3C04CC8A" w14:textId="67158437" w:rsidR="000D0045" w:rsidRPr="004F3B18" w:rsidRDefault="009228D8" w:rsidP="00B260E9">
            <w:pPr>
              <w:jc w:val="center"/>
              <w:rPr>
                <w:rFonts w:ascii="Calibri" w:hAnsi="Calibri" w:cs="Calibri"/>
              </w:rPr>
            </w:pPr>
            <w:r w:rsidRPr="004F3B18">
              <w:rPr>
                <w:rFonts w:ascii="Calibri" w:hAnsi="Calibri" w:cs="Calibri"/>
              </w:rPr>
              <w:t>2.29</w:t>
            </w:r>
          </w:p>
        </w:tc>
        <w:tc>
          <w:tcPr>
            <w:tcW w:w="671" w:type="dxa"/>
          </w:tcPr>
          <w:p w14:paraId="1F27A4E0" w14:textId="7955E3E1" w:rsidR="000D0045" w:rsidRPr="004F3B18" w:rsidRDefault="009228D8" w:rsidP="00B260E9">
            <w:pPr>
              <w:jc w:val="center"/>
              <w:rPr>
                <w:rFonts w:ascii="Calibri" w:hAnsi="Calibri" w:cs="Calibri"/>
              </w:rPr>
            </w:pPr>
            <w:r w:rsidRPr="004F3B18">
              <w:rPr>
                <w:rFonts w:ascii="Calibri" w:hAnsi="Calibri" w:cs="Calibri"/>
              </w:rPr>
              <w:t>0.93</w:t>
            </w:r>
          </w:p>
        </w:tc>
        <w:tc>
          <w:tcPr>
            <w:tcW w:w="1285" w:type="dxa"/>
          </w:tcPr>
          <w:p w14:paraId="4EECD794" w14:textId="7C85B5B6" w:rsidR="000D0045" w:rsidRPr="004F3B18" w:rsidRDefault="001714BE" w:rsidP="00B260E9">
            <w:pPr>
              <w:jc w:val="center"/>
              <w:rPr>
                <w:rFonts w:ascii="Calibri" w:hAnsi="Calibri" w:cs="Calibri"/>
              </w:rPr>
            </w:pPr>
            <w:r w:rsidRPr="004F3B18">
              <w:rPr>
                <w:rFonts w:ascii="Calibri" w:hAnsi="Calibri" w:cs="Calibri"/>
              </w:rPr>
              <w:t>1.42</w:t>
            </w:r>
          </w:p>
        </w:tc>
        <w:tc>
          <w:tcPr>
            <w:tcW w:w="850" w:type="dxa"/>
          </w:tcPr>
          <w:p w14:paraId="6F171710" w14:textId="44391C7D" w:rsidR="000D0045" w:rsidRPr="004F3B18" w:rsidRDefault="001714BE" w:rsidP="00B260E9">
            <w:pPr>
              <w:jc w:val="center"/>
              <w:rPr>
                <w:rFonts w:ascii="Calibri" w:hAnsi="Calibri" w:cs="Calibri"/>
              </w:rPr>
            </w:pPr>
            <w:r w:rsidRPr="004F3B18">
              <w:rPr>
                <w:rFonts w:ascii="Calibri" w:hAnsi="Calibri" w:cs="Calibri"/>
              </w:rPr>
              <w:t>4.18</w:t>
            </w:r>
          </w:p>
        </w:tc>
        <w:tc>
          <w:tcPr>
            <w:tcW w:w="851" w:type="dxa"/>
          </w:tcPr>
          <w:p w14:paraId="63DCB9E5" w14:textId="7A3ABFF8" w:rsidR="000D0045" w:rsidRPr="004F3B18" w:rsidRDefault="001714BE" w:rsidP="00B260E9">
            <w:pPr>
              <w:jc w:val="center"/>
              <w:rPr>
                <w:rFonts w:ascii="Calibri" w:hAnsi="Calibri" w:cs="Calibri"/>
              </w:rPr>
            </w:pPr>
            <w:r w:rsidRPr="004F3B18">
              <w:rPr>
                <w:rFonts w:ascii="Calibri" w:hAnsi="Calibri" w:cs="Calibri"/>
              </w:rPr>
              <w:t>-13.15</w:t>
            </w:r>
          </w:p>
        </w:tc>
        <w:tc>
          <w:tcPr>
            <w:tcW w:w="992" w:type="dxa"/>
          </w:tcPr>
          <w:p w14:paraId="25D4746A" w14:textId="0DED5D11" w:rsidR="000D0045" w:rsidRPr="004F3B18" w:rsidRDefault="001714BE" w:rsidP="00B260E9">
            <w:pPr>
              <w:jc w:val="center"/>
              <w:rPr>
                <w:rFonts w:ascii="Calibri" w:hAnsi="Calibri" w:cs="Calibri"/>
              </w:rPr>
            </w:pPr>
            <w:r w:rsidRPr="004F3B18">
              <w:rPr>
                <w:rFonts w:ascii="Calibri" w:hAnsi="Calibri" w:cs="Calibri"/>
              </w:rPr>
              <w:t>4.17</w:t>
            </w:r>
          </w:p>
        </w:tc>
        <w:tc>
          <w:tcPr>
            <w:tcW w:w="941" w:type="dxa"/>
          </w:tcPr>
          <w:p w14:paraId="6282C166" w14:textId="7A97C91D" w:rsidR="000D0045" w:rsidRPr="004F3B18" w:rsidRDefault="001714BE" w:rsidP="00B260E9">
            <w:pPr>
              <w:jc w:val="center"/>
              <w:rPr>
                <w:rFonts w:ascii="Calibri" w:hAnsi="Calibri" w:cs="Calibri"/>
              </w:rPr>
            </w:pPr>
            <w:r w:rsidRPr="004F3B18">
              <w:rPr>
                <w:rFonts w:ascii="Calibri" w:hAnsi="Calibri" w:cs="Calibri"/>
              </w:rPr>
              <w:t>-2.12</w:t>
            </w:r>
          </w:p>
        </w:tc>
      </w:tr>
      <w:tr w:rsidR="000D0045" w:rsidRPr="004F3B18" w14:paraId="09096575" w14:textId="77777777" w:rsidTr="00B260E9">
        <w:tc>
          <w:tcPr>
            <w:tcW w:w="699" w:type="dxa"/>
            <w:vMerge/>
          </w:tcPr>
          <w:p w14:paraId="060692EA" w14:textId="77777777" w:rsidR="000D0045" w:rsidRPr="004F3B18" w:rsidRDefault="000D0045" w:rsidP="00B260E9">
            <w:pPr>
              <w:jc w:val="center"/>
              <w:rPr>
                <w:rFonts w:ascii="Calibri" w:hAnsi="Calibri" w:cs="Calibri"/>
              </w:rPr>
            </w:pPr>
          </w:p>
        </w:tc>
        <w:tc>
          <w:tcPr>
            <w:tcW w:w="1124" w:type="dxa"/>
            <w:vMerge/>
          </w:tcPr>
          <w:p w14:paraId="453EC199" w14:textId="77777777" w:rsidR="000D0045" w:rsidRPr="004F3B18" w:rsidRDefault="000D0045" w:rsidP="00B260E9">
            <w:pPr>
              <w:jc w:val="center"/>
              <w:rPr>
                <w:rFonts w:ascii="Calibri" w:hAnsi="Calibri" w:cs="Calibri"/>
              </w:rPr>
            </w:pPr>
          </w:p>
        </w:tc>
        <w:tc>
          <w:tcPr>
            <w:tcW w:w="851" w:type="dxa"/>
          </w:tcPr>
          <w:p w14:paraId="1395D2F7" w14:textId="77777777" w:rsidR="000D0045" w:rsidRPr="004F3B18" w:rsidRDefault="000D0045" w:rsidP="00B260E9">
            <w:pPr>
              <w:jc w:val="center"/>
              <w:rPr>
                <w:rFonts w:ascii="Calibri" w:hAnsi="Calibri" w:cs="Calibri"/>
              </w:rPr>
            </w:pPr>
            <w:r w:rsidRPr="004F3B18">
              <w:rPr>
                <w:rFonts w:ascii="Calibri" w:hAnsi="Calibri" w:cs="Calibri"/>
              </w:rPr>
              <w:t>100</w:t>
            </w:r>
          </w:p>
        </w:tc>
        <w:tc>
          <w:tcPr>
            <w:tcW w:w="753" w:type="dxa"/>
          </w:tcPr>
          <w:p w14:paraId="75CB1309" w14:textId="29574B9A" w:rsidR="000D0045" w:rsidRPr="004F3B18" w:rsidRDefault="003138C7" w:rsidP="00B260E9">
            <w:pPr>
              <w:jc w:val="center"/>
              <w:rPr>
                <w:rFonts w:ascii="Calibri" w:hAnsi="Calibri" w:cs="Calibri"/>
              </w:rPr>
            </w:pPr>
            <w:r w:rsidRPr="004F3B18">
              <w:rPr>
                <w:rFonts w:ascii="Calibri" w:hAnsi="Calibri" w:cs="Calibri"/>
              </w:rPr>
              <w:t>1.65</w:t>
            </w:r>
          </w:p>
        </w:tc>
        <w:tc>
          <w:tcPr>
            <w:tcW w:w="671" w:type="dxa"/>
          </w:tcPr>
          <w:p w14:paraId="0AA64126" w14:textId="1E85FC99" w:rsidR="000D0045" w:rsidRPr="004F3B18" w:rsidRDefault="003138C7" w:rsidP="00B260E9">
            <w:pPr>
              <w:jc w:val="center"/>
              <w:rPr>
                <w:rFonts w:ascii="Calibri" w:hAnsi="Calibri" w:cs="Calibri"/>
              </w:rPr>
            </w:pPr>
            <w:r w:rsidRPr="004F3B18">
              <w:rPr>
                <w:rFonts w:ascii="Calibri" w:hAnsi="Calibri" w:cs="Calibri"/>
              </w:rPr>
              <w:t>0.96</w:t>
            </w:r>
          </w:p>
        </w:tc>
        <w:tc>
          <w:tcPr>
            <w:tcW w:w="1285" w:type="dxa"/>
          </w:tcPr>
          <w:p w14:paraId="271E1277" w14:textId="2E302FA9" w:rsidR="000D0045" w:rsidRPr="004F3B18" w:rsidRDefault="003138C7" w:rsidP="00B260E9">
            <w:pPr>
              <w:jc w:val="center"/>
              <w:rPr>
                <w:rFonts w:ascii="Calibri" w:hAnsi="Calibri" w:cs="Calibri"/>
              </w:rPr>
            </w:pPr>
            <w:r w:rsidRPr="004F3B18">
              <w:rPr>
                <w:rFonts w:ascii="Calibri" w:hAnsi="Calibri" w:cs="Calibri"/>
              </w:rPr>
              <w:t>1.08</w:t>
            </w:r>
          </w:p>
        </w:tc>
        <w:tc>
          <w:tcPr>
            <w:tcW w:w="850" w:type="dxa"/>
          </w:tcPr>
          <w:p w14:paraId="47B739E5" w14:textId="1008AA7D" w:rsidR="000D0045" w:rsidRPr="004F3B18" w:rsidRDefault="003138C7" w:rsidP="00B260E9">
            <w:pPr>
              <w:jc w:val="center"/>
              <w:rPr>
                <w:rFonts w:ascii="Calibri" w:hAnsi="Calibri" w:cs="Calibri"/>
              </w:rPr>
            </w:pPr>
            <w:r w:rsidRPr="004F3B18">
              <w:rPr>
                <w:rFonts w:ascii="Calibri" w:hAnsi="Calibri" w:cs="Calibri"/>
              </w:rPr>
              <w:t>3.11</w:t>
            </w:r>
          </w:p>
        </w:tc>
        <w:tc>
          <w:tcPr>
            <w:tcW w:w="851" w:type="dxa"/>
          </w:tcPr>
          <w:p w14:paraId="5B34D7C9" w14:textId="09870C2C" w:rsidR="000D0045" w:rsidRPr="004F3B18" w:rsidRDefault="003138C7" w:rsidP="00B260E9">
            <w:pPr>
              <w:jc w:val="center"/>
              <w:rPr>
                <w:rFonts w:ascii="Calibri" w:hAnsi="Calibri" w:cs="Calibri"/>
              </w:rPr>
            </w:pPr>
            <w:r w:rsidRPr="004F3B18">
              <w:rPr>
                <w:rFonts w:ascii="Calibri" w:hAnsi="Calibri" w:cs="Calibri"/>
              </w:rPr>
              <w:t>-7.36</w:t>
            </w:r>
          </w:p>
        </w:tc>
        <w:tc>
          <w:tcPr>
            <w:tcW w:w="992" w:type="dxa"/>
          </w:tcPr>
          <w:p w14:paraId="154732CF" w14:textId="05E26CEE" w:rsidR="000D0045" w:rsidRPr="004F3B18" w:rsidRDefault="003138C7" w:rsidP="00B260E9">
            <w:pPr>
              <w:jc w:val="center"/>
              <w:rPr>
                <w:rFonts w:ascii="Calibri" w:hAnsi="Calibri" w:cs="Calibri"/>
              </w:rPr>
            </w:pPr>
            <w:r w:rsidRPr="004F3B18">
              <w:rPr>
                <w:rFonts w:ascii="Calibri" w:hAnsi="Calibri" w:cs="Calibri"/>
              </w:rPr>
              <w:t>3.02</w:t>
            </w:r>
          </w:p>
        </w:tc>
        <w:tc>
          <w:tcPr>
            <w:tcW w:w="941" w:type="dxa"/>
          </w:tcPr>
          <w:p w14:paraId="6774DB2E" w14:textId="7E13F495" w:rsidR="000D0045" w:rsidRPr="004F3B18" w:rsidRDefault="003138C7" w:rsidP="00B260E9">
            <w:pPr>
              <w:jc w:val="center"/>
              <w:rPr>
                <w:rFonts w:ascii="Calibri" w:hAnsi="Calibri" w:cs="Calibri"/>
              </w:rPr>
            </w:pPr>
            <w:r w:rsidRPr="004F3B18">
              <w:rPr>
                <w:rFonts w:ascii="Calibri" w:hAnsi="Calibri" w:cs="Calibri"/>
              </w:rPr>
              <w:t>-0.71</w:t>
            </w:r>
          </w:p>
        </w:tc>
      </w:tr>
      <w:tr w:rsidR="000D0045" w:rsidRPr="004F3B18" w14:paraId="32074440" w14:textId="77777777" w:rsidTr="00B260E9">
        <w:tc>
          <w:tcPr>
            <w:tcW w:w="699" w:type="dxa"/>
            <w:vMerge/>
          </w:tcPr>
          <w:p w14:paraId="4885E2A4" w14:textId="77777777" w:rsidR="000D0045" w:rsidRPr="004F3B18" w:rsidRDefault="000D0045" w:rsidP="00B260E9">
            <w:pPr>
              <w:jc w:val="center"/>
              <w:rPr>
                <w:rFonts w:ascii="Calibri" w:hAnsi="Calibri" w:cs="Calibri"/>
              </w:rPr>
            </w:pPr>
          </w:p>
        </w:tc>
        <w:tc>
          <w:tcPr>
            <w:tcW w:w="1124" w:type="dxa"/>
            <w:vMerge/>
          </w:tcPr>
          <w:p w14:paraId="53547CB4" w14:textId="77777777" w:rsidR="000D0045" w:rsidRPr="004F3B18" w:rsidRDefault="000D0045" w:rsidP="00B260E9">
            <w:pPr>
              <w:jc w:val="center"/>
              <w:rPr>
                <w:rFonts w:ascii="Calibri" w:hAnsi="Calibri" w:cs="Calibri"/>
              </w:rPr>
            </w:pPr>
          </w:p>
        </w:tc>
        <w:tc>
          <w:tcPr>
            <w:tcW w:w="851" w:type="dxa"/>
          </w:tcPr>
          <w:p w14:paraId="6B40D809" w14:textId="77777777" w:rsidR="000D0045" w:rsidRPr="004F3B18" w:rsidRDefault="000D0045" w:rsidP="00B260E9">
            <w:pPr>
              <w:jc w:val="center"/>
              <w:rPr>
                <w:rFonts w:ascii="Calibri" w:hAnsi="Calibri" w:cs="Calibri"/>
              </w:rPr>
            </w:pPr>
            <w:r w:rsidRPr="004F3B18">
              <w:rPr>
                <w:rFonts w:ascii="Calibri" w:hAnsi="Calibri" w:cs="Calibri"/>
              </w:rPr>
              <w:t>150</w:t>
            </w:r>
          </w:p>
        </w:tc>
        <w:tc>
          <w:tcPr>
            <w:tcW w:w="753" w:type="dxa"/>
          </w:tcPr>
          <w:p w14:paraId="31ACB886" w14:textId="3A345FB0" w:rsidR="000D0045" w:rsidRPr="004F3B18" w:rsidRDefault="000F439B" w:rsidP="00B260E9">
            <w:pPr>
              <w:jc w:val="center"/>
              <w:rPr>
                <w:rFonts w:ascii="Calibri" w:hAnsi="Calibri" w:cs="Calibri"/>
              </w:rPr>
            </w:pPr>
            <w:r w:rsidRPr="004F3B18">
              <w:rPr>
                <w:rFonts w:ascii="Calibri" w:hAnsi="Calibri" w:cs="Calibri"/>
              </w:rPr>
              <w:t>1.56</w:t>
            </w:r>
          </w:p>
        </w:tc>
        <w:tc>
          <w:tcPr>
            <w:tcW w:w="671" w:type="dxa"/>
          </w:tcPr>
          <w:p w14:paraId="4A2FABD8" w14:textId="6A684B31" w:rsidR="000D0045" w:rsidRPr="004F3B18" w:rsidRDefault="000F439B" w:rsidP="00B260E9">
            <w:pPr>
              <w:jc w:val="center"/>
              <w:rPr>
                <w:rFonts w:ascii="Calibri" w:hAnsi="Calibri" w:cs="Calibri"/>
              </w:rPr>
            </w:pPr>
            <w:r w:rsidRPr="004F3B18">
              <w:rPr>
                <w:rFonts w:ascii="Calibri" w:hAnsi="Calibri" w:cs="Calibri"/>
              </w:rPr>
              <w:t>0.97</w:t>
            </w:r>
          </w:p>
        </w:tc>
        <w:tc>
          <w:tcPr>
            <w:tcW w:w="1285" w:type="dxa"/>
          </w:tcPr>
          <w:p w14:paraId="21E05C08" w14:textId="67E7BDE1" w:rsidR="000D0045" w:rsidRPr="004F3B18" w:rsidRDefault="000F439B" w:rsidP="00B260E9">
            <w:pPr>
              <w:jc w:val="center"/>
              <w:rPr>
                <w:rFonts w:ascii="Calibri" w:hAnsi="Calibri" w:cs="Calibri"/>
              </w:rPr>
            </w:pPr>
            <w:r w:rsidRPr="004F3B18">
              <w:rPr>
                <w:rFonts w:ascii="Calibri" w:hAnsi="Calibri" w:cs="Calibri"/>
              </w:rPr>
              <w:t>0.21</w:t>
            </w:r>
          </w:p>
        </w:tc>
        <w:tc>
          <w:tcPr>
            <w:tcW w:w="850" w:type="dxa"/>
          </w:tcPr>
          <w:p w14:paraId="37375B39" w14:textId="1E3E2ABE" w:rsidR="000D0045" w:rsidRPr="004F3B18" w:rsidRDefault="000F439B" w:rsidP="00B260E9">
            <w:pPr>
              <w:jc w:val="center"/>
              <w:rPr>
                <w:rFonts w:ascii="Calibri" w:hAnsi="Calibri" w:cs="Calibri"/>
              </w:rPr>
            </w:pPr>
            <w:r w:rsidRPr="004F3B18">
              <w:rPr>
                <w:rFonts w:ascii="Calibri" w:hAnsi="Calibri" w:cs="Calibri"/>
              </w:rPr>
              <w:t>2.86</w:t>
            </w:r>
          </w:p>
        </w:tc>
        <w:tc>
          <w:tcPr>
            <w:tcW w:w="851" w:type="dxa"/>
          </w:tcPr>
          <w:p w14:paraId="61B37C03" w14:textId="6B22D990" w:rsidR="000D0045" w:rsidRPr="004F3B18" w:rsidRDefault="000F439B" w:rsidP="00B260E9">
            <w:pPr>
              <w:jc w:val="center"/>
              <w:rPr>
                <w:rFonts w:ascii="Calibri" w:hAnsi="Calibri" w:cs="Calibri"/>
              </w:rPr>
            </w:pPr>
            <w:r w:rsidRPr="004F3B18">
              <w:rPr>
                <w:rFonts w:ascii="Calibri" w:hAnsi="Calibri" w:cs="Calibri"/>
              </w:rPr>
              <w:t>-8.93</w:t>
            </w:r>
          </w:p>
        </w:tc>
        <w:tc>
          <w:tcPr>
            <w:tcW w:w="992" w:type="dxa"/>
          </w:tcPr>
          <w:p w14:paraId="3DA964EB" w14:textId="73873FB6" w:rsidR="000D0045" w:rsidRPr="004F3B18" w:rsidRDefault="000F439B" w:rsidP="00B260E9">
            <w:pPr>
              <w:jc w:val="center"/>
              <w:rPr>
                <w:rFonts w:ascii="Calibri" w:hAnsi="Calibri" w:cs="Calibri"/>
              </w:rPr>
            </w:pPr>
            <w:r w:rsidRPr="004F3B18">
              <w:rPr>
                <w:rFonts w:ascii="Calibri" w:hAnsi="Calibri" w:cs="Calibri"/>
              </w:rPr>
              <w:t>6.56</w:t>
            </w:r>
          </w:p>
        </w:tc>
        <w:tc>
          <w:tcPr>
            <w:tcW w:w="941" w:type="dxa"/>
          </w:tcPr>
          <w:p w14:paraId="26915F71" w14:textId="44FBAA26" w:rsidR="000D0045" w:rsidRPr="004F3B18" w:rsidRDefault="00307479" w:rsidP="00B260E9">
            <w:pPr>
              <w:jc w:val="center"/>
              <w:rPr>
                <w:rFonts w:ascii="Calibri" w:hAnsi="Calibri" w:cs="Calibri"/>
              </w:rPr>
            </w:pPr>
            <w:r w:rsidRPr="004F3B18">
              <w:rPr>
                <w:rFonts w:ascii="Calibri" w:hAnsi="Calibri" w:cs="Calibri"/>
              </w:rPr>
              <w:t>-9.53</w:t>
            </w:r>
          </w:p>
        </w:tc>
      </w:tr>
      <w:tr w:rsidR="000D0045" w:rsidRPr="004F3B18" w14:paraId="67C15118" w14:textId="77777777" w:rsidTr="00B260E9">
        <w:tc>
          <w:tcPr>
            <w:tcW w:w="699" w:type="dxa"/>
            <w:vMerge/>
          </w:tcPr>
          <w:p w14:paraId="5BD208B1" w14:textId="77777777" w:rsidR="000D0045" w:rsidRPr="004F3B18" w:rsidRDefault="000D0045" w:rsidP="00B260E9">
            <w:pPr>
              <w:jc w:val="center"/>
              <w:rPr>
                <w:rFonts w:ascii="Calibri" w:hAnsi="Calibri" w:cs="Calibri"/>
              </w:rPr>
            </w:pPr>
          </w:p>
        </w:tc>
        <w:tc>
          <w:tcPr>
            <w:tcW w:w="1124" w:type="dxa"/>
            <w:vMerge w:val="restart"/>
          </w:tcPr>
          <w:p w14:paraId="23A4460B" w14:textId="77777777" w:rsidR="000D0045" w:rsidRPr="004F3B18" w:rsidRDefault="000D0045" w:rsidP="00B260E9">
            <w:pPr>
              <w:jc w:val="center"/>
              <w:rPr>
                <w:rFonts w:ascii="Calibri" w:hAnsi="Calibri" w:cs="Calibri"/>
              </w:rPr>
            </w:pPr>
            <w:r w:rsidRPr="004F3B18">
              <w:rPr>
                <w:rFonts w:ascii="Calibri" w:hAnsi="Calibri" w:cs="Calibri"/>
              </w:rPr>
              <w:t>50</w:t>
            </w:r>
          </w:p>
        </w:tc>
        <w:tc>
          <w:tcPr>
            <w:tcW w:w="851" w:type="dxa"/>
          </w:tcPr>
          <w:p w14:paraId="701FE25E" w14:textId="77777777" w:rsidR="000D0045" w:rsidRPr="004F3B18" w:rsidRDefault="000D0045" w:rsidP="00B260E9">
            <w:pPr>
              <w:jc w:val="center"/>
              <w:rPr>
                <w:rFonts w:ascii="Calibri" w:hAnsi="Calibri" w:cs="Calibri"/>
              </w:rPr>
            </w:pPr>
            <w:r w:rsidRPr="004F3B18">
              <w:rPr>
                <w:rFonts w:ascii="Calibri" w:hAnsi="Calibri" w:cs="Calibri"/>
              </w:rPr>
              <w:t>20</w:t>
            </w:r>
          </w:p>
        </w:tc>
        <w:tc>
          <w:tcPr>
            <w:tcW w:w="753" w:type="dxa"/>
          </w:tcPr>
          <w:p w14:paraId="123C3034" w14:textId="157C189F" w:rsidR="000D0045" w:rsidRPr="004F3B18" w:rsidRDefault="00307479" w:rsidP="00B260E9">
            <w:pPr>
              <w:jc w:val="center"/>
              <w:rPr>
                <w:rFonts w:ascii="Calibri" w:hAnsi="Calibri" w:cs="Calibri"/>
              </w:rPr>
            </w:pPr>
            <w:r w:rsidRPr="004F3B18">
              <w:rPr>
                <w:rFonts w:ascii="Calibri" w:hAnsi="Calibri" w:cs="Calibri"/>
              </w:rPr>
              <w:t>3.18</w:t>
            </w:r>
          </w:p>
        </w:tc>
        <w:tc>
          <w:tcPr>
            <w:tcW w:w="671" w:type="dxa"/>
          </w:tcPr>
          <w:p w14:paraId="2A11FEB4" w14:textId="20E0E64D" w:rsidR="000D0045" w:rsidRPr="004F3B18" w:rsidRDefault="00307479" w:rsidP="00B260E9">
            <w:pPr>
              <w:jc w:val="center"/>
              <w:rPr>
                <w:rFonts w:ascii="Calibri" w:hAnsi="Calibri" w:cs="Calibri"/>
              </w:rPr>
            </w:pPr>
            <w:r w:rsidRPr="004F3B18">
              <w:rPr>
                <w:rFonts w:ascii="Calibri" w:hAnsi="Calibri" w:cs="Calibri"/>
              </w:rPr>
              <w:t>0.87</w:t>
            </w:r>
          </w:p>
        </w:tc>
        <w:tc>
          <w:tcPr>
            <w:tcW w:w="1285" w:type="dxa"/>
          </w:tcPr>
          <w:p w14:paraId="0F6501A1" w14:textId="50F5DE06" w:rsidR="000D0045" w:rsidRPr="004F3B18" w:rsidRDefault="00A65EAF" w:rsidP="00B260E9">
            <w:pPr>
              <w:jc w:val="center"/>
              <w:rPr>
                <w:rFonts w:ascii="Calibri" w:hAnsi="Calibri" w:cs="Calibri"/>
              </w:rPr>
            </w:pPr>
            <w:r w:rsidRPr="004F3B18">
              <w:rPr>
                <w:rFonts w:ascii="Calibri" w:hAnsi="Calibri" w:cs="Calibri"/>
              </w:rPr>
              <w:t>1.78</w:t>
            </w:r>
          </w:p>
        </w:tc>
        <w:tc>
          <w:tcPr>
            <w:tcW w:w="850" w:type="dxa"/>
          </w:tcPr>
          <w:p w14:paraId="30FC46D8" w14:textId="765CE36D" w:rsidR="000D0045" w:rsidRPr="004F3B18" w:rsidRDefault="00A65EAF" w:rsidP="00B260E9">
            <w:pPr>
              <w:jc w:val="center"/>
              <w:rPr>
                <w:rFonts w:ascii="Calibri" w:hAnsi="Calibri" w:cs="Calibri"/>
              </w:rPr>
            </w:pPr>
            <w:r w:rsidRPr="004F3B18">
              <w:rPr>
                <w:rFonts w:ascii="Calibri" w:hAnsi="Calibri" w:cs="Calibri"/>
              </w:rPr>
              <w:t>2.3</w:t>
            </w:r>
          </w:p>
        </w:tc>
        <w:tc>
          <w:tcPr>
            <w:tcW w:w="851" w:type="dxa"/>
          </w:tcPr>
          <w:p w14:paraId="59369FA3" w14:textId="5C64B239" w:rsidR="000D0045" w:rsidRPr="004F3B18" w:rsidRDefault="00A65EAF" w:rsidP="00B260E9">
            <w:pPr>
              <w:jc w:val="center"/>
              <w:rPr>
                <w:rFonts w:ascii="Calibri" w:hAnsi="Calibri" w:cs="Calibri"/>
              </w:rPr>
            </w:pPr>
            <w:r w:rsidRPr="004F3B18">
              <w:rPr>
                <w:rFonts w:ascii="Calibri" w:hAnsi="Calibri" w:cs="Calibri"/>
              </w:rPr>
              <w:t>-3.63</w:t>
            </w:r>
          </w:p>
        </w:tc>
        <w:tc>
          <w:tcPr>
            <w:tcW w:w="992" w:type="dxa"/>
          </w:tcPr>
          <w:p w14:paraId="1F9721E2" w14:textId="674A969E" w:rsidR="000D0045" w:rsidRPr="004F3B18" w:rsidRDefault="00A65EAF" w:rsidP="00B260E9">
            <w:pPr>
              <w:jc w:val="center"/>
              <w:rPr>
                <w:rFonts w:ascii="Calibri" w:hAnsi="Calibri" w:cs="Calibri"/>
              </w:rPr>
            </w:pPr>
            <w:r w:rsidRPr="004F3B18">
              <w:rPr>
                <w:rFonts w:ascii="Calibri" w:hAnsi="Calibri" w:cs="Calibri"/>
              </w:rPr>
              <w:t>2.01</w:t>
            </w:r>
          </w:p>
        </w:tc>
        <w:tc>
          <w:tcPr>
            <w:tcW w:w="941" w:type="dxa"/>
          </w:tcPr>
          <w:p w14:paraId="03FBA3A3" w14:textId="096C17E6" w:rsidR="000D0045" w:rsidRPr="004F3B18" w:rsidRDefault="00A65EAF" w:rsidP="00B260E9">
            <w:pPr>
              <w:jc w:val="center"/>
              <w:rPr>
                <w:rFonts w:ascii="Calibri" w:hAnsi="Calibri" w:cs="Calibri"/>
              </w:rPr>
            </w:pPr>
            <w:r w:rsidRPr="004F3B18">
              <w:rPr>
                <w:rFonts w:ascii="Calibri" w:hAnsi="Calibri" w:cs="Calibri"/>
              </w:rPr>
              <w:t>0.19</w:t>
            </w:r>
          </w:p>
        </w:tc>
      </w:tr>
      <w:tr w:rsidR="000D0045" w:rsidRPr="004F3B18" w14:paraId="57870754" w14:textId="77777777" w:rsidTr="00B260E9">
        <w:tc>
          <w:tcPr>
            <w:tcW w:w="699" w:type="dxa"/>
            <w:vMerge/>
          </w:tcPr>
          <w:p w14:paraId="7E50FE5A" w14:textId="77777777" w:rsidR="000D0045" w:rsidRPr="004F3B18" w:rsidRDefault="000D0045" w:rsidP="00B260E9">
            <w:pPr>
              <w:jc w:val="center"/>
              <w:rPr>
                <w:rFonts w:ascii="Calibri" w:hAnsi="Calibri" w:cs="Calibri"/>
              </w:rPr>
            </w:pPr>
          </w:p>
        </w:tc>
        <w:tc>
          <w:tcPr>
            <w:tcW w:w="1124" w:type="dxa"/>
            <w:vMerge/>
          </w:tcPr>
          <w:p w14:paraId="043AAD79" w14:textId="77777777" w:rsidR="000D0045" w:rsidRPr="004F3B18" w:rsidRDefault="000D0045" w:rsidP="00B260E9">
            <w:pPr>
              <w:jc w:val="center"/>
              <w:rPr>
                <w:rFonts w:ascii="Calibri" w:hAnsi="Calibri" w:cs="Calibri"/>
              </w:rPr>
            </w:pPr>
          </w:p>
        </w:tc>
        <w:tc>
          <w:tcPr>
            <w:tcW w:w="851" w:type="dxa"/>
          </w:tcPr>
          <w:p w14:paraId="5A1DA84A" w14:textId="77777777" w:rsidR="000D0045" w:rsidRPr="004F3B18" w:rsidRDefault="000D0045" w:rsidP="00B260E9">
            <w:pPr>
              <w:jc w:val="center"/>
              <w:rPr>
                <w:rFonts w:ascii="Calibri" w:hAnsi="Calibri" w:cs="Calibri"/>
              </w:rPr>
            </w:pPr>
            <w:r w:rsidRPr="004F3B18">
              <w:rPr>
                <w:rFonts w:ascii="Calibri" w:hAnsi="Calibri" w:cs="Calibri"/>
              </w:rPr>
              <w:t>50</w:t>
            </w:r>
          </w:p>
        </w:tc>
        <w:tc>
          <w:tcPr>
            <w:tcW w:w="753" w:type="dxa"/>
          </w:tcPr>
          <w:p w14:paraId="3ECDF49A" w14:textId="319F7D48" w:rsidR="000D0045" w:rsidRPr="004F3B18" w:rsidRDefault="001C5B8F" w:rsidP="00B260E9">
            <w:pPr>
              <w:jc w:val="center"/>
              <w:rPr>
                <w:rFonts w:ascii="Calibri" w:hAnsi="Calibri" w:cs="Calibri"/>
              </w:rPr>
            </w:pPr>
            <w:r w:rsidRPr="004F3B18">
              <w:rPr>
                <w:rFonts w:ascii="Calibri" w:hAnsi="Calibri" w:cs="Calibri"/>
              </w:rPr>
              <w:t>2.49</w:t>
            </w:r>
          </w:p>
        </w:tc>
        <w:tc>
          <w:tcPr>
            <w:tcW w:w="671" w:type="dxa"/>
          </w:tcPr>
          <w:p w14:paraId="7E2D89FD" w14:textId="680D9823" w:rsidR="000D0045" w:rsidRPr="004F3B18" w:rsidRDefault="001C5B8F" w:rsidP="00B260E9">
            <w:pPr>
              <w:jc w:val="center"/>
              <w:rPr>
                <w:rFonts w:ascii="Calibri" w:hAnsi="Calibri" w:cs="Calibri"/>
              </w:rPr>
            </w:pPr>
            <w:r w:rsidRPr="004F3B18">
              <w:rPr>
                <w:rFonts w:ascii="Calibri" w:hAnsi="Calibri" w:cs="Calibri"/>
              </w:rPr>
              <w:t>0.92</w:t>
            </w:r>
          </w:p>
        </w:tc>
        <w:tc>
          <w:tcPr>
            <w:tcW w:w="1285" w:type="dxa"/>
          </w:tcPr>
          <w:p w14:paraId="3413AB24" w14:textId="66AF272F" w:rsidR="000D0045" w:rsidRPr="004F3B18" w:rsidRDefault="001C5B8F" w:rsidP="00B260E9">
            <w:pPr>
              <w:jc w:val="center"/>
              <w:rPr>
                <w:rFonts w:ascii="Calibri" w:hAnsi="Calibri" w:cs="Calibri"/>
              </w:rPr>
            </w:pPr>
            <w:r w:rsidRPr="004F3B18">
              <w:rPr>
                <w:rFonts w:ascii="Calibri" w:hAnsi="Calibri" w:cs="Calibri"/>
              </w:rPr>
              <w:t>0.98</w:t>
            </w:r>
          </w:p>
        </w:tc>
        <w:tc>
          <w:tcPr>
            <w:tcW w:w="850" w:type="dxa"/>
          </w:tcPr>
          <w:p w14:paraId="71996435" w14:textId="46BAF394" w:rsidR="000D0045" w:rsidRPr="004F3B18" w:rsidRDefault="001C5B8F" w:rsidP="00B260E9">
            <w:pPr>
              <w:jc w:val="center"/>
              <w:rPr>
                <w:rFonts w:ascii="Calibri" w:hAnsi="Calibri" w:cs="Calibri"/>
              </w:rPr>
            </w:pPr>
            <w:r w:rsidRPr="004F3B18">
              <w:rPr>
                <w:rFonts w:ascii="Calibri" w:hAnsi="Calibri" w:cs="Calibri"/>
              </w:rPr>
              <w:t>1.98</w:t>
            </w:r>
          </w:p>
        </w:tc>
        <w:tc>
          <w:tcPr>
            <w:tcW w:w="851" w:type="dxa"/>
          </w:tcPr>
          <w:p w14:paraId="24A6472E" w14:textId="6DAD313B" w:rsidR="000D0045" w:rsidRPr="004F3B18" w:rsidRDefault="001C5B8F" w:rsidP="00B260E9">
            <w:pPr>
              <w:jc w:val="center"/>
              <w:rPr>
                <w:rFonts w:ascii="Calibri" w:hAnsi="Calibri" w:cs="Calibri"/>
              </w:rPr>
            </w:pPr>
            <w:r w:rsidRPr="004F3B18">
              <w:rPr>
                <w:rFonts w:ascii="Calibri" w:hAnsi="Calibri" w:cs="Calibri"/>
              </w:rPr>
              <w:t>-2.63</w:t>
            </w:r>
          </w:p>
        </w:tc>
        <w:tc>
          <w:tcPr>
            <w:tcW w:w="992" w:type="dxa"/>
          </w:tcPr>
          <w:p w14:paraId="1A05885B" w14:textId="52D6F09E" w:rsidR="000D0045" w:rsidRPr="004F3B18" w:rsidRDefault="001C5B8F" w:rsidP="00B260E9">
            <w:pPr>
              <w:jc w:val="center"/>
              <w:rPr>
                <w:rFonts w:ascii="Calibri" w:hAnsi="Calibri" w:cs="Calibri"/>
              </w:rPr>
            </w:pPr>
            <w:r w:rsidRPr="004F3B18">
              <w:rPr>
                <w:rFonts w:ascii="Calibri" w:hAnsi="Calibri" w:cs="Calibri"/>
              </w:rPr>
              <w:t>1.84</w:t>
            </w:r>
          </w:p>
        </w:tc>
        <w:tc>
          <w:tcPr>
            <w:tcW w:w="941" w:type="dxa"/>
          </w:tcPr>
          <w:p w14:paraId="614CB9F6" w14:textId="16E85184" w:rsidR="000D0045" w:rsidRPr="004F3B18" w:rsidRDefault="004D5A0D" w:rsidP="00B260E9">
            <w:pPr>
              <w:jc w:val="center"/>
              <w:rPr>
                <w:rFonts w:ascii="Calibri" w:hAnsi="Calibri" w:cs="Calibri"/>
              </w:rPr>
            </w:pPr>
            <w:r w:rsidRPr="004F3B18">
              <w:rPr>
                <w:rFonts w:ascii="Calibri" w:hAnsi="Calibri" w:cs="Calibri"/>
              </w:rPr>
              <w:t>0.3</w:t>
            </w:r>
          </w:p>
        </w:tc>
      </w:tr>
      <w:tr w:rsidR="000D0045" w:rsidRPr="004F3B18" w14:paraId="5BD2CC71" w14:textId="77777777" w:rsidTr="00B260E9">
        <w:tc>
          <w:tcPr>
            <w:tcW w:w="699" w:type="dxa"/>
            <w:vMerge/>
          </w:tcPr>
          <w:p w14:paraId="7231101B" w14:textId="77777777" w:rsidR="000D0045" w:rsidRPr="004F3B18" w:rsidRDefault="000D0045" w:rsidP="00B260E9">
            <w:pPr>
              <w:jc w:val="center"/>
              <w:rPr>
                <w:rFonts w:ascii="Calibri" w:hAnsi="Calibri" w:cs="Calibri"/>
              </w:rPr>
            </w:pPr>
          </w:p>
        </w:tc>
        <w:tc>
          <w:tcPr>
            <w:tcW w:w="1124" w:type="dxa"/>
            <w:vMerge/>
          </w:tcPr>
          <w:p w14:paraId="5F43DFE8" w14:textId="77777777" w:rsidR="000D0045" w:rsidRPr="004F3B18" w:rsidRDefault="000D0045" w:rsidP="00B260E9">
            <w:pPr>
              <w:jc w:val="center"/>
              <w:rPr>
                <w:rFonts w:ascii="Calibri" w:hAnsi="Calibri" w:cs="Calibri"/>
              </w:rPr>
            </w:pPr>
          </w:p>
        </w:tc>
        <w:tc>
          <w:tcPr>
            <w:tcW w:w="851" w:type="dxa"/>
          </w:tcPr>
          <w:p w14:paraId="49F1AA1D" w14:textId="77777777" w:rsidR="000D0045" w:rsidRPr="004F3B18" w:rsidRDefault="000D0045" w:rsidP="00B260E9">
            <w:pPr>
              <w:jc w:val="center"/>
              <w:rPr>
                <w:rFonts w:ascii="Calibri" w:hAnsi="Calibri" w:cs="Calibri"/>
              </w:rPr>
            </w:pPr>
            <w:r w:rsidRPr="004F3B18">
              <w:rPr>
                <w:rFonts w:ascii="Calibri" w:hAnsi="Calibri" w:cs="Calibri"/>
              </w:rPr>
              <w:t>100</w:t>
            </w:r>
          </w:p>
        </w:tc>
        <w:tc>
          <w:tcPr>
            <w:tcW w:w="753" w:type="dxa"/>
          </w:tcPr>
          <w:p w14:paraId="5717E46A" w14:textId="69458467" w:rsidR="000D0045" w:rsidRPr="004F3B18" w:rsidRDefault="004D5A0D" w:rsidP="00B260E9">
            <w:pPr>
              <w:jc w:val="center"/>
              <w:rPr>
                <w:rFonts w:ascii="Calibri" w:hAnsi="Calibri" w:cs="Calibri"/>
              </w:rPr>
            </w:pPr>
            <w:r w:rsidRPr="004F3B18">
              <w:rPr>
                <w:rFonts w:ascii="Calibri" w:hAnsi="Calibri" w:cs="Calibri"/>
              </w:rPr>
              <w:t>1.87</w:t>
            </w:r>
          </w:p>
        </w:tc>
        <w:tc>
          <w:tcPr>
            <w:tcW w:w="671" w:type="dxa"/>
          </w:tcPr>
          <w:p w14:paraId="4AA29418" w14:textId="1E0FE9AC" w:rsidR="000D0045" w:rsidRPr="004F3B18" w:rsidRDefault="004D5A0D" w:rsidP="00B260E9">
            <w:pPr>
              <w:jc w:val="center"/>
              <w:rPr>
                <w:rFonts w:ascii="Calibri" w:hAnsi="Calibri" w:cs="Calibri"/>
              </w:rPr>
            </w:pPr>
            <w:r w:rsidRPr="004F3B18">
              <w:rPr>
                <w:rFonts w:ascii="Calibri" w:hAnsi="Calibri" w:cs="Calibri"/>
              </w:rPr>
              <w:t>0.95</w:t>
            </w:r>
          </w:p>
        </w:tc>
        <w:tc>
          <w:tcPr>
            <w:tcW w:w="1285" w:type="dxa"/>
          </w:tcPr>
          <w:p w14:paraId="5A183189" w14:textId="6C591C48" w:rsidR="000D0045" w:rsidRPr="004F3B18" w:rsidRDefault="004D5A0D" w:rsidP="00B260E9">
            <w:pPr>
              <w:jc w:val="center"/>
              <w:rPr>
                <w:rFonts w:ascii="Calibri" w:hAnsi="Calibri" w:cs="Calibri"/>
              </w:rPr>
            </w:pPr>
            <w:r w:rsidRPr="004F3B18">
              <w:rPr>
                <w:rFonts w:ascii="Calibri" w:hAnsi="Calibri" w:cs="Calibri"/>
              </w:rPr>
              <w:t>0.72</w:t>
            </w:r>
          </w:p>
        </w:tc>
        <w:tc>
          <w:tcPr>
            <w:tcW w:w="850" w:type="dxa"/>
          </w:tcPr>
          <w:p w14:paraId="6D314649" w14:textId="2B1B385B" w:rsidR="000D0045" w:rsidRPr="004F3B18" w:rsidRDefault="004D5A0D" w:rsidP="00B260E9">
            <w:pPr>
              <w:jc w:val="center"/>
              <w:rPr>
                <w:rFonts w:ascii="Calibri" w:hAnsi="Calibri" w:cs="Calibri"/>
              </w:rPr>
            </w:pPr>
            <w:r w:rsidRPr="004F3B18">
              <w:rPr>
                <w:rFonts w:ascii="Calibri" w:hAnsi="Calibri" w:cs="Calibri"/>
              </w:rPr>
              <w:t>1.04</w:t>
            </w:r>
          </w:p>
        </w:tc>
        <w:tc>
          <w:tcPr>
            <w:tcW w:w="851" w:type="dxa"/>
          </w:tcPr>
          <w:p w14:paraId="16623F7B" w14:textId="1F6BDD52" w:rsidR="000D0045" w:rsidRPr="004F3B18" w:rsidRDefault="004D5A0D" w:rsidP="00B260E9">
            <w:pPr>
              <w:jc w:val="center"/>
              <w:rPr>
                <w:rFonts w:ascii="Calibri" w:hAnsi="Calibri" w:cs="Calibri"/>
              </w:rPr>
            </w:pPr>
            <w:r w:rsidRPr="004F3B18">
              <w:rPr>
                <w:rFonts w:ascii="Calibri" w:hAnsi="Calibri" w:cs="Calibri"/>
              </w:rPr>
              <w:t>-0.04</w:t>
            </w:r>
          </w:p>
        </w:tc>
        <w:tc>
          <w:tcPr>
            <w:tcW w:w="992" w:type="dxa"/>
          </w:tcPr>
          <w:p w14:paraId="522A06F5" w14:textId="30663610" w:rsidR="000D0045" w:rsidRPr="004F3B18" w:rsidRDefault="004D5A0D" w:rsidP="00B260E9">
            <w:pPr>
              <w:jc w:val="center"/>
              <w:rPr>
                <w:rFonts w:ascii="Calibri" w:hAnsi="Calibri" w:cs="Calibri"/>
              </w:rPr>
            </w:pPr>
            <w:r w:rsidRPr="004F3B18">
              <w:rPr>
                <w:rFonts w:ascii="Calibri" w:hAnsi="Calibri" w:cs="Calibri"/>
              </w:rPr>
              <w:t>2.14</w:t>
            </w:r>
          </w:p>
        </w:tc>
        <w:tc>
          <w:tcPr>
            <w:tcW w:w="941" w:type="dxa"/>
          </w:tcPr>
          <w:p w14:paraId="3159C477" w14:textId="3047A9EA" w:rsidR="000D0045" w:rsidRPr="004F3B18" w:rsidRDefault="004D5A0D" w:rsidP="00B260E9">
            <w:pPr>
              <w:jc w:val="center"/>
              <w:rPr>
                <w:rFonts w:ascii="Calibri" w:hAnsi="Calibri" w:cs="Calibri"/>
              </w:rPr>
            </w:pPr>
            <w:r w:rsidRPr="004F3B18">
              <w:rPr>
                <w:rFonts w:ascii="Calibri" w:hAnsi="Calibri" w:cs="Calibri"/>
              </w:rPr>
              <w:t>-0.32</w:t>
            </w:r>
          </w:p>
        </w:tc>
      </w:tr>
      <w:tr w:rsidR="000D0045" w:rsidRPr="004F3B18" w14:paraId="39D64449" w14:textId="77777777" w:rsidTr="00B260E9">
        <w:tc>
          <w:tcPr>
            <w:tcW w:w="699" w:type="dxa"/>
            <w:vMerge/>
          </w:tcPr>
          <w:p w14:paraId="40F9E245" w14:textId="77777777" w:rsidR="000D0045" w:rsidRPr="004F3B18" w:rsidRDefault="000D0045" w:rsidP="00B260E9">
            <w:pPr>
              <w:jc w:val="center"/>
              <w:rPr>
                <w:rFonts w:ascii="Calibri" w:hAnsi="Calibri" w:cs="Calibri"/>
              </w:rPr>
            </w:pPr>
          </w:p>
        </w:tc>
        <w:tc>
          <w:tcPr>
            <w:tcW w:w="1124" w:type="dxa"/>
            <w:vMerge/>
          </w:tcPr>
          <w:p w14:paraId="4D6A3507" w14:textId="77777777" w:rsidR="000D0045" w:rsidRPr="004F3B18" w:rsidRDefault="000D0045" w:rsidP="00B260E9">
            <w:pPr>
              <w:jc w:val="center"/>
              <w:rPr>
                <w:rFonts w:ascii="Calibri" w:hAnsi="Calibri" w:cs="Calibri"/>
              </w:rPr>
            </w:pPr>
          </w:p>
        </w:tc>
        <w:tc>
          <w:tcPr>
            <w:tcW w:w="851" w:type="dxa"/>
          </w:tcPr>
          <w:p w14:paraId="7E811DB6" w14:textId="77777777" w:rsidR="000D0045" w:rsidRPr="004F3B18" w:rsidRDefault="000D0045" w:rsidP="00B260E9">
            <w:pPr>
              <w:jc w:val="center"/>
              <w:rPr>
                <w:rFonts w:ascii="Calibri" w:hAnsi="Calibri" w:cs="Calibri"/>
              </w:rPr>
            </w:pPr>
            <w:r w:rsidRPr="004F3B18">
              <w:rPr>
                <w:rFonts w:ascii="Calibri" w:hAnsi="Calibri" w:cs="Calibri"/>
              </w:rPr>
              <w:t>150</w:t>
            </w:r>
          </w:p>
        </w:tc>
        <w:tc>
          <w:tcPr>
            <w:tcW w:w="753" w:type="dxa"/>
          </w:tcPr>
          <w:p w14:paraId="3A5DDCF5" w14:textId="0CA4B441" w:rsidR="000D0045" w:rsidRPr="004F3B18" w:rsidRDefault="004A7C27" w:rsidP="00B260E9">
            <w:pPr>
              <w:jc w:val="center"/>
              <w:rPr>
                <w:rFonts w:ascii="Calibri" w:hAnsi="Calibri" w:cs="Calibri"/>
              </w:rPr>
            </w:pPr>
            <w:r w:rsidRPr="004F3B18">
              <w:rPr>
                <w:rFonts w:ascii="Calibri" w:hAnsi="Calibri" w:cs="Calibri"/>
              </w:rPr>
              <w:t>1.69</w:t>
            </w:r>
          </w:p>
        </w:tc>
        <w:tc>
          <w:tcPr>
            <w:tcW w:w="671" w:type="dxa"/>
          </w:tcPr>
          <w:p w14:paraId="3DF27700" w14:textId="5F5136F2" w:rsidR="000D0045" w:rsidRPr="004F3B18" w:rsidRDefault="004A7C27" w:rsidP="00B260E9">
            <w:pPr>
              <w:jc w:val="center"/>
              <w:rPr>
                <w:rFonts w:ascii="Calibri" w:hAnsi="Calibri" w:cs="Calibri"/>
              </w:rPr>
            </w:pPr>
            <w:r w:rsidRPr="004F3B18">
              <w:rPr>
                <w:rFonts w:ascii="Calibri" w:hAnsi="Calibri" w:cs="Calibri"/>
              </w:rPr>
              <w:t>0.96</w:t>
            </w:r>
          </w:p>
        </w:tc>
        <w:tc>
          <w:tcPr>
            <w:tcW w:w="1285" w:type="dxa"/>
          </w:tcPr>
          <w:p w14:paraId="19CC063B" w14:textId="43F620AD" w:rsidR="000D0045" w:rsidRPr="004F3B18" w:rsidRDefault="004A7C27" w:rsidP="00B260E9">
            <w:pPr>
              <w:jc w:val="center"/>
              <w:rPr>
                <w:rFonts w:ascii="Calibri" w:hAnsi="Calibri" w:cs="Calibri"/>
              </w:rPr>
            </w:pPr>
            <w:r w:rsidRPr="004F3B18">
              <w:rPr>
                <w:rFonts w:ascii="Calibri" w:hAnsi="Calibri" w:cs="Calibri"/>
              </w:rPr>
              <w:t>1.38</w:t>
            </w:r>
          </w:p>
        </w:tc>
        <w:tc>
          <w:tcPr>
            <w:tcW w:w="850" w:type="dxa"/>
          </w:tcPr>
          <w:p w14:paraId="4317C6FF" w14:textId="254F0518" w:rsidR="000D0045" w:rsidRPr="004F3B18" w:rsidRDefault="004A7C27" w:rsidP="00B260E9">
            <w:pPr>
              <w:jc w:val="center"/>
              <w:rPr>
                <w:rFonts w:ascii="Calibri" w:hAnsi="Calibri" w:cs="Calibri"/>
              </w:rPr>
            </w:pPr>
            <w:r w:rsidRPr="004F3B18">
              <w:rPr>
                <w:rFonts w:ascii="Calibri" w:hAnsi="Calibri" w:cs="Calibri"/>
              </w:rPr>
              <w:t>6.57</w:t>
            </w:r>
          </w:p>
        </w:tc>
        <w:tc>
          <w:tcPr>
            <w:tcW w:w="851" w:type="dxa"/>
          </w:tcPr>
          <w:p w14:paraId="0239FC02" w14:textId="0EF302F1" w:rsidR="000D0045" w:rsidRPr="004F3B18" w:rsidRDefault="004A7C27" w:rsidP="00B260E9">
            <w:pPr>
              <w:jc w:val="center"/>
              <w:rPr>
                <w:rFonts w:ascii="Calibri" w:hAnsi="Calibri" w:cs="Calibri"/>
              </w:rPr>
            </w:pPr>
            <w:r w:rsidRPr="004F3B18">
              <w:rPr>
                <w:rFonts w:ascii="Calibri" w:hAnsi="Calibri" w:cs="Calibri"/>
              </w:rPr>
              <w:t>-37.4</w:t>
            </w:r>
          </w:p>
        </w:tc>
        <w:tc>
          <w:tcPr>
            <w:tcW w:w="992" w:type="dxa"/>
          </w:tcPr>
          <w:p w14:paraId="05858444" w14:textId="45B1C0AC" w:rsidR="000D0045" w:rsidRPr="004F3B18" w:rsidRDefault="004A7C27" w:rsidP="00B260E9">
            <w:pPr>
              <w:jc w:val="center"/>
              <w:rPr>
                <w:rFonts w:ascii="Calibri" w:hAnsi="Calibri" w:cs="Calibri"/>
              </w:rPr>
            </w:pPr>
            <w:r w:rsidRPr="004F3B18">
              <w:rPr>
                <w:rFonts w:ascii="Calibri" w:hAnsi="Calibri" w:cs="Calibri"/>
              </w:rPr>
              <w:t>7.13</w:t>
            </w:r>
          </w:p>
        </w:tc>
        <w:tc>
          <w:tcPr>
            <w:tcW w:w="941" w:type="dxa"/>
          </w:tcPr>
          <w:p w14:paraId="6E2FC645" w14:textId="38E9E20D" w:rsidR="000D0045" w:rsidRPr="004F3B18" w:rsidRDefault="004A7C27" w:rsidP="00B260E9">
            <w:pPr>
              <w:jc w:val="center"/>
              <w:rPr>
                <w:rFonts w:ascii="Calibri" w:hAnsi="Calibri" w:cs="Calibri"/>
              </w:rPr>
            </w:pPr>
            <w:r w:rsidRPr="004F3B18">
              <w:rPr>
                <w:rFonts w:ascii="Calibri" w:hAnsi="Calibri" w:cs="Calibri"/>
              </w:rPr>
              <w:t>-8.06</w:t>
            </w:r>
          </w:p>
        </w:tc>
      </w:tr>
    </w:tbl>
    <w:p w14:paraId="3150C8FA" w14:textId="77777777" w:rsidR="000D0045" w:rsidRPr="004F3B18" w:rsidRDefault="000D0045" w:rsidP="00414045">
      <w:pPr>
        <w:rPr>
          <w:rFonts w:ascii="Calibri" w:hAnsi="Calibri" w:cs="Calibri"/>
        </w:rPr>
      </w:pPr>
    </w:p>
    <w:p w14:paraId="2875D23B" w14:textId="787F1447" w:rsidR="00006989" w:rsidRPr="004F3B18" w:rsidRDefault="00006989" w:rsidP="00006989">
      <w:pPr>
        <w:pStyle w:val="Caption"/>
        <w:keepNext/>
        <w:rPr>
          <w:rFonts w:ascii="Calibri" w:hAnsi="Calibri" w:cs="Calibri"/>
        </w:rPr>
      </w:pPr>
      <w:bookmarkStart w:id="103" w:name="_Toc165500130"/>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8</w:t>
      </w:r>
      <w:r w:rsidRPr="004F3B18">
        <w:rPr>
          <w:rFonts w:ascii="Calibri" w:hAnsi="Calibri" w:cs="Calibri"/>
        </w:rPr>
        <w:fldChar w:fldCharType="end"/>
      </w:r>
      <w:r w:rsidRPr="004F3B18">
        <w:rPr>
          <w:rFonts w:ascii="Calibri" w:hAnsi="Calibri" w:cs="Calibri"/>
        </w:rPr>
        <w:t>: Model-1 Metrics of CVX With StandardScaler</w:t>
      </w:r>
      <w:bookmarkEnd w:id="103"/>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851"/>
        <w:gridCol w:w="992"/>
        <w:gridCol w:w="941"/>
      </w:tblGrid>
      <w:tr w:rsidR="000D0045" w:rsidRPr="004F3B18" w14:paraId="633E439C" w14:textId="77777777" w:rsidTr="00B260E9">
        <w:tc>
          <w:tcPr>
            <w:tcW w:w="2674" w:type="dxa"/>
            <w:gridSpan w:val="3"/>
          </w:tcPr>
          <w:p w14:paraId="69424D82" w14:textId="77777777" w:rsidR="000D0045" w:rsidRPr="004F3B18" w:rsidRDefault="000D0045" w:rsidP="00B260E9">
            <w:pPr>
              <w:jc w:val="center"/>
              <w:rPr>
                <w:rFonts w:ascii="Calibri" w:hAnsi="Calibri" w:cs="Calibri"/>
              </w:rPr>
            </w:pPr>
          </w:p>
        </w:tc>
        <w:tc>
          <w:tcPr>
            <w:tcW w:w="1424" w:type="dxa"/>
            <w:gridSpan w:val="2"/>
          </w:tcPr>
          <w:p w14:paraId="2FA45662" w14:textId="77777777" w:rsidR="000D0045" w:rsidRPr="004F3B18" w:rsidRDefault="000D0045" w:rsidP="00B260E9">
            <w:pPr>
              <w:jc w:val="center"/>
              <w:rPr>
                <w:rFonts w:ascii="Calibri" w:hAnsi="Calibri" w:cs="Calibri"/>
              </w:rPr>
            </w:pPr>
            <w:r w:rsidRPr="004F3B18">
              <w:rPr>
                <w:rFonts w:ascii="Calibri" w:hAnsi="Calibri" w:cs="Calibri"/>
              </w:rPr>
              <w:t>Test metrics</w:t>
            </w:r>
          </w:p>
        </w:tc>
        <w:tc>
          <w:tcPr>
            <w:tcW w:w="1285" w:type="dxa"/>
          </w:tcPr>
          <w:p w14:paraId="4E92C57E" w14:textId="77777777" w:rsidR="000D0045" w:rsidRPr="004F3B18" w:rsidRDefault="000D0045" w:rsidP="00B260E9">
            <w:pPr>
              <w:jc w:val="center"/>
              <w:rPr>
                <w:rFonts w:ascii="Calibri" w:hAnsi="Calibri" w:cs="Calibri"/>
              </w:rPr>
            </w:pPr>
            <w:r w:rsidRPr="004F3B18">
              <w:rPr>
                <w:rFonts w:ascii="Calibri" w:hAnsi="Calibri" w:cs="Calibri"/>
              </w:rPr>
              <w:t>1 day Forecast metrics</w:t>
            </w:r>
          </w:p>
        </w:tc>
        <w:tc>
          <w:tcPr>
            <w:tcW w:w="1701" w:type="dxa"/>
            <w:gridSpan w:val="2"/>
          </w:tcPr>
          <w:p w14:paraId="6FAF4F15" w14:textId="77777777" w:rsidR="000D0045" w:rsidRPr="004F3B18" w:rsidRDefault="000D0045" w:rsidP="00B260E9">
            <w:pPr>
              <w:jc w:val="center"/>
              <w:rPr>
                <w:rFonts w:ascii="Calibri" w:hAnsi="Calibri" w:cs="Calibri"/>
              </w:rPr>
            </w:pPr>
            <w:r w:rsidRPr="004F3B18">
              <w:rPr>
                <w:rFonts w:ascii="Calibri" w:hAnsi="Calibri" w:cs="Calibri"/>
              </w:rPr>
              <w:t>15 days Forecast metrics</w:t>
            </w:r>
          </w:p>
        </w:tc>
        <w:tc>
          <w:tcPr>
            <w:tcW w:w="1933" w:type="dxa"/>
            <w:gridSpan w:val="2"/>
          </w:tcPr>
          <w:p w14:paraId="3379D071" w14:textId="77777777" w:rsidR="000D0045" w:rsidRPr="004F3B18" w:rsidRDefault="000D0045" w:rsidP="00B260E9">
            <w:pPr>
              <w:jc w:val="center"/>
              <w:rPr>
                <w:rFonts w:ascii="Calibri" w:hAnsi="Calibri" w:cs="Calibri"/>
              </w:rPr>
            </w:pPr>
            <w:r w:rsidRPr="004F3B18">
              <w:rPr>
                <w:rFonts w:ascii="Calibri" w:hAnsi="Calibri" w:cs="Calibri"/>
              </w:rPr>
              <w:t>30 days Forecast metrics</w:t>
            </w:r>
          </w:p>
        </w:tc>
      </w:tr>
      <w:tr w:rsidR="000D0045" w:rsidRPr="004F3B18" w14:paraId="218C6BF7" w14:textId="77777777" w:rsidTr="00B260E9">
        <w:tc>
          <w:tcPr>
            <w:tcW w:w="699" w:type="dxa"/>
          </w:tcPr>
          <w:p w14:paraId="66B4993A" w14:textId="77777777" w:rsidR="000D0045" w:rsidRPr="004F3B18" w:rsidRDefault="000D0045" w:rsidP="00B260E9">
            <w:pPr>
              <w:jc w:val="center"/>
              <w:rPr>
                <w:rFonts w:ascii="Calibri" w:hAnsi="Calibri" w:cs="Calibri"/>
              </w:rPr>
            </w:pPr>
            <w:r w:rsidRPr="004F3B18">
              <w:rPr>
                <w:rFonts w:ascii="Calibri" w:hAnsi="Calibri" w:cs="Calibri"/>
              </w:rPr>
              <w:t>Stock</w:t>
            </w:r>
          </w:p>
        </w:tc>
        <w:tc>
          <w:tcPr>
            <w:tcW w:w="1124" w:type="dxa"/>
          </w:tcPr>
          <w:p w14:paraId="396732F1" w14:textId="77777777" w:rsidR="000D0045" w:rsidRPr="004F3B18" w:rsidRDefault="000D0045" w:rsidP="00B260E9">
            <w:pPr>
              <w:jc w:val="center"/>
              <w:rPr>
                <w:rFonts w:ascii="Calibri" w:hAnsi="Calibri" w:cs="Calibri"/>
              </w:rPr>
            </w:pPr>
            <w:r w:rsidRPr="004F3B18">
              <w:rPr>
                <w:rFonts w:ascii="Calibri" w:hAnsi="Calibri" w:cs="Calibri"/>
              </w:rPr>
              <w:t>Look Back</w:t>
            </w:r>
          </w:p>
        </w:tc>
        <w:tc>
          <w:tcPr>
            <w:tcW w:w="851" w:type="dxa"/>
          </w:tcPr>
          <w:p w14:paraId="471A1E78" w14:textId="77777777" w:rsidR="000D0045" w:rsidRPr="004F3B18" w:rsidRDefault="000D0045" w:rsidP="00B260E9">
            <w:pPr>
              <w:jc w:val="center"/>
              <w:rPr>
                <w:rFonts w:ascii="Calibri" w:hAnsi="Calibri" w:cs="Calibri"/>
              </w:rPr>
            </w:pPr>
            <w:r w:rsidRPr="004F3B18">
              <w:rPr>
                <w:rFonts w:ascii="Calibri" w:hAnsi="Calibri" w:cs="Calibri"/>
              </w:rPr>
              <w:t>Epochs</w:t>
            </w:r>
          </w:p>
        </w:tc>
        <w:tc>
          <w:tcPr>
            <w:tcW w:w="753" w:type="dxa"/>
          </w:tcPr>
          <w:p w14:paraId="500FB00B" w14:textId="77777777" w:rsidR="000D0045" w:rsidRPr="004F3B18" w:rsidRDefault="000D0045" w:rsidP="00B260E9">
            <w:pPr>
              <w:jc w:val="center"/>
              <w:rPr>
                <w:rFonts w:ascii="Calibri" w:hAnsi="Calibri" w:cs="Calibri"/>
              </w:rPr>
            </w:pPr>
            <w:r w:rsidRPr="004F3B18">
              <w:rPr>
                <w:rFonts w:ascii="Calibri" w:hAnsi="Calibri" w:cs="Calibri"/>
              </w:rPr>
              <w:t>MAPE</w:t>
            </w:r>
          </w:p>
        </w:tc>
        <w:tc>
          <w:tcPr>
            <w:tcW w:w="671" w:type="dxa"/>
          </w:tcPr>
          <w:p w14:paraId="04E176A8" w14:textId="77777777" w:rsidR="000D0045" w:rsidRPr="004F3B18" w:rsidRDefault="000D0045" w:rsidP="00B260E9">
            <w:pPr>
              <w:jc w:val="center"/>
              <w:rPr>
                <w:rFonts w:ascii="Calibri" w:hAnsi="Calibri" w:cs="Calibri"/>
              </w:rPr>
            </w:pPr>
            <w:r w:rsidRPr="004F3B18">
              <w:rPr>
                <w:rFonts w:ascii="Calibri" w:hAnsi="Calibri" w:cs="Calibri"/>
              </w:rPr>
              <w:t>R2</w:t>
            </w:r>
          </w:p>
        </w:tc>
        <w:tc>
          <w:tcPr>
            <w:tcW w:w="1285" w:type="dxa"/>
          </w:tcPr>
          <w:p w14:paraId="5891CAA5" w14:textId="77777777" w:rsidR="000D0045" w:rsidRPr="004F3B18" w:rsidRDefault="000D0045" w:rsidP="00B260E9">
            <w:pPr>
              <w:jc w:val="center"/>
              <w:rPr>
                <w:rFonts w:ascii="Calibri" w:hAnsi="Calibri" w:cs="Calibri"/>
              </w:rPr>
            </w:pPr>
            <w:r w:rsidRPr="004F3B18">
              <w:rPr>
                <w:rFonts w:ascii="Calibri" w:hAnsi="Calibri" w:cs="Calibri"/>
              </w:rPr>
              <w:t>MAPE</w:t>
            </w:r>
          </w:p>
        </w:tc>
        <w:tc>
          <w:tcPr>
            <w:tcW w:w="850" w:type="dxa"/>
          </w:tcPr>
          <w:p w14:paraId="6C17FDF2" w14:textId="77777777" w:rsidR="000D0045" w:rsidRPr="004F3B18" w:rsidRDefault="000D0045" w:rsidP="00B260E9">
            <w:pPr>
              <w:jc w:val="center"/>
              <w:rPr>
                <w:rFonts w:ascii="Calibri" w:hAnsi="Calibri" w:cs="Calibri"/>
              </w:rPr>
            </w:pPr>
            <w:r w:rsidRPr="004F3B18">
              <w:rPr>
                <w:rFonts w:ascii="Calibri" w:hAnsi="Calibri" w:cs="Calibri"/>
              </w:rPr>
              <w:t>MAPE</w:t>
            </w:r>
          </w:p>
        </w:tc>
        <w:tc>
          <w:tcPr>
            <w:tcW w:w="851" w:type="dxa"/>
          </w:tcPr>
          <w:p w14:paraId="6F761D3B" w14:textId="77777777" w:rsidR="000D0045" w:rsidRPr="004F3B18" w:rsidRDefault="000D0045" w:rsidP="00B260E9">
            <w:pPr>
              <w:jc w:val="center"/>
              <w:rPr>
                <w:rFonts w:ascii="Calibri" w:hAnsi="Calibri" w:cs="Calibri"/>
              </w:rPr>
            </w:pPr>
            <w:r w:rsidRPr="004F3B18">
              <w:rPr>
                <w:rFonts w:ascii="Calibri" w:hAnsi="Calibri" w:cs="Calibri"/>
              </w:rPr>
              <w:t>R2</w:t>
            </w:r>
          </w:p>
        </w:tc>
        <w:tc>
          <w:tcPr>
            <w:tcW w:w="992" w:type="dxa"/>
          </w:tcPr>
          <w:p w14:paraId="214C4511" w14:textId="77777777" w:rsidR="000D0045" w:rsidRPr="004F3B18" w:rsidRDefault="000D0045" w:rsidP="00B260E9">
            <w:pPr>
              <w:jc w:val="center"/>
              <w:rPr>
                <w:rFonts w:ascii="Calibri" w:hAnsi="Calibri" w:cs="Calibri"/>
              </w:rPr>
            </w:pPr>
            <w:r w:rsidRPr="004F3B18">
              <w:rPr>
                <w:rFonts w:ascii="Calibri" w:hAnsi="Calibri" w:cs="Calibri"/>
              </w:rPr>
              <w:t>MAPE</w:t>
            </w:r>
          </w:p>
        </w:tc>
        <w:tc>
          <w:tcPr>
            <w:tcW w:w="941" w:type="dxa"/>
          </w:tcPr>
          <w:p w14:paraId="06024E8F" w14:textId="77777777" w:rsidR="000D0045" w:rsidRPr="004F3B18" w:rsidRDefault="000D0045" w:rsidP="00B260E9">
            <w:pPr>
              <w:jc w:val="center"/>
              <w:rPr>
                <w:rFonts w:ascii="Calibri" w:hAnsi="Calibri" w:cs="Calibri"/>
              </w:rPr>
            </w:pPr>
            <w:r w:rsidRPr="004F3B18">
              <w:rPr>
                <w:rFonts w:ascii="Calibri" w:hAnsi="Calibri" w:cs="Calibri"/>
              </w:rPr>
              <w:t>R2</w:t>
            </w:r>
          </w:p>
        </w:tc>
      </w:tr>
      <w:tr w:rsidR="000D0045" w:rsidRPr="004F3B18" w14:paraId="3DF2C678" w14:textId="77777777" w:rsidTr="00B260E9">
        <w:tc>
          <w:tcPr>
            <w:tcW w:w="699" w:type="dxa"/>
            <w:vMerge w:val="restart"/>
          </w:tcPr>
          <w:p w14:paraId="2316960F" w14:textId="204F1970" w:rsidR="000D0045" w:rsidRPr="004F3B18" w:rsidRDefault="000D0045" w:rsidP="00B260E9">
            <w:pPr>
              <w:jc w:val="center"/>
              <w:rPr>
                <w:rFonts w:ascii="Calibri" w:hAnsi="Calibri" w:cs="Calibri"/>
              </w:rPr>
            </w:pPr>
            <w:r w:rsidRPr="004F3B18">
              <w:rPr>
                <w:rFonts w:ascii="Calibri" w:hAnsi="Calibri" w:cs="Calibri"/>
              </w:rPr>
              <w:t>CVX</w:t>
            </w:r>
          </w:p>
        </w:tc>
        <w:tc>
          <w:tcPr>
            <w:tcW w:w="1124" w:type="dxa"/>
            <w:vMerge w:val="restart"/>
          </w:tcPr>
          <w:p w14:paraId="3487812F" w14:textId="77777777" w:rsidR="000D0045" w:rsidRPr="004F3B18" w:rsidRDefault="000D0045" w:rsidP="00B260E9">
            <w:pPr>
              <w:jc w:val="center"/>
              <w:rPr>
                <w:rFonts w:ascii="Calibri" w:hAnsi="Calibri" w:cs="Calibri"/>
              </w:rPr>
            </w:pPr>
            <w:r w:rsidRPr="004F3B18">
              <w:rPr>
                <w:rFonts w:ascii="Calibri" w:hAnsi="Calibri" w:cs="Calibri"/>
              </w:rPr>
              <w:t>10</w:t>
            </w:r>
          </w:p>
        </w:tc>
        <w:tc>
          <w:tcPr>
            <w:tcW w:w="851" w:type="dxa"/>
          </w:tcPr>
          <w:p w14:paraId="4D73C9B5" w14:textId="77777777" w:rsidR="000D0045" w:rsidRPr="004F3B18" w:rsidRDefault="000D0045" w:rsidP="00B260E9">
            <w:pPr>
              <w:jc w:val="center"/>
              <w:rPr>
                <w:rFonts w:ascii="Calibri" w:hAnsi="Calibri" w:cs="Calibri"/>
              </w:rPr>
            </w:pPr>
            <w:r w:rsidRPr="004F3B18">
              <w:rPr>
                <w:rFonts w:ascii="Calibri" w:hAnsi="Calibri" w:cs="Calibri"/>
              </w:rPr>
              <w:t>20</w:t>
            </w:r>
          </w:p>
        </w:tc>
        <w:tc>
          <w:tcPr>
            <w:tcW w:w="753" w:type="dxa"/>
          </w:tcPr>
          <w:p w14:paraId="6E0DF23A" w14:textId="748B7A03" w:rsidR="000D0045" w:rsidRPr="004F3B18" w:rsidRDefault="00247D24" w:rsidP="00B260E9">
            <w:pPr>
              <w:jc w:val="center"/>
              <w:rPr>
                <w:rFonts w:ascii="Calibri" w:hAnsi="Calibri" w:cs="Calibri"/>
              </w:rPr>
            </w:pPr>
            <w:r w:rsidRPr="004F3B18">
              <w:rPr>
                <w:rFonts w:ascii="Calibri" w:hAnsi="Calibri" w:cs="Calibri"/>
              </w:rPr>
              <w:t>4.2</w:t>
            </w:r>
          </w:p>
        </w:tc>
        <w:tc>
          <w:tcPr>
            <w:tcW w:w="671" w:type="dxa"/>
          </w:tcPr>
          <w:p w14:paraId="2812943B" w14:textId="4E48A024" w:rsidR="000D0045" w:rsidRPr="004F3B18" w:rsidRDefault="00247D24" w:rsidP="00B260E9">
            <w:pPr>
              <w:jc w:val="center"/>
              <w:rPr>
                <w:rFonts w:ascii="Calibri" w:hAnsi="Calibri" w:cs="Calibri"/>
              </w:rPr>
            </w:pPr>
            <w:r w:rsidRPr="004F3B18">
              <w:rPr>
                <w:rFonts w:ascii="Calibri" w:hAnsi="Calibri" w:cs="Calibri"/>
              </w:rPr>
              <w:t>0.44</w:t>
            </w:r>
          </w:p>
        </w:tc>
        <w:tc>
          <w:tcPr>
            <w:tcW w:w="1285" w:type="dxa"/>
          </w:tcPr>
          <w:p w14:paraId="6BCD6A55" w14:textId="1E7DF541" w:rsidR="000D0045" w:rsidRPr="004F3B18" w:rsidRDefault="00247D24" w:rsidP="00B260E9">
            <w:pPr>
              <w:jc w:val="center"/>
              <w:rPr>
                <w:rFonts w:ascii="Calibri" w:hAnsi="Calibri" w:cs="Calibri"/>
              </w:rPr>
            </w:pPr>
            <w:r w:rsidRPr="004F3B18">
              <w:rPr>
                <w:rFonts w:ascii="Calibri" w:hAnsi="Calibri" w:cs="Calibri"/>
              </w:rPr>
              <w:t>0.0</w:t>
            </w:r>
          </w:p>
        </w:tc>
        <w:tc>
          <w:tcPr>
            <w:tcW w:w="850" w:type="dxa"/>
          </w:tcPr>
          <w:p w14:paraId="427522FC" w14:textId="47664DDF" w:rsidR="000D0045" w:rsidRPr="004F3B18" w:rsidRDefault="0087052E" w:rsidP="00B260E9">
            <w:pPr>
              <w:jc w:val="center"/>
              <w:rPr>
                <w:rFonts w:ascii="Calibri" w:hAnsi="Calibri" w:cs="Calibri"/>
              </w:rPr>
            </w:pPr>
            <w:r w:rsidRPr="004F3B18">
              <w:rPr>
                <w:rFonts w:ascii="Calibri" w:hAnsi="Calibri" w:cs="Calibri"/>
              </w:rPr>
              <w:t>4.33</w:t>
            </w:r>
          </w:p>
        </w:tc>
        <w:tc>
          <w:tcPr>
            <w:tcW w:w="851" w:type="dxa"/>
          </w:tcPr>
          <w:p w14:paraId="22CBEACD" w14:textId="62FC9BF9" w:rsidR="000D0045" w:rsidRPr="004F3B18" w:rsidRDefault="0087052E" w:rsidP="00B260E9">
            <w:pPr>
              <w:jc w:val="center"/>
              <w:rPr>
                <w:rFonts w:ascii="Calibri" w:hAnsi="Calibri" w:cs="Calibri"/>
              </w:rPr>
            </w:pPr>
            <w:r w:rsidRPr="004F3B18">
              <w:rPr>
                <w:rFonts w:ascii="Calibri" w:hAnsi="Calibri" w:cs="Calibri"/>
              </w:rPr>
              <w:t>-12.12</w:t>
            </w:r>
          </w:p>
        </w:tc>
        <w:tc>
          <w:tcPr>
            <w:tcW w:w="992" w:type="dxa"/>
          </w:tcPr>
          <w:p w14:paraId="03FB785E" w14:textId="7EF103E3" w:rsidR="000D0045" w:rsidRPr="004F3B18" w:rsidRDefault="0087052E" w:rsidP="00B260E9">
            <w:pPr>
              <w:jc w:val="center"/>
              <w:rPr>
                <w:rFonts w:ascii="Calibri" w:hAnsi="Calibri" w:cs="Calibri"/>
              </w:rPr>
            </w:pPr>
            <w:r w:rsidRPr="004F3B18">
              <w:rPr>
                <w:rFonts w:ascii="Calibri" w:hAnsi="Calibri" w:cs="Calibri"/>
              </w:rPr>
              <w:t>5.18</w:t>
            </w:r>
          </w:p>
        </w:tc>
        <w:tc>
          <w:tcPr>
            <w:tcW w:w="941" w:type="dxa"/>
          </w:tcPr>
          <w:p w14:paraId="614562F9" w14:textId="242E9369" w:rsidR="000D0045" w:rsidRPr="004F3B18" w:rsidRDefault="0087052E" w:rsidP="00B260E9">
            <w:pPr>
              <w:jc w:val="center"/>
              <w:rPr>
                <w:rFonts w:ascii="Calibri" w:hAnsi="Calibri" w:cs="Calibri"/>
              </w:rPr>
            </w:pPr>
            <w:r w:rsidRPr="004F3B18">
              <w:rPr>
                <w:rFonts w:ascii="Calibri" w:hAnsi="Calibri" w:cs="Calibri"/>
              </w:rPr>
              <w:t>-14.72</w:t>
            </w:r>
          </w:p>
        </w:tc>
      </w:tr>
      <w:tr w:rsidR="000D0045" w:rsidRPr="004F3B18" w14:paraId="64CE6FD9" w14:textId="77777777" w:rsidTr="00B260E9">
        <w:tc>
          <w:tcPr>
            <w:tcW w:w="699" w:type="dxa"/>
            <w:vMerge/>
          </w:tcPr>
          <w:p w14:paraId="25B4C588" w14:textId="77777777" w:rsidR="000D0045" w:rsidRPr="004F3B18" w:rsidRDefault="000D0045" w:rsidP="00B260E9">
            <w:pPr>
              <w:jc w:val="center"/>
              <w:rPr>
                <w:rFonts w:ascii="Calibri" w:hAnsi="Calibri" w:cs="Calibri"/>
              </w:rPr>
            </w:pPr>
          </w:p>
        </w:tc>
        <w:tc>
          <w:tcPr>
            <w:tcW w:w="1124" w:type="dxa"/>
            <w:vMerge/>
          </w:tcPr>
          <w:p w14:paraId="230AC761" w14:textId="77777777" w:rsidR="000D0045" w:rsidRPr="004F3B18" w:rsidRDefault="000D0045" w:rsidP="00B260E9">
            <w:pPr>
              <w:jc w:val="center"/>
              <w:rPr>
                <w:rFonts w:ascii="Calibri" w:hAnsi="Calibri" w:cs="Calibri"/>
              </w:rPr>
            </w:pPr>
          </w:p>
        </w:tc>
        <w:tc>
          <w:tcPr>
            <w:tcW w:w="851" w:type="dxa"/>
          </w:tcPr>
          <w:p w14:paraId="6F8F86F6" w14:textId="77777777" w:rsidR="000D0045" w:rsidRPr="004F3B18" w:rsidRDefault="000D0045" w:rsidP="00B260E9">
            <w:pPr>
              <w:jc w:val="center"/>
              <w:rPr>
                <w:rFonts w:ascii="Calibri" w:hAnsi="Calibri" w:cs="Calibri"/>
              </w:rPr>
            </w:pPr>
            <w:r w:rsidRPr="004F3B18">
              <w:rPr>
                <w:rFonts w:ascii="Calibri" w:hAnsi="Calibri" w:cs="Calibri"/>
              </w:rPr>
              <w:t>50</w:t>
            </w:r>
          </w:p>
        </w:tc>
        <w:tc>
          <w:tcPr>
            <w:tcW w:w="753" w:type="dxa"/>
          </w:tcPr>
          <w:p w14:paraId="70398A71" w14:textId="57BB6723" w:rsidR="000D0045" w:rsidRPr="004F3B18" w:rsidRDefault="0087052E" w:rsidP="00B260E9">
            <w:pPr>
              <w:jc w:val="center"/>
              <w:rPr>
                <w:rFonts w:ascii="Calibri" w:hAnsi="Calibri" w:cs="Calibri"/>
              </w:rPr>
            </w:pPr>
            <w:r w:rsidRPr="004F3B18">
              <w:rPr>
                <w:rFonts w:ascii="Calibri" w:hAnsi="Calibri" w:cs="Calibri"/>
              </w:rPr>
              <w:t>3.46</w:t>
            </w:r>
          </w:p>
        </w:tc>
        <w:tc>
          <w:tcPr>
            <w:tcW w:w="671" w:type="dxa"/>
          </w:tcPr>
          <w:p w14:paraId="6A8113A6" w14:textId="4D45F487" w:rsidR="000D0045" w:rsidRPr="004F3B18" w:rsidRDefault="0087052E" w:rsidP="00B260E9">
            <w:pPr>
              <w:jc w:val="center"/>
              <w:rPr>
                <w:rFonts w:ascii="Calibri" w:hAnsi="Calibri" w:cs="Calibri"/>
              </w:rPr>
            </w:pPr>
            <w:r w:rsidRPr="004F3B18">
              <w:rPr>
                <w:rFonts w:ascii="Calibri" w:hAnsi="Calibri" w:cs="Calibri"/>
              </w:rPr>
              <w:t>0.59</w:t>
            </w:r>
          </w:p>
        </w:tc>
        <w:tc>
          <w:tcPr>
            <w:tcW w:w="1285" w:type="dxa"/>
          </w:tcPr>
          <w:p w14:paraId="74DBB838" w14:textId="3B856B20" w:rsidR="000D0045" w:rsidRPr="004F3B18" w:rsidRDefault="0087052E" w:rsidP="00B260E9">
            <w:pPr>
              <w:jc w:val="center"/>
              <w:rPr>
                <w:rFonts w:ascii="Calibri" w:hAnsi="Calibri" w:cs="Calibri"/>
              </w:rPr>
            </w:pPr>
            <w:r w:rsidRPr="004F3B18">
              <w:rPr>
                <w:rFonts w:ascii="Calibri" w:hAnsi="Calibri" w:cs="Calibri"/>
              </w:rPr>
              <w:t>0.1</w:t>
            </w:r>
          </w:p>
        </w:tc>
        <w:tc>
          <w:tcPr>
            <w:tcW w:w="850" w:type="dxa"/>
          </w:tcPr>
          <w:p w14:paraId="2C373248" w14:textId="5F879BBF" w:rsidR="000D0045" w:rsidRPr="004F3B18" w:rsidRDefault="0087052E" w:rsidP="00B260E9">
            <w:pPr>
              <w:jc w:val="center"/>
              <w:rPr>
                <w:rFonts w:ascii="Calibri" w:hAnsi="Calibri" w:cs="Calibri"/>
              </w:rPr>
            </w:pPr>
            <w:r w:rsidRPr="004F3B18">
              <w:rPr>
                <w:rFonts w:ascii="Calibri" w:hAnsi="Calibri" w:cs="Calibri"/>
              </w:rPr>
              <w:t>3.42</w:t>
            </w:r>
          </w:p>
        </w:tc>
        <w:tc>
          <w:tcPr>
            <w:tcW w:w="851" w:type="dxa"/>
          </w:tcPr>
          <w:p w14:paraId="5C90CA66" w14:textId="3156F956" w:rsidR="000D0045" w:rsidRPr="004F3B18" w:rsidRDefault="0087052E" w:rsidP="00B260E9">
            <w:pPr>
              <w:jc w:val="center"/>
              <w:rPr>
                <w:rFonts w:ascii="Calibri" w:hAnsi="Calibri" w:cs="Calibri"/>
              </w:rPr>
            </w:pPr>
            <w:r w:rsidRPr="004F3B18">
              <w:rPr>
                <w:rFonts w:ascii="Calibri" w:hAnsi="Calibri" w:cs="Calibri"/>
              </w:rPr>
              <w:t>-7.02</w:t>
            </w:r>
          </w:p>
        </w:tc>
        <w:tc>
          <w:tcPr>
            <w:tcW w:w="992" w:type="dxa"/>
          </w:tcPr>
          <w:p w14:paraId="39B18784" w14:textId="196DD0E5" w:rsidR="000D0045" w:rsidRPr="004F3B18" w:rsidRDefault="006B08D5" w:rsidP="00B260E9">
            <w:pPr>
              <w:jc w:val="center"/>
              <w:rPr>
                <w:rFonts w:ascii="Calibri" w:hAnsi="Calibri" w:cs="Calibri"/>
              </w:rPr>
            </w:pPr>
            <w:r w:rsidRPr="004F3B18">
              <w:rPr>
                <w:rFonts w:ascii="Calibri" w:hAnsi="Calibri" w:cs="Calibri"/>
              </w:rPr>
              <w:t>3.27</w:t>
            </w:r>
          </w:p>
        </w:tc>
        <w:tc>
          <w:tcPr>
            <w:tcW w:w="941" w:type="dxa"/>
          </w:tcPr>
          <w:p w14:paraId="6AA8B256" w14:textId="0EDC5F23" w:rsidR="000D0045" w:rsidRPr="004F3B18" w:rsidRDefault="006B08D5" w:rsidP="00B260E9">
            <w:pPr>
              <w:jc w:val="center"/>
              <w:rPr>
                <w:rFonts w:ascii="Calibri" w:hAnsi="Calibri" w:cs="Calibri"/>
              </w:rPr>
            </w:pPr>
            <w:r w:rsidRPr="004F3B18">
              <w:rPr>
                <w:rFonts w:ascii="Calibri" w:hAnsi="Calibri" w:cs="Calibri"/>
              </w:rPr>
              <w:t>-5.56</w:t>
            </w:r>
          </w:p>
        </w:tc>
      </w:tr>
      <w:tr w:rsidR="000D0045" w:rsidRPr="004F3B18" w14:paraId="4B049EC8" w14:textId="77777777" w:rsidTr="00B260E9">
        <w:tc>
          <w:tcPr>
            <w:tcW w:w="699" w:type="dxa"/>
            <w:vMerge/>
          </w:tcPr>
          <w:p w14:paraId="5EA5B32B" w14:textId="77777777" w:rsidR="000D0045" w:rsidRPr="004F3B18" w:rsidRDefault="000D0045" w:rsidP="00B260E9">
            <w:pPr>
              <w:jc w:val="center"/>
              <w:rPr>
                <w:rFonts w:ascii="Calibri" w:hAnsi="Calibri" w:cs="Calibri"/>
              </w:rPr>
            </w:pPr>
          </w:p>
        </w:tc>
        <w:tc>
          <w:tcPr>
            <w:tcW w:w="1124" w:type="dxa"/>
            <w:vMerge/>
          </w:tcPr>
          <w:p w14:paraId="15D76293" w14:textId="77777777" w:rsidR="000D0045" w:rsidRPr="004F3B18" w:rsidRDefault="000D0045" w:rsidP="00B260E9">
            <w:pPr>
              <w:jc w:val="center"/>
              <w:rPr>
                <w:rFonts w:ascii="Calibri" w:hAnsi="Calibri" w:cs="Calibri"/>
              </w:rPr>
            </w:pPr>
          </w:p>
        </w:tc>
        <w:tc>
          <w:tcPr>
            <w:tcW w:w="851" w:type="dxa"/>
          </w:tcPr>
          <w:p w14:paraId="02ED4EBD" w14:textId="77777777" w:rsidR="000D0045" w:rsidRPr="004F3B18" w:rsidRDefault="000D0045" w:rsidP="00B260E9">
            <w:pPr>
              <w:jc w:val="center"/>
              <w:rPr>
                <w:rFonts w:ascii="Calibri" w:hAnsi="Calibri" w:cs="Calibri"/>
              </w:rPr>
            </w:pPr>
            <w:r w:rsidRPr="004F3B18">
              <w:rPr>
                <w:rFonts w:ascii="Calibri" w:hAnsi="Calibri" w:cs="Calibri"/>
              </w:rPr>
              <w:t>100</w:t>
            </w:r>
          </w:p>
        </w:tc>
        <w:tc>
          <w:tcPr>
            <w:tcW w:w="753" w:type="dxa"/>
          </w:tcPr>
          <w:p w14:paraId="64F25803" w14:textId="3E8561D1" w:rsidR="000D0045" w:rsidRPr="004F3B18" w:rsidRDefault="006B08D5" w:rsidP="00B260E9">
            <w:pPr>
              <w:jc w:val="center"/>
              <w:rPr>
                <w:rFonts w:ascii="Calibri" w:hAnsi="Calibri" w:cs="Calibri"/>
              </w:rPr>
            </w:pPr>
            <w:r w:rsidRPr="004F3B18">
              <w:rPr>
                <w:rFonts w:ascii="Calibri" w:hAnsi="Calibri" w:cs="Calibri"/>
              </w:rPr>
              <w:t>2.05</w:t>
            </w:r>
          </w:p>
        </w:tc>
        <w:tc>
          <w:tcPr>
            <w:tcW w:w="671" w:type="dxa"/>
          </w:tcPr>
          <w:p w14:paraId="40276381" w14:textId="05AF18F7" w:rsidR="000D0045" w:rsidRPr="004F3B18" w:rsidRDefault="006B08D5" w:rsidP="00B260E9">
            <w:pPr>
              <w:jc w:val="center"/>
              <w:rPr>
                <w:rFonts w:ascii="Calibri" w:hAnsi="Calibri" w:cs="Calibri"/>
              </w:rPr>
            </w:pPr>
            <w:r w:rsidRPr="004F3B18">
              <w:rPr>
                <w:rFonts w:ascii="Calibri" w:hAnsi="Calibri" w:cs="Calibri"/>
              </w:rPr>
              <w:t>0.86</w:t>
            </w:r>
          </w:p>
        </w:tc>
        <w:tc>
          <w:tcPr>
            <w:tcW w:w="1285" w:type="dxa"/>
          </w:tcPr>
          <w:p w14:paraId="4221125F" w14:textId="494BBD8F" w:rsidR="000D0045" w:rsidRPr="004F3B18" w:rsidRDefault="00F65F88" w:rsidP="00B260E9">
            <w:pPr>
              <w:jc w:val="center"/>
              <w:rPr>
                <w:rFonts w:ascii="Calibri" w:hAnsi="Calibri" w:cs="Calibri"/>
              </w:rPr>
            </w:pPr>
            <w:r w:rsidRPr="004F3B18">
              <w:rPr>
                <w:rFonts w:ascii="Calibri" w:hAnsi="Calibri" w:cs="Calibri"/>
              </w:rPr>
              <w:t>1.03</w:t>
            </w:r>
          </w:p>
        </w:tc>
        <w:tc>
          <w:tcPr>
            <w:tcW w:w="850" w:type="dxa"/>
          </w:tcPr>
          <w:p w14:paraId="09CA9D6F" w14:textId="36A0A740" w:rsidR="000D0045" w:rsidRPr="004F3B18" w:rsidRDefault="00F65F88" w:rsidP="00B260E9">
            <w:pPr>
              <w:jc w:val="center"/>
              <w:rPr>
                <w:rFonts w:ascii="Calibri" w:hAnsi="Calibri" w:cs="Calibri"/>
              </w:rPr>
            </w:pPr>
            <w:r w:rsidRPr="004F3B18">
              <w:rPr>
                <w:rFonts w:ascii="Calibri" w:hAnsi="Calibri" w:cs="Calibri"/>
              </w:rPr>
              <w:t>8.54</w:t>
            </w:r>
          </w:p>
        </w:tc>
        <w:tc>
          <w:tcPr>
            <w:tcW w:w="851" w:type="dxa"/>
          </w:tcPr>
          <w:p w14:paraId="3D065369" w14:textId="12BEF404" w:rsidR="000D0045" w:rsidRPr="004F3B18" w:rsidRDefault="0016703F" w:rsidP="00B260E9">
            <w:pPr>
              <w:jc w:val="center"/>
              <w:rPr>
                <w:rFonts w:ascii="Calibri" w:hAnsi="Calibri" w:cs="Calibri"/>
              </w:rPr>
            </w:pPr>
            <w:r w:rsidRPr="004F3B18">
              <w:rPr>
                <w:rFonts w:ascii="Calibri" w:hAnsi="Calibri" w:cs="Calibri"/>
              </w:rPr>
              <w:t>-48.54</w:t>
            </w:r>
          </w:p>
        </w:tc>
        <w:tc>
          <w:tcPr>
            <w:tcW w:w="992" w:type="dxa"/>
          </w:tcPr>
          <w:p w14:paraId="36BAC3CE" w14:textId="6487BF0C" w:rsidR="000D0045" w:rsidRPr="004F3B18" w:rsidRDefault="0016703F" w:rsidP="00B260E9">
            <w:pPr>
              <w:jc w:val="center"/>
              <w:rPr>
                <w:rFonts w:ascii="Calibri" w:hAnsi="Calibri" w:cs="Calibri"/>
              </w:rPr>
            </w:pPr>
            <w:r w:rsidRPr="004F3B18">
              <w:rPr>
                <w:rFonts w:ascii="Calibri" w:hAnsi="Calibri" w:cs="Calibri"/>
              </w:rPr>
              <w:t>10.8</w:t>
            </w:r>
          </w:p>
        </w:tc>
        <w:tc>
          <w:tcPr>
            <w:tcW w:w="941" w:type="dxa"/>
          </w:tcPr>
          <w:p w14:paraId="35F67573" w14:textId="31A9A159" w:rsidR="000D0045" w:rsidRPr="004F3B18" w:rsidRDefault="0016703F" w:rsidP="00B260E9">
            <w:pPr>
              <w:jc w:val="center"/>
              <w:rPr>
                <w:rFonts w:ascii="Calibri" w:hAnsi="Calibri" w:cs="Calibri"/>
              </w:rPr>
            </w:pPr>
            <w:r w:rsidRPr="004F3B18">
              <w:rPr>
                <w:rFonts w:ascii="Calibri" w:hAnsi="Calibri" w:cs="Calibri"/>
              </w:rPr>
              <w:t>-65.0</w:t>
            </w:r>
          </w:p>
        </w:tc>
      </w:tr>
      <w:tr w:rsidR="000D0045" w:rsidRPr="004F3B18" w14:paraId="4D04257F" w14:textId="77777777" w:rsidTr="00B260E9">
        <w:tc>
          <w:tcPr>
            <w:tcW w:w="699" w:type="dxa"/>
            <w:vMerge/>
          </w:tcPr>
          <w:p w14:paraId="0B4C4EFA" w14:textId="77777777" w:rsidR="000D0045" w:rsidRPr="004F3B18" w:rsidRDefault="000D0045" w:rsidP="00B260E9">
            <w:pPr>
              <w:jc w:val="center"/>
              <w:rPr>
                <w:rFonts w:ascii="Calibri" w:hAnsi="Calibri" w:cs="Calibri"/>
              </w:rPr>
            </w:pPr>
          </w:p>
        </w:tc>
        <w:tc>
          <w:tcPr>
            <w:tcW w:w="1124" w:type="dxa"/>
            <w:vMerge/>
          </w:tcPr>
          <w:p w14:paraId="097E8B04" w14:textId="77777777" w:rsidR="000D0045" w:rsidRPr="004F3B18" w:rsidRDefault="000D0045" w:rsidP="00B260E9">
            <w:pPr>
              <w:jc w:val="center"/>
              <w:rPr>
                <w:rFonts w:ascii="Calibri" w:hAnsi="Calibri" w:cs="Calibri"/>
              </w:rPr>
            </w:pPr>
          </w:p>
        </w:tc>
        <w:tc>
          <w:tcPr>
            <w:tcW w:w="851" w:type="dxa"/>
          </w:tcPr>
          <w:p w14:paraId="56A7C2C9" w14:textId="77777777" w:rsidR="000D0045" w:rsidRPr="004F3B18" w:rsidRDefault="000D0045" w:rsidP="00B260E9">
            <w:pPr>
              <w:jc w:val="center"/>
              <w:rPr>
                <w:rFonts w:ascii="Calibri" w:hAnsi="Calibri" w:cs="Calibri"/>
              </w:rPr>
            </w:pPr>
            <w:r w:rsidRPr="004F3B18">
              <w:rPr>
                <w:rFonts w:ascii="Calibri" w:hAnsi="Calibri" w:cs="Calibri"/>
              </w:rPr>
              <w:t>150</w:t>
            </w:r>
          </w:p>
        </w:tc>
        <w:tc>
          <w:tcPr>
            <w:tcW w:w="753" w:type="dxa"/>
          </w:tcPr>
          <w:p w14:paraId="7CE88AE8" w14:textId="4CFFC310" w:rsidR="000D0045" w:rsidRPr="004F3B18" w:rsidRDefault="0016703F" w:rsidP="00B260E9">
            <w:pPr>
              <w:jc w:val="center"/>
              <w:rPr>
                <w:rFonts w:ascii="Calibri" w:hAnsi="Calibri" w:cs="Calibri"/>
              </w:rPr>
            </w:pPr>
            <w:r w:rsidRPr="004F3B18">
              <w:rPr>
                <w:rFonts w:ascii="Calibri" w:hAnsi="Calibri" w:cs="Calibri"/>
              </w:rPr>
              <w:t>1.96</w:t>
            </w:r>
          </w:p>
        </w:tc>
        <w:tc>
          <w:tcPr>
            <w:tcW w:w="671" w:type="dxa"/>
          </w:tcPr>
          <w:p w14:paraId="0025EA16" w14:textId="2CD76C3D" w:rsidR="000D0045" w:rsidRPr="004F3B18" w:rsidRDefault="0016703F" w:rsidP="00B260E9">
            <w:pPr>
              <w:jc w:val="center"/>
              <w:rPr>
                <w:rFonts w:ascii="Calibri" w:hAnsi="Calibri" w:cs="Calibri"/>
              </w:rPr>
            </w:pPr>
            <w:r w:rsidRPr="004F3B18">
              <w:rPr>
                <w:rFonts w:ascii="Calibri" w:hAnsi="Calibri" w:cs="Calibri"/>
              </w:rPr>
              <w:t>0.87</w:t>
            </w:r>
          </w:p>
        </w:tc>
        <w:tc>
          <w:tcPr>
            <w:tcW w:w="1285" w:type="dxa"/>
          </w:tcPr>
          <w:p w14:paraId="4991EE96" w14:textId="728BBAB4" w:rsidR="000D0045" w:rsidRPr="004F3B18" w:rsidRDefault="0016703F" w:rsidP="00B260E9">
            <w:pPr>
              <w:jc w:val="center"/>
              <w:rPr>
                <w:rFonts w:ascii="Calibri" w:hAnsi="Calibri" w:cs="Calibri"/>
              </w:rPr>
            </w:pPr>
            <w:r w:rsidRPr="004F3B18">
              <w:rPr>
                <w:rFonts w:ascii="Calibri" w:hAnsi="Calibri" w:cs="Calibri"/>
              </w:rPr>
              <w:t>0.05</w:t>
            </w:r>
          </w:p>
        </w:tc>
        <w:tc>
          <w:tcPr>
            <w:tcW w:w="850" w:type="dxa"/>
          </w:tcPr>
          <w:p w14:paraId="7E7ACADB" w14:textId="465F4394" w:rsidR="000D0045" w:rsidRPr="004F3B18" w:rsidRDefault="0016703F" w:rsidP="00B260E9">
            <w:pPr>
              <w:jc w:val="center"/>
              <w:rPr>
                <w:rFonts w:ascii="Calibri" w:hAnsi="Calibri" w:cs="Calibri"/>
              </w:rPr>
            </w:pPr>
            <w:r w:rsidRPr="004F3B18">
              <w:rPr>
                <w:rFonts w:ascii="Calibri" w:hAnsi="Calibri" w:cs="Calibri"/>
              </w:rPr>
              <w:t>1.64</w:t>
            </w:r>
          </w:p>
        </w:tc>
        <w:tc>
          <w:tcPr>
            <w:tcW w:w="851" w:type="dxa"/>
          </w:tcPr>
          <w:p w14:paraId="47C51E08" w14:textId="058280DD" w:rsidR="000D0045" w:rsidRPr="004F3B18" w:rsidRDefault="00101882" w:rsidP="00B260E9">
            <w:pPr>
              <w:jc w:val="center"/>
              <w:rPr>
                <w:rFonts w:ascii="Calibri" w:hAnsi="Calibri" w:cs="Calibri"/>
              </w:rPr>
            </w:pPr>
            <w:r w:rsidRPr="004F3B18">
              <w:rPr>
                <w:rFonts w:ascii="Calibri" w:hAnsi="Calibri" w:cs="Calibri"/>
              </w:rPr>
              <w:t>-1.16</w:t>
            </w:r>
          </w:p>
        </w:tc>
        <w:tc>
          <w:tcPr>
            <w:tcW w:w="992" w:type="dxa"/>
          </w:tcPr>
          <w:p w14:paraId="701DF717" w14:textId="187EE387" w:rsidR="000D0045" w:rsidRPr="004F3B18" w:rsidRDefault="00101882" w:rsidP="00B260E9">
            <w:pPr>
              <w:jc w:val="center"/>
              <w:rPr>
                <w:rFonts w:ascii="Calibri" w:hAnsi="Calibri" w:cs="Calibri"/>
              </w:rPr>
            </w:pPr>
            <w:r w:rsidRPr="004F3B18">
              <w:rPr>
                <w:rFonts w:ascii="Calibri" w:hAnsi="Calibri" w:cs="Calibri"/>
              </w:rPr>
              <w:t>2.03</w:t>
            </w:r>
          </w:p>
        </w:tc>
        <w:tc>
          <w:tcPr>
            <w:tcW w:w="941" w:type="dxa"/>
          </w:tcPr>
          <w:p w14:paraId="489D138F" w14:textId="7474A7CE" w:rsidR="000D0045" w:rsidRPr="004F3B18" w:rsidRDefault="00101882" w:rsidP="00B260E9">
            <w:pPr>
              <w:jc w:val="center"/>
              <w:rPr>
                <w:rFonts w:ascii="Calibri" w:hAnsi="Calibri" w:cs="Calibri"/>
              </w:rPr>
            </w:pPr>
            <w:r w:rsidRPr="004F3B18">
              <w:rPr>
                <w:rFonts w:ascii="Calibri" w:hAnsi="Calibri" w:cs="Calibri"/>
              </w:rPr>
              <w:t>-1.93</w:t>
            </w:r>
          </w:p>
        </w:tc>
      </w:tr>
      <w:tr w:rsidR="000D0045" w:rsidRPr="004F3B18" w14:paraId="36C39148" w14:textId="77777777" w:rsidTr="00B260E9">
        <w:tc>
          <w:tcPr>
            <w:tcW w:w="699" w:type="dxa"/>
            <w:vMerge/>
          </w:tcPr>
          <w:p w14:paraId="331F5D18" w14:textId="77777777" w:rsidR="000D0045" w:rsidRPr="004F3B18" w:rsidRDefault="000D0045" w:rsidP="00B260E9">
            <w:pPr>
              <w:jc w:val="center"/>
              <w:rPr>
                <w:rFonts w:ascii="Calibri" w:hAnsi="Calibri" w:cs="Calibri"/>
              </w:rPr>
            </w:pPr>
          </w:p>
        </w:tc>
        <w:tc>
          <w:tcPr>
            <w:tcW w:w="1124" w:type="dxa"/>
            <w:vMerge w:val="restart"/>
          </w:tcPr>
          <w:p w14:paraId="55432108" w14:textId="77777777" w:rsidR="000D0045" w:rsidRPr="004F3B18" w:rsidRDefault="000D0045" w:rsidP="00B260E9">
            <w:pPr>
              <w:jc w:val="center"/>
              <w:rPr>
                <w:rFonts w:ascii="Calibri" w:hAnsi="Calibri" w:cs="Calibri"/>
              </w:rPr>
            </w:pPr>
            <w:r w:rsidRPr="004F3B18">
              <w:rPr>
                <w:rFonts w:ascii="Calibri" w:hAnsi="Calibri" w:cs="Calibri"/>
              </w:rPr>
              <w:t>25</w:t>
            </w:r>
          </w:p>
        </w:tc>
        <w:tc>
          <w:tcPr>
            <w:tcW w:w="851" w:type="dxa"/>
          </w:tcPr>
          <w:p w14:paraId="0B571C68" w14:textId="77777777" w:rsidR="000D0045" w:rsidRPr="004F3B18" w:rsidRDefault="000D0045" w:rsidP="00B260E9">
            <w:pPr>
              <w:jc w:val="center"/>
              <w:rPr>
                <w:rFonts w:ascii="Calibri" w:hAnsi="Calibri" w:cs="Calibri"/>
              </w:rPr>
            </w:pPr>
            <w:r w:rsidRPr="004F3B18">
              <w:rPr>
                <w:rFonts w:ascii="Calibri" w:hAnsi="Calibri" w:cs="Calibri"/>
              </w:rPr>
              <w:t>20</w:t>
            </w:r>
          </w:p>
        </w:tc>
        <w:tc>
          <w:tcPr>
            <w:tcW w:w="753" w:type="dxa"/>
          </w:tcPr>
          <w:p w14:paraId="27E975DC" w14:textId="0FC1DB3C" w:rsidR="000D0045" w:rsidRPr="004F3B18" w:rsidRDefault="0028076C" w:rsidP="00B260E9">
            <w:pPr>
              <w:jc w:val="center"/>
              <w:rPr>
                <w:rFonts w:ascii="Calibri" w:hAnsi="Calibri" w:cs="Calibri"/>
              </w:rPr>
            </w:pPr>
            <w:r w:rsidRPr="004F3B18">
              <w:rPr>
                <w:rFonts w:ascii="Calibri" w:hAnsi="Calibri" w:cs="Calibri"/>
              </w:rPr>
              <w:t>5.04</w:t>
            </w:r>
          </w:p>
        </w:tc>
        <w:tc>
          <w:tcPr>
            <w:tcW w:w="671" w:type="dxa"/>
          </w:tcPr>
          <w:p w14:paraId="425B359D" w14:textId="6D3EA4DB" w:rsidR="000D0045" w:rsidRPr="004F3B18" w:rsidRDefault="0028076C" w:rsidP="00B260E9">
            <w:pPr>
              <w:jc w:val="center"/>
              <w:rPr>
                <w:rFonts w:ascii="Calibri" w:hAnsi="Calibri" w:cs="Calibri"/>
              </w:rPr>
            </w:pPr>
            <w:r w:rsidRPr="004F3B18">
              <w:rPr>
                <w:rFonts w:ascii="Calibri" w:hAnsi="Calibri" w:cs="Calibri"/>
              </w:rPr>
              <w:t>0.24</w:t>
            </w:r>
          </w:p>
        </w:tc>
        <w:tc>
          <w:tcPr>
            <w:tcW w:w="1285" w:type="dxa"/>
          </w:tcPr>
          <w:p w14:paraId="4024A6D2" w14:textId="6DF2721D" w:rsidR="000D0045" w:rsidRPr="004F3B18" w:rsidRDefault="0028076C" w:rsidP="00B260E9">
            <w:pPr>
              <w:jc w:val="center"/>
              <w:rPr>
                <w:rFonts w:ascii="Calibri" w:hAnsi="Calibri" w:cs="Calibri"/>
              </w:rPr>
            </w:pPr>
            <w:r w:rsidRPr="004F3B18">
              <w:rPr>
                <w:rFonts w:ascii="Calibri" w:hAnsi="Calibri" w:cs="Calibri"/>
              </w:rPr>
              <w:t>0.22</w:t>
            </w:r>
          </w:p>
        </w:tc>
        <w:tc>
          <w:tcPr>
            <w:tcW w:w="850" w:type="dxa"/>
          </w:tcPr>
          <w:p w14:paraId="59209783" w14:textId="00FAFAF0" w:rsidR="000D0045" w:rsidRPr="004F3B18" w:rsidRDefault="0028076C" w:rsidP="00B260E9">
            <w:pPr>
              <w:jc w:val="center"/>
              <w:rPr>
                <w:rFonts w:ascii="Calibri" w:hAnsi="Calibri" w:cs="Calibri"/>
              </w:rPr>
            </w:pPr>
            <w:r w:rsidRPr="004F3B18">
              <w:rPr>
                <w:rFonts w:ascii="Calibri" w:hAnsi="Calibri" w:cs="Calibri"/>
              </w:rPr>
              <w:t>5.66</w:t>
            </w:r>
          </w:p>
        </w:tc>
        <w:tc>
          <w:tcPr>
            <w:tcW w:w="851" w:type="dxa"/>
          </w:tcPr>
          <w:p w14:paraId="52615288" w14:textId="6D7A6904" w:rsidR="000D0045" w:rsidRPr="004F3B18" w:rsidRDefault="0028076C" w:rsidP="00B260E9">
            <w:pPr>
              <w:jc w:val="center"/>
              <w:rPr>
                <w:rFonts w:ascii="Calibri" w:hAnsi="Calibri" w:cs="Calibri"/>
              </w:rPr>
            </w:pPr>
            <w:r w:rsidRPr="004F3B18">
              <w:rPr>
                <w:rFonts w:ascii="Calibri" w:hAnsi="Calibri" w:cs="Calibri"/>
              </w:rPr>
              <w:t>-21.53</w:t>
            </w:r>
          </w:p>
        </w:tc>
        <w:tc>
          <w:tcPr>
            <w:tcW w:w="992" w:type="dxa"/>
          </w:tcPr>
          <w:p w14:paraId="7AA8125B" w14:textId="0F18D5C8" w:rsidR="000D0045" w:rsidRPr="004F3B18" w:rsidRDefault="0028076C" w:rsidP="00B260E9">
            <w:pPr>
              <w:jc w:val="center"/>
              <w:rPr>
                <w:rFonts w:ascii="Calibri" w:hAnsi="Calibri" w:cs="Calibri"/>
              </w:rPr>
            </w:pPr>
            <w:r w:rsidRPr="004F3B18">
              <w:rPr>
                <w:rFonts w:ascii="Calibri" w:hAnsi="Calibri" w:cs="Calibri"/>
              </w:rPr>
              <w:t>7.71</w:t>
            </w:r>
          </w:p>
        </w:tc>
        <w:tc>
          <w:tcPr>
            <w:tcW w:w="941" w:type="dxa"/>
          </w:tcPr>
          <w:p w14:paraId="1CD51CEE" w14:textId="535B875B" w:rsidR="000D0045" w:rsidRPr="004F3B18" w:rsidRDefault="0028076C" w:rsidP="00B260E9">
            <w:pPr>
              <w:jc w:val="center"/>
              <w:rPr>
                <w:rFonts w:ascii="Calibri" w:hAnsi="Calibri" w:cs="Calibri"/>
              </w:rPr>
            </w:pPr>
            <w:r w:rsidRPr="004F3B18">
              <w:rPr>
                <w:rFonts w:ascii="Calibri" w:hAnsi="Calibri" w:cs="Calibri"/>
              </w:rPr>
              <w:t>-34.24</w:t>
            </w:r>
          </w:p>
        </w:tc>
      </w:tr>
      <w:tr w:rsidR="000D0045" w:rsidRPr="004F3B18" w14:paraId="673BF3C0" w14:textId="77777777" w:rsidTr="00B260E9">
        <w:tc>
          <w:tcPr>
            <w:tcW w:w="699" w:type="dxa"/>
            <w:vMerge/>
          </w:tcPr>
          <w:p w14:paraId="07A94130" w14:textId="77777777" w:rsidR="000D0045" w:rsidRPr="004F3B18" w:rsidRDefault="000D0045" w:rsidP="00B260E9">
            <w:pPr>
              <w:jc w:val="center"/>
              <w:rPr>
                <w:rFonts w:ascii="Calibri" w:hAnsi="Calibri" w:cs="Calibri"/>
              </w:rPr>
            </w:pPr>
          </w:p>
        </w:tc>
        <w:tc>
          <w:tcPr>
            <w:tcW w:w="1124" w:type="dxa"/>
            <w:vMerge/>
          </w:tcPr>
          <w:p w14:paraId="0336939A" w14:textId="77777777" w:rsidR="000D0045" w:rsidRPr="004F3B18" w:rsidRDefault="000D0045" w:rsidP="00B260E9">
            <w:pPr>
              <w:jc w:val="center"/>
              <w:rPr>
                <w:rFonts w:ascii="Calibri" w:hAnsi="Calibri" w:cs="Calibri"/>
              </w:rPr>
            </w:pPr>
          </w:p>
        </w:tc>
        <w:tc>
          <w:tcPr>
            <w:tcW w:w="851" w:type="dxa"/>
          </w:tcPr>
          <w:p w14:paraId="5FC92128" w14:textId="77777777" w:rsidR="000D0045" w:rsidRPr="004F3B18" w:rsidRDefault="000D0045" w:rsidP="00B260E9">
            <w:pPr>
              <w:jc w:val="center"/>
              <w:rPr>
                <w:rFonts w:ascii="Calibri" w:hAnsi="Calibri" w:cs="Calibri"/>
              </w:rPr>
            </w:pPr>
            <w:r w:rsidRPr="004F3B18">
              <w:rPr>
                <w:rFonts w:ascii="Calibri" w:hAnsi="Calibri" w:cs="Calibri"/>
              </w:rPr>
              <w:t>50</w:t>
            </w:r>
          </w:p>
        </w:tc>
        <w:tc>
          <w:tcPr>
            <w:tcW w:w="753" w:type="dxa"/>
          </w:tcPr>
          <w:p w14:paraId="4209EDCD" w14:textId="2E5007AD" w:rsidR="000D0045" w:rsidRPr="004F3B18" w:rsidRDefault="00C6517F" w:rsidP="00B260E9">
            <w:pPr>
              <w:jc w:val="center"/>
              <w:rPr>
                <w:rFonts w:ascii="Calibri" w:hAnsi="Calibri" w:cs="Calibri"/>
              </w:rPr>
            </w:pPr>
            <w:r w:rsidRPr="004F3B18">
              <w:rPr>
                <w:rFonts w:ascii="Calibri" w:hAnsi="Calibri" w:cs="Calibri"/>
              </w:rPr>
              <w:t>3.1</w:t>
            </w:r>
          </w:p>
        </w:tc>
        <w:tc>
          <w:tcPr>
            <w:tcW w:w="671" w:type="dxa"/>
          </w:tcPr>
          <w:p w14:paraId="11F49C08" w14:textId="50AC096B" w:rsidR="000D0045" w:rsidRPr="004F3B18" w:rsidRDefault="00C6517F" w:rsidP="00B260E9">
            <w:pPr>
              <w:jc w:val="center"/>
              <w:rPr>
                <w:rFonts w:ascii="Calibri" w:hAnsi="Calibri" w:cs="Calibri"/>
              </w:rPr>
            </w:pPr>
            <w:r w:rsidRPr="004F3B18">
              <w:rPr>
                <w:rFonts w:ascii="Calibri" w:hAnsi="Calibri" w:cs="Calibri"/>
              </w:rPr>
              <w:t>0.68</w:t>
            </w:r>
          </w:p>
        </w:tc>
        <w:tc>
          <w:tcPr>
            <w:tcW w:w="1285" w:type="dxa"/>
          </w:tcPr>
          <w:p w14:paraId="7012881D" w14:textId="42285CE2" w:rsidR="000D0045" w:rsidRPr="004F3B18" w:rsidRDefault="00C6517F" w:rsidP="00B260E9">
            <w:pPr>
              <w:jc w:val="center"/>
              <w:rPr>
                <w:rFonts w:ascii="Calibri" w:hAnsi="Calibri" w:cs="Calibri"/>
              </w:rPr>
            </w:pPr>
            <w:r w:rsidRPr="004F3B18">
              <w:rPr>
                <w:rFonts w:ascii="Calibri" w:hAnsi="Calibri" w:cs="Calibri"/>
              </w:rPr>
              <w:t>0.64</w:t>
            </w:r>
          </w:p>
        </w:tc>
        <w:tc>
          <w:tcPr>
            <w:tcW w:w="850" w:type="dxa"/>
          </w:tcPr>
          <w:p w14:paraId="11FCBCFF" w14:textId="3CD652D9" w:rsidR="000D0045" w:rsidRPr="004F3B18" w:rsidRDefault="00C6517F" w:rsidP="00B260E9">
            <w:pPr>
              <w:jc w:val="center"/>
              <w:rPr>
                <w:rFonts w:ascii="Calibri" w:hAnsi="Calibri" w:cs="Calibri"/>
              </w:rPr>
            </w:pPr>
            <w:r w:rsidRPr="004F3B18">
              <w:rPr>
                <w:rFonts w:ascii="Calibri" w:hAnsi="Calibri" w:cs="Calibri"/>
              </w:rPr>
              <w:t>1.18</w:t>
            </w:r>
          </w:p>
        </w:tc>
        <w:tc>
          <w:tcPr>
            <w:tcW w:w="851" w:type="dxa"/>
          </w:tcPr>
          <w:p w14:paraId="27EB2AE0" w14:textId="33C1F771" w:rsidR="000D0045" w:rsidRPr="004F3B18" w:rsidRDefault="00C6517F" w:rsidP="00B260E9">
            <w:pPr>
              <w:jc w:val="center"/>
              <w:rPr>
                <w:rFonts w:ascii="Calibri" w:hAnsi="Calibri" w:cs="Calibri"/>
              </w:rPr>
            </w:pPr>
            <w:r w:rsidRPr="004F3B18">
              <w:rPr>
                <w:rFonts w:ascii="Calibri" w:hAnsi="Calibri" w:cs="Calibri"/>
              </w:rPr>
              <w:t>-0.06</w:t>
            </w:r>
          </w:p>
        </w:tc>
        <w:tc>
          <w:tcPr>
            <w:tcW w:w="992" w:type="dxa"/>
          </w:tcPr>
          <w:p w14:paraId="03D89B9C" w14:textId="15FEB0BC" w:rsidR="000D0045" w:rsidRPr="004F3B18" w:rsidRDefault="00C6517F" w:rsidP="00B260E9">
            <w:pPr>
              <w:jc w:val="center"/>
              <w:rPr>
                <w:rFonts w:ascii="Calibri" w:hAnsi="Calibri" w:cs="Calibri"/>
              </w:rPr>
            </w:pPr>
            <w:r w:rsidRPr="004F3B18">
              <w:rPr>
                <w:rFonts w:ascii="Calibri" w:hAnsi="Calibri" w:cs="Calibri"/>
              </w:rPr>
              <w:t>2.98</w:t>
            </w:r>
          </w:p>
        </w:tc>
        <w:tc>
          <w:tcPr>
            <w:tcW w:w="941" w:type="dxa"/>
          </w:tcPr>
          <w:p w14:paraId="27D6670C" w14:textId="1A4538DF" w:rsidR="000D0045" w:rsidRPr="004F3B18" w:rsidRDefault="00C6517F" w:rsidP="00B260E9">
            <w:pPr>
              <w:jc w:val="center"/>
              <w:rPr>
                <w:rFonts w:ascii="Calibri" w:hAnsi="Calibri" w:cs="Calibri"/>
              </w:rPr>
            </w:pPr>
            <w:r w:rsidRPr="004F3B18">
              <w:rPr>
                <w:rFonts w:ascii="Calibri" w:hAnsi="Calibri" w:cs="Calibri"/>
              </w:rPr>
              <w:t>-5.92</w:t>
            </w:r>
          </w:p>
        </w:tc>
      </w:tr>
      <w:tr w:rsidR="000D0045" w:rsidRPr="004F3B18" w14:paraId="6113D2D5" w14:textId="77777777" w:rsidTr="00B260E9">
        <w:tc>
          <w:tcPr>
            <w:tcW w:w="699" w:type="dxa"/>
            <w:vMerge/>
          </w:tcPr>
          <w:p w14:paraId="0202F607" w14:textId="77777777" w:rsidR="000D0045" w:rsidRPr="004F3B18" w:rsidRDefault="000D0045" w:rsidP="00B260E9">
            <w:pPr>
              <w:jc w:val="center"/>
              <w:rPr>
                <w:rFonts w:ascii="Calibri" w:hAnsi="Calibri" w:cs="Calibri"/>
              </w:rPr>
            </w:pPr>
          </w:p>
        </w:tc>
        <w:tc>
          <w:tcPr>
            <w:tcW w:w="1124" w:type="dxa"/>
            <w:vMerge/>
          </w:tcPr>
          <w:p w14:paraId="46A525E3" w14:textId="77777777" w:rsidR="000D0045" w:rsidRPr="004F3B18" w:rsidRDefault="000D0045" w:rsidP="00B260E9">
            <w:pPr>
              <w:jc w:val="center"/>
              <w:rPr>
                <w:rFonts w:ascii="Calibri" w:hAnsi="Calibri" w:cs="Calibri"/>
              </w:rPr>
            </w:pPr>
          </w:p>
        </w:tc>
        <w:tc>
          <w:tcPr>
            <w:tcW w:w="851" w:type="dxa"/>
          </w:tcPr>
          <w:p w14:paraId="48AB49E9" w14:textId="77777777" w:rsidR="000D0045" w:rsidRPr="004F3B18" w:rsidRDefault="000D0045" w:rsidP="00B260E9">
            <w:pPr>
              <w:jc w:val="center"/>
              <w:rPr>
                <w:rFonts w:ascii="Calibri" w:hAnsi="Calibri" w:cs="Calibri"/>
              </w:rPr>
            </w:pPr>
            <w:r w:rsidRPr="004F3B18">
              <w:rPr>
                <w:rFonts w:ascii="Calibri" w:hAnsi="Calibri" w:cs="Calibri"/>
              </w:rPr>
              <w:t>100</w:t>
            </w:r>
          </w:p>
        </w:tc>
        <w:tc>
          <w:tcPr>
            <w:tcW w:w="753" w:type="dxa"/>
          </w:tcPr>
          <w:p w14:paraId="6E3F5552" w14:textId="671ED79E" w:rsidR="000D0045" w:rsidRPr="004F3B18" w:rsidRDefault="00297BD4" w:rsidP="00B260E9">
            <w:pPr>
              <w:jc w:val="center"/>
              <w:rPr>
                <w:rFonts w:ascii="Calibri" w:hAnsi="Calibri" w:cs="Calibri"/>
              </w:rPr>
            </w:pPr>
            <w:r w:rsidRPr="004F3B18">
              <w:rPr>
                <w:rFonts w:ascii="Calibri" w:hAnsi="Calibri" w:cs="Calibri"/>
              </w:rPr>
              <w:t>2.21</w:t>
            </w:r>
          </w:p>
        </w:tc>
        <w:tc>
          <w:tcPr>
            <w:tcW w:w="671" w:type="dxa"/>
          </w:tcPr>
          <w:p w14:paraId="0EB9174A" w14:textId="41528783" w:rsidR="000D0045" w:rsidRPr="004F3B18" w:rsidRDefault="00297BD4" w:rsidP="00B260E9">
            <w:pPr>
              <w:jc w:val="center"/>
              <w:rPr>
                <w:rFonts w:ascii="Calibri" w:hAnsi="Calibri" w:cs="Calibri"/>
              </w:rPr>
            </w:pPr>
            <w:r w:rsidRPr="004F3B18">
              <w:rPr>
                <w:rFonts w:ascii="Calibri" w:hAnsi="Calibri" w:cs="Calibri"/>
              </w:rPr>
              <w:t>0.83</w:t>
            </w:r>
          </w:p>
        </w:tc>
        <w:tc>
          <w:tcPr>
            <w:tcW w:w="1285" w:type="dxa"/>
          </w:tcPr>
          <w:p w14:paraId="6DBF25F5" w14:textId="7D17FB94" w:rsidR="000D0045" w:rsidRPr="004F3B18" w:rsidRDefault="00A73824" w:rsidP="00B260E9">
            <w:pPr>
              <w:jc w:val="center"/>
              <w:rPr>
                <w:rFonts w:ascii="Calibri" w:hAnsi="Calibri" w:cs="Calibri"/>
              </w:rPr>
            </w:pPr>
            <w:r w:rsidRPr="004F3B18">
              <w:rPr>
                <w:rFonts w:ascii="Calibri" w:hAnsi="Calibri" w:cs="Calibri"/>
              </w:rPr>
              <w:t>0.27</w:t>
            </w:r>
          </w:p>
        </w:tc>
        <w:tc>
          <w:tcPr>
            <w:tcW w:w="850" w:type="dxa"/>
          </w:tcPr>
          <w:p w14:paraId="59200B0F" w14:textId="388C062C" w:rsidR="000D0045" w:rsidRPr="004F3B18" w:rsidRDefault="00E957BB" w:rsidP="00B260E9">
            <w:pPr>
              <w:jc w:val="center"/>
              <w:rPr>
                <w:rFonts w:ascii="Calibri" w:hAnsi="Calibri" w:cs="Calibri"/>
              </w:rPr>
            </w:pPr>
            <w:r w:rsidRPr="004F3B18">
              <w:rPr>
                <w:rFonts w:ascii="Calibri" w:hAnsi="Calibri" w:cs="Calibri"/>
              </w:rPr>
              <w:t>0.96</w:t>
            </w:r>
          </w:p>
        </w:tc>
        <w:tc>
          <w:tcPr>
            <w:tcW w:w="851" w:type="dxa"/>
          </w:tcPr>
          <w:p w14:paraId="3D551D62" w14:textId="58CA20D7" w:rsidR="000D0045" w:rsidRPr="004F3B18" w:rsidRDefault="00E957BB" w:rsidP="00B260E9">
            <w:pPr>
              <w:jc w:val="center"/>
              <w:rPr>
                <w:rFonts w:ascii="Calibri" w:hAnsi="Calibri" w:cs="Calibri"/>
              </w:rPr>
            </w:pPr>
            <w:r w:rsidRPr="004F3B18">
              <w:rPr>
                <w:rFonts w:ascii="Calibri" w:hAnsi="Calibri" w:cs="Calibri"/>
              </w:rPr>
              <w:t>0.14</w:t>
            </w:r>
          </w:p>
        </w:tc>
        <w:tc>
          <w:tcPr>
            <w:tcW w:w="992" w:type="dxa"/>
          </w:tcPr>
          <w:p w14:paraId="055517C4" w14:textId="77D0DC1C" w:rsidR="000D0045" w:rsidRPr="004F3B18" w:rsidRDefault="00E957BB" w:rsidP="00B260E9">
            <w:pPr>
              <w:jc w:val="center"/>
              <w:rPr>
                <w:rFonts w:ascii="Calibri" w:hAnsi="Calibri" w:cs="Calibri"/>
              </w:rPr>
            </w:pPr>
            <w:r w:rsidRPr="004F3B18">
              <w:rPr>
                <w:rFonts w:ascii="Calibri" w:hAnsi="Calibri" w:cs="Calibri"/>
              </w:rPr>
              <w:t>2.19</w:t>
            </w:r>
          </w:p>
        </w:tc>
        <w:tc>
          <w:tcPr>
            <w:tcW w:w="941" w:type="dxa"/>
          </w:tcPr>
          <w:p w14:paraId="2C7D618B" w14:textId="4665A9E2" w:rsidR="000D0045" w:rsidRPr="004F3B18" w:rsidRDefault="00E957BB" w:rsidP="00B260E9">
            <w:pPr>
              <w:jc w:val="center"/>
              <w:rPr>
                <w:rFonts w:ascii="Calibri" w:hAnsi="Calibri" w:cs="Calibri"/>
              </w:rPr>
            </w:pPr>
            <w:r w:rsidRPr="004F3B18">
              <w:rPr>
                <w:rFonts w:ascii="Calibri" w:hAnsi="Calibri" w:cs="Calibri"/>
              </w:rPr>
              <w:t>-3.02</w:t>
            </w:r>
          </w:p>
        </w:tc>
      </w:tr>
      <w:tr w:rsidR="000D0045" w:rsidRPr="004F3B18" w14:paraId="09E53A0A" w14:textId="77777777" w:rsidTr="00B260E9">
        <w:tc>
          <w:tcPr>
            <w:tcW w:w="699" w:type="dxa"/>
            <w:vMerge/>
          </w:tcPr>
          <w:p w14:paraId="508C1E34" w14:textId="77777777" w:rsidR="000D0045" w:rsidRPr="004F3B18" w:rsidRDefault="000D0045" w:rsidP="00B260E9">
            <w:pPr>
              <w:jc w:val="center"/>
              <w:rPr>
                <w:rFonts w:ascii="Calibri" w:hAnsi="Calibri" w:cs="Calibri"/>
              </w:rPr>
            </w:pPr>
          </w:p>
        </w:tc>
        <w:tc>
          <w:tcPr>
            <w:tcW w:w="1124" w:type="dxa"/>
            <w:vMerge/>
          </w:tcPr>
          <w:p w14:paraId="2A6F8F27" w14:textId="77777777" w:rsidR="000D0045" w:rsidRPr="004F3B18" w:rsidRDefault="000D0045" w:rsidP="00B260E9">
            <w:pPr>
              <w:jc w:val="center"/>
              <w:rPr>
                <w:rFonts w:ascii="Calibri" w:hAnsi="Calibri" w:cs="Calibri"/>
              </w:rPr>
            </w:pPr>
          </w:p>
        </w:tc>
        <w:tc>
          <w:tcPr>
            <w:tcW w:w="851" w:type="dxa"/>
          </w:tcPr>
          <w:p w14:paraId="14D391FA" w14:textId="77777777" w:rsidR="000D0045" w:rsidRPr="004F3B18" w:rsidRDefault="000D0045" w:rsidP="00B260E9">
            <w:pPr>
              <w:jc w:val="center"/>
              <w:rPr>
                <w:rFonts w:ascii="Calibri" w:hAnsi="Calibri" w:cs="Calibri"/>
              </w:rPr>
            </w:pPr>
            <w:r w:rsidRPr="004F3B18">
              <w:rPr>
                <w:rFonts w:ascii="Calibri" w:hAnsi="Calibri" w:cs="Calibri"/>
              </w:rPr>
              <w:t>150</w:t>
            </w:r>
          </w:p>
        </w:tc>
        <w:tc>
          <w:tcPr>
            <w:tcW w:w="753" w:type="dxa"/>
          </w:tcPr>
          <w:p w14:paraId="1393F040" w14:textId="529D551E" w:rsidR="000D0045" w:rsidRPr="004F3B18" w:rsidRDefault="00E957BB" w:rsidP="00B260E9">
            <w:pPr>
              <w:jc w:val="center"/>
              <w:rPr>
                <w:rFonts w:ascii="Calibri" w:hAnsi="Calibri" w:cs="Calibri"/>
              </w:rPr>
            </w:pPr>
            <w:r w:rsidRPr="004F3B18">
              <w:rPr>
                <w:rFonts w:ascii="Calibri" w:hAnsi="Calibri" w:cs="Calibri"/>
              </w:rPr>
              <w:t>2.06</w:t>
            </w:r>
          </w:p>
        </w:tc>
        <w:tc>
          <w:tcPr>
            <w:tcW w:w="671" w:type="dxa"/>
          </w:tcPr>
          <w:p w14:paraId="2D748538" w14:textId="0AD45FB0" w:rsidR="000D0045" w:rsidRPr="004F3B18" w:rsidRDefault="00E957BB" w:rsidP="00B260E9">
            <w:pPr>
              <w:jc w:val="center"/>
              <w:rPr>
                <w:rFonts w:ascii="Calibri" w:hAnsi="Calibri" w:cs="Calibri"/>
              </w:rPr>
            </w:pPr>
            <w:r w:rsidRPr="004F3B18">
              <w:rPr>
                <w:rFonts w:ascii="Calibri" w:hAnsi="Calibri" w:cs="Calibri"/>
              </w:rPr>
              <w:t>0.85</w:t>
            </w:r>
          </w:p>
        </w:tc>
        <w:tc>
          <w:tcPr>
            <w:tcW w:w="1285" w:type="dxa"/>
          </w:tcPr>
          <w:p w14:paraId="6A277122" w14:textId="4CF6C7E9" w:rsidR="000D0045" w:rsidRPr="004F3B18" w:rsidRDefault="00E957BB" w:rsidP="00B260E9">
            <w:pPr>
              <w:jc w:val="center"/>
              <w:rPr>
                <w:rFonts w:ascii="Calibri" w:hAnsi="Calibri" w:cs="Calibri"/>
              </w:rPr>
            </w:pPr>
            <w:r w:rsidRPr="004F3B18">
              <w:rPr>
                <w:rFonts w:ascii="Calibri" w:hAnsi="Calibri" w:cs="Calibri"/>
              </w:rPr>
              <w:t>0.54</w:t>
            </w:r>
          </w:p>
        </w:tc>
        <w:tc>
          <w:tcPr>
            <w:tcW w:w="850" w:type="dxa"/>
          </w:tcPr>
          <w:p w14:paraId="062C239C" w14:textId="2BB422F0" w:rsidR="000D0045" w:rsidRPr="004F3B18" w:rsidRDefault="00E957BB" w:rsidP="00B260E9">
            <w:pPr>
              <w:jc w:val="center"/>
              <w:rPr>
                <w:rFonts w:ascii="Calibri" w:hAnsi="Calibri" w:cs="Calibri"/>
              </w:rPr>
            </w:pPr>
            <w:r w:rsidRPr="004F3B18">
              <w:rPr>
                <w:rFonts w:ascii="Calibri" w:hAnsi="Calibri" w:cs="Calibri"/>
              </w:rPr>
              <w:t>5.</w:t>
            </w:r>
            <w:r w:rsidR="00535C95" w:rsidRPr="004F3B18">
              <w:rPr>
                <w:rFonts w:ascii="Calibri" w:hAnsi="Calibri" w:cs="Calibri"/>
              </w:rPr>
              <w:t>91</w:t>
            </w:r>
          </w:p>
        </w:tc>
        <w:tc>
          <w:tcPr>
            <w:tcW w:w="851" w:type="dxa"/>
          </w:tcPr>
          <w:p w14:paraId="665ECD9E" w14:textId="1B1CBA86" w:rsidR="000D0045" w:rsidRPr="004F3B18" w:rsidRDefault="00535C95" w:rsidP="00B260E9">
            <w:pPr>
              <w:jc w:val="center"/>
              <w:rPr>
                <w:rFonts w:ascii="Calibri" w:hAnsi="Calibri" w:cs="Calibri"/>
              </w:rPr>
            </w:pPr>
            <w:r w:rsidRPr="004F3B18">
              <w:rPr>
                <w:rFonts w:ascii="Calibri" w:hAnsi="Calibri" w:cs="Calibri"/>
              </w:rPr>
              <w:t>-22.97</w:t>
            </w:r>
          </w:p>
        </w:tc>
        <w:tc>
          <w:tcPr>
            <w:tcW w:w="992" w:type="dxa"/>
          </w:tcPr>
          <w:p w14:paraId="5E031E35" w14:textId="030DFAC7" w:rsidR="000D0045" w:rsidRPr="004F3B18" w:rsidRDefault="00535C95" w:rsidP="00B260E9">
            <w:pPr>
              <w:jc w:val="center"/>
              <w:rPr>
                <w:rFonts w:ascii="Calibri" w:hAnsi="Calibri" w:cs="Calibri"/>
              </w:rPr>
            </w:pPr>
            <w:r w:rsidRPr="004F3B18">
              <w:rPr>
                <w:rFonts w:ascii="Calibri" w:hAnsi="Calibri" w:cs="Calibri"/>
              </w:rPr>
              <w:t>7.52</w:t>
            </w:r>
          </w:p>
        </w:tc>
        <w:tc>
          <w:tcPr>
            <w:tcW w:w="941" w:type="dxa"/>
          </w:tcPr>
          <w:p w14:paraId="38AAC21A" w14:textId="18F5A28A" w:rsidR="000D0045" w:rsidRPr="004F3B18" w:rsidRDefault="00535C95" w:rsidP="00B260E9">
            <w:pPr>
              <w:jc w:val="center"/>
              <w:rPr>
                <w:rFonts w:ascii="Calibri" w:hAnsi="Calibri" w:cs="Calibri"/>
              </w:rPr>
            </w:pPr>
            <w:r w:rsidRPr="004F3B18">
              <w:rPr>
                <w:rFonts w:ascii="Calibri" w:hAnsi="Calibri" w:cs="Calibri"/>
              </w:rPr>
              <w:t>-31.59</w:t>
            </w:r>
          </w:p>
        </w:tc>
      </w:tr>
      <w:tr w:rsidR="000D0045" w:rsidRPr="004F3B18" w14:paraId="28B1A313" w14:textId="77777777" w:rsidTr="00B260E9">
        <w:tc>
          <w:tcPr>
            <w:tcW w:w="699" w:type="dxa"/>
            <w:vMerge/>
          </w:tcPr>
          <w:p w14:paraId="39F035E6" w14:textId="77777777" w:rsidR="000D0045" w:rsidRPr="004F3B18" w:rsidRDefault="000D0045" w:rsidP="00B260E9">
            <w:pPr>
              <w:jc w:val="center"/>
              <w:rPr>
                <w:rFonts w:ascii="Calibri" w:hAnsi="Calibri" w:cs="Calibri"/>
              </w:rPr>
            </w:pPr>
          </w:p>
        </w:tc>
        <w:tc>
          <w:tcPr>
            <w:tcW w:w="1124" w:type="dxa"/>
            <w:vMerge w:val="restart"/>
          </w:tcPr>
          <w:p w14:paraId="4F508F19" w14:textId="77777777" w:rsidR="000D0045" w:rsidRPr="004F3B18" w:rsidRDefault="000D0045" w:rsidP="00B260E9">
            <w:pPr>
              <w:jc w:val="center"/>
              <w:rPr>
                <w:rFonts w:ascii="Calibri" w:hAnsi="Calibri" w:cs="Calibri"/>
              </w:rPr>
            </w:pPr>
            <w:r w:rsidRPr="004F3B18">
              <w:rPr>
                <w:rFonts w:ascii="Calibri" w:hAnsi="Calibri" w:cs="Calibri"/>
              </w:rPr>
              <w:t>50</w:t>
            </w:r>
          </w:p>
        </w:tc>
        <w:tc>
          <w:tcPr>
            <w:tcW w:w="851" w:type="dxa"/>
          </w:tcPr>
          <w:p w14:paraId="608E840D" w14:textId="77777777" w:rsidR="000D0045" w:rsidRPr="004F3B18" w:rsidRDefault="000D0045" w:rsidP="00B260E9">
            <w:pPr>
              <w:jc w:val="center"/>
              <w:rPr>
                <w:rFonts w:ascii="Calibri" w:hAnsi="Calibri" w:cs="Calibri"/>
              </w:rPr>
            </w:pPr>
            <w:r w:rsidRPr="004F3B18">
              <w:rPr>
                <w:rFonts w:ascii="Calibri" w:hAnsi="Calibri" w:cs="Calibri"/>
              </w:rPr>
              <w:t>20</w:t>
            </w:r>
          </w:p>
        </w:tc>
        <w:tc>
          <w:tcPr>
            <w:tcW w:w="753" w:type="dxa"/>
          </w:tcPr>
          <w:p w14:paraId="566CDBFC" w14:textId="75D9EC4B" w:rsidR="000D0045" w:rsidRPr="004F3B18" w:rsidRDefault="002A1686" w:rsidP="00B260E9">
            <w:pPr>
              <w:jc w:val="center"/>
              <w:rPr>
                <w:rFonts w:ascii="Calibri" w:hAnsi="Calibri" w:cs="Calibri"/>
              </w:rPr>
            </w:pPr>
            <w:r w:rsidRPr="004F3B18">
              <w:rPr>
                <w:rFonts w:ascii="Calibri" w:hAnsi="Calibri" w:cs="Calibri"/>
              </w:rPr>
              <w:t>4.33</w:t>
            </w:r>
          </w:p>
        </w:tc>
        <w:tc>
          <w:tcPr>
            <w:tcW w:w="671" w:type="dxa"/>
          </w:tcPr>
          <w:p w14:paraId="294036A7" w14:textId="6E2281EF" w:rsidR="000D0045" w:rsidRPr="004F3B18" w:rsidRDefault="002A1686" w:rsidP="00B260E9">
            <w:pPr>
              <w:jc w:val="center"/>
              <w:rPr>
                <w:rFonts w:ascii="Calibri" w:hAnsi="Calibri" w:cs="Calibri"/>
              </w:rPr>
            </w:pPr>
            <w:r w:rsidRPr="004F3B18">
              <w:rPr>
                <w:rFonts w:ascii="Calibri" w:hAnsi="Calibri" w:cs="Calibri"/>
              </w:rPr>
              <w:t>0.41</w:t>
            </w:r>
          </w:p>
        </w:tc>
        <w:tc>
          <w:tcPr>
            <w:tcW w:w="1285" w:type="dxa"/>
          </w:tcPr>
          <w:p w14:paraId="1F7D71EC" w14:textId="0B70D114" w:rsidR="000D0045" w:rsidRPr="004F3B18" w:rsidRDefault="002A1686" w:rsidP="00B260E9">
            <w:pPr>
              <w:jc w:val="center"/>
              <w:rPr>
                <w:rFonts w:ascii="Calibri" w:hAnsi="Calibri" w:cs="Calibri"/>
              </w:rPr>
            </w:pPr>
            <w:r w:rsidRPr="004F3B18">
              <w:rPr>
                <w:rFonts w:ascii="Calibri" w:hAnsi="Calibri" w:cs="Calibri"/>
              </w:rPr>
              <w:t>1.38</w:t>
            </w:r>
          </w:p>
        </w:tc>
        <w:tc>
          <w:tcPr>
            <w:tcW w:w="850" w:type="dxa"/>
          </w:tcPr>
          <w:p w14:paraId="2A8828A0" w14:textId="3857A379" w:rsidR="000D0045" w:rsidRPr="004F3B18" w:rsidRDefault="00165542" w:rsidP="00B260E9">
            <w:pPr>
              <w:jc w:val="center"/>
              <w:rPr>
                <w:rFonts w:ascii="Calibri" w:hAnsi="Calibri" w:cs="Calibri"/>
              </w:rPr>
            </w:pPr>
            <w:r w:rsidRPr="004F3B18">
              <w:rPr>
                <w:rFonts w:ascii="Calibri" w:hAnsi="Calibri" w:cs="Calibri"/>
              </w:rPr>
              <w:t>1.35</w:t>
            </w:r>
          </w:p>
        </w:tc>
        <w:tc>
          <w:tcPr>
            <w:tcW w:w="851" w:type="dxa"/>
          </w:tcPr>
          <w:p w14:paraId="448B5D50" w14:textId="11567E05" w:rsidR="000D0045" w:rsidRPr="004F3B18" w:rsidRDefault="00165542" w:rsidP="00B260E9">
            <w:pPr>
              <w:jc w:val="center"/>
              <w:rPr>
                <w:rFonts w:ascii="Calibri" w:hAnsi="Calibri" w:cs="Calibri"/>
              </w:rPr>
            </w:pPr>
            <w:r w:rsidRPr="004F3B18">
              <w:rPr>
                <w:rFonts w:ascii="Calibri" w:hAnsi="Calibri" w:cs="Calibri"/>
              </w:rPr>
              <w:t>-0.33</w:t>
            </w:r>
          </w:p>
        </w:tc>
        <w:tc>
          <w:tcPr>
            <w:tcW w:w="992" w:type="dxa"/>
          </w:tcPr>
          <w:p w14:paraId="3187A213" w14:textId="48E2CCCB" w:rsidR="000D0045" w:rsidRPr="004F3B18" w:rsidRDefault="00165542" w:rsidP="00B260E9">
            <w:pPr>
              <w:jc w:val="center"/>
              <w:rPr>
                <w:rFonts w:ascii="Calibri" w:hAnsi="Calibri" w:cs="Calibri"/>
              </w:rPr>
            </w:pPr>
            <w:r w:rsidRPr="004F3B18">
              <w:rPr>
                <w:rFonts w:ascii="Calibri" w:hAnsi="Calibri" w:cs="Calibri"/>
              </w:rPr>
              <w:t>1.34</w:t>
            </w:r>
          </w:p>
        </w:tc>
        <w:tc>
          <w:tcPr>
            <w:tcW w:w="941" w:type="dxa"/>
          </w:tcPr>
          <w:p w14:paraId="3B618ED7" w14:textId="3776BDD9" w:rsidR="000D0045" w:rsidRPr="004F3B18" w:rsidRDefault="00165542" w:rsidP="00B260E9">
            <w:pPr>
              <w:jc w:val="center"/>
              <w:rPr>
                <w:rFonts w:ascii="Calibri" w:hAnsi="Calibri" w:cs="Calibri"/>
              </w:rPr>
            </w:pPr>
            <w:r w:rsidRPr="004F3B18">
              <w:rPr>
                <w:rFonts w:ascii="Calibri" w:hAnsi="Calibri" w:cs="Calibri"/>
              </w:rPr>
              <w:t>-0.27</w:t>
            </w:r>
          </w:p>
        </w:tc>
      </w:tr>
      <w:tr w:rsidR="000D0045" w:rsidRPr="004F3B18" w14:paraId="5F37765E" w14:textId="77777777" w:rsidTr="00B260E9">
        <w:tc>
          <w:tcPr>
            <w:tcW w:w="699" w:type="dxa"/>
            <w:vMerge/>
          </w:tcPr>
          <w:p w14:paraId="41C9E8FE" w14:textId="77777777" w:rsidR="000D0045" w:rsidRPr="004F3B18" w:rsidRDefault="000D0045" w:rsidP="00B260E9">
            <w:pPr>
              <w:jc w:val="center"/>
              <w:rPr>
                <w:rFonts w:ascii="Calibri" w:hAnsi="Calibri" w:cs="Calibri"/>
              </w:rPr>
            </w:pPr>
          </w:p>
        </w:tc>
        <w:tc>
          <w:tcPr>
            <w:tcW w:w="1124" w:type="dxa"/>
            <w:vMerge/>
          </w:tcPr>
          <w:p w14:paraId="79FC30FC" w14:textId="77777777" w:rsidR="000D0045" w:rsidRPr="004F3B18" w:rsidRDefault="000D0045" w:rsidP="00B260E9">
            <w:pPr>
              <w:jc w:val="center"/>
              <w:rPr>
                <w:rFonts w:ascii="Calibri" w:hAnsi="Calibri" w:cs="Calibri"/>
              </w:rPr>
            </w:pPr>
          </w:p>
        </w:tc>
        <w:tc>
          <w:tcPr>
            <w:tcW w:w="851" w:type="dxa"/>
          </w:tcPr>
          <w:p w14:paraId="5AF03625" w14:textId="77777777" w:rsidR="000D0045" w:rsidRPr="004F3B18" w:rsidRDefault="000D0045" w:rsidP="00B260E9">
            <w:pPr>
              <w:jc w:val="center"/>
              <w:rPr>
                <w:rFonts w:ascii="Calibri" w:hAnsi="Calibri" w:cs="Calibri"/>
              </w:rPr>
            </w:pPr>
            <w:r w:rsidRPr="004F3B18">
              <w:rPr>
                <w:rFonts w:ascii="Calibri" w:hAnsi="Calibri" w:cs="Calibri"/>
              </w:rPr>
              <w:t>50</w:t>
            </w:r>
          </w:p>
        </w:tc>
        <w:tc>
          <w:tcPr>
            <w:tcW w:w="753" w:type="dxa"/>
          </w:tcPr>
          <w:p w14:paraId="4C5A1A5C" w14:textId="34FE3744" w:rsidR="000D0045" w:rsidRPr="004F3B18" w:rsidRDefault="002701C3" w:rsidP="00B260E9">
            <w:pPr>
              <w:jc w:val="center"/>
              <w:rPr>
                <w:rFonts w:ascii="Calibri" w:hAnsi="Calibri" w:cs="Calibri"/>
              </w:rPr>
            </w:pPr>
            <w:r w:rsidRPr="004F3B18">
              <w:rPr>
                <w:rFonts w:ascii="Calibri" w:hAnsi="Calibri" w:cs="Calibri"/>
              </w:rPr>
              <w:t>3.33</w:t>
            </w:r>
          </w:p>
        </w:tc>
        <w:tc>
          <w:tcPr>
            <w:tcW w:w="671" w:type="dxa"/>
          </w:tcPr>
          <w:p w14:paraId="37B20AFF" w14:textId="59D27D15" w:rsidR="000D0045" w:rsidRPr="004F3B18" w:rsidRDefault="002701C3" w:rsidP="00B260E9">
            <w:pPr>
              <w:jc w:val="center"/>
              <w:rPr>
                <w:rFonts w:ascii="Calibri" w:hAnsi="Calibri" w:cs="Calibri"/>
              </w:rPr>
            </w:pPr>
            <w:r w:rsidRPr="004F3B18">
              <w:rPr>
                <w:rFonts w:ascii="Calibri" w:hAnsi="Calibri" w:cs="Calibri"/>
              </w:rPr>
              <w:t>0.65</w:t>
            </w:r>
          </w:p>
        </w:tc>
        <w:tc>
          <w:tcPr>
            <w:tcW w:w="1285" w:type="dxa"/>
          </w:tcPr>
          <w:p w14:paraId="445CAEBB" w14:textId="714E3F8B" w:rsidR="000D0045" w:rsidRPr="004F3B18" w:rsidRDefault="00E04AE4" w:rsidP="00B260E9">
            <w:pPr>
              <w:jc w:val="center"/>
              <w:rPr>
                <w:rFonts w:ascii="Calibri" w:hAnsi="Calibri" w:cs="Calibri"/>
              </w:rPr>
            </w:pPr>
            <w:r w:rsidRPr="004F3B18">
              <w:rPr>
                <w:rFonts w:ascii="Calibri" w:hAnsi="Calibri" w:cs="Calibri"/>
              </w:rPr>
              <w:t>0.23</w:t>
            </w:r>
          </w:p>
        </w:tc>
        <w:tc>
          <w:tcPr>
            <w:tcW w:w="850" w:type="dxa"/>
          </w:tcPr>
          <w:p w14:paraId="32A80A76" w14:textId="6C8E17A8" w:rsidR="000D0045" w:rsidRPr="004F3B18" w:rsidRDefault="00E04AE4" w:rsidP="00B260E9">
            <w:pPr>
              <w:jc w:val="center"/>
              <w:rPr>
                <w:rFonts w:ascii="Calibri" w:hAnsi="Calibri" w:cs="Calibri"/>
              </w:rPr>
            </w:pPr>
            <w:r w:rsidRPr="004F3B18">
              <w:rPr>
                <w:rFonts w:ascii="Calibri" w:hAnsi="Calibri" w:cs="Calibri"/>
              </w:rPr>
              <w:t>1.55</w:t>
            </w:r>
          </w:p>
        </w:tc>
        <w:tc>
          <w:tcPr>
            <w:tcW w:w="851" w:type="dxa"/>
          </w:tcPr>
          <w:p w14:paraId="73A61220" w14:textId="71DC181A" w:rsidR="000D0045" w:rsidRPr="004F3B18" w:rsidRDefault="00E04AE4" w:rsidP="00B260E9">
            <w:pPr>
              <w:jc w:val="center"/>
              <w:rPr>
                <w:rFonts w:ascii="Calibri" w:hAnsi="Calibri" w:cs="Calibri"/>
              </w:rPr>
            </w:pPr>
            <w:r w:rsidRPr="004F3B18">
              <w:rPr>
                <w:rFonts w:ascii="Calibri" w:hAnsi="Calibri" w:cs="Calibri"/>
              </w:rPr>
              <w:t>-0.9</w:t>
            </w:r>
          </w:p>
        </w:tc>
        <w:tc>
          <w:tcPr>
            <w:tcW w:w="992" w:type="dxa"/>
          </w:tcPr>
          <w:p w14:paraId="45125DD8" w14:textId="4BD3799D" w:rsidR="000D0045" w:rsidRPr="004F3B18" w:rsidRDefault="00E04AE4" w:rsidP="00B260E9">
            <w:pPr>
              <w:jc w:val="center"/>
              <w:rPr>
                <w:rFonts w:ascii="Calibri" w:hAnsi="Calibri" w:cs="Calibri"/>
              </w:rPr>
            </w:pPr>
            <w:r w:rsidRPr="004F3B18">
              <w:rPr>
                <w:rFonts w:ascii="Calibri" w:hAnsi="Calibri" w:cs="Calibri"/>
              </w:rPr>
              <w:t>1.42</w:t>
            </w:r>
          </w:p>
        </w:tc>
        <w:tc>
          <w:tcPr>
            <w:tcW w:w="941" w:type="dxa"/>
          </w:tcPr>
          <w:p w14:paraId="6CA709FF" w14:textId="4E88AF89" w:rsidR="000D0045" w:rsidRPr="004F3B18" w:rsidRDefault="00E04AE4" w:rsidP="00B260E9">
            <w:pPr>
              <w:jc w:val="center"/>
              <w:rPr>
                <w:rFonts w:ascii="Calibri" w:hAnsi="Calibri" w:cs="Calibri"/>
              </w:rPr>
            </w:pPr>
            <w:r w:rsidRPr="004F3B18">
              <w:rPr>
                <w:rFonts w:ascii="Calibri" w:hAnsi="Calibri" w:cs="Calibri"/>
              </w:rPr>
              <w:t>-0.49</w:t>
            </w:r>
          </w:p>
        </w:tc>
      </w:tr>
      <w:tr w:rsidR="000D0045" w:rsidRPr="004F3B18" w14:paraId="32662BBE" w14:textId="77777777" w:rsidTr="00B260E9">
        <w:tc>
          <w:tcPr>
            <w:tcW w:w="699" w:type="dxa"/>
            <w:vMerge/>
          </w:tcPr>
          <w:p w14:paraId="6DC4E25E" w14:textId="77777777" w:rsidR="000D0045" w:rsidRPr="004F3B18" w:rsidRDefault="000D0045" w:rsidP="00B260E9">
            <w:pPr>
              <w:jc w:val="center"/>
              <w:rPr>
                <w:rFonts w:ascii="Calibri" w:hAnsi="Calibri" w:cs="Calibri"/>
              </w:rPr>
            </w:pPr>
          </w:p>
        </w:tc>
        <w:tc>
          <w:tcPr>
            <w:tcW w:w="1124" w:type="dxa"/>
            <w:vMerge/>
          </w:tcPr>
          <w:p w14:paraId="352D1168" w14:textId="77777777" w:rsidR="000D0045" w:rsidRPr="004F3B18" w:rsidRDefault="000D0045" w:rsidP="00B260E9">
            <w:pPr>
              <w:jc w:val="center"/>
              <w:rPr>
                <w:rFonts w:ascii="Calibri" w:hAnsi="Calibri" w:cs="Calibri"/>
              </w:rPr>
            </w:pPr>
          </w:p>
        </w:tc>
        <w:tc>
          <w:tcPr>
            <w:tcW w:w="851" w:type="dxa"/>
          </w:tcPr>
          <w:p w14:paraId="1D0193EE" w14:textId="77777777" w:rsidR="000D0045" w:rsidRPr="004F3B18" w:rsidRDefault="000D0045" w:rsidP="00B260E9">
            <w:pPr>
              <w:jc w:val="center"/>
              <w:rPr>
                <w:rFonts w:ascii="Calibri" w:hAnsi="Calibri" w:cs="Calibri"/>
              </w:rPr>
            </w:pPr>
            <w:r w:rsidRPr="004F3B18">
              <w:rPr>
                <w:rFonts w:ascii="Calibri" w:hAnsi="Calibri" w:cs="Calibri"/>
              </w:rPr>
              <w:t>100</w:t>
            </w:r>
          </w:p>
        </w:tc>
        <w:tc>
          <w:tcPr>
            <w:tcW w:w="753" w:type="dxa"/>
          </w:tcPr>
          <w:p w14:paraId="6094E06F" w14:textId="38367861" w:rsidR="000D0045" w:rsidRPr="004F3B18" w:rsidRDefault="00A47C8D" w:rsidP="00B260E9">
            <w:pPr>
              <w:jc w:val="center"/>
              <w:rPr>
                <w:rFonts w:ascii="Calibri" w:hAnsi="Calibri" w:cs="Calibri"/>
              </w:rPr>
            </w:pPr>
            <w:r w:rsidRPr="004F3B18">
              <w:rPr>
                <w:rFonts w:ascii="Calibri" w:hAnsi="Calibri" w:cs="Calibri"/>
              </w:rPr>
              <w:t>2.57</w:t>
            </w:r>
          </w:p>
        </w:tc>
        <w:tc>
          <w:tcPr>
            <w:tcW w:w="671" w:type="dxa"/>
          </w:tcPr>
          <w:p w14:paraId="4A72ED65" w14:textId="6ACF276A" w:rsidR="000D0045" w:rsidRPr="004F3B18" w:rsidRDefault="00A47C8D" w:rsidP="00B260E9">
            <w:pPr>
              <w:jc w:val="center"/>
              <w:rPr>
                <w:rFonts w:ascii="Calibri" w:hAnsi="Calibri" w:cs="Calibri"/>
              </w:rPr>
            </w:pPr>
            <w:r w:rsidRPr="004F3B18">
              <w:rPr>
                <w:rFonts w:ascii="Calibri" w:hAnsi="Calibri" w:cs="Calibri"/>
              </w:rPr>
              <w:t>0.79</w:t>
            </w:r>
          </w:p>
        </w:tc>
        <w:tc>
          <w:tcPr>
            <w:tcW w:w="1285" w:type="dxa"/>
          </w:tcPr>
          <w:p w14:paraId="360A2B30" w14:textId="03E09811" w:rsidR="000D0045" w:rsidRPr="004F3B18" w:rsidRDefault="00A47C8D" w:rsidP="00B260E9">
            <w:pPr>
              <w:jc w:val="center"/>
              <w:rPr>
                <w:rFonts w:ascii="Calibri" w:hAnsi="Calibri" w:cs="Calibri"/>
              </w:rPr>
            </w:pPr>
            <w:r w:rsidRPr="004F3B18">
              <w:rPr>
                <w:rFonts w:ascii="Calibri" w:hAnsi="Calibri" w:cs="Calibri"/>
              </w:rPr>
              <w:t>0.1</w:t>
            </w:r>
          </w:p>
        </w:tc>
        <w:tc>
          <w:tcPr>
            <w:tcW w:w="850" w:type="dxa"/>
          </w:tcPr>
          <w:p w14:paraId="3F278EB4" w14:textId="42313C30" w:rsidR="000D0045" w:rsidRPr="004F3B18" w:rsidRDefault="00A47C8D" w:rsidP="00B260E9">
            <w:pPr>
              <w:jc w:val="center"/>
              <w:rPr>
                <w:rFonts w:ascii="Calibri" w:hAnsi="Calibri" w:cs="Calibri"/>
              </w:rPr>
            </w:pPr>
            <w:r w:rsidRPr="004F3B18">
              <w:rPr>
                <w:rFonts w:ascii="Calibri" w:hAnsi="Calibri" w:cs="Calibri"/>
              </w:rPr>
              <w:t>3.34</w:t>
            </w:r>
          </w:p>
        </w:tc>
        <w:tc>
          <w:tcPr>
            <w:tcW w:w="851" w:type="dxa"/>
          </w:tcPr>
          <w:p w14:paraId="6B9A670E" w14:textId="2107F059" w:rsidR="000D0045" w:rsidRPr="004F3B18" w:rsidRDefault="00A47C8D" w:rsidP="00B260E9">
            <w:pPr>
              <w:jc w:val="center"/>
              <w:rPr>
                <w:rFonts w:ascii="Calibri" w:hAnsi="Calibri" w:cs="Calibri"/>
              </w:rPr>
            </w:pPr>
            <w:r w:rsidRPr="004F3B18">
              <w:rPr>
                <w:rFonts w:ascii="Calibri" w:hAnsi="Calibri" w:cs="Calibri"/>
              </w:rPr>
              <w:t>-6.61</w:t>
            </w:r>
          </w:p>
        </w:tc>
        <w:tc>
          <w:tcPr>
            <w:tcW w:w="992" w:type="dxa"/>
          </w:tcPr>
          <w:p w14:paraId="1D7071DC" w14:textId="51815E1A" w:rsidR="000D0045" w:rsidRPr="004F3B18" w:rsidRDefault="00E219D4" w:rsidP="00B260E9">
            <w:pPr>
              <w:jc w:val="center"/>
              <w:rPr>
                <w:rFonts w:ascii="Calibri" w:hAnsi="Calibri" w:cs="Calibri"/>
              </w:rPr>
            </w:pPr>
            <w:r w:rsidRPr="004F3B18">
              <w:rPr>
                <w:rFonts w:ascii="Calibri" w:hAnsi="Calibri" w:cs="Calibri"/>
              </w:rPr>
              <w:t>2.93</w:t>
            </w:r>
          </w:p>
        </w:tc>
        <w:tc>
          <w:tcPr>
            <w:tcW w:w="941" w:type="dxa"/>
          </w:tcPr>
          <w:p w14:paraId="7DCCBC71" w14:textId="2CB20317" w:rsidR="000D0045" w:rsidRPr="004F3B18" w:rsidRDefault="00E219D4" w:rsidP="00B260E9">
            <w:pPr>
              <w:jc w:val="center"/>
              <w:rPr>
                <w:rFonts w:ascii="Calibri" w:hAnsi="Calibri" w:cs="Calibri"/>
              </w:rPr>
            </w:pPr>
            <w:r w:rsidRPr="004F3B18">
              <w:rPr>
                <w:rFonts w:ascii="Calibri" w:hAnsi="Calibri" w:cs="Calibri"/>
              </w:rPr>
              <w:t>-4.52</w:t>
            </w:r>
          </w:p>
        </w:tc>
      </w:tr>
      <w:tr w:rsidR="000D0045" w:rsidRPr="004F3B18" w14:paraId="7CFCA638" w14:textId="77777777" w:rsidTr="00B260E9">
        <w:tc>
          <w:tcPr>
            <w:tcW w:w="699" w:type="dxa"/>
            <w:vMerge/>
          </w:tcPr>
          <w:p w14:paraId="14A8F90F" w14:textId="77777777" w:rsidR="000D0045" w:rsidRPr="004F3B18" w:rsidRDefault="000D0045" w:rsidP="00B260E9">
            <w:pPr>
              <w:jc w:val="center"/>
              <w:rPr>
                <w:rFonts w:ascii="Calibri" w:hAnsi="Calibri" w:cs="Calibri"/>
              </w:rPr>
            </w:pPr>
          </w:p>
        </w:tc>
        <w:tc>
          <w:tcPr>
            <w:tcW w:w="1124" w:type="dxa"/>
            <w:vMerge/>
          </w:tcPr>
          <w:p w14:paraId="3167708B" w14:textId="77777777" w:rsidR="000D0045" w:rsidRPr="004F3B18" w:rsidRDefault="000D0045" w:rsidP="00B260E9">
            <w:pPr>
              <w:jc w:val="center"/>
              <w:rPr>
                <w:rFonts w:ascii="Calibri" w:hAnsi="Calibri" w:cs="Calibri"/>
              </w:rPr>
            </w:pPr>
          </w:p>
        </w:tc>
        <w:tc>
          <w:tcPr>
            <w:tcW w:w="851" w:type="dxa"/>
          </w:tcPr>
          <w:p w14:paraId="685551E5" w14:textId="77777777" w:rsidR="000D0045" w:rsidRPr="004F3B18" w:rsidRDefault="000D0045" w:rsidP="00B260E9">
            <w:pPr>
              <w:jc w:val="center"/>
              <w:rPr>
                <w:rFonts w:ascii="Calibri" w:hAnsi="Calibri" w:cs="Calibri"/>
              </w:rPr>
            </w:pPr>
            <w:r w:rsidRPr="004F3B18">
              <w:rPr>
                <w:rFonts w:ascii="Calibri" w:hAnsi="Calibri" w:cs="Calibri"/>
              </w:rPr>
              <w:t>150</w:t>
            </w:r>
          </w:p>
        </w:tc>
        <w:tc>
          <w:tcPr>
            <w:tcW w:w="753" w:type="dxa"/>
          </w:tcPr>
          <w:p w14:paraId="2C33B062" w14:textId="0F1E429C" w:rsidR="000D0045" w:rsidRPr="004F3B18" w:rsidRDefault="00E41705" w:rsidP="00B260E9">
            <w:pPr>
              <w:jc w:val="center"/>
              <w:rPr>
                <w:rFonts w:ascii="Calibri" w:hAnsi="Calibri" w:cs="Calibri"/>
              </w:rPr>
            </w:pPr>
            <w:r w:rsidRPr="004F3B18">
              <w:rPr>
                <w:rFonts w:ascii="Calibri" w:hAnsi="Calibri" w:cs="Calibri"/>
              </w:rPr>
              <w:t>2.18</w:t>
            </w:r>
          </w:p>
        </w:tc>
        <w:tc>
          <w:tcPr>
            <w:tcW w:w="671" w:type="dxa"/>
          </w:tcPr>
          <w:p w14:paraId="5602728C" w14:textId="6A986D7E" w:rsidR="000D0045" w:rsidRPr="004F3B18" w:rsidRDefault="00E41705" w:rsidP="00B260E9">
            <w:pPr>
              <w:jc w:val="center"/>
              <w:rPr>
                <w:rFonts w:ascii="Calibri" w:hAnsi="Calibri" w:cs="Calibri"/>
              </w:rPr>
            </w:pPr>
            <w:r w:rsidRPr="004F3B18">
              <w:rPr>
                <w:rFonts w:ascii="Calibri" w:hAnsi="Calibri" w:cs="Calibri"/>
              </w:rPr>
              <w:t>0.84</w:t>
            </w:r>
          </w:p>
        </w:tc>
        <w:tc>
          <w:tcPr>
            <w:tcW w:w="1285" w:type="dxa"/>
          </w:tcPr>
          <w:p w14:paraId="36F1419F" w14:textId="712E3EBC" w:rsidR="000D0045" w:rsidRPr="004F3B18" w:rsidRDefault="00DD2830" w:rsidP="00B260E9">
            <w:pPr>
              <w:jc w:val="center"/>
              <w:rPr>
                <w:rFonts w:ascii="Calibri" w:hAnsi="Calibri" w:cs="Calibri"/>
              </w:rPr>
            </w:pPr>
            <w:r w:rsidRPr="004F3B18">
              <w:rPr>
                <w:rFonts w:ascii="Calibri" w:hAnsi="Calibri" w:cs="Calibri"/>
              </w:rPr>
              <w:t>0.43</w:t>
            </w:r>
          </w:p>
        </w:tc>
        <w:tc>
          <w:tcPr>
            <w:tcW w:w="850" w:type="dxa"/>
          </w:tcPr>
          <w:p w14:paraId="606F45A7" w14:textId="63E27B05" w:rsidR="000D0045" w:rsidRPr="004F3B18" w:rsidRDefault="00DD2830" w:rsidP="00B260E9">
            <w:pPr>
              <w:jc w:val="center"/>
              <w:rPr>
                <w:rFonts w:ascii="Calibri" w:hAnsi="Calibri" w:cs="Calibri"/>
              </w:rPr>
            </w:pPr>
            <w:r w:rsidRPr="004F3B18">
              <w:rPr>
                <w:rFonts w:ascii="Calibri" w:hAnsi="Calibri" w:cs="Calibri"/>
              </w:rPr>
              <w:t>2.97</w:t>
            </w:r>
          </w:p>
        </w:tc>
        <w:tc>
          <w:tcPr>
            <w:tcW w:w="851" w:type="dxa"/>
          </w:tcPr>
          <w:p w14:paraId="27D01028" w14:textId="2180D647" w:rsidR="000D0045" w:rsidRPr="004F3B18" w:rsidRDefault="00DD2830" w:rsidP="00B260E9">
            <w:pPr>
              <w:jc w:val="center"/>
              <w:rPr>
                <w:rFonts w:ascii="Calibri" w:hAnsi="Calibri" w:cs="Calibri"/>
              </w:rPr>
            </w:pPr>
            <w:r w:rsidRPr="004F3B18">
              <w:rPr>
                <w:rFonts w:ascii="Calibri" w:hAnsi="Calibri" w:cs="Calibri"/>
              </w:rPr>
              <w:t>-6.36</w:t>
            </w:r>
          </w:p>
        </w:tc>
        <w:tc>
          <w:tcPr>
            <w:tcW w:w="992" w:type="dxa"/>
          </w:tcPr>
          <w:p w14:paraId="74088500" w14:textId="7899EA5F" w:rsidR="000D0045" w:rsidRPr="004F3B18" w:rsidRDefault="00DD2830" w:rsidP="00B260E9">
            <w:pPr>
              <w:jc w:val="center"/>
              <w:rPr>
                <w:rFonts w:ascii="Calibri" w:hAnsi="Calibri" w:cs="Calibri"/>
              </w:rPr>
            </w:pPr>
            <w:r w:rsidRPr="004F3B18">
              <w:rPr>
                <w:rFonts w:ascii="Calibri" w:hAnsi="Calibri" w:cs="Calibri"/>
              </w:rPr>
              <w:t>5.57</w:t>
            </w:r>
          </w:p>
        </w:tc>
        <w:tc>
          <w:tcPr>
            <w:tcW w:w="941" w:type="dxa"/>
          </w:tcPr>
          <w:p w14:paraId="05E3533B" w14:textId="00C717D9" w:rsidR="000D0045" w:rsidRPr="004F3B18" w:rsidRDefault="00DD2830" w:rsidP="00B260E9">
            <w:pPr>
              <w:jc w:val="center"/>
              <w:rPr>
                <w:rFonts w:ascii="Calibri" w:hAnsi="Calibri" w:cs="Calibri"/>
              </w:rPr>
            </w:pPr>
            <w:r w:rsidRPr="004F3B18">
              <w:rPr>
                <w:rFonts w:ascii="Calibri" w:hAnsi="Calibri" w:cs="Calibri"/>
              </w:rPr>
              <w:t>-19.8</w:t>
            </w:r>
          </w:p>
        </w:tc>
      </w:tr>
    </w:tbl>
    <w:p w14:paraId="60B9C04D" w14:textId="77777777" w:rsidR="0015245E" w:rsidRPr="004F3B18" w:rsidRDefault="0015245E" w:rsidP="00414045">
      <w:pPr>
        <w:rPr>
          <w:rFonts w:ascii="Calibri" w:hAnsi="Calibri" w:cs="Calibri"/>
        </w:rPr>
      </w:pPr>
    </w:p>
    <w:p w14:paraId="3AF18885" w14:textId="6D579D36" w:rsidR="0015245E" w:rsidRPr="004F3B18" w:rsidRDefault="0015245E" w:rsidP="00414045">
      <w:pPr>
        <w:rPr>
          <w:rFonts w:ascii="Calibri" w:hAnsi="Calibri" w:cs="Calibri"/>
        </w:rPr>
      </w:pPr>
    </w:p>
    <w:p w14:paraId="075EF9CF" w14:textId="1E1A2E96" w:rsidR="0059309F" w:rsidRPr="004F3B18" w:rsidRDefault="0059309F" w:rsidP="0059309F">
      <w:pPr>
        <w:pStyle w:val="Caption"/>
        <w:keepNext/>
        <w:rPr>
          <w:rFonts w:ascii="Calibri" w:hAnsi="Calibri" w:cs="Calibri"/>
        </w:rPr>
      </w:pPr>
      <w:bookmarkStart w:id="104" w:name="_Toc165500131"/>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9</w:t>
      </w:r>
      <w:r w:rsidRPr="004F3B18">
        <w:rPr>
          <w:rFonts w:ascii="Calibri" w:hAnsi="Calibri" w:cs="Calibri"/>
        </w:rPr>
        <w:fldChar w:fldCharType="end"/>
      </w:r>
      <w:r w:rsidRPr="004F3B18">
        <w:rPr>
          <w:rFonts w:ascii="Calibri" w:hAnsi="Calibri" w:cs="Calibri"/>
        </w:rPr>
        <w:t>: Model-1 Metrics of BP With MinMaxScaler</w:t>
      </w:r>
      <w:bookmarkEnd w:id="104"/>
    </w:p>
    <w:tbl>
      <w:tblPr>
        <w:tblStyle w:val="TableGrid"/>
        <w:tblW w:w="0" w:type="auto"/>
        <w:tblInd w:w="-5" w:type="dxa"/>
        <w:tblLook w:val="04A0" w:firstRow="1" w:lastRow="0" w:firstColumn="1" w:lastColumn="0" w:noHBand="0" w:noVBand="1"/>
      </w:tblPr>
      <w:tblGrid>
        <w:gridCol w:w="703"/>
        <w:gridCol w:w="1124"/>
        <w:gridCol w:w="851"/>
        <w:gridCol w:w="753"/>
        <w:gridCol w:w="671"/>
        <w:gridCol w:w="1285"/>
        <w:gridCol w:w="850"/>
        <w:gridCol w:w="993"/>
        <w:gridCol w:w="850"/>
        <w:gridCol w:w="941"/>
      </w:tblGrid>
      <w:tr w:rsidR="006B5CFB" w:rsidRPr="004F3B18" w14:paraId="7A49FA5B" w14:textId="77777777" w:rsidTr="006B5CFB">
        <w:tc>
          <w:tcPr>
            <w:tcW w:w="2678" w:type="dxa"/>
            <w:gridSpan w:val="3"/>
          </w:tcPr>
          <w:p w14:paraId="7A85D209" w14:textId="77777777" w:rsidR="0015245E" w:rsidRPr="004F3B18" w:rsidRDefault="0015245E" w:rsidP="00B260E9">
            <w:pPr>
              <w:jc w:val="center"/>
              <w:rPr>
                <w:rFonts w:ascii="Calibri" w:hAnsi="Calibri" w:cs="Calibri"/>
              </w:rPr>
            </w:pPr>
          </w:p>
        </w:tc>
        <w:tc>
          <w:tcPr>
            <w:tcW w:w="1424" w:type="dxa"/>
            <w:gridSpan w:val="2"/>
          </w:tcPr>
          <w:p w14:paraId="7AD7A498" w14:textId="77777777" w:rsidR="0015245E" w:rsidRPr="004F3B18" w:rsidRDefault="0015245E" w:rsidP="00B260E9">
            <w:pPr>
              <w:jc w:val="center"/>
              <w:rPr>
                <w:rFonts w:ascii="Calibri" w:hAnsi="Calibri" w:cs="Calibri"/>
              </w:rPr>
            </w:pPr>
            <w:r w:rsidRPr="004F3B18">
              <w:rPr>
                <w:rFonts w:ascii="Calibri" w:hAnsi="Calibri" w:cs="Calibri"/>
              </w:rPr>
              <w:t>Test metrics</w:t>
            </w:r>
          </w:p>
        </w:tc>
        <w:tc>
          <w:tcPr>
            <w:tcW w:w="1285" w:type="dxa"/>
          </w:tcPr>
          <w:p w14:paraId="3DD25FC4" w14:textId="77777777" w:rsidR="0015245E" w:rsidRPr="004F3B18" w:rsidRDefault="0015245E" w:rsidP="00B260E9">
            <w:pPr>
              <w:jc w:val="center"/>
              <w:rPr>
                <w:rFonts w:ascii="Calibri" w:hAnsi="Calibri" w:cs="Calibri"/>
              </w:rPr>
            </w:pPr>
            <w:r w:rsidRPr="004F3B18">
              <w:rPr>
                <w:rFonts w:ascii="Calibri" w:hAnsi="Calibri" w:cs="Calibri"/>
              </w:rPr>
              <w:t>1 day Forecast metrics</w:t>
            </w:r>
          </w:p>
        </w:tc>
        <w:tc>
          <w:tcPr>
            <w:tcW w:w="1843" w:type="dxa"/>
            <w:gridSpan w:val="2"/>
          </w:tcPr>
          <w:p w14:paraId="4AB0C87B" w14:textId="77777777" w:rsidR="0015245E" w:rsidRPr="004F3B18" w:rsidRDefault="0015245E" w:rsidP="00B260E9">
            <w:pPr>
              <w:jc w:val="center"/>
              <w:rPr>
                <w:rFonts w:ascii="Calibri" w:hAnsi="Calibri" w:cs="Calibri"/>
              </w:rPr>
            </w:pPr>
            <w:r w:rsidRPr="004F3B18">
              <w:rPr>
                <w:rFonts w:ascii="Calibri" w:hAnsi="Calibri" w:cs="Calibri"/>
              </w:rPr>
              <w:t>15 days Forecast metrics</w:t>
            </w:r>
          </w:p>
        </w:tc>
        <w:tc>
          <w:tcPr>
            <w:tcW w:w="1791" w:type="dxa"/>
            <w:gridSpan w:val="2"/>
          </w:tcPr>
          <w:p w14:paraId="7B07EE32" w14:textId="77777777" w:rsidR="0015245E" w:rsidRPr="004F3B18" w:rsidRDefault="0015245E" w:rsidP="00B260E9">
            <w:pPr>
              <w:jc w:val="center"/>
              <w:rPr>
                <w:rFonts w:ascii="Calibri" w:hAnsi="Calibri" w:cs="Calibri"/>
              </w:rPr>
            </w:pPr>
            <w:r w:rsidRPr="004F3B18">
              <w:rPr>
                <w:rFonts w:ascii="Calibri" w:hAnsi="Calibri" w:cs="Calibri"/>
              </w:rPr>
              <w:t>30 days Forecast metrics</w:t>
            </w:r>
          </w:p>
        </w:tc>
      </w:tr>
      <w:tr w:rsidR="0015245E" w:rsidRPr="004F3B18" w14:paraId="3B7D2D58" w14:textId="77777777" w:rsidTr="006B5CFB">
        <w:tc>
          <w:tcPr>
            <w:tcW w:w="703" w:type="dxa"/>
          </w:tcPr>
          <w:p w14:paraId="0316818E" w14:textId="77777777" w:rsidR="0015245E" w:rsidRPr="004F3B18" w:rsidRDefault="0015245E" w:rsidP="00B260E9">
            <w:pPr>
              <w:jc w:val="center"/>
              <w:rPr>
                <w:rFonts w:ascii="Calibri" w:hAnsi="Calibri" w:cs="Calibri"/>
              </w:rPr>
            </w:pPr>
            <w:r w:rsidRPr="004F3B18">
              <w:rPr>
                <w:rFonts w:ascii="Calibri" w:hAnsi="Calibri" w:cs="Calibri"/>
              </w:rPr>
              <w:t>Stock</w:t>
            </w:r>
          </w:p>
        </w:tc>
        <w:tc>
          <w:tcPr>
            <w:tcW w:w="1124" w:type="dxa"/>
          </w:tcPr>
          <w:p w14:paraId="1174C7E1" w14:textId="77777777" w:rsidR="0015245E" w:rsidRPr="004F3B18" w:rsidRDefault="0015245E" w:rsidP="00B260E9">
            <w:pPr>
              <w:jc w:val="center"/>
              <w:rPr>
                <w:rFonts w:ascii="Calibri" w:hAnsi="Calibri" w:cs="Calibri"/>
              </w:rPr>
            </w:pPr>
            <w:r w:rsidRPr="004F3B18">
              <w:rPr>
                <w:rFonts w:ascii="Calibri" w:hAnsi="Calibri" w:cs="Calibri"/>
              </w:rPr>
              <w:t>Look Back</w:t>
            </w:r>
          </w:p>
        </w:tc>
        <w:tc>
          <w:tcPr>
            <w:tcW w:w="851" w:type="dxa"/>
          </w:tcPr>
          <w:p w14:paraId="4824CB6C" w14:textId="77777777" w:rsidR="0015245E" w:rsidRPr="004F3B18" w:rsidRDefault="0015245E" w:rsidP="00B260E9">
            <w:pPr>
              <w:jc w:val="center"/>
              <w:rPr>
                <w:rFonts w:ascii="Calibri" w:hAnsi="Calibri" w:cs="Calibri"/>
              </w:rPr>
            </w:pPr>
            <w:r w:rsidRPr="004F3B18">
              <w:rPr>
                <w:rFonts w:ascii="Calibri" w:hAnsi="Calibri" w:cs="Calibri"/>
              </w:rPr>
              <w:t>Epochs</w:t>
            </w:r>
          </w:p>
        </w:tc>
        <w:tc>
          <w:tcPr>
            <w:tcW w:w="753" w:type="dxa"/>
          </w:tcPr>
          <w:p w14:paraId="469CC00E" w14:textId="77777777" w:rsidR="0015245E" w:rsidRPr="004F3B18" w:rsidRDefault="0015245E" w:rsidP="00B260E9">
            <w:pPr>
              <w:jc w:val="center"/>
              <w:rPr>
                <w:rFonts w:ascii="Calibri" w:hAnsi="Calibri" w:cs="Calibri"/>
              </w:rPr>
            </w:pPr>
            <w:r w:rsidRPr="004F3B18">
              <w:rPr>
                <w:rFonts w:ascii="Calibri" w:hAnsi="Calibri" w:cs="Calibri"/>
              </w:rPr>
              <w:t>MAPE</w:t>
            </w:r>
          </w:p>
        </w:tc>
        <w:tc>
          <w:tcPr>
            <w:tcW w:w="671" w:type="dxa"/>
          </w:tcPr>
          <w:p w14:paraId="0680C06A" w14:textId="77777777" w:rsidR="0015245E" w:rsidRPr="004F3B18" w:rsidRDefault="0015245E" w:rsidP="00B260E9">
            <w:pPr>
              <w:jc w:val="center"/>
              <w:rPr>
                <w:rFonts w:ascii="Calibri" w:hAnsi="Calibri" w:cs="Calibri"/>
              </w:rPr>
            </w:pPr>
            <w:r w:rsidRPr="004F3B18">
              <w:rPr>
                <w:rFonts w:ascii="Calibri" w:hAnsi="Calibri" w:cs="Calibri"/>
              </w:rPr>
              <w:t>R2</w:t>
            </w:r>
          </w:p>
        </w:tc>
        <w:tc>
          <w:tcPr>
            <w:tcW w:w="1285" w:type="dxa"/>
          </w:tcPr>
          <w:p w14:paraId="1462687E" w14:textId="77777777" w:rsidR="0015245E" w:rsidRPr="004F3B18" w:rsidRDefault="0015245E" w:rsidP="00B260E9">
            <w:pPr>
              <w:jc w:val="center"/>
              <w:rPr>
                <w:rFonts w:ascii="Calibri" w:hAnsi="Calibri" w:cs="Calibri"/>
              </w:rPr>
            </w:pPr>
            <w:r w:rsidRPr="004F3B18">
              <w:rPr>
                <w:rFonts w:ascii="Calibri" w:hAnsi="Calibri" w:cs="Calibri"/>
              </w:rPr>
              <w:t>MAPE</w:t>
            </w:r>
          </w:p>
        </w:tc>
        <w:tc>
          <w:tcPr>
            <w:tcW w:w="850" w:type="dxa"/>
          </w:tcPr>
          <w:p w14:paraId="1E4F7647" w14:textId="77777777" w:rsidR="0015245E" w:rsidRPr="004F3B18" w:rsidRDefault="0015245E" w:rsidP="00B260E9">
            <w:pPr>
              <w:jc w:val="center"/>
              <w:rPr>
                <w:rFonts w:ascii="Calibri" w:hAnsi="Calibri" w:cs="Calibri"/>
              </w:rPr>
            </w:pPr>
            <w:r w:rsidRPr="004F3B18">
              <w:rPr>
                <w:rFonts w:ascii="Calibri" w:hAnsi="Calibri" w:cs="Calibri"/>
              </w:rPr>
              <w:t>MAPE</w:t>
            </w:r>
          </w:p>
        </w:tc>
        <w:tc>
          <w:tcPr>
            <w:tcW w:w="993" w:type="dxa"/>
          </w:tcPr>
          <w:p w14:paraId="697946BA" w14:textId="77777777" w:rsidR="0015245E" w:rsidRPr="004F3B18" w:rsidRDefault="0015245E" w:rsidP="00B260E9">
            <w:pPr>
              <w:jc w:val="center"/>
              <w:rPr>
                <w:rFonts w:ascii="Calibri" w:hAnsi="Calibri" w:cs="Calibri"/>
              </w:rPr>
            </w:pPr>
            <w:r w:rsidRPr="004F3B18">
              <w:rPr>
                <w:rFonts w:ascii="Calibri" w:hAnsi="Calibri" w:cs="Calibri"/>
              </w:rPr>
              <w:t>R2</w:t>
            </w:r>
          </w:p>
        </w:tc>
        <w:tc>
          <w:tcPr>
            <w:tcW w:w="850" w:type="dxa"/>
          </w:tcPr>
          <w:p w14:paraId="6C9B2B9A" w14:textId="77777777" w:rsidR="0015245E" w:rsidRPr="004F3B18" w:rsidRDefault="0015245E" w:rsidP="00B260E9">
            <w:pPr>
              <w:jc w:val="center"/>
              <w:rPr>
                <w:rFonts w:ascii="Calibri" w:hAnsi="Calibri" w:cs="Calibri"/>
              </w:rPr>
            </w:pPr>
            <w:r w:rsidRPr="004F3B18">
              <w:rPr>
                <w:rFonts w:ascii="Calibri" w:hAnsi="Calibri" w:cs="Calibri"/>
              </w:rPr>
              <w:t>MAPE</w:t>
            </w:r>
          </w:p>
        </w:tc>
        <w:tc>
          <w:tcPr>
            <w:tcW w:w="941" w:type="dxa"/>
          </w:tcPr>
          <w:p w14:paraId="17E4B194" w14:textId="77777777" w:rsidR="0015245E" w:rsidRPr="004F3B18" w:rsidRDefault="0015245E" w:rsidP="00B260E9">
            <w:pPr>
              <w:jc w:val="center"/>
              <w:rPr>
                <w:rFonts w:ascii="Calibri" w:hAnsi="Calibri" w:cs="Calibri"/>
              </w:rPr>
            </w:pPr>
            <w:r w:rsidRPr="004F3B18">
              <w:rPr>
                <w:rFonts w:ascii="Calibri" w:hAnsi="Calibri" w:cs="Calibri"/>
              </w:rPr>
              <w:t>R2</w:t>
            </w:r>
          </w:p>
        </w:tc>
      </w:tr>
      <w:tr w:rsidR="0015245E" w:rsidRPr="004F3B18" w14:paraId="01FAC5AC" w14:textId="77777777" w:rsidTr="006B5CFB">
        <w:tc>
          <w:tcPr>
            <w:tcW w:w="703" w:type="dxa"/>
            <w:vMerge w:val="restart"/>
          </w:tcPr>
          <w:p w14:paraId="4C4153BF" w14:textId="77777777" w:rsidR="0015245E" w:rsidRPr="004F3B18" w:rsidRDefault="0015245E" w:rsidP="00B260E9">
            <w:pPr>
              <w:jc w:val="center"/>
              <w:rPr>
                <w:rFonts w:ascii="Calibri" w:hAnsi="Calibri" w:cs="Calibri"/>
              </w:rPr>
            </w:pPr>
            <w:r w:rsidRPr="004F3B18">
              <w:rPr>
                <w:rFonts w:ascii="Calibri" w:hAnsi="Calibri" w:cs="Calibri"/>
              </w:rPr>
              <w:t>BP</w:t>
            </w:r>
          </w:p>
        </w:tc>
        <w:tc>
          <w:tcPr>
            <w:tcW w:w="1124" w:type="dxa"/>
            <w:vMerge w:val="restart"/>
          </w:tcPr>
          <w:p w14:paraId="0136AADF" w14:textId="77777777" w:rsidR="0015245E" w:rsidRPr="004F3B18" w:rsidRDefault="0015245E" w:rsidP="00B260E9">
            <w:pPr>
              <w:jc w:val="center"/>
              <w:rPr>
                <w:rFonts w:ascii="Calibri" w:hAnsi="Calibri" w:cs="Calibri"/>
              </w:rPr>
            </w:pPr>
            <w:r w:rsidRPr="004F3B18">
              <w:rPr>
                <w:rFonts w:ascii="Calibri" w:hAnsi="Calibri" w:cs="Calibri"/>
              </w:rPr>
              <w:t>10</w:t>
            </w:r>
          </w:p>
        </w:tc>
        <w:tc>
          <w:tcPr>
            <w:tcW w:w="851" w:type="dxa"/>
          </w:tcPr>
          <w:p w14:paraId="2945D061" w14:textId="77777777" w:rsidR="0015245E" w:rsidRPr="004F3B18" w:rsidRDefault="0015245E" w:rsidP="00B260E9">
            <w:pPr>
              <w:jc w:val="center"/>
              <w:rPr>
                <w:rFonts w:ascii="Calibri" w:hAnsi="Calibri" w:cs="Calibri"/>
              </w:rPr>
            </w:pPr>
            <w:r w:rsidRPr="004F3B18">
              <w:rPr>
                <w:rFonts w:ascii="Calibri" w:hAnsi="Calibri" w:cs="Calibri"/>
              </w:rPr>
              <w:t>20</w:t>
            </w:r>
          </w:p>
        </w:tc>
        <w:tc>
          <w:tcPr>
            <w:tcW w:w="753" w:type="dxa"/>
          </w:tcPr>
          <w:p w14:paraId="7657E8E3" w14:textId="0B6BE01E" w:rsidR="0015245E" w:rsidRPr="004F3B18" w:rsidRDefault="003A3DB2" w:rsidP="00B260E9">
            <w:pPr>
              <w:jc w:val="center"/>
              <w:rPr>
                <w:rFonts w:ascii="Calibri" w:hAnsi="Calibri" w:cs="Calibri"/>
              </w:rPr>
            </w:pPr>
            <w:r w:rsidRPr="004F3B18">
              <w:rPr>
                <w:rFonts w:ascii="Calibri" w:hAnsi="Calibri" w:cs="Calibri"/>
              </w:rPr>
              <w:t>1.86</w:t>
            </w:r>
          </w:p>
        </w:tc>
        <w:tc>
          <w:tcPr>
            <w:tcW w:w="671" w:type="dxa"/>
          </w:tcPr>
          <w:p w14:paraId="258E3507" w14:textId="02EB5EC7" w:rsidR="0015245E" w:rsidRPr="004F3B18" w:rsidRDefault="003A3DB2" w:rsidP="00B260E9">
            <w:pPr>
              <w:jc w:val="center"/>
              <w:rPr>
                <w:rFonts w:ascii="Calibri" w:hAnsi="Calibri" w:cs="Calibri"/>
              </w:rPr>
            </w:pPr>
            <w:r w:rsidRPr="004F3B18">
              <w:rPr>
                <w:rFonts w:ascii="Calibri" w:hAnsi="Calibri" w:cs="Calibri"/>
              </w:rPr>
              <w:t>0.95</w:t>
            </w:r>
          </w:p>
        </w:tc>
        <w:tc>
          <w:tcPr>
            <w:tcW w:w="1285" w:type="dxa"/>
          </w:tcPr>
          <w:p w14:paraId="5B9526A2" w14:textId="64BA722A" w:rsidR="0015245E" w:rsidRPr="004F3B18" w:rsidRDefault="003A3DB2" w:rsidP="00B260E9">
            <w:pPr>
              <w:jc w:val="center"/>
              <w:rPr>
                <w:rFonts w:ascii="Calibri" w:hAnsi="Calibri" w:cs="Calibri"/>
              </w:rPr>
            </w:pPr>
            <w:r w:rsidRPr="004F3B18">
              <w:rPr>
                <w:rFonts w:ascii="Calibri" w:hAnsi="Calibri" w:cs="Calibri"/>
              </w:rPr>
              <w:t>1.02</w:t>
            </w:r>
          </w:p>
        </w:tc>
        <w:tc>
          <w:tcPr>
            <w:tcW w:w="850" w:type="dxa"/>
          </w:tcPr>
          <w:p w14:paraId="03F7ED92" w14:textId="025B35FD" w:rsidR="0015245E" w:rsidRPr="004F3B18" w:rsidRDefault="003A3DB2" w:rsidP="00B260E9">
            <w:pPr>
              <w:jc w:val="center"/>
              <w:rPr>
                <w:rFonts w:ascii="Calibri" w:hAnsi="Calibri" w:cs="Calibri"/>
              </w:rPr>
            </w:pPr>
            <w:r w:rsidRPr="004F3B18">
              <w:rPr>
                <w:rFonts w:ascii="Calibri" w:hAnsi="Calibri" w:cs="Calibri"/>
              </w:rPr>
              <w:t>7.12</w:t>
            </w:r>
          </w:p>
        </w:tc>
        <w:tc>
          <w:tcPr>
            <w:tcW w:w="993" w:type="dxa"/>
          </w:tcPr>
          <w:p w14:paraId="5961AFE9" w14:textId="089B2CCA" w:rsidR="0015245E" w:rsidRPr="004F3B18" w:rsidRDefault="003A3DB2" w:rsidP="00B260E9">
            <w:pPr>
              <w:jc w:val="center"/>
              <w:rPr>
                <w:rFonts w:ascii="Calibri" w:hAnsi="Calibri" w:cs="Calibri"/>
              </w:rPr>
            </w:pPr>
            <w:r w:rsidRPr="004F3B18">
              <w:rPr>
                <w:rFonts w:ascii="Calibri" w:hAnsi="Calibri" w:cs="Calibri"/>
              </w:rPr>
              <w:t>-26.</w:t>
            </w:r>
            <w:r w:rsidR="005E22D9" w:rsidRPr="004F3B18">
              <w:rPr>
                <w:rFonts w:ascii="Calibri" w:hAnsi="Calibri" w:cs="Calibri"/>
              </w:rPr>
              <w:t>41</w:t>
            </w:r>
          </w:p>
        </w:tc>
        <w:tc>
          <w:tcPr>
            <w:tcW w:w="850" w:type="dxa"/>
          </w:tcPr>
          <w:p w14:paraId="13A66E7D" w14:textId="661FFE84" w:rsidR="0015245E" w:rsidRPr="004F3B18" w:rsidRDefault="005E22D9" w:rsidP="00B260E9">
            <w:pPr>
              <w:jc w:val="center"/>
              <w:rPr>
                <w:rFonts w:ascii="Calibri" w:hAnsi="Calibri" w:cs="Calibri"/>
              </w:rPr>
            </w:pPr>
            <w:r w:rsidRPr="004F3B18">
              <w:rPr>
                <w:rFonts w:ascii="Calibri" w:hAnsi="Calibri" w:cs="Calibri"/>
              </w:rPr>
              <w:t>13.37</w:t>
            </w:r>
          </w:p>
        </w:tc>
        <w:tc>
          <w:tcPr>
            <w:tcW w:w="941" w:type="dxa"/>
          </w:tcPr>
          <w:p w14:paraId="72E97A03" w14:textId="637E2085" w:rsidR="0015245E" w:rsidRPr="004F3B18" w:rsidRDefault="005E22D9" w:rsidP="00B260E9">
            <w:pPr>
              <w:jc w:val="center"/>
              <w:rPr>
                <w:rFonts w:ascii="Calibri" w:hAnsi="Calibri" w:cs="Calibri"/>
              </w:rPr>
            </w:pPr>
            <w:r w:rsidRPr="004F3B18">
              <w:rPr>
                <w:rFonts w:ascii="Calibri" w:hAnsi="Calibri" w:cs="Calibri"/>
              </w:rPr>
              <w:t>-105.64</w:t>
            </w:r>
          </w:p>
        </w:tc>
      </w:tr>
      <w:tr w:rsidR="00D41FC6" w:rsidRPr="004F3B18" w14:paraId="3CD0C52A" w14:textId="77777777" w:rsidTr="006B5CFB">
        <w:tc>
          <w:tcPr>
            <w:tcW w:w="703" w:type="dxa"/>
            <w:vMerge/>
          </w:tcPr>
          <w:p w14:paraId="0C7DFF46" w14:textId="77777777" w:rsidR="00D41FC6" w:rsidRPr="004F3B18" w:rsidRDefault="00D41FC6" w:rsidP="00D41FC6">
            <w:pPr>
              <w:jc w:val="center"/>
              <w:rPr>
                <w:rFonts w:ascii="Calibri" w:hAnsi="Calibri" w:cs="Calibri"/>
              </w:rPr>
            </w:pPr>
          </w:p>
        </w:tc>
        <w:tc>
          <w:tcPr>
            <w:tcW w:w="1124" w:type="dxa"/>
            <w:vMerge/>
          </w:tcPr>
          <w:p w14:paraId="58B6E537" w14:textId="77777777" w:rsidR="00D41FC6" w:rsidRPr="004F3B18" w:rsidRDefault="00D41FC6" w:rsidP="00D41FC6">
            <w:pPr>
              <w:jc w:val="center"/>
              <w:rPr>
                <w:rFonts w:ascii="Calibri" w:hAnsi="Calibri" w:cs="Calibri"/>
              </w:rPr>
            </w:pPr>
          </w:p>
        </w:tc>
        <w:tc>
          <w:tcPr>
            <w:tcW w:w="851" w:type="dxa"/>
          </w:tcPr>
          <w:p w14:paraId="7B845612" w14:textId="77777777" w:rsidR="00D41FC6" w:rsidRPr="004F3B18" w:rsidRDefault="00D41FC6" w:rsidP="00D41FC6">
            <w:pPr>
              <w:jc w:val="center"/>
              <w:rPr>
                <w:rFonts w:ascii="Calibri" w:hAnsi="Calibri" w:cs="Calibri"/>
              </w:rPr>
            </w:pPr>
            <w:r w:rsidRPr="004F3B18">
              <w:rPr>
                <w:rFonts w:ascii="Calibri" w:hAnsi="Calibri" w:cs="Calibri"/>
              </w:rPr>
              <w:t>50</w:t>
            </w:r>
          </w:p>
        </w:tc>
        <w:tc>
          <w:tcPr>
            <w:tcW w:w="753" w:type="dxa"/>
          </w:tcPr>
          <w:p w14:paraId="1EE6DF10" w14:textId="6B56C027" w:rsidR="00D41FC6" w:rsidRPr="004F3B18" w:rsidRDefault="00D41FC6" w:rsidP="00D41FC6">
            <w:pPr>
              <w:jc w:val="center"/>
              <w:rPr>
                <w:rFonts w:ascii="Calibri" w:hAnsi="Calibri" w:cs="Calibri"/>
              </w:rPr>
            </w:pPr>
            <w:r w:rsidRPr="004F3B18">
              <w:rPr>
                <w:rFonts w:ascii="Calibri" w:hAnsi="Calibri" w:cs="Calibri"/>
              </w:rPr>
              <w:t>1.62</w:t>
            </w:r>
          </w:p>
        </w:tc>
        <w:tc>
          <w:tcPr>
            <w:tcW w:w="671" w:type="dxa"/>
          </w:tcPr>
          <w:p w14:paraId="1A08194B" w14:textId="365E016C" w:rsidR="00D41FC6" w:rsidRPr="004F3B18" w:rsidRDefault="00D41FC6" w:rsidP="00D41FC6">
            <w:pPr>
              <w:jc w:val="center"/>
              <w:rPr>
                <w:rFonts w:ascii="Calibri" w:hAnsi="Calibri" w:cs="Calibri"/>
              </w:rPr>
            </w:pPr>
            <w:r w:rsidRPr="004F3B18">
              <w:rPr>
                <w:rFonts w:ascii="Calibri" w:hAnsi="Calibri" w:cs="Calibri"/>
              </w:rPr>
              <w:t>0.96</w:t>
            </w:r>
          </w:p>
        </w:tc>
        <w:tc>
          <w:tcPr>
            <w:tcW w:w="1285" w:type="dxa"/>
          </w:tcPr>
          <w:p w14:paraId="43BF19BA" w14:textId="45B42CDC" w:rsidR="00D41FC6" w:rsidRPr="004F3B18" w:rsidRDefault="00D41FC6" w:rsidP="00D41FC6">
            <w:pPr>
              <w:jc w:val="center"/>
              <w:rPr>
                <w:rFonts w:ascii="Calibri" w:hAnsi="Calibri" w:cs="Calibri"/>
              </w:rPr>
            </w:pPr>
            <w:r w:rsidRPr="004F3B18">
              <w:rPr>
                <w:rFonts w:ascii="Calibri" w:hAnsi="Calibri" w:cs="Calibri"/>
              </w:rPr>
              <w:t>0.32</w:t>
            </w:r>
          </w:p>
        </w:tc>
        <w:tc>
          <w:tcPr>
            <w:tcW w:w="850" w:type="dxa"/>
          </w:tcPr>
          <w:p w14:paraId="154AD95A" w14:textId="2C29BB7B" w:rsidR="00D41FC6" w:rsidRPr="004F3B18" w:rsidRDefault="00D41FC6" w:rsidP="00D41FC6">
            <w:pPr>
              <w:jc w:val="center"/>
              <w:rPr>
                <w:rFonts w:ascii="Calibri" w:hAnsi="Calibri" w:cs="Calibri"/>
              </w:rPr>
            </w:pPr>
            <w:r w:rsidRPr="004F3B18">
              <w:rPr>
                <w:rFonts w:ascii="Calibri" w:hAnsi="Calibri" w:cs="Calibri"/>
              </w:rPr>
              <w:t>6.03</w:t>
            </w:r>
          </w:p>
        </w:tc>
        <w:tc>
          <w:tcPr>
            <w:tcW w:w="993" w:type="dxa"/>
          </w:tcPr>
          <w:p w14:paraId="738110EF" w14:textId="580A2311" w:rsidR="00D41FC6" w:rsidRPr="004F3B18" w:rsidRDefault="00D41FC6" w:rsidP="00D41FC6">
            <w:pPr>
              <w:jc w:val="center"/>
              <w:rPr>
                <w:rFonts w:ascii="Calibri" w:hAnsi="Calibri" w:cs="Calibri"/>
              </w:rPr>
            </w:pPr>
            <w:r w:rsidRPr="004F3B18">
              <w:rPr>
                <w:rFonts w:ascii="Calibri" w:hAnsi="Calibri" w:cs="Calibri"/>
              </w:rPr>
              <w:t>-20.23</w:t>
            </w:r>
          </w:p>
        </w:tc>
        <w:tc>
          <w:tcPr>
            <w:tcW w:w="850" w:type="dxa"/>
          </w:tcPr>
          <w:p w14:paraId="3973865A" w14:textId="17F024A9" w:rsidR="00D41FC6" w:rsidRPr="004F3B18" w:rsidRDefault="00D41FC6" w:rsidP="00D41FC6">
            <w:pPr>
              <w:jc w:val="center"/>
              <w:rPr>
                <w:rFonts w:ascii="Calibri" w:hAnsi="Calibri" w:cs="Calibri"/>
              </w:rPr>
            </w:pPr>
            <w:r w:rsidRPr="004F3B18">
              <w:rPr>
                <w:rFonts w:ascii="Calibri" w:hAnsi="Calibri" w:cs="Calibri"/>
              </w:rPr>
              <w:t>12.55</w:t>
            </w:r>
          </w:p>
        </w:tc>
        <w:tc>
          <w:tcPr>
            <w:tcW w:w="941" w:type="dxa"/>
          </w:tcPr>
          <w:p w14:paraId="1FF60955" w14:textId="72BB26EE" w:rsidR="00D41FC6" w:rsidRPr="004F3B18" w:rsidRDefault="00D41FC6" w:rsidP="00D41FC6">
            <w:pPr>
              <w:jc w:val="center"/>
              <w:rPr>
                <w:rFonts w:ascii="Calibri" w:hAnsi="Calibri" w:cs="Calibri"/>
              </w:rPr>
            </w:pPr>
            <w:r w:rsidRPr="004F3B18">
              <w:rPr>
                <w:rFonts w:ascii="Calibri" w:hAnsi="Calibri" w:cs="Calibri"/>
              </w:rPr>
              <w:t>-97.24</w:t>
            </w:r>
          </w:p>
        </w:tc>
      </w:tr>
      <w:tr w:rsidR="00D41FC6" w:rsidRPr="004F3B18" w14:paraId="21ACC065" w14:textId="77777777" w:rsidTr="006B5CFB">
        <w:tc>
          <w:tcPr>
            <w:tcW w:w="703" w:type="dxa"/>
            <w:vMerge/>
          </w:tcPr>
          <w:p w14:paraId="3028BA72" w14:textId="77777777" w:rsidR="00D41FC6" w:rsidRPr="004F3B18" w:rsidRDefault="00D41FC6" w:rsidP="00D41FC6">
            <w:pPr>
              <w:jc w:val="center"/>
              <w:rPr>
                <w:rFonts w:ascii="Calibri" w:hAnsi="Calibri" w:cs="Calibri"/>
              </w:rPr>
            </w:pPr>
          </w:p>
        </w:tc>
        <w:tc>
          <w:tcPr>
            <w:tcW w:w="1124" w:type="dxa"/>
            <w:vMerge/>
          </w:tcPr>
          <w:p w14:paraId="25856741" w14:textId="77777777" w:rsidR="00D41FC6" w:rsidRPr="004F3B18" w:rsidRDefault="00D41FC6" w:rsidP="00D41FC6">
            <w:pPr>
              <w:jc w:val="center"/>
              <w:rPr>
                <w:rFonts w:ascii="Calibri" w:hAnsi="Calibri" w:cs="Calibri"/>
              </w:rPr>
            </w:pPr>
          </w:p>
        </w:tc>
        <w:tc>
          <w:tcPr>
            <w:tcW w:w="851" w:type="dxa"/>
          </w:tcPr>
          <w:p w14:paraId="09D6F92A" w14:textId="77777777" w:rsidR="00D41FC6" w:rsidRPr="004F3B18" w:rsidRDefault="00D41FC6" w:rsidP="00D41FC6">
            <w:pPr>
              <w:jc w:val="center"/>
              <w:rPr>
                <w:rFonts w:ascii="Calibri" w:hAnsi="Calibri" w:cs="Calibri"/>
              </w:rPr>
            </w:pPr>
            <w:r w:rsidRPr="004F3B18">
              <w:rPr>
                <w:rFonts w:ascii="Calibri" w:hAnsi="Calibri" w:cs="Calibri"/>
              </w:rPr>
              <w:t>100</w:t>
            </w:r>
          </w:p>
        </w:tc>
        <w:tc>
          <w:tcPr>
            <w:tcW w:w="753" w:type="dxa"/>
          </w:tcPr>
          <w:p w14:paraId="17217DDA" w14:textId="7BEDDD57" w:rsidR="00D41FC6" w:rsidRPr="004F3B18" w:rsidRDefault="00632CFB" w:rsidP="00D41FC6">
            <w:pPr>
              <w:jc w:val="center"/>
              <w:rPr>
                <w:rFonts w:ascii="Calibri" w:hAnsi="Calibri" w:cs="Calibri"/>
              </w:rPr>
            </w:pPr>
            <w:r w:rsidRPr="004F3B18">
              <w:rPr>
                <w:rFonts w:ascii="Calibri" w:hAnsi="Calibri" w:cs="Calibri"/>
              </w:rPr>
              <w:t>1.69</w:t>
            </w:r>
          </w:p>
        </w:tc>
        <w:tc>
          <w:tcPr>
            <w:tcW w:w="671" w:type="dxa"/>
          </w:tcPr>
          <w:p w14:paraId="7AE5D382" w14:textId="7CCD8C07" w:rsidR="00D41FC6" w:rsidRPr="004F3B18" w:rsidRDefault="00632CFB" w:rsidP="00D41FC6">
            <w:pPr>
              <w:jc w:val="center"/>
              <w:rPr>
                <w:rFonts w:ascii="Calibri" w:hAnsi="Calibri" w:cs="Calibri"/>
              </w:rPr>
            </w:pPr>
            <w:r w:rsidRPr="004F3B18">
              <w:rPr>
                <w:rFonts w:ascii="Calibri" w:hAnsi="Calibri" w:cs="Calibri"/>
              </w:rPr>
              <w:t>0.96</w:t>
            </w:r>
          </w:p>
        </w:tc>
        <w:tc>
          <w:tcPr>
            <w:tcW w:w="1285" w:type="dxa"/>
          </w:tcPr>
          <w:p w14:paraId="5DF00EB9" w14:textId="6361CDB6" w:rsidR="00D41FC6" w:rsidRPr="004F3B18" w:rsidRDefault="00632CFB" w:rsidP="00D41FC6">
            <w:pPr>
              <w:jc w:val="center"/>
              <w:rPr>
                <w:rFonts w:ascii="Calibri" w:hAnsi="Calibri" w:cs="Calibri"/>
              </w:rPr>
            </w:pPr>
            <w:r w:rsidRPr="004F3B18">
              <w:rPr>
                <w:rFonts w:ascii="Calibri" w:hAnsi="Calibri" w:cs="Calibri"/>
              </w:rPr>
              <w:t>0.81</w:t>
            </w:r>
          </w:p>
        </w:tc>
        <w:tc>
          <w:tcPr>
            <w:tcW w:w="850" w:type="dxa"/>
          </w:tcPr>
          <w:p w14:paraId="5D71A9A5" w14:textId="0F63358D" w:rsidR="00D41FC6" w:rsidRPr="004F3B18" w:rsidRDefault="00632CFB" w:rsidP="00D41FC6">
            <w:pPr>
              <w:jc w:val="center"/>
              <w:rPr>
                <w:rFonts w:ascii="Calibri" w:hAnsi="Calibri" w:cs="Calibri"/>
              </w:rPr>
            </w:pPr>
            <w:r w:rsidRPr="004F3B18">
              <w:rPr>
                <w:rFonts w:ascii="Calibri" w:hAnsi="Calibri" w:cs="Calibri"/>
              </w:rPr>
              <w:t>2.93</w:t>
            </w:r>
          </w:p>
        </w:tc>
        <w:tc>
          <w:tcPr>
            <w:tcW w:w="993" w:type="dxa"/>
          </w:tcPr>
          <w:p w14:paraId="6C8601FF" w14:textId="743751FA" w:rsidR="00D41FC6" w:rsidRPr="004F3B18" w:rsidRDefault="00D92675" w:rsidP="00D41FC6">
            <w:pPr>
              <w:jc w:val="center"/>
              <w:rPr>
                <w:rFonts w:ascii="Calibri" w:hAnsi="Calibri" w:cs="Calibri"/>
              </w:rPr>
            </w:pPr>
            <w:r w:rsidRPr="004F3B18">
              <w:rPr>
                <w:rFonts w:ascii="Calibri" w:hAnsi="Calibri" w:cs="Calibri"/>
              </w:rPr>
              <w:t>-3.06</w:t>
            </w:r>
          </w:p>
        </w:tc>
        <w:tc>
          <w:tcPr>
            <w:tcW w:w="850" w:type="dxa"/>
          </w:tcPr>
          <w:p w14:paraId="6C07726B" w14:textId="3964B69C" w:rsidR="00D41FC6" w:rsidRPr="004F3B18" w:rsidRDefault="00D92675" w:rsidP="00D41FC6">
            <w:pPr>
              <w:jc w:val="center"/>
              <w:rPr>
                <w:rFonts w:ascii="Calibri" w:hAnsi="Calibri" w:cs="Calibri"/>
              </w:rPr>
            </w:pPr>
            <w:r w:rsidRPr="004F3B18">
              <w:rPr>
                <w:rFonts w:ascii="Calibri" w:hAnsi="Calibri" w:cs="Calibri"/>
              </w:rPr>
              <w:t>3.3</w:t>
            </w:r>
          </w:p>
        </w:tc>
        <w:tc>
          <w:tcPr>
            <w:tcW w:w="941" w:type="dxa"/>
          </w:tcPr>
          <w:p w14:paraId="74BD6A87" w14:textId="147A942B" w:rsidR="00D41FC6" w:rsidRPr="004F3B18" w:rsidRDefault="00D92675" w:rsidP="00D41FC6">
            <w:pPr>
              <w:jc w:val="center"/>
              <w:rPr>
                <w:rFonts w:ascii="Calibri" w:hAnsi="Calibri" w:cs="Calibri"/>
              </w:rPr>
            </w:pPr>
            <w:r w:rsidRPr="004F3B18">
              <w:rPr>
                <w:rFonts w:ascii="Calibri" w:hAnsi="Calibri" w:cs="Calibri"/>
              </w:rPr>
              <w:t>-5.14</w:t>
            </w:r>
          </w:p>
        </w:tc>
      </w:tr>
      <w:tr w:rsidR="00D41FC6" w:rsidRPr="004F3B18" w14:paraId="5391EE91" w14:textId="77777777" w:rsidTr="006B5CFB">
        <w:tc>
          <w:tcPr>
            <w:tcW w:w="703" w:type="dxa"/>
            <w:vMerge/>
          </w:tcPr>
          <w:p w14:paraId="7B5DA633" w14:textId="77777777" w:rsidR="00D41FC6" w:rsidRPr="004F3B18" w:rsidRDefault="00D41FC6" w:rsidP="00D41FC6">
            <w:pPr>
              <w:jc w:val="center"/>
              <w:rPr>
                <w:rFonts w:ascii="Calibri" w:hAnsi="Calibri" w:cs="Calibri"/>
              </w:rPr>
            </w:pPr>
          </w:p>
        </w:tc>
        <w:tc>
          <w:tcPr>
            <w:tcW w:w="1124" w:type="dxa"/>
            <w:vMerge/>
          </w:tcPr>
          <w:p w14:paraId="52BDE59E" w14:textId="77777777" w:rsidR="00D41FC6" w:rsidRPr="004F3B18" w:rsidRDefault="00D41FC6" w:rsidP="00D41FC6">
            <w:pPr>
              <w:jc w:val="center"/>
              <w:rPr>
                <w:rFonts w:ascii="Calibri" w:hAnsi="Calibri" w:cs="Calibri"/>
              </w:rPr>
            </w:pPr>
          </w:p>
        </w:tc>
        <w:tc>
          <w:tcPr>
            <w:tcW w:w="851" w:type="dxa"/>
          </w:tcPr>
          <w:p w14:paraId="5A1EB83C" w14:textId="77777777" w:rsidR="00D41FC6" w:rsidRPr="004F3B18" w:rsidRDefault="00D41FC6" w:rsidP="00D41FC6">
            <w:pPr>
              <w:jc w:val="center"/>
              <w:rPr>
                <w:rFonts w:ascii="Calibri" w:hAnsi="Calibri" w:cs="Calibri"/>
              </w:rPr>
            </w:pPr>
            <w:r w:rsidRPr="004F3B18">
              <w:rPr>
                <w:rFonts w:ascii="Calibri" w:hAnsi="Calibri" w:cs="Calibri"/>
              </w:rPr>
              <w:t>150</w:t>
            </w:r>
          </w:p>
        </w:tc>
        <w:tc>
          <w:tcPr>
            <w:tcW w:w="753" w:type="dxa"/>
          </w:tcPr>
          <w:p w14:paraId="678ECDD4" w14:textId="6E9B3842" w:rsidR="00D41FC6" w:rsidRPr="004F3B18" w:rsidRDefault="000430FB" w:rsidP="00D41FC6">
            <w:pPr>
              <w:jc w:val="center"/>
              <w:rPr>
                <w:rFonts w:ascii="Calibri" w:hAnsi="Calibri" w:cs="Calibri"/>
              </w:rPr>
            </w:pPr>
            <w:r w:rsidRPr="004F3B18">
              <w:rPr>
                <w:rFonts w:ascii="Calibri" w:hAnsi="Calibri" w:cs="Calibri"/>
              </w:rPr>
              <w:t>1.44</w:t>
            </w:r>
          </w:p>
        </w:tc>
        <w:tc>
          <w:tcPr>
            <w:tcW w:w="671" w:type="dxa"/>
          </w:tcPr>
          <w:p w14:paraId="6C7B3DC4" w14:textId="7E448B0B" w:rsidR="00D41FC6" w:rsidRPr="004F3B18" w:rsidRDefault="000430FB" w:rsidP="00D41FC6">
            <w:pPr>
              <w:jc w:val="center"/>
              <w:rPr>
                <w:rFonts w:ascii="Calibri" w:hAnsi="Calibri" w:cs="Calibri"/>
              </w:rPr>
            </w:pPr>
            <w:r w:rsidRPr="004F3B18">
              <w:rPr>
                <w:rFonts w:ascii="Calibri" w:hAnsi="Calibri" w:cs="Calibri"/>
              </w:rPr>
              <w:t>0.97</w:t>
            </w:r>
          </w:p>
        </w:tc>
        <w:tc>
          <w:tcPr>
            <w:tcW w:w="1285" w:type="dxa"/>
          </w:tcPr>
          <w:p w14:paraId="4EFD7CCA" w14:textId="0784948A" w:rsidR="00D41FC6" w:rsidRPr="004F3B18" w:rsidRDefault="001945C1" w:rsidP="00D41FC6">
            <w:pPr>
              <w:jc w:val="center"/>
              <w:rPr>
                <w:rFonts w:ascii="Calibri" w:hAnsi="Calibri" w:cs="Calibri"/>
              </w:rPr>
            </w:pPr>
            <w:r w:rsidRPr="004F3B18">
              <w:rPr>
                <w:rFonts w:ascii="Calibri" w:hAnsi="Calibri" w:cs="Calibri"/>
              </w:rPr>
              <w:t>0.63</w:t>
            </w:r>
          </w:p>
        </w:tc>
        <w:tc>
          <w:tcPr>
            <w:tcW w:w="850" w:type="dxa"/>
          </w:tcPr>
          <w:p w14:paraId="6DA9437F" w14:textId="52AE697D" w:rsidR="00D41FC6" w:rsidRPr="004F3B18" w:rsidRDefault="001945C1" w:rsidP="00D41FC6">
            <w:pPr>
              <w:jc w:val="center"/>
              <w:rPr>
                <w:rFonts w:ascii="Calibri" w:hAnsi="Calibri" w:cs="Calibri"/>
              </w:rPr>
            </w:pPr>
            <w:r w:rsidRPr="004F3B18">
              <w:rPr>
                <w:rFonts w:ascii="Calibri" w:hAnsi="Calibri" w:cs="Calibri"/>
              </w:rPr>
              <w:t>1.74</w:t>
            </w:r>
          </w:p>
        </w:tc>
        <w:tc>
          <w:tcPr>
            <w:tcW w:w="993" w:type="dxa"/>
          </w:tcPr>
          <w:p w14:paraId="118F517B" w14:textId="1B2C09BF" w:rsidR="00D41FC6" w:rsidRPr="004F3B18" w:rsidRDefault="001945C1" w:rsidP="00D41FC6">
            <w:pPr>
              <w:jc w:val="center"/>
              <w:rPr>
                <w:rFonts w:ascii="Calibri" w:hAnsi="Calibri" w:cs="Calibri"/>
              </w:rPr>
            </w:pPr>
            <w:r w:rsidRPr="004F3B18">
              <w:rPr>
                <w:rFonts w:ascii="Calibri" w:hAnsi="Calibri" w:cs="Calibri"/>
              </w:rPr>
              <w:t>-0.64</w:t>
            </w:r>
          </w:p>
        </w:tc>
        <w:tc>
          <w:tcPr>
            <w:tcW w:w="850" w:type="dxa"/>
          </w:tcPr>
          <w:p w14:paraId="4235965A" w14:textId="7DA5D541" w:rsidR="00D41FC6" w:rsidRPr="004F3B18" w:rsidRDefault="001945C1" w:rsidP="00D41FC6">
            <w:pPr>
              <w:jc w:val="center"/>
              <w:rPr>
                <w:rFonts w:ascii="Calibri" w:hAnsi="Calibri" w:cs="Calibri"/>
              </w:rPr>
            </w:pPr>
            <w:r w:rsidRPr="004F3B18">
              <w:rPr>
                <w:rFonts w:ascii="Calibri" w:hAnsi="Calibri" w:cs="Calibri"/>
              </w:rPr>
              <w:t>1.29</w:t>
            </w:r>
          </w:p>
        </w:tc>
        <w:tc>
          <w:tcPr>
            <w:tcW w:w="941" w:type="dxa"/>
          </w:tcPr>
          <w:p w14:paraId="1CD5DD27" w14:textId="60BA2681" w:rsidR="00D41FC6" w:rsidRPr="004F3B18" w:rsidRDefault="001945C1" w:rsidP="00D41FC6">
            <w:pPr>
              <w:jc w:val="center"/>
              <w:rPr>
                <w:rFonts w:ascii="Calibri" w:hAnsi="Calibri" w:cs="Calibri"/>
              </w:rPr>
            </w:pPr>
            <w:r w:rsidRPr="004F3B18">
              <w:rPr>
                <w:rFonts w:ascii="Calibri" w:hAnsi="Calibri" w:cs="Calibri"/>
              </w:rPr>
              <w:t>-0.22</w:t>
            </w:r>
          </w:p>
        </w:tc>
      </w:tr>
      <w:tr w:rsidR="00D41FC6" w:rsidRPr="004F3B18" w14:paraId="653CE5F9" w14:textId="77777777" w:rsidTr="006B5CFB">
        <w:tc>
          <w:tcPr>
            <w:tcW w:w="703" w:type="dxa"/>
            <w:vMerge/>
          </w:tcPr>
          <w:p w14:paraId="207A22DE" w14:textId="77777777" w:rsidR="00D41FC6" w:rsidRPr="004F3B18" w:rsidRDefault="00D41FC6" w:rsidP="00D41FC6">
            <w:pPr>
              <w:jc w:val="center"/>
              <w:rPr>
                <w:rFonts w:ascii="Calibri" w:hAnsi="Calibri" w:cs="Calibri"/>
              </w:rPr>
            </w:pPr>
          </w:p>
        </w:tc>
        <w:tc>
          <w:tcPr>
            <w:tcW w:w="1124" w:type="dxa"/>
            <w:vMerge w:val="restart"/>
          </w:tcPr>
          <w:p w14:paraId="08987199" w14:textId="77777777" w:rsidR="00D41FC6" w:rsidRPr="004F3B18" w:rsidRDefault="00D41FC6" w:rsidP="00D41FC6">
            <w:pPr>
              <w:jc w:val="center"/>
              <w:rPr>
                <w:rFonts w:ascii="Calibri" w:hAnsi="Calibri" w:cs="Calibri"/>
              </w:rPr>
            </w:pPr>
            <w:r w:rsidRPr="004F3B18">
              <w:rPr>
                <w:rFonts w:ascii="Calibri" w:hAnsi="Calibri" w:cs="Calibri"/>
              </w:rPr>
              <w:t>25</w:t>
            </w:r>
          </w:p>
        </w:tc>
        <w:tc>
          <w:tcPr>
            <w:tcW w:w="851" w:type="dxa"/>
          </w:tcPr>
          <w:p w14:paraId="5B4AB0FB" w14:textId="77777777" w:rsidR="00D41FC6" w:rsidRPr="004F3B18" w:rsidRDefault="00D41FC6" w:rsidP="00D41FC6">
            <w:pPr>
              <w:jc w:val="center"/>
              <w:rPr>
                <w:rFonts w:ascii="Calibri" w:hAnsi="Calibri" w:cs="Calibri"/>
              </w:rPr>
            </w:pPr>
            <w:r w:rsidRPr="004F3B18">
              <w:rPr>
                <w:rFonts w:ascii="Calibri" w:hAnsi="Calibri" w:cs="Calibri"/>
              </w:rPr>
              <w:t>20</w:t>
            </w:r>
          </w:p>
        </w:tc>
        <w:tc>
          <w:tcPr>
            <w:tcW w:w="753" w:type="dxa"/>
          </w:tcPr>
          <w:p w14:paraId="5B746213" w14:textId="5D1E0EE4" w:rsidR="00D41FC6" w:rsidRPr="004F3B18" w:rsidRDefault="00437B53" w:rsidP="00D41FC6">
            <w:pPr>
              <w:jc w:val="center"/>
              <w:rPr>
                <w:rFonts w:ascii="Calibri" w:hAnsi="Calibri" w:cs="Calibri"/>
              </w:rPr>
            </w:pPr>
            <w:r w:rsidRPr="004F3B18">
              <w:rPr>
                <w:rFonts w:ascii="Calibri" w:hAnsi="Calibri" w:cs="Calibri"/>
              </w:rPr>
              <w:t>2.06</w:t>
            </w:r>
          </w:p>
        </w:tc>
        <w:tc>
          <w:tcPr>
            <w:tcW w:w="671" w:type="dxa"/>
          </w:tcPr>
          <w:p w14:paraId="1AE36B64" w14:textId="6E3CDA8F" w:rsidR="00D41FC6" w:rsidRPr="004F3B18" w:rsidRDefault="00437B53" w:rsidP="00D41FC6">
            <w:pPr>
              <w:jc w:val="center"/>
              <w:rPr>
                <w:rFonts w:ascii="Calibri" w:hAnsi="Calibri" w:cs="Calibri"/>
              </w:rPr>
            </w:pPr>
            <w:r w:rsidRPr="004F3B18">
              <w:rPr>
                <w:rFonts w:ascii="Calibri" w:hAnsi="Calibri" w:cs="Calibri"/>
              </w:rPr>
              <w:t>0.94</w:t>
            </w:r>
          </w:p>
        </w:tc>
        <w:tc>
          <w:tcPr>
            <w:tcW w:w="1285" w:type="dxa"/>
          </w:tcPr>
          <w:p w14:paraId="219B91CE" w14:textId="21F83D6C" w:rsidR="00D41FC6" w:rsidRPr="004F3B18" w:rsidRDefault="00437B53" w:rsidP="00D41FC6">
            <w:pPr>
              <w:jc w:val="center"/>
              <w:rPr>
                <w:rFonts w:ascii="Calibri" w:hAnsi="Calibri" w:cs="Calibri"/>
              </w:rPr>
            </w:pPr>
            <w:r w:rsidRPr="004F3B18">
              <w:rPr>
                <w:rFonts w:ascii="Calibri" w:hAnsi="Calibri" w:cs="Calibri"/>
              </w:rPr>
              <w:t>0.64</w:t>
            </w:r>
          </w:p>
        </w:tc>
        <w:tc>
          <w:tcPr>
            <w:tcW w:w="850" w:type="dxa"/>
          </w:tcPr>
          <w:p w14:paraId="68354155" w14:textId="2EA21FB4" w:rsidR="00D41FC6" w:rsidRPr="004F3B18" w:rsidRDefault="00437B53" w:rsidP="00D41FC6">
            <w:pPr>
              <w:jc w:val="center"/>
              <w:rPr>
                <w:rFonts w:ascii="Calibri" w:hAnsi="Calibri" w:cs="Calibri"/>
              </w:rPr>
            </w:pPr>
            <w:r w:rsidRPr="004F3B18">
              <w:rPr>
                <w:rFonts w:ascii="Calibri" w:hAnsi="Calibri" w:cs="Calibri"/>
              </w:rPr>
              <w:t>3.78</w:t>
            </w:r>
          </w:p>
        </w:tc>
        <w:tc>
          <w:tcPr>
            <w:tcW w:w="993" w:type="dxa"/>
          </w:tcPr>
          <w:p w14:paraId="5E184E3E" w14:textId="0CEBCC6A" w:rsidR="00D41FC6" w:rsidRPr="004F3B18" w:rsidRDefault="00437B53" w:rsidP="00D41FC6">
            <w:pPr>
              <w:jc w:val="center"/>
              <w:rPr>
                <w:rFonts w:ascii="Calibri" w:hAnsi="Calibri" w:cs="Calibri"/>
              </w:rPr>
            </w:pPr>
            <w:r w:rsidRPr="004F3B18">
              <w:rPr>
                <w:rFonts w:ascii="Calibri" w:hAnsi="Calibri" w:cs="Calibri"/>
              </w:rPr>
              <w:t>-5.75</w:t>
            </w:r>
          </w:p>
        </w:tc>
        <w:tc>
          <w:tcPr>
            <w:tcW w:w="850" w:type="dxa"/>
          </w:tcPr>
          <w:p w14:paraId="657E7DBB" w14:textId="0D075CDD" w:rsidR="00D41FC6" w:rsidRPr="004F3B18" w:rsidRDefault="00437B53" w:rsidP="00D41FC6">
            <w:pPr>
              <w:jc w:val="center"/>
              <w:rPr>
                <w:rFonts w:ascii="Calibri" w:hAnsi="Calibri" w:cs="Calibri"/>
              </w:rPr>
            </w:pPr>
            <w:r w:rsidRPr="004F3B18">
              <w:rPr>
                <w:rFonts w:ascii="Calibri" w:hAnsi="Calibri" w:cs="Calibri"/>
              </w:rPr>
              <w:t>6.17</w:t>
            </w:r>
          </w:p>
        </w:tc>
        <w:tc>
          <w:tcPr>
            <w:tcW w:w="941" w:type="dxa"/>
          </w:tcPr>
          <w:p w14:paraId="40AA6DA3" w14:textId="5AE0D0F3" w:rsidR="00D41FC6" w:rsidRPr="004F3B18" w:rsidRDefault="00437B53" w:rsidP="00D41FC6">
            <w:pPr>
              <w:jc w:val="center"/>
              <w:rPr>
                <w:rFonts w:ascii="Calibri" w:hAnsi="Calibri" w:cs="Calibri"/>
              </w:rPr>
            </w:pPr>
            <w:r w:rsidRPr="004F3B18">
              <w:rPr>
                <w:rFonts w:ascii="Calibri" w:hAnsi="Calibri" w:cs="Calibri"/>
              </w:rPr>
              <w:t>-22.58</w:t>
            </w:r>
          </w:p>
        </w:tc>
      </w:tr>
      <w:tr w:rsidR="00D41FC6" w:rsidRPr="004F3B18" w14:paraId="5E033770" w14:textId="77777777" w:rsidTr="006B5CFB">
        <w:tc>
          <w:tcPr>
            <w:tcW w:w="703" w:type="dxa"/>
            <w:vMerge/>
          </w:tcPr>
          <w:p w14:paraId="6C4F608A" w14:textId="77777777" w:rsidR="00D41FC6" w:rsidRPr="004F3B18" w:rsidRDefault="00D41FC6" w:rsidP="00D41FC6">
            <w:pPr>
              <w:jc w:val="center"/>
              <w:rPr>
                <w:rFonts w:ascii="Calibri" w:hAnsi="Calibri" w:cs="Calibri"/>
              </w:rPr>
            </w:pPr>
          </w:p>
        </w:tc>
        <w:tc>
          <w:tcPr>
            <w:tcW w:w="1124" w:type="dxa"/>
            <w:vMerge/>
          </w:tcPr>
          <w:p w14:paraId="3C377B3B" w14:textId="77777777" w:rsidR="00D41FC6" w:rsidRPr="004F3B18" w:rsidRDefault="00D41FC6" w:rsidP="00D41FC6">
            <w:pPr>
              <w:jc w:val="center"/>
              <w:rPr>
                <w:rFonts w:ascii="Calibri" w:hAnsi="Calibri" w:cs="Calibri"/>
              </w:rPr>
            </w:pPr>
          </w:p>
        </w:tc>
        <w:tc>
          <w:tcPr>
            <w:tcW w:w="851" w:type="dxa"/>
          </w:tcPr>
          <w:p w14:paraId="377F4BE5" w14:textId="77777777" w:rsidR="00D41FC6" w:rsidRPr="004F3B18" w:rsidRDefault="00D41FC6" w:rsidP="00D41FC6">
            <w:pPr>
              <w:jc w:val="center"/>
              <w:rPr>
                <w:rFonts w:ascii="Calibri" w:hAnsi="Calibri" w:cs="Calibri"/>
              </w:rPr>
            </w:pPr>
            <w:r w:rsidRPr="004F3B18">
              <w:rPr>
                <w:rFonts w:ascii="Calibri" w:hAnsi="Calibri" w:cs="Calibri"/>
              </w:rPr>
              <w:t>50</w:t>
            </w:r>
          </w:p>
        </w:tc>
        <w:tc>
          <w:tcPr>
            <w:tcW w:w="753" w:type="dxa"/>
          </w:tcPr>
          <w:p w14:paraId="298F5248" w14:textId="4B70B297" w:rsidR="00D41FC6" w:rsidRPr="004F3B18" w:rsidRDefault="007F52BC" w:rsidP="00D41FC6">
            <w:pPr>
              <w:jc w:val="center"/>
              <w:rPr>
                <w:rFonts w:ascii="Calibri" w:hAnsi="Calibri" w:cs="Calibri"/>
              </w:rPr>
            </w:pPr>
            <w:r w:rsidRPr="004F3B18">
              <w:rPr>
                <w:rFonts w:ascii="Calibri" w:hAnsi="Calibri" w:cs="Calibri"/>
              </w:rPr>
              <w:t>1.48</w:t>
            </w:r>
          </w:p>
        </w:tc>
        <w:tc>
          <w:tcPr>
            <w:tcW w:w="671" w:type="dxa"/>
          </w:tcPr>
          <w:p w14:paraId="7A544F92" w14:textId="228148DE" w:rsidR="00D41FC6" w:rsidRPr="004F3B18" w:rsidRDefault="007F52BC" w:rsidP="00D41FC6">
            <w:pPr>
              <w:jc w:val="center"/>
              <w:rPr>
                <w:rFonts w:ascii="Calibri" w:hAnsi="Calibri" w:cs="Calibri"/>
              </w:rPr>
            </w:pPr>
            <w:r w:rsidRPr="004F3B18">
              <w:rPr>
                <w:rFonts w:ascii="Calibri" w:hAnsi="Calibri" w:cs="Calibri"/>
              </w:rPr>
              <w:t>0.97</w:t>
            </w:r>
          </w:p>
        </w:tc>
        <w:tc>
          <w:tcPr>
            <w:tcW w:w="1285" w:type="dxa"/>
          </w:tcPr>
          <w:p w14:paraId="0F7D95D1" w14:textId="3E28A3B6" w:rsidR="00D41FC6" w:rsidRPr="004F3B18" w:rsidRDefault="007F52BC" w:rsidP="00D41FC6">
            <w:pPr>
              <w:jc w:val="center"/>
              <w:rPr>
                <w:rFonts w:ascii="Calibri" w:hAnsi="Calibri" w:cs="Calibri"/>
              </w:rPr>
            </w:pPr>
            <w:r w:rsidRPr="004F3B18">
              <w:rPr>
                <w:rFonts w:ascii="Calibri" w:hAnsi="Calibri" w:cs="Calibri"/>
              </w:rPr>
              <w:t>1.1</w:t>
            </w:r>
          </w:p>
        </w:tc>
        <w:tc>
          <w:tcPr>
            <w:tcW w:w="850" w:type="dxa"/>
          </w:tcPr>
          <w:p w14:paraId="5FE93D7A" w14:textId="2530598F" w:rsidR="00D41FC6" w:rsidRPr="004F3B18" w:rsidRDefault="007F52BC" w:rsidP="00D41FC6">
            <w:pPr>
              <w:jc w:val="center"/>
              <w:rPr>
                <w:rFonts w:ascii="Calibri" w:hAnsi="Calibri" w:cs="Calibri"/>
              </w:rPr>
            </w:pPr>
            <w:r w:rsidRPr="004F3B18">
              <w:rPr>
                <w:rFonts w:ascii="Calibri" w:hAnsi="Calibri" w:cs="Calibri"/>
              </w:rPr>
              <w:t>6.01</w:t>
            </w:r>
          </w:p>
        </w:tc>
        <w:tc>
          <w:tcPr>
            <w:tcW w:w="993" w:type="dxa"/>
          </w:tcPr>
          <w:p w14:paraId="11E86743" w14:textId="7BC6A3AE" w:rsidR="00D41FC6" w:rsidRPr="004F3B18" w:rsidRDefault="007F52BC" w:rsidP="00D41FC6">
            <w:pPr>
              <w:jc w:val="center"/>
              <w:rPr>
                <w:rFonts w:ascii="Calibri" w:hAnsi="Calibri" w:cs="Calibri"/>
              </w:rPr>
            </w:pPr>
            <w:r w:rsidRPr="004F3B18">
              <w:rPr>
                <w:rFonts w:ascii="Calibri" w:hAnsi="Calibri" w:cs="Calibri"/>
              </w:rPr>
              <w:t>-17.37</w:t>
            </w:r>
          </w:p>
        </w:tc>
        <w:tc>
          <w:tcPr>
            <w:tcW w:w="850" w:type="dxa"/>
          </w:tcPr>
          <w:p w14:paraId="1BCE2512" w14:textId="2942D562" w:rsidR="00D41FC6" w:rsidRPr="004F3B18" w:rsidRDefault="002A3DD2" w:rsidP="00D41FC6">
            <w:pPr>
              <w:jc w:val="center"/>
              <w:rPr>
                <w:rFonts w:ascii="Calibri" w:hAnsi="Calibri" w:cs="Calibri"/>
              </w:rPr>
            </w:pPr>
            <w:r w:rsidRPr="004F3B18">
              <w:rPr>
                <w:rFonts w:ascii="Calibri" w:hAnsi="Calibri" w:cs="Calibri"/>
              </w:rPr>
              <w:t>10.53</w:t>
            </w:r>
          </w:p>
        </w:tc>
        <w:tc>
          <w:tcPr>
            <w:tcW w:w="941" w:type="dxa"/>
          </w:tcPr>
          <w:p w14:paraId="4E70F210" w14:textId="511E8DC1" w:rsidR="00D41FC6" w:rsidRPr="004F3B18" w:rsidRDefault="002A3DD2" w:rsidP="00D41FC6">
            <w:pPr>
              <w:jc w:val="center"/>
              <w:rPr>
                <w:rFonts w:ascii="Calibri" w:hAnsi="Calibri" w:cs="Calibri"/>
              </w:rPr>
            </w:pPr>
            <w:r w:rsidRPr="004F3B18">
              <w:rPr>
                <w:rFonts w:ascii="Calibri" w:hAnsi="Calibri" w:cs="Calibri"/>
              </w:rPr>
              <w:t>-66.51</w:t>
            </w:r>
          </w:p>
        </w:tc>
      </w:tr>
      <w:tr w:rsidR="00D41FC6" w:rsidRPr="004F3B18" w14:paraId="656EF71A" w14:textId="77777777" w:rsidTr="006B5CFB">
        <w:tc>
          <w:tcPr>
            <w:tcW w:w="703" w:type="dxa"/>
            <w:vMerge/>
          </w:tcPr>
          <w:p w14:paraId="3C72A58B" w14:textId="77777777" w:rsidR="00D41FC6" w:rsidRPr="004F3B18" w:rsidRDefault="00D41FC6" w:rsidP="00D41FC6">
            <w:pPr>
              <w:jc w:val="center"/>
              <w:rPr>
                <w:rFonts w:ascii="Calibri" w:hAnsi="Calibri" w:cs="Calibri"/>
              </w:rPr>
            </w:pPr>
          </w:p>
        </w:tc>
        <w:tc>
          <w:tcPr>
            <w:tcW w:w="1124" w:type="dxa"/>
            <w:vMerge/>
          </w:tcPr>
          <w:p w14:paraId="1545A7E1" w14:textId="77777777" w:rsidR="00D41FC6" w:rsidRPr="004F3B18" w:rsidRDefault="00D41FC6" w:rsidP="00D41FC6">
            <w:pPr>
              <w:jc w:val="center"/>
              <w:rPr>
                <w:rFonts w:ascii="Calibri" w:hAnsi="Calibri" w:cs="Calibri"/>
              </w:rPr>
            </w:pPr>
          </w:p>
        </w:tc>
        <w:tc>
          <w:tcPr>
            <w:tcW w:w="851" w:type="dxa"/>
          </w:tcPr>
          <w:p w14:paraId="2C46292C" w14:textId="77777777" w:rsidR="00D41FC6" w:rsidRPr="004F3B18" w:rsidRDefault="00D41FC6" w:rsidP="00D41FC6">
            <w:pPr>
              <w:jc w:val="center"/>
              <w:rPr>
                <w:rFonts w:ascii="Calibri" w:hAnsi="Calibri" w:cs="Calibri"/>
              </w:rPr>
            </w:pPr>
            <w:r w:rsidRPr="004F3B18">
              <w:rPr>
                <w:rFonts w:ascii="Calibri" w:hAnsi="Calibri" w:cs="Calibri"/>
              </w:rPr>
              <w:t>100</w:t>
            </w:r>
          </w:p>
        </w:tc>
        <w:tc>
          <w:tcPr>
            <w:tcW w:w="753" w:type="dxa"/>
          </w:tcPr>
          <w:p w14:paraId="1AA64CEF" w14:textId="2A059808" w:rsidR="00D41FC6" w:rsidRPr="004F3B18" w:rsidRDefault="00AB296F" w:rsidP="00D41FC6">
            <w:pPr>
              <w:jc w:val="center"/>
              <w:rPr>
                <w:rFonts w:ascii="Calibri" w:hAnsi="Calibri" w:cs="Calibri"/>
              </w:rPr>
            </w:pPr>
            <w:r w:rsidRPr="004F3B18">
              <w:rPr>
                <w:rFonts w:ascii="Calibri" w:hAnsi="Calibri" w:cs="Calibri"/>
              </w:rPr>
              <w:t>1.56</w:t>
            </w:r>
          </w:p>
        </w:tc>
        <w:tc>
          <w:tcPr>
            <w:tcW w:w="671" w:type="dxa"/>
          </w:tcPr>
          <w:p w14:paraId="78E23F64" w14:textId="7E95CDBE" w:rsidR="00D41FC6" w:rsidRPr="004F3B18" w:rsidRDefault="00AB296F" w:rsidP="00D41FC6">
            <w:pPr>
              <w:jc w:val="center"/>
              <w:rPr>
                <w:rFonts w:ascii="Calibri" w:hAnsi="Calibri" w:cs="Calibri"/>
              </w:rPr>
            </w:pPr>
            <w:r w:rsidRPr="004F3B18">
              <w:rPr>
                <w:rFonts w:ascii="Calibri" w:hAnsi="Calibri" w:cs="Calibri"/>
              </w:rPr>
              <w:t>0.96</w:t>
            </w:r>
          </w:p>
        </w:tc>
        <w:tc>
          <w:tcPr>
            <w:tcW w:w="1285" w:type="dxa"/>
          </w:tcPr>
          <w:p w14:paraId="1AA6E5FA" w14:textId="2E4AE35C" w:rsidR="00D41FC6" w:rsidRPr="004F3B18" w:rsidRDefault="002F77E9" w:rsidP="00D41FC6">
            <w:pPr>
              <w:jc w:val="center"/>
              <w:rPr>
                <w:rFonts w:ascii="Calibri" w:hAnsi="Calibri" w:cs="Calibri"/>
              </w:rPr>
            </w:pPr>
            <w:r w:rsidRPr="004F3B18">
              <w:rPr>
                <w:rFonts w:ascii="Calibri" w:hAnsi="Calibri" w:cs="Calibri"/>
              </w:rPr>
              <w:t>0.72</w:t>
            </w:r>
          </w:p>
        </w:tc>
        <w:tc>
          <w:tcPr>
            <w:tcW w:w="850" w:type="dxa"/>
          </w:tcPr>
          <w:p w14:paraId="0FD16B09" w14:textId="22CAB67D" w:rsidR="00D41FC6" w:rsidRPr="004F3B18" w:rsidRDefault="002F77E9" w:rsidP="00D41FC6">
            <w:pPr>
              <w:jc w:val="center"/>
              <w:rPr>
                <w:rFonts w:ascii="Calibri" w:hAnsi="Calibri" w:cs="Calibri"/>
              </w:rPr>
            </w:pPr>
            <w:r w:rsidRPr="004F3B18">
              <w:rPr>
                <w:rFonts w:ascii="Calibri" w:hAnsi="Calibri" w:cs="Calibri"/>
              </w:rPr>
              <w:t>2.37</w:t>
            </w:r>
          </w:p>
        </w:tc>
        <w:tc>
          <w:tcPr>
            <w:tcW w:w="993" w:type="dxa"/>
          </w:tcPr>
          <w:p w14:paraId="7003E91F" w14:textId="5EE83096" w:rsidR="00D41FC6" w:rsidRPr="004F3B18" w:rsidRDefault="0000515C" w:rsidP="00D41FC6">
            <w:pPr>
              <w:jc w:val="center"/>
              <w:rPr>
                <w:rFonts w:ascii="Calibri" w:hAnsi="Calibri" w:cs="Calibri"/>
              </w:rPr>
            </w:pPr>
            <w:r w:rsidRPr="004F3B18">
              <w:rPr>
                <w:rFonts w:ascii="Calibri" w:hAnsi="Calibri" w:cs="Calibri"/>
              </w:rPr>
              <w:t>-1.67</w:t>
            </w:r>
          </w:p>
        </w:tc>
        <w:tc>
          <w:tcPr>
            <w:tcW w:w="850" w:type="dxa"/>
          </w:tcPr>
          <w:p w14:paraId="61133495" w14:textId="3C9D55CC" w:rsidR="00D41FC6" w:rsidRPr="004F3B18" w:rsidRDefault="0000515C" w:rsidP="00D41FC6">
            <w:pPr>
              <w:jc w:val="center"/>
              <w:rPr>
                <w:rFonts w:ascii="Calibri" w:hAnsi="Calibri" w:cs="Calibri"/>
              </w:rPr>
            </w:pPr>
            <w:r w:rsidRPr="004F3B18">
              <w:rPr>
                <w:rFonts w:ascii="Calibri" w:hAnsi="Calibri" w:cs="Calibri"/>
              </w:rPr>
              <w:t>2.35</w:t>
            </w:r>
          </w:p>
        </w:tc>
        <w:tc>
          <w:tcPr>
            <w:tcW w:w="941" w:type="dxa"/>
          </w:tcPr>
          <w:p w14:paraId="38D52EBE" w14:textId="4AFCF67D" w:rsidR="00D41FC6" w:rsidRPr="004F3B18" w:rsidRDefault="0000515C" w:rsidP="00D41FC6">
            <w:pPr>
              <w:jc w:val="center"/>
              <w:rPr>
                <w:rFonts w:ascii="Calibri" w:hAnsi="Calibri" w:cs="Calibri"/>
              </w:rPr>
            </w:pPr>
            <w:r w:rsidRPr="004F3B18">
              <w:rPr>
                <w:rFonts w:ascii="Calibri" w:hAnsi="Calibri" w:cs="Calibri"/>
              </w:rPr>
              <w:t>-2.33</w:t>
            </w:r>
          </w:p>
        </w:tc>
      </w:tr>
      <w:tr w:rsidR="00D41FC6" w:rsidRPr="004F3B18" w14:paraId="342C2A1A" w14:textId="77777777" w:rsidTr="006B5CFB">
        <w:tc>
          <w:tcPr>
            <w:tcW w:w="703" w:type="dxa"/>
            <w:vMerge/>
          </w:tcPr>
          <w:p w14:paraId="6D0A969B" w14:textId="77777777" w:rsidR="00D41FC6" w:rsidRPr="004F3B18" w:rsidRDefault="00D41FC6" w:rsidP="00D41FC6">
            <w:pPr>
              <w:jc w:val="center"/>
              <w:rPr>
                <w:rFonts w:ascii="Calibri" w:hAnsi="Calibri" w:cs="Calibri"/>
              </w:rPr>
            </w:pPr>
          </w:p>
        </w:tc>
        <w:tc>
          <w:tcPr>
            <w:tcW w:w="1124" w:type="dxa"/>
            <w:vMerge/>
          </w:tcPr>
          <w:p w14:paraId="4A40A34E" w14:textId="77777777" w:rsidR="00D41FC6" w:rsidRPr="004F3B18" w:rsidRDefault="00D41FC6" w:rsidP="00D41FC6">
            <w:pPr>
              <w:jc w:val="center"/>
              <w:rPr>
                <w:rFonts w:ascii="Calibri" w:hAnsi="Calibri" w:cs="Calibri"/>
              </w:rPr>
            </w:pPr>
          </w:p>
        </w:tc>
        <w:tc>
          <w:tcPr>
            <w:tcW w:w="851" w:type="dxa"/>
          </w:tcPr>
          <w:p w14:paraId="2CC5CFDD" w14:textId="77777777" w:rsidR="00D41FC6" w:rsidRPr="004F3B18" w:rsidRDefault="00D41FC6" w:rsidP="00D41FC6">
            <w:pPr>
              <w:jc w:val="center"/>
              <w:rPr>
                <w:rFonts w:ascii="Calibri" w:hAnsi="Calibri" w:cs="Calibri"/>
              </w:rPr>
            </w:pPr>
            <w:r w:rsidRPr="004F3B18">
              <w:rPr>
                <w:rFonts w:ascii="Calibri" w:hAnsi="Calibri" w:cs="Calibri"/>
              </w:rPr>
              <w:t>150</w:t>
            </w:r>
          </w:p>
        </w:tc>
        <w:tc>
          <w:tcPr>
            <w:tcW w:w="753" w:type="dxa"/>
          </w:tcPr>
          <w:p w14:paraId="3BC413AC" w14:textId="0A49FCBC" w:rsidR="00D41FC6" w:rsidRPr="004F3B18" w:rsidRDefault="0096027F" w:rsidP="00D41FC6">
            <w:pPr>
              <w:jc w:val="center"/>
              <w:rPr>
                <w:rFonts w:ascii="Calibri" w:hAnsi="Calibri" w:cs="Calibri"/>
              </w:rPr>
            </w:pPr>
            <w:r w:rsidRPr="004F3B18">
              <w:rPr>
                <w:rFonts w:ascii="Calibri" w:hAnsi="Calibri" w:cs="Calibri"/>
              </w:rPr>
              <w:t>1.65</w:t>
            </w:r>
          </w:p>
        </w:tc>
        <w:tc>
          <w:tcPr>
            <w:tcW w:w="671" w:type="dxa"/>
          </w:tcPr>
          <w:p w14:paraId="6C3384C6" w14:textId="68A5CA7C" w:rsidR="00D41FC6" w:rsidRPr="004F3B18" w:rsidRDefault="0096027F" w:rsidP="00D41FC6">
            <w:pPr>
              <w:jc w:val="center"/>
              <w:rPr>
                <w:rFonts w:ascii="Calibri" w:hAnsi="Calibri" w:cs="Calibri"/>
              </w:rPr>
            </w:pPr>
            <w:r w:rsidRPr="004F3B18">
              <w:rPr>
                <w:rFonts w:ascii="Calibri" w:hAnsi="Calibri" w:cs="Calibri"/>
              </w:rPr>
              <w:t>0.96</w:t>
            </w:r>
          </w:p>
        </w:tc>
        <w:tc>
          <w:tcPr>
            <w:tcW w:w="1285" w:type="dxa"/>
          </w:tcPr>
          <w:p w14:paraId="0F799139" w14:textId="165D67F5" w:rsidR="00D41FC6" w:rsidRPr="004F3B18" w:rsidRDefault="006B5CFB" w:rsidP="00D41FC6">
            <w:pPr>
              <w:jc w:val="center"/>
              <w:rPr>
                <w:rFonts w:ascii="Calibri" w:hAnsi="Calibri" w:cs="Calibri"/>
              </w:rPr>
            </w:pPr>
            <w:r w:rsidRPr="004F3B18">
              <w:rPr>
                <w:rFonts w:ascii="Calibri" w:hAnsi="Calibri" w:cs="Calibri"/>
              </w:rPr>
              <w:t>1.53</w:t>
            </w:r>
          </w:p>
        </w:tc>
        <w:tc>
          <w:tcPr>
            <w:tcW w:w="850" w:type="dxa"/>
          </w:tcPr>
          <w:p w14:paraId="45C503C2" w14:textId="549872D6" w:rsidR="00D41FC6" w:rsidRPr="004F3B18" w:rsidRDefault="006B5CFB" w:rsidP="00D41FC6">
            <w:pPr>
              <w:jc w:val="center"/>
              <w:rPr>
                <w:rFonts w:ascii="Calibri" w:hAnsi="Calibri" w:cs="Calibri"/>
              </w:rPr>
            </w:pPr>
            <w:r w:rsidRPr="004F3B18">
              <w:rPr>
                <w:rFonts w:ascii="Calibri" w:hAnsi="Calibri" w:cs="Calibri"/>
              </w:rPr>
              <w:t>15.45</w:t>
            </w:r>
          </w:p>
        </w:tc>
        <w:tc>
          <w:tcPr>
            <w:tcW w:w="993" w:type="dxa"/>
          </w:tcPr>
          <w:p w14:paraId="322E1154" w14:textId="03CA2764" w:rsidR="00D41FC6" w:rsidRPr="004F3B18" w:rsidRDefault="006B5CFB" w:rsidP="00D41FC6">
            <w:pPr>
              <w:jc w:val="center"/>
              <w:rPr>
                <w:rFonts w:ascii="Calibri" w:hAnsi="Calibri" w:cs="Calibri"/>
              </w:rPr>
            </w:pPr>
            <w:r w:rsidRPr="004F3B18">
              <w:rPr>
                <w:rFonts w:ascii="Calibri" w:hAnsi="Calibri" w:cs="Calibri"/>
              </w:rPr>
              <w:t>-121.91</w:t>
            </w:r>
          </w:p>
        </w:tc>
        <w:tc>
          <w:tcPr>
            <w:tcW w:w="850" w:type="dxa"/>
          </w:tcPr>
          <w:p w14:paraId="2C5B93EA" w14:textId="2A1DF2BF" w:rsidR="00D41FC6" w:rsidRPr="004F3B18" w:rsidRDefault="006B5CFB" w:rsidP="00D41FC6">
            <w:pPr>
              <w:jc w:val="center"/>
              <w:rPr>
                <w:rFonts w:ascii="Calibri" w:hAnsi="Calibri" w:cs="Calibri"/>
              </w:rPr>
            </w:pPr>
            <w:r w:rsidRPr="004F3B18">
              <w:rPr>
                <w:rFonts w:ascii="Calibri" w:hAnsi="Calibri" w:cs="Calibri"/>
              </w:rPr>
              <w:t>23.19</w:t>
            </w:r>
          </w:p>
        </w:tc>
        <w:tc>
          <w:tcPr>
            <w:tcW w:w="941" w:type="dxa"/>
          </w:tcPr>
          <w:p w14:paraId="50464E06" w14:textId="55E3B15E" w:rsidR="00D41FC6" w:rsidRPr="004F3B18" w:rsidRDefault="006B5CFB" w:rsidP="00D41FC6">
            <w:pPr>
              <w:jc w:val="center"/>
              <w:rPr>
                <w:rFonts w:ascii="Calibri" w:hAnsi="Calibri" w:cs="Calibri"/>
              </w:rPr>
            </w:pPr>
            <w:r w:rsidRPr="004F3B18">
              <w:rPr>
                <w:rFonts w:ascii="Calibri" w:hAnsi="Calibri" w:cs="Calibri"/>
              </w:rPr>
              <w:t>-294.07</w:t>
            </w:r>
          </w:p>
        </w:tc>
      </w:tr>
      <w:tr w:rsidR="00D41FC6" w:rsidRPr="004F3B18" w14:paraId="138A322E" w14:textId="77777777" w:rsidTr="006B5CFB">
        <w:tc>
          <w:tcPr>
            <w:tcW w:w="703" w:type="dxa"/>
            <w:vMerge/>
          </w:tcPr>
          <w:p w14:paraId="1D57ECD5" w14:textId="77777777" w:rsidR="00D41FC6" w:rsidRPr="004F3B18" w:rsidRDefault="00D41FC6" w:rsidP="00D41FC6">
            <w:pPr>
              <w:jc w:val="center"/>
              <w:rPr>
                <w:rFonts w:ascii="Calibri" w:hAnsi="Calibri" w:cs="Calibri"/>
              </w:rPr>
            </w:pPr>
          </w:p>
        </w:tc>
        <w:tc>
          <w:tcPr>
            <w:tcW w:w="1124" w:type="dxa"/>
            <w:vMerge w:val="restart"/>
          </w:tcPr>
          <w:p w14:paraId="5125627F" w14:textId="77777777" w:rsidR="00D41FC6" w:rsidRPr="004F3B18" w:rsidRDefault="00D41FC6" w:rsidP="00D41FC6">
            <w:pPr>
              <w:jc w:val="center"/>
              <w:rPr>
                <w:rFonts w:ascii="Calibri" w:hAnsi="Calibri" w:cs="Calibri"/>
              </w:rPr>
            </w:pPr>
            <w:r w:rsidRPr="004F3B18">
              <w:rPr>
                <w:rFonts w:ascii="Calibri" w:hAnsi="Calibri" w:cs="Calibri"/>
              </w:rPr>
              <w:t>50</w:t>
            </w:r>
          </w:p>
        </w:tc>
        <w:tc>
          <w:tcPr>
            <w:tcW w:w="851" w:type="dxa"/>
          </w:tcPr>
          <w:p w14:paraId="2240880B" w14:textId="77777777" w:rsidR="00D41FC6" w:rsidRPr="004F3B18" w:rsidRDefault="00D41FC6" w:rsidP="00D41FC6">
            <w:pPr>
              <w:jc w:val="center"/>
              <w:rPr>
                <w:rFonts w:ascii="Calibri" w:hAnsi="Calibri" w:cs="Calibri"/>
              </w:rPr>
            </w:pPr>
            <w:r w:rsidRPr="004F3B18">
              <w:rPr>
                <w:rFonts w:ascii="Calibri" w:hAnsi="Calibri" w:cs="Calibri"/>
              </w:rPr>
              <w:t>20</w:t>
            </w:r>
          </w:p>
        </w:tc>
        <w:tc>
          <w:tcPr>
            <w:tcW w:w="753" w:type="dxa"/>
          </w:tcPr>
          <w:p w14:paraId="20AFC2AC" w14:textId="4B35531D" w:rsidR="00D41FC6" w:rsidRPr="004F3B18" w:rsidRDefault="00B14EAE" w:rsidP="00D41FC6">
            <w:pPr>
              <w:jc w:val="center"/>
              <w:rPr>
                <w:rFonts w:ascii="Calibri" w:hAnsi="Calibri" w:cs="Calibri"/>
              </w:rPr>
            </w:pPr>
            <w:r w:rsidRPr="004F3B18">
              <w:rPr>
                <w:rFonts w:ascii="Calibri" w:hAnsi="Calibri" w:cs="Calibri"/>
              </w:rPr>
              <w:t>1.53</w:t>
            </w:r>
          </w:p>
        </w:tc>
        <w:tc>
          <w:tcPr>
            <w:tcW w:w="671" w:type="dxa"/>
          </w:tcPr>
          <w:p w14:paraId="11CC0E90" w14:textId="60CB7806" w:rsidR="00D41FC6" w:rsidRPr="004F3B18" w:rsidRDefault="00B14EAE" w:rsidP="00D41FC6">
            <w:pPr>
              <w:jc w:val="center"/>
              <w:rPr>
                <w:rFonts w:ascii="Calibri" w:hAnsi="Calibri" w:cs="Calibri"/>
              </w:rPr>
            </w:pPr>
            <w:r w:rsidRPr="004F3B18">
              <w:rPr>
                <w:rFonts w:ascii="Calibri" w:hAnsi="Calibri" w:cs="Calibri"/>
              </w:rPr>
              <w:t>0.96</w:t>
            </w:r>
          </w:p>
        </w:tc>
        <w:tc>
          <w:tcPr>
            <w:tcW w:w="1285" w:type="dxa"/>
          </w:tcPr>
          <w:p w14:paraId="5C576820" w14:textId="3D5AABBC" w:rsidR="00D41FC6" w:rsidRPr="004F3B18" w:rsidRDefault="0050450E" w:rsidP="00D41FC6">
            <w:pPr>
              <w:jc w:val="center"/>
              <w:rPr>
                <w:rFonts w:ascii="Calibri" w:hAnsi="Calibri" w:cs="Calibri"/>
              </w:rPr>
            </w:pPr>
            <w:r w:rsidRPr="004F3B18">
              <w:rPr>
                <w:rFonts w:ascii="Calibri" w:hAnsi="Calibri" w:cs="Calibri"/>
              </w:rPr>
              <w:t>2.69</w:t>
            </w:r>
          </w:p>
        </w:tc>
        <w:tc>
          <w:tcPr>
            <w:tcW w:w="850" w:type="dxa"/>
          </w:tcPr>
          <w:p w14:paraId="20428E36" w14:textId="20B1435C" w:rsidR="00D41FC6" w:rsidRPr="004F3B18" w:rsidRDefault="0050450E" w:rsidP="00D41FC6">
            <w:pPr>
              <w:jc w:val="center"/>
              <w:rPr>
                <w:rFonts w:ascii="Calibri" w:hAnsi="Calibri" w:cs="Calibri"/>
              </w:rPr>
            </w:pPr>
            <w:r w:rsidRPr="004F3B18">
              <w:rPr>
                <w:rFonts w:ascii="Calibri" w:hAnsi="Calibri" w:cs="Calibri"/>
              </w:rPr>
              <w:t>17.85</w:t>
            </w:r>
          </w:p>
        </w:tc>
        <w:tc>
          <w:tcPr>
            <w:tcW w:w="993" w:type="dxa"/>
          </w:tcPr>
          <w:p w14:paraId="34566763" w14:textId="016EFDDF" w:rsidR="00D41FC6" w:rsidRPr="004F3B18" w:rsidRDefault="0050450E" w:rsidP="00D41FC6">
            <w:pPr>
              <w:jc w:val="center"/>
              <w:rPr>
                <w:rFonts w:ascii="Calibri" w:hAnsi="Calibri" w:cs="Calibri"/>
              </w:rPr>
            </w:pPr>
            <w:r w:rsidRPr="004F3B18">
              <w:rPr>
                <w:rFonts w:ascii="Calibri" w:hAnsi="Calibri" w:cs="Calibri"/>
              </w:rPr>
              <w:t>-152.4</w:t>
            </w:r>
          </w:p>
        </w:tc>
        <w:tc>
          <w:tcPr>
            <w:tcW w:w="850" w:type="dxa"/>
          </w:tcPr>
          <w:p w14:paraId="71C91C86" w14:textId="4C3C92B0" w:rsidR="00D41FC6" w:rsidRPr="004F3B18" w:rsidRDefault="0050450E" w:rsidP="00D41FC6">
            <w:pPr>
              <w:jc w:val="center"/>
              <w:rPr>
                <w:rFonts w:ascii="Calibri" w:hAnsi="Calibri" w:cs="Calibri"/>
              </w:rPr>
            </w:pPr>
            <w:r w:rsidRPr="004F3B18">
              <w:rPr>
                <w:rFonts w:ascii="Calibri" w:hAnsi="Calibri" w:cs="Calibri"/>
              </w:rPr>
              <w:t>25.43</w:t>
            </w:r>
          </w:p>
        </w:tc>
        <w:tc>
          <w:tcPr>
            <w:tcW w:w="941" w:type="dxa"/>
          </w:tcPr>
          <w:p w14:paraId="4B583F88" w14:textId="22FDA41B" w:rsidR="00D41FC6" w:rsidRPr="004F3B18" w:rsidRDefault="0050450E" w:rsidP="00D41FC6">
            <w:pPr>
              <w:jc w:val="center"/>
              <w:rPr>
                <w:rFonts w:ascii="Calibri" w:hAnsi="Calibri" w:cs="Calibri"/>
              </w:rPr>
            </w:pPr>
            <w:r w:rsidRPr="004F3B18">
              <w:rPr>
                <w:rFonts w:ascii="Calibri" w:hAnsi="Calibri" w:cs="Calibri"/>
              </w:rPr>
              <w:t>-342.75</w:t>
            </w:r>
          </w:p>
        </w:tc>
      </w:tr>
      <w:tr w:rsidR="00D41FC6" w:rsidRPr="004F3B18" w14:paraId="0BE7AE02" w14:textId="77777777" w:rsidTr="006B5CFB">
        <w:tc>
          <w:tcPr>
            <w:tcW w:w="703" w:type="dxa"/>
            <w:vMerge/>
          </w:tcPr>
          <w:p w14:paraId="37B3C629" w14:textId="77777777" w:rsidR="00D41FC6" w:rsidRPr="004F3B18" w:rsidRDefault="00D41FC6" w:rsidP="00D41FC6">
            <w:pPr>
              <w:jc w:val="center"/>
              <w:rPr>
                <w:rFonts w:ascii="Calibri" w:hAnsi="Calibri" w:cs="Calibri"/>
              </w:rPr>
            </w:pPr>
          </w:p>
        </w:tc>
        <w:tc>
          <w:tcPr>
            <w:tcW w:w="1124" w:type="dxa"/>
            <w:vMerge/>
          </w:tcPr>
          <w:p w14:paraId="06C5D642" w14:textId="77777777" w:rsidR="00D41FC6" w:rsidRPr="004F3B18" w:rsidRDefault="00D41FC6" w:rsidP="00D41FC6">
            <w:pPr>
              <w:jc w:val="center"/>
              <w:rPr>
                <w:rFonts w:ascii="Calibri" w:hAnsi="Calibri" w:cs="Calibri"/>
              </w:rPr>
            </w:pPr>
          </w:p>
        </w:tc>
        <w:tc>
          <w:tcPr>
            <w:tcW w:w="851" w:type="dxa"/>
          </w:tcPr>
          <w:p w14:paraId="6EB960C4" w14:textId="77777777" w:rsidR="00D41FC6" w:rsidRPr="004F3B18" w:rsidRDefault="00D41FC6" w:rsidP="00D41FC6">
            <w:pPr>
              <w:jc w:val="center"/>
              <w:rPr>
                <w:rFonts w:ascii="Calibri" w:hAnsi="Calibri" w:cs="Calibri"/>
              </w:rPr>
            </w:pPr>
            <w:r w:rsidRPr="004F3B18">
              <w:rPr>
                <w:rFonts w:ascii="Calibri" w:hAnsi="Calibri" w:cs="Calibri"/>
              </w:rPr>
              <w:t>50</w:t>
            </w:r>
          </w:p>
        </w:tc>
        <w:tc>
          <w:tcPr>
            <w:tcW w:w="753" w:type="dxa"/>
          </w:tcPr>
          <w:p w14:paraId="58C22148" w14:textId="07F2EE56" w:rsidR="00D41FC6" w:rsidRPr="004F3B18" w:rsidRDefault="00511923" w:rsidP="00D41FC6">
            <w:pPr>
              <w:jc w:val="center"/>
              <w:rPr>
                <w:rFonts w:ascii="Calibri" w:hAnsi="Calibri" w:cs="Calibri"/>
              </w:rPr>
            </w:pPr>
            <w:r w:rsidRPr="004F3B18">
              <w:rPr>
                <w:rFonts w:ascii="Calibri" w:hAnsi="Calibri" w:cs="Calibri"/>
              </w:rPr>
              <w:t>1.45</w:t>
            </w:r>
          </w:p>
        </w:tc>
        <w:tc>
          <w:tcPr>
            <w:tcW w:w="671" w:type="dxa"/>
          </w:tcPr>
          <w:p w14:paraId="2A83BE85" w14:textId="040AB8BF" w:rsidR="00D41FC6" w:rsidRPr="004F3B18" w:rsidRDefault="00511923" w:rsidP="00D41FC6">
            <w:pPr>
              <w:jc w:val="center"/>
              <w:rPr>
                <w:rFonts w:ascii="Calibri" w:hAnsi="Calibri" w:cs="Calibri"/>
              </w:rPr>
            </w:pPr>
            <w:r w:rsidRPr="004F3B18">
              <w:rPr>
                <w:rFonts w:ascii="Calibri" w:hAnsi="Calibri" w:cs="Calibri"/>
              </w:rPr>
              <w:t>0.97</w:t>
            </w:r>
          </w:p>
        </w:tc>
        <w:tc>
          <w:tcPr>
            <w:tcW w:w="1285" w:type="dxa"/>
          </w:tcPr>
          <w:p w14:paraId="1B30B55B" w14:textId="31E13F7D" w:rsidR="00D41FC6" w:rsidRPr="004F3B18" w:rsidRDefault="00511923" w:rsidP="00D41FC6">
            <w:pPr>
              <w:jc w:val="center"/>
              <w:rPr>
                <w:rFonts w:ascii="Calibri" w:hAnsi="Calibri" w:cs="Calibri"/>
              </w:rPr>
            </w:pPr>
            <w:r w:rsidRPr="004F3B18">
              <w:rPr>
                <w:rFonts w:ascii="Calibri" w:hAnsi="Calibri" w:cs="Calibri"/>
              </w:rPr>
              <w:t>1.64</w:t>
            </w:r>
          </w:p>
        </w:tc>
        <w:tc>
          <w:tcPr>
            <w:tcW w:w="850" w:type="dxa"/>
          </w:tcPr>
          <w:p w14:paraId="36AA3103" w14:textId="45919F20" w:rsidR="00D41FC6" w:rsidRPr="004F3B18" w:rsidRDefault="00AF0A71" w:rsidP="00D41FC6">
            <w:pPr>
              <w:jc w:val="center"/>
              <w:rPr>
                <w:rFonts w:ascii="Calibri" w:hAnsi="Calibri" w:cs="Calibri"/>
              </w:rPr>
            </w:pPr>
            <w:r w:rsidRPr="004F3B18">
              <w:rPr>
                <w:rFonts w:ascii="Calibri" w:hAnsi="Calibri" w:cs="Calibri"/>
              </w:rPr>
              <w:t>9.1</w:t>
            </w:r>
          </w:p>
        </w:tc>
        <w:tc>
          <w:tcPr>
            <w:tcW w:w="993" w:type="dxa"/>
          </w:tcPr>
          <w:p w14:paraId="3A270879" w14:textId="67EE27B1" w:rsidR="00D41FC6" w:rsidRPr="004F3B18" w:rsidRDefault="00AF0A71" w:rsidP="00D41FC6">
            <w:pPr>
              <w:jc w:val="center"/>
              <w:rPr>
                <w:rFonts w:ascii="Calibri" w:hAnsi="Calibri" w:cs="Calibri"/>
              </w:rPr>
            </w:pPr>
            <w:r w:rsidRPr="004F3B18">
              <w:rPr>
                <w:rFonts w:ascii="Calibri" w:hAnsi="Calibri" w:cs="Calibri"/>
              </w:rPr>
              <w:t>-40.7</w:t>
            </w:r>
          </w:p>
        </w:tc>
        <w:tc>
          <w:tcPr>
            <w:tcW w:w="850" w:type="dxa"/>
          </w:tcPr>
          <w:p w14:paraId="067CCF45" w14:textId="2F865322" w:rsidR="00D41FC6" w:rsidRPr="004F3B18" w:rsidRDefault="00AF0A71" w:rsidP="00D41FC6">
            <w:pPr>
              <w:jc w:val="center"/>
              <w:rPr>
                <w:rFonts w:ascii="Calibri" w:hAnsi="Calibri" w:cs="Calibri"/>
              </w:rPr>
            </w:pPr>
            <w:r w:rsidRPr="004F3B18">
              <w:rPr>
                <w:rFonts w:ascii="Calibri" w:hAnsi="Calibri" w:cs="Calibri"/>
              </w:rPr>
              <w:t>14.88</w:t>
            </w:r>
          </w:p>
        </w:tc>
        <w:tc>
          <w:tcPr>
            <w:tcW w:w="941" w:type="dxa"/>
          </w:tcPr>
          <w:p w14:paraId="7D283E37" w14:textId="26597C1A" w:rsidR="00D41FC6" w:rsidRPr="004F3B18" w:rsidRDefault="00AF0A71" w:rsidP="00D41FC6">
            <w:pPr>
              <w:jc w:val="center"/>
              <w:rPr>
                <w:rFonts w:ascii="Calibri" w:hAnsi="Calibri" w:cs="Calibri"/>
              </w:rPr>
            </w:pPr>
            <w:r w:rsidRPr="004F3B18">
              <w:rPr>
                <w:rFonts w:ascii="Calibri" w:hAnsi="Calibri" w:cs="Calibri"/>
              </w:rPr>
              <w:t>-127.18</w:t>
            </w:r>
          </w:p>
        </w:tc>
      </w:tr>
      <w:tr w:rsidR="00D41FC6" w:rsidRPr="004F3B18" w14:paraId="27FCB14B" w14:textId="77777777" w:rsidTr="006B5CFB">
        <w:tc>
          <w:tcPr>
            <w:tcW w:w="703" w:type="dxa"/>
            <w:vMerge/>
          </w:tcPr>
          <w:p w14:paraId="520B371A" w14:textId="77777777" w:rsidR="00D41FC6" w:rsidRPr="004F3B18" w:rsidRDefault="00D41FC6" w:rsidP="00D41FC6">
            <w:pPr>
              <w:jc w:val="center"/>
              <w:rPr>
                <w:rFonts w:ascii="Calibri" w:hAnsi="Calibri" w:cs="Calibri"/>
              </w:rPr>
            </w:pPr>
          </w:p>
        </w:tc>
        <w:tc>
          <w:tcPr>
            <w:tcW w:w="1124" w:type="dxa"/>
            <w:vMerge/>
          </w:tcPr>
          <w:p w14:paraId="134DB903" w14:textId="77777777" w:rsidR="00D41FC6" w:rsidRPr="004F3B18" w:rsidRDefault="00D41FC6" w:rsidP="00D41FC6">
            <w:pPr>
              <w:jc w:val="center"/>
              <w:rPr>
                <w:rFonts w:ascii="Calibri" w:hAnsi="Calibri" w:cs="Calibri"/>
              </w:rPr>
            </w:pPr>
          </w:p>
        </w:tc>
        <w:tc>
          <w:tcPr>
            <w:tcW w:w="851" w:type="dxa"/>
          </w:tcPr>
          <w:p w14:paraId="27BF7664" w14:textId="77777777" w:rsidR="00D41FC6" w:rsidRPr="004F3B18" w:rsidRDefault="00D41FC6" w:rsidP="00D41FC6">
            <w:pPr>
              <w:jc w:val="center"/>
              <w:rPr>
                <w:rFonts w:ascii="Calibri" w:hAnsi="Calibri" w:cs="Calibri"/>
              </w:rPr>
            </w:pPr>
            <w:r w:rsidRPr="004F3B18">
              <w:rPr>
                <w:rFonts w:ascii="Calibri" w:hAnsi="Calibri" w:cs="Calibri"/>
              </w:rPr>
              <w:t>100</w:t>
            </w:r>
          </w:p>
        </w:tc>
        <w:tc>
          <w:tcPr>
            <w:tcW w:w="753" w:type="dxa"/>
          </w:tcPr>
          <w:p w14:paraId="772DAD0C" w14:textId="441B6419" w:rsidR="00D41FC6" w:rsidRPr="004F3B18" w:rsidRDefault="00E34AF1" w:rsidP="00D41FC6">
            <w:pPr>
              <w:jc w:val="center"/>
              <w:rPr>
                <w:rFonts w:ascii="Calibri" w:hAnsi="Calibri" w:cs="Calibri"/>
              </w:rPr>
            </w:pPr>
            <w:r w:rsidRPr="004F3B18">
              <w:rPr>
                <w:rFonts w:ascii="Calibri" w:hAnsi="Calibri" w:cs="Calibri"/>
              </w:rPr>
              <w:t>1.55</w:t>
            </w:r>
          </w:p>
        </w:tc>
        <w:tc>
          <w:tcPr>
            <w:tcW w:w="671" w:type="dxa"/>
          </w:tcPr>
          <w:p w14:paraId="2E549395" w14:textId="6A9A5513" w:rsidR="00D41FC6" w:rsidRPr="004F3B18" w:rsidRDefault="00E34AF1" w:rsidP="00D41FC6">
            <w:pPr>
              <w:jc w:val="center"/>
              <w:rPr>
                <w:rFonts w:ascii="Calibri" w:hAnsi="Calibri" w:cs="Calibri"/>
              </w:rPr>
            </w:pPr>
            <w:r w:rsidRPr="004F3B18">
              <w:rPr>
                <w:rFonts w:ascii="Calibri" w:hAnsi="Calibri" w:cs="Calibri"/>
              </w:rPr>
              <w:t>0.96</w:t>
            </w:r>
          </w:p>
        </w:tc>
        <w:tc>
          <w:tcPr>
            <w:tcW w:w="1285" w:type="dxa"/>
          </w:tcPr>
          <w:p w14:paraId="7DAE7618" w14:textId="295782E0" w:rsidR="00D41FC6" w:rsidRPr="004F3B18" w:rsidRDefault="00E34AF1" w:rsidP="00D41FC6">
            <w:pPr>
              <w:jc w:val="center"/>
              <w:rPr>
                <w:rFonts w:ascii="Calibri" w:hAnsi="Calibri" w:cs="Calibri"/>
              </w:rPr>
            </w:pPr>
            <w:r w:rsidRPr="004F3B18">
              <w:rPr>
                <w:rFonts w:ascii="Calibri" w:hAnsi="Calibri" w:cs="Calibri"/>
              </w:rPr>
              <w:t>0.66</w:t>
            </w:r>
          </w:p>
        </w:tc>
        <w:tc>
          <w:tcPr>
            <w:tcW w:w="850" w:type="dxa"/>
          </w:tcPr>
          <w:p w14:paraId="28F5750D" w14:textId="046012D7" w:rsidR="00D41FC6" w:rsidRPr="004F3B18" w:rsidRDefault="00E34AF1" w:rsidP="00D41FC6">
            <w:pPr>
              <w:jc w:val="center"/>
              <w:rPr>
                <w:rFonts w:ascii="Calibri" w:hAnsi="Calibri" w:cs="Calibri"/>
              </w:rPr>
            </w:pPr>
            <w:r w:rsidRPr="004F3B18">
              <w:rPr>
                <w:rFonts w:ascii="Calibri" w:hAnsi="Calibri" w:cs="Calibri"/>
              </w:rPr>
              <w:t>1.75</w:t>
            </w:r>
          </w:p>
        </w:tc>
        <w:tc>
          <w:tcPr>
            <w:tcW w:w="993" w:type="dxa"/>
          </w:tcPr>
          <w:p w14:paraId="6B9830C9" w14:textId="14B9A23E" w:rsidR="00D41FC6" w:rsidRPr="004F3B18" w:rsidRDefault="00E34AF1" w:rsidP="00D41FC6">
            <w:pPr>
              <w:jc w:val="center"/>
              <w:rPr>
                <w:rFonts w:ascii="Calibri" w:hAnsi="Calibri" w:cs="Calibri"/>
              </w:rPr>
            </w:pPr>
            <w:r w:rsidRPr="004F3B18">
              <w:rPr>
                <w:rFonts w:ascii="Calibri" w:hAnsi="Calibri" w:cs="Calibri"/>
              </w:rPr>
              <w:t>-0.58</w:t>
            </w:r>
          </w:p>
        </w:tc>
        <w:tc>
          <w:tcPr>
            <w:tcW w:w="850" w:type="dxa"/>
          </w:tcPr>
          <w:p w14:paraId="489490A5" w14:textId="15A0B605" w:rsidR="00D41FC6" w:rsidRPr="004F3B18" w:rsidRDefault="006457C1" w:rsidP="00D41FC6">
            <w:pPr>
              <w:jc w:val="center"/>
              <w:rPr>
                <w:rFonts w:ascii="Calibri" w:hAnsi="Calibri" w:cs="Calibri"/>
              </w:rPr>
            </w:pPr>
            <w:r w:rsidRPr="004F3B18">
              <w:rPr>
                <w:rFonts w:ascii="Calibri" w:hAnsi="Calibri" w:cs="Calibri"/>
              </w:rPr>
              <w:t>1.52</w:t>
            </w:r>
          </w:p>
        </w:tc>
        <w:tc>
          <w:tcPr>
            <w:tcW w:w="941" w:type="dxa"/>
          </w:tcPr>
          <w:p w14:paraId="067DED13" w14:textId="148E4A8C" w:rsidR="00D41FC6" w:rsidRPr="004F3B18" w:rsidRDefault="006457C1" w:rsidP="00D41FC6">
            <w:pPr>
              <w:jc w:val="center"/>
              <w:rPr>
                <w:rFonts w:ascii="Calibri" w:hAnsi="Calibri" w:cs="Calibri"/>
              </w:rPr>
            </w:pPr>
            <w:r w:rsidRPr="004F3B18">
              <w:rPr>
                <w:rFonts w:ascii="Calibri" w:hAnsi="Calibri" w:cs="Calibri"/>
              </w:rPr>
              <w:t>-0.6</w:t>
            </w:r>
          </w:p>
        </w:tc>
      </w:tr>
      <w:tr w:rsidR="00D41FC6" w:rsidRPr="004F3B18" w14:paraId="09BC9F6B" w14:textId="77777777" w:rsidTr="006B5CFB">
        <w:tc>
          <w:tcPr>
            <w:tcW w:w="703" w:type="dxa"/>
            <w:vMerge/>
          </w:tcPr>
          <w:p w14:paraId="242A5759" w14:textId="77777777" w:rsidR="00D41FC6" w:rsidRPr="004F3B18" w:rsidRDefault="00D41FC6" w:rsidP="00D41FC6">
            <w:pPr>
              <w:jc w:val="center"/>
              <w:rPr>
                <w:rFonts w:ascii="Calibri" w:hAnsi="Calibri" w:cs="Calibri"/>
              </w:rPr>
            </w:pPr>
          </w:p>
        </w:tc>
        <w:tc>
          <w:tcPr>
            <w:tcW w:w="1124" w:type="dxa"/>
            <w:vMerge/>
          </w:tcPr>
          <w:p w14:paraId="0765C7A7" w14:textId="77777777" w:rsidR="00D41FC6" w:rsidRPr="004F3B18" w:rsidRDefault="00D41FC6" w:rsidP="00D41FC6">
            <w:pPr>
              <w:jc w:val="center"/>
              <w:rPr>
                <w:rFonts w:ascii="Calibri" w:hAnsi="Calibri" w:cs="Calibri"/>
              </w:rPr>
            </w:pPr>
          </w:p>
        </w:tc>
        <w:tc>
          <w:tcPr>
            <w:tcW w:w="851" w:type="dxa"/>
          </w:tcPr>
          <w:p w14:paraId="66A90EBC" w14:textId="77777777" w:rsidR="00D41FC6" w:rsidRPr="004F3B18" w:rsidRDefault="00D41FC6" w:rsidP="00D41FC6">
            <w:pPr>
              <w:jc w:val="center"/>
              <w:rPr>
                <w:rFonts w:ascii="Calibri" w:hAnsi="Calibri" w:cs="Calibri"/>
              </w:rPr>
            </w:pPr>
            <w:r w:rsidRPr="004F3B18">
              <w:rPr>
                <w:rFonts w:ascii="Calibri" w:hAnsi="Calibri" w:cs="Calibri"/>
              </w:rPr>
              <w:t>150</w:t>
            </w:r>
          </w:p>
        </w:tc>
        <w:tc>
          <w:tcPr>
            <w:tcW w:w="753" w:type="dxa"/>
          </w:tcPr>
          <w:p w14:paraId="7EA71D8E" w14:textId="0E0BCE99" w:rsidR="00D41FC6" w:rsidRPr="004F3B18" w:rsidRDefault="00EB6538" w:rsidP="00D41FC6">
            <w:pPr>
              <w:jc w:val="center"/>
              <w:rPr>
                <w:rFonts w:ascii="Calibri" w:hAnsi="Calibri" w:cs="Calibri"/>
              </w:rPr>
            </w:pPr>
            <w:r w:rsidRPr="004F3B18">
              <w:rPr>
                <w:rFonts w:ascii="Calibri" w:hAnsi="Calibri" w:cs="Calibri"/>
              </w:rPr>
              <w:t>1.48</w:t>
            </w:r>
          </w:p>
        </w:tc>
        <w:tc>
          <w:tcPr>
            <w:tcW w:w="671" w:type="dxa"/>
          </w:tcPr>
          <w:p w14:paraId="6C25D9ED" w14:textId="6B889294" w:rsidR="00D41FC6" w:rsidRPr="004F3B18" w:rsidRDefault="00EB6538" w:rsidP="00D41FC6">
            <w:pPr>
              <w:jc w:val="center"/>
              <w:rPr>
                <w:rFonts w:ascii="Calibri" w:hAnsi="Calibri" w:cs="Calibri"/>
              </w:rPr>
            </w:pPr>
            <w:r w:rsidRPr="004F3B18">
              <w:rPr>
                <w:rFonts w:ascii="Calibri" w:hAnsi="Calibri" w:cs="Calibri"/>
              </w:rPr>
              <w:t>0.97</w:t>
            </w:r>
          </w:p>
        </w:tc>
        <w:tc>
          <w:tcPr>
            <w:tcW w:w="1285" w:type="dxa"/>
          </w:tcPr>
          <w:p w14:paraId="0326575B" w14:textId="3885CF30" w:rsidR="00D41FC6" w:rsidRPr="004F3B18" w:rsidRDefault="0042119E" w:rsidP="00D41FC6">
            <w:pPr>
              <w:jc w:val="center"/>
              <w:rPr>
                <w:rFonts w:ascii="Calibri" w:hAnsi="Calibri" w:cs="Calibri"/>
              </w:rPr>
            </w:pPr>
            <w:r w:rsidRPr="004F3B18">
              <w:rPr>
                <w:rFonts w:ascii="Calibri" w:hAnsi="Calibri" w:cs="Calibri"/>
              </w:rPr>
              <w:t>0.35</w:t>
            </w:r>
          </w:p>
        </w:tc>
        <w:tc>
          <w:tcPr>
            <w:tcW w:w="850" w:type="dxa"/>
          </w:tcPr>
          <w:p w14:paraId="70F1F414" w14:textId="5FD19C8C" w:rsidR="00D41FC6" w:rsidRPr="004F3B18" w:rsidRDefault="0042119E" w:rsidP="00D41FC6">
            <w:pPr>
              <w:jc w:val="center"/>
              <w:rPr>
                <w:rFonts w:ascii="Calibri" w:hAnsi="Calibri" w:cs="Calibri"/>
              </w:rPr>
            </w:pPr>
            <w:r w:rsidRPr="004F3B18">
              <w:rPr>
                <w:rFonts w:ascii="Calibri" w:hAnsi="Calibri" w:cs="Calibri"/>
              </w:rPr>
              <w:t>7.99</w:t>
            </w:r>
          </w:p>
        </w:tc>
        <w:tc>
          <w:tcPr>
            <w:tcW w:w="993" w:type="dxa"/>
          </w:tcPr>
          <w:p w14:paraId="0D2DA20D" w14:textId="3C3335C4" w:rsidR="00D41FC6" w:rsidRPr="004F3B18" w:rsidRDefault="00B200F6" w:rsidP="00D41FC6">
            <w:pPr>
              <w:jc w:val="center"/>
              <w:rPr>
                <w:rFonts w:ascii="Calibri" w:hAnsi="Calibri" w:cs="Calibri"/>
              </w:rPr>
            </w:pPr>
            <w:r w:rsidRPr="004F3B18">
              <w:rPr>
                <w:rFonts w:ascii="Calibri" w:hAnsi="Calibri" w:cs="Calibri"/>
              </w:rPr>
              <w:t>-36.67</w:t>
            </w:r>
          </w:p>
        </w:tc>
        <w:tc>
          <w:tcPr>
            <w:tcW w:w="850" w:type="dxa"/>
          </w:tcPr>
          <w:p w14:paraId="2AAE7DCD" w14:textId="69661962" w:rsidR="00D41FC6" w:rsidRPr="004F3B18" w:rsidRDefault="00B200F6" w:rsidP="00D41FC6">
            <w:pPr>
              <w:jc w:val="center"/>
              <w:rPr>
                <w:rFonts w:ascii="Calibri" w:hAnsi="Calibri" w:cs="Calibri"/>
              </w:rPr>
            </w:pPr>
            <w:r w:rsidRPr="004F3B18">
              <w:rPr>
                <w:rFonts w:ascii="Calibri" w:hAnsi="Calibri" w:cs="Calibri"/>
              </w:rPr>
              <w:t>15.89</w:t>
            </w:r>
          </w:p>
        </w:tc>
        <w:tc>
          <w:tcPr>
            <w:tcW w:w="941" w:type="dxa"/>
          </w:tcPr>
          <w:p w14:paraId="031CFA57" w14:textId="0B9FAB04" w:rsidR="00D41FC6" w:rsidRPr="004F3B18" w:rsidRDefault="00B200F6" w:rsidP="00D41FC6">
            <w:pPr>
              <w:jc w:val="center"/>
              <w:rPr>
                <w:rFonts w:ascii="Calibri" w:hAnsi="Calibri" w:cs="Calibri"/>
              </w:rPr>
            </w:pPr>
            <w:r w:rsidRPr="004F3B18">
              <w:rPr>
                <w:rFonts w:ascii="Calibri" w:hAnsi="Calibri" w:cs="Calibri"/>
              </w:rPr>
              <w:t>-153.8</w:t>
            </w:r>
          </w:p>
        </w:tc>
      </w:tr>
    </w:tbl>
    <w:p w14:paraId="37073FA2" w14:textId="77777777" w:rsidR="0015245E" w:rsidRPr="004F3B18" w:rsidRDefault="0015245E" w:rsidP="0015245E">
      <w:pPr>
        <w:rPr>
          <w:rFonts w:ascii="Calibri" w:hAnsi="Calibri" w:cs="Calibri"/>
        </w:rPr>
      </w:pPr>
    </w:p>
    <w:p w14:paraId="065CB24B" w14:textId="3C092E44" w:rsidR="0059309F" w:rsidRPr="004F3B18" w:rsidRDefault="0059309F" w:rsidP="0059309F">
      <w:pPr>
        <w:pStyle w:val="Caption"/>
        <w:keepNext/>
        <w:rPr>
          <w:rFonts w:ascii="Calibri" w:hAnsi="Calibri" w:cs="Calibri"/>
        </w:rPr>
      </w:pPr>
      <w:bookmarkStart w:id="105" w:name="_Toc165500132"/>
      <w:r w:rsidRPr="004F3B18">
        <w:rPr>
          <w:rFonts w:ascii="Calibri" w:hAnsi="Calibri" w:cs="Calibri"/>
        </w:rPr>
        <w:lastRenderedPageBreak/>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10</w:t>
      </w:r>
      <w:r w:rsidRPr="004F3B18">
        <w:rPr>
          <w:rFonts w:ascii="Calibri" w:hAnsi="Calibri" w:cs="Calibri"/>
        </w:rPr>
        <w:fldChar w:fldCharType="end"/>
      </w:r>
      <w:r w:rsidRPr="004F3B18">
        <w:rPr>
          <w:rFonts w:ascii="Calibri" w:hAnsi="Calibri" w:cs="Calibri"/>
        </w:rPr>
        <w:t>: Model-1 Metrics of SHEL With MinMaxScaler</w:t>
      </w:r>
      <w:bookmarkEnd w:id="105"/>
    </w:p>
    <w:tbl>
      <w:tblPr>
        <w:tblStyle w:val="TableGrid"/>
        <w:tblW w:w="0" w:type="auto"/>
        <w:tblInd w:w="-1" w:type="dxa"/>
        <w:tblLook w:val="04A0" w:firstRow="1" w:lastRow="0" w:firstColumn="1" w:lastColumn="0" w:noHBand="0" w:noVBand="1"/>
      </w:tblPr>
      <w:tblGrid>
        <w:gridCol w:w="698"/>
        <w:gridCol w:w="1079"/>
        <w:gridCol w:w="851"/>
        <w:gridCol w:w="753"/>
        <w:gridCol w:w="664"/>
        <w:gridCol w:w="1367"/>
        <w:gridCol w:w="753"/>
        <w:gridCol w:w="1061"/>
        <w:gridCol w:w="860"/>
        <w:gridCol w:w="931"/>
      </w:tblGrid>
      <w:tr w:rsidR="008C45EC" w:rsidRPr="004F3B18" w14:paraId="0282E5E1" w14:textId="77777777" w:rsidTr="002138C7">
        <w:tc>
          <w:tcPr>
            <w:tcW w:w="2628" w:type="dxa"/>
            <w:gridSpan w:val="3"/>
          </w:tcPr>
          <w:p w14:paraId="0810F3E5" w14:textId="77777777" w:rsidR="008C45EC" w:rsidRPr="004F3B18" w:rsidRDefault="008C45EC" w:rsidP="00B260E9">
            <w:pPr>
              <w:jc w:val="center"/>
              <w:rPr>
                <w:rFonts w:ascii="Calibri" w:hAnsi="Calibri" w:cs="Calibri"/>
              </w:rPr>
            </w:pPr>
          </w:p>
        </w:tc>
        <w:tc>
          <w:tcPr>
            <w:tcW w:w="1417" w:type="dxa"/>
            <w:gridSpan w:val="2"/>
          </w:tcPr>
          <w:p w14:paraId="0D6940CE" w14:textId="77777777" w:rsidR="008C45EC" w:rsidRPr="004F3B18" w:rsidRDefault="008C45EC" w:rsidP="00B260E9">
            <w:pPr>
              <w:jc w:val="center"/>
              <w:rPr>
                <w:rFonts w:ascii="Calibri" w:hAnsi="Calibri" w:cs="Calibri"/>
              </w:rPr>
            </w:pPr>
            <w:r w:rsidRPr="004F3B18">
              <w:rPr>
                <w:rFonts w:ascii="Calibri" w:hAnsi="Calibri" w:cs="Calibri"/>
              </w:rPr>
              <w:t>Test metrics</w:t>
            </w:r>
          </w:p>
        </w:tc>
        <w:tc>
          <w:tcPr>
            <w:tcW w:w="1367" w:type="dxa"/>
          </w:tcPr>
          <w:p w14:paraId="19E7E38C" w14:textId="77777777" w:rsidR="008C45EC" w:rsidRPr="004F3B18" w:rsidRDefault="008C45EC" w:rsidP="00B260E9">
            <w:pPr>
              <w:jc w:val="center"/>
              <w:rPr>
                <w:rFonts w:ascii="Calibri" w:hAnsi="Calibri" w:cs="Calibri"/>
              </w:rPr>
            </w:pPr>
            <w:r w:rsidRPr="004F3B18">
              <w:rPr>
                <w:rFonts w:ascii="Calibri" w:hAnsi="Calibri" w:cs="Calibri"/>
              </w:rPr>
              <w:t>1 day Forecast metrics</w:t>
            </w:r>
          </w:p>
        </w:tc>
        <w:tc>
          <w:tcPr>
            <w:tcW w:w="1814" w:type="dxa"/>
            <w:gridSpan w:val="2"/>
          </w:tcPr>
          <w:p w14:paraId="70113AFD" w14:textId="77777777" w:rsidR="008C45EC" w:rsidRPr="004F3B18" w:rsidRDefault="008C45EC" w:rsidP="00B260E9">
            <w:pPr>
              <w:jc w:val="center"/>
              <w:rPr>
                <w:rFonts w:ascii="Calibri" w:hAnsi="Calibri" w:cs="Calibri"/>
              </w:rPr>
            </w:pPr>
            <w:r w:rsidRPr="004F3B18">
              <w:rPr>
                <w:rFonts w:ascii="Calibri" w:hAnsi="Calibri" w:cs="Calibri"/>
              </w:rPr>
              <w:t>15 days Forecast metrics</w:t>
            </w:r>
          </w:p>
        </w:tc>
        <w:tc>
          <w:tcPr>
            <w:tcW w:w="1791" w:type="dxa"/>
            <w:gridSpan w:val="2"/>
          </w:tcPr>
          <w:p w14:paraId="6010E08A" w14:textId="77777777" w:rsidR="008C45EC" w:rsidRPr="004F3B18" w:rsidRDefault="008C45EC" w:rsidP="00B260E9">
            <w:pPr>
              <w:jc w:val="center"/>
              <w:rPr>
                <w:rFonts w:ascii="Calibri" w:hAnsi="Calibri" w:cs="Calibri"/>
              </w:rPr>
            </w:pPr>
            <w:r w:rsidRPr="004F3B18">
              <w:rPr>
                <w:rFonts w:ascii="Calibri" w:hAnsi="Calibri" w:cs="Calibri"/>
              </w:rPr>
              <w:t>30 days Forecast metrics</w:t>
            </w:r>
          </w:p>
        </w:tc>
      </w:tr>
      <w:tr w:rsidR="002138C7" w:rsidRPr="004F3B18" w14:paraId="3DD2374C" w14:textId="77777777" w:rsidTr="002138C7">
        <w:tc>
          <w:tcPr>
            <w:tcW w:w="698" w:type="dxa"/>
          </w:tcPr>
          <w:p w14:paraId="72B990BF" w14:textId="77777777" w:rsidR="008C45EC" w:rsidRPr="004F3B18" w:rsidRDefault="008C45EC" w:rsidP="00B260E9">
            <w:pPr>
              <w:jc w:val="center"/>
              <w:rPr>
                <w:rFonts w:ascii="Calibri" w:hAnsi="Calibri" w:cs="Calibri"/>
              </w:rPr>
            </w:pPr>
            <w:r w:rsidRPr="004F3B18">
              <w:rPr>
                <w:rFonts w:ascii="Calibri" w:hAnsi="Calibri" w:cs="Calibri"/>
              </w:rPr>
              <w:t>Stock</w:t>
            </w:r>
          </w:p>
        </w:tc>
        <w:tc>
          <w:tcPr>
            <w:tcW w:w="1079" w:type="dxa"/>
          </w:tcPr>
          <w:p w14:paraId="53F2EF71" w14:textId="77777777" w:rsidR="008C45EC" w:rsidRPr="004F3B18" w:rsidRDefault="008C45EC" w:rsidP="00B260E9">
            <w:pPr>
              <w:jc w:val="center"/>
              <w:rPr>
                <w:rFonts w:ascii="Calibri" w:hAnsi="Calibri" w:cs="Calibri"/>
              </w:rPr>
            </w:pPr>
            <w:r w:rsidRPr="004F3B18">
              <w:rPr>
                <w:rFonts w:ascii="Calibri" w:hAnsi="Calibri" w:cs="Calibri"/>
              </w:rPr>
              <w:t>Look Back</w:t>
            </w:r>
          </w:p>
        </w:tc>
        <w:tc>
          <w:tcPr>
            <w:tcW w:w="851" w:type="dxa"/>
          </w:tcPr>
          <w:p w14:paraId="29D89CCA" w14:textId="77777777" w:rsidR="008C45EC" w:rsidRPr="004F3B18" w:rsidRDefault="008C45EC" w:rsidP="00B260E9">
            <w:pPr>
              <w:jc w:val="center"/>
              <w:rPr>
                <w:rFonts w:ascii="Calibri" w:hAnsi="Calibri" w:cs="Calibri"/>
              </w:rPr>
            </w:pPr>
            <w:r w:rsidRPr="004F3B18">
              <w:rPr>
                <w:rFonts w:ascii="Calibri" w:hAnsi="Calibri" w:cs="Calibri"/>
              </w:rPr>
              <w:t>Epochs</w:t>
            </w:r>
          </w:p>
        </w:tc>
        <w:tc>
          <w:tcPr>
            <w:tcW w:w="753" w:type="dxa"/>
          </w:tcPr>
          <w:p w14:paraId="7603C9F2" w14:textId="77777777" w:rsidR="008C45EC" w:rsidRPr="004F3B18" w:rsidRDefault="008C45EC" w:rsidP="00B260E9">
            <w:pPr>
              <w:jc w:val="center"/>
              <w:rPr>
                <w:rFonts w:ascii="Calibri" w:hAnsi="Calibri" w:cs="Calibri"/>
              </w:rPr>
            </w:pPr>
            <w:r w:rsidRPr="004F3B18">
              <w:rPr>
                <w:rFonts w:ascii="Calibri" w:hAnsi="Calibri" w:cs="Calibri"/>
              </w:rPr>
              <w:t>MAPE</w:t>
            </w:r>
          </w:p>
        </w:tc>
        <w:tc>
          <w:tcPr>
            <w:tcW w:w="664" w:type="dxa"/>
          </w:tcPr>
          <w:p w14:paraId="0A673D95" w14:textId="77777777" w:rsidR="008C45EC" w:rsidRPr="004F3B18" w:rsidRDefault="008C45EC" w:rsidP="00B260E9">
            <w:pPr>
              <w:jc w:val="center"/>
              <w:rPr>
                <w:rFonts w:ascii="Calibri" w:hAnsi="Calibri" w:cs="Calibri"/>
              </w:rPr>
            </w:pPr>
            <w:r w:rsidRPr="004F3B18">
              <w:rPr>
                <w:rFonts w:ascii="Calibri" w:hAnsi="Calibri" w:cs="Calibri"/>
              </w:rPr>
              <w:t>R2</w:t>
            </w:r>
          </w:p>
        </w:tc>
        <w:tc>
          <w:tcPr>
            <w:tcW w:w="1367" w:type="dxa"/>
          </w:tcPr>
          <w:p w14:paraId="35B22990" w14:textId="77777777" w:rsidR="008C45EC" w:rsidRPr="004F3B18" w:rsidRDefault="008C45EC" w:rsidP="00B260E9">
            <w:pPr>
              <w:jc w:val="center"/>
              <w:rPr>
                <w:rFonts w:ascii="Calibri" w:hAnsi="Calibri" w:cs="Calibri"/>
              </w:rPr>
            </w:pPr>
            <w:r w:rsidRPr="004F3B18">
              <w:rPr>
                <w:rFonts w:ascii="Calibri" w:hAnsi="Calibri" w:cs="Calibri"/>
              </w:rPr>
              <w:t>MAPE</w:t>
            </w:r>
          </w:p>
        </w:tc>
        <w:tc>
          <w:tcPr>
            <w:tcW w:w="753" w:type="dxa"/>
          </w:tcPr>
          <w:p w14:paraId="0EF14824" w14:textId="77777777" w:rsidR="008C45EC" w:rsidRPr="004F3B18" w:rsidRDefault="008C45EC" w:rsidP="00B260E9">
            <w:pPr>
              <w:jc w:val="center"/>
              <w:rPr>
                <w:rFonts w:ascii="Calibri" w:hAnsi="Calibri" w:cs="Calibri"/>
              </w:rPr>
            </w:pPr>
            <w:r w:rsidRPr="004F3B18">
              <w:rPr>
                <w:rFonts w:ascii="Calibri" w:hAnsi="Calibri" w:cs="Calibri"/>
              </w:rPr>
              <w:t>MAPE</w:t>
            </w:r>
          </w:p>
        </w:tc>
        <w:tc>
          <w:tcPr>
            <w:tcW w:w="1061" w:type="dxa"/>
          </w:tcPr>
          <w:p w14:paraId="596943D9" w14:textId="77777777" w:rsidR="008C45EC" w:rsidRPr="004F3B18" w:rsidRDefault="008C45EC" w:rsidP="00B260E9">
            <w:pPr>
              <w:jc w:val="center"/>
              <w:rPr>
                <w:rFonts w:ascii="Calibri" w:hAnsi="Calibri" w:cs="Calibri"/>
              </w:rPr>
            </w:pPr>
            <w:r w:rsidRPr="004F3B18">
              <w:rPr>
                <w:rFonts w:ascii="Calibri" w:hAnsi="Calibri" w:cs="Calibri"/>
              </w:rPr>
              <w:t>R2</w:t>
            </w:r>
          </w:p>
        </w:tc>
        <w:tc>
          <w:tcPr>
            <w:tcW w:w="860" w:type="dxa"/>
          </w:tcPr>
          <w:p w14:paraId="365CD391" w14:textId="77777777" w:rsidR="008C45EC" w:rsidRPr="004F3B18" w:rsidRDefault="008C45EC" w:rsidP="00B260E9">
            <w:pPr>
              <w:jc w:val="center"/>
              <w:rPr>
                <w:rFonts w:ascii="Calibri" w:hAnsi="Calibri" w:cs="Calibri"/>
              </w:rPr>
            </w:pPr>
            <w:r w:rsidRPr="004F3B18">
              <w:rPr>
                <w:rFonts w:ascii="Calibri" w:hAnsi="Calibri" w:cs="Calibri"/>
              </w:rPr>
              <w:t>MAPE</w:t>
            </w:r>
          </w:p>
        </w:tc>
        <w:tc>
          <w:tcPr>
            <w:tcW w:w="931" w:type="dxa"/>
          </w:tcPr>
          <w:p w14:paraId="222D458F" w14:textId="77777777" w:rsidR="008C45EC" w:rsidRPr="004F3B18" w:rsidRDefault="008C45EC" w:rsidP="00B260E9">
            <w:pPr>
              <w:jc w:val="center"/>
              <w:rPr>
                <w:rFonts w:ascii="Calibri" w:hAnsi="Calibri" w:cs="Calibri"/>
              </w:rPr>
            </w:pPr>
            <w:r w:rsidRPr="004F3B18">
              <w:rPr>
                <w:rFonts w:ascii="Calibri" w:hAnsi="Calibri" w:cs="Calibri"/>
              </w:rPr>
              <w:t>R2</w:t>
            </w:r>
          </w:p>
        </w:tc>
      </w:tr>
      <w:tr w:rsidR="002138C7" w:rsidRPr="004F3B18" w14:paraId="777F49B9" w14:textId="77777777" w:rsidTr="002138C7">
        <w:tc>
          <w:tcPr>
            <w:tcW w:w="698" w:type="dxa"/>
            <w:vMerge w:val="restart"/>
          </w:tcPr>
          <w:p w14:paraId="44A028DD" w14:textId="2A23C859" w:rsidR="008C45EC" w:rsidRPr="004F3B18" w:rsidRDefault="00A1217F" w:rsidP="00B260E9">
            <w:pPr>
              <w:jc w:val="center"/>
              <w:rPr>
                <w:rFonts w:ascii="Calibri" w:hAnsi="Calibri" w:cs="Calibri"/>
              </w:rPr>
            </w:pPr>
            <w:r w:rsidRPr="004F3B18">
              <w:rPr>
                <w:rFonts w:ascii="Calibri" w:hAnsi="Calibri" w:cs="Calibri"/>
              </w:rPr>
              <w:t>SHEL</w:t>
            </w:r>
          </w:p>
        </w:tc>
        <w:tc>
          <w:tcPr>
            <w:tcW w:w="1079" w:type="dxa"/>
            <w:vMerge w:val="restart"/>
          </w:tcPr>
          <w:p w14:paraId="4F4C8059" w14:textId="77777777" w:rsidR="008C45EC" w:rsidRPr="004F3B18" w:rsidRDefault="008C45EC" w:rsidP="00B260E9">
            <w:pPr>
              <w:jc w:val="center"/>
              <w:rPr>
                <w:rFonts w:ascii="Calibri" w:hAnsi="Calibri" w:cs="Calibri"/>
              </w:rPr>
            </w:pPr>
            <w:r w:rsidRPr="004F3B18">
              <w:rPr>
                <w:rFonts w:ascii="Calibri" w:hAnsi="Calibri" w:cs="Calibri"/>
              </w:rPr>
              <w:t>10</w:t>
            </w:r>
          </w:p>
        </w:tc>
        <w:tc>
          <w:tcPr>
            <w:tcW w:w="851" w:type="dxa"/>
          </w:tcPr>
          <w:p w14:paraId="44E4BCE9" w14:textId="77777777" w:rsidR="008C45EC" w:rsidRPr="004F3B18" w:rsidRDefault="008C45EC" w:rsidP="00B260E9">
            <w:pPr>
              <w:jc w:val="center"/>
              <w:rPr>
                <w:rFonts w:ascii="Calibri" w:hAnsi="Calibri" w:cs="Calibri"/>
              </w:rPr>
            </w:pPr>
            <w:r w:rsidRPr="004F3B18">
              <w:rPr>
                <w:rFonts w:ascii="Calibri" w:hAnsi="Calibri" w:cs="Calibri"/>
              </w:rPr>
              <w:t>20</w:t>
            </w:r>
          </w:p>
        </w:tc>
        <w:tc>
          <w:tcPr>
            <w:tcW w:w="753" w:type="dxa"/>
          </w:tcPr>
          <w:p w14:paraId="163003AC" w14:textId="166398D0" w:rsidR="008C45EC" w:rsidRPr="004F3B18" w:rsidRDefault="003A3DB2" w:rsidP="00B260E9">
            <w:pPr>
              <w:jc w:val="center"/>
              <w:rPr>
                <w:rFonts w:ascii="Calibri" w:hAnsi="Calibri" w:cs="Calibri"/>
              </w:rPr>
            </w:pPr>
            <w:r w:rsidRPr="004F3B18">
              <w:rPr>
                <w:rFonts w:ascii="Calibri" w:hAnsi="Calibri" w:cs="Calibri"/>
              </w:rPr>
              <w:t>2.13</w:t>
            </w:r>
          </w:p>
        </w:tc>
        <w:tc>
          <w:tcPr>
            <w:tcW w:w="664" w:type="dxa"/>
          </w:tcPr>
          <w:p w14:paraId="4B09ACD5" w14:textId="611AA89A" w:rsidR="008C45EC" w:rsidRPr="004F3B18" w:rsidRDefault="003A3DB2" w:rsidP="00B260E9">
            <w:pPr>
              <w:jc w:val="center"/>
              <w:rPr>
                <w:rFonts w:ascii="Calibri" w:hAnsi="Calibri" w:cs="Calibri"/>
              </w:rPr>
            </w:pPr>
            <w:r w:rsidRPr="004F3B18">
              <w:rPr>
                <w:rFonts w:ascii="Calibri" w:hAnsi="Calibri" w:cs="Calibri"/>
              </w:rPr>
              <w:t>0.9</w:t>
            </w:r>
          </w:p>
        </w:tc>
        <w:tc>
          <w:tcPr>
            <w:tcW w:w="1367" w:type="dxa"/>
          </w:tcPr>
          <w:p w14:paraId="4D384EEE" w14:textId="778C79A8" w:rsidR="008C45EC" w:rsidRPr="004F3B18" w:rsidRDefault="005E22D9" w:rsidP="00B260E9">
            <w:pPr>
              <w:jc w:val="center"/>
              <w:rPr>
                <w:rFonts w:ascii="Calibri" w:hAnsi="Calibri" w:cs="Calibri"/>
              </w:rPr>
            </w:pPr>
            <w:r w:rsidRPr="004F3B18">
              <w:rPr>
                <w:rFonts w:ascii="Calibri" w:hAnsi="Calibri" w:cs="Calibri"/>
              </w:rPr>
              <w:t>0.11</w:t>
            </w:r>
          </w:p>
        </w:tc>
        <w:tc>
          <w:tcPr>
            <w:tcW w:w="753" w:type="dxa"/>
          </w:tcPr>
          <w:p w14:paraId="0438DB5A" w14:textId="66A9105E" w:rsidR="008C45EC" w:rsidRPr="004F3B18" w:rsidRDefault="005E22D9" w:rsidP="00B260E9">
            <w:pPr>
              <w:jc w:val="center"/>
              <w:rPr>
                <w:rFonts w:ascii="Calibri" w:hAnsi="Calibri" w:cs="Calibri"/>
              </w:rPr>
            </w:pPr>
            <w:r w:rsidRPr="004F3B18">
              <w:rPr>
                <w:rFonts w:ascii="Calibri" w:hAnsi="Calibri" w:cs="Calibri"/>
              </w:rPr>
              <w:t>8.95</w:t>
            </w:r>
          </w:p>
        </w:tc>
        <w:tc>
          <w:tcPr>
            <w:tcW w:w="1061" w:type="dxa"/>
          </w:tcPr>
          <w:p w14:paraId="1443CBD6" w14:textId="3F0894A6" w:rsidR="008C45EC" w:rsidRPr="004F3B18" w:rsidRDefault="007952E7" w:rsidP="00B260E9">
            <w:pPr>
              <w:jc w:val="center"/>
              <w:rPr>
                <w:rFonts w:ascii="Calibri" w:hAnsi="Calibri" w:cs="Calibri"/>
              </w:rPr>
            </w:pPr>
            <w:r w:rsidRPr="004F3B18">
              <w:rPr>
                <w:rFonts w:ascii="Calibri" w:hAnsi="Calibri" w:cs="Calibri"/>
              </w:rPr>
              <w:t>-329.27</w:t>
            </w:r>
          </w:p>
        </w:tc>
        <w:tc>
          <w:tcPr>
            <w:tcW w:w="860" w:type="dxa"/>
          </w:tcPr>
          <w:p w14:paraId="07EF96CE" w14:textId="3EC8C042" w:rsidR="008C45EC" w:rsidRPr="004F3B18" w:rsidRDefault="007952E7" w:rsidP="00B260E9">
            <w:pPr>
              <w:jc w:val="center"/>
              <w:rPr>
                <w:rFonts w:ascii="Calibri" w:hAnsi="Calibri" w:cs="Calibri"/>
              </w:rPr>
            </w:pPr>
            <w:r w:rsidRPr="004F3B18">
              <w:rPr>
                <w:rFonts w:ascii="Calibri" w:hAnsi="Calibri" w:cs="Calibri"/>
              </w:rPr>
              <w:t>15.56</w:t>
            </w:r>
          </w:p>
        </w:tc>
        <w:tc>
          <w:tcPr>
            <w:tcW w:w="931" w:type="dxa"/>
          </w:tcPr>
          <w:p w14:paraId="0D7909F2" w14:textId="3607A470" w:rsidR="008C45EC" w:rsidRPr="004F3B18" w:rsidRDefault="007952E7" w:rsidP="00B260E9">
            <w:pPr>
              <w:jc w:val="center"/>
              <w:rPr>
                <w:rFonts w:ascii="Calibri" w:hAnsi="Calibri" w:cs="Calibri"/>
              </w:rPr>
            </w:pPr>
            <w:r w:rsidRPr="004F3B18">
              <w:rPr>
                <w:rFonts w:ascii="Calibri" w:hAnsi="Calibri" w:cs="Calibri"/>
              </w:rPr>
              <w:t>-235.11</w:t>
            </w:r>
          </w:p>
        </w:tc>
      </w:tr>
      <w:tr w:rsidR="002138C7" w:rsidRPr="004F3B18" w14:paraId="2A2AC447" w14:textId="77777777" w:rsidTr="002138C7">
        <w:tc>
          <w:tcPr>
            <w:tcW w:w="698" w:type="dxa"/>
            <w:vMerge/>
          </w:tcPr>
          <w:p w14:paraId="693C42FA" w14:textId="77777777" w:rsidR="008C45EC" w:rsidRPr="004F3B18" w:rsidRDefault="008C45EC" w:rsidP="00B260E9">
            <w:pPr>
              <w:jc w:val="center"/>
              <w:rPr>
                <w:rFonts w:ascii="Calibri" w:hAnsi="Calibri" w:cs="Calibri"/>
              </w:rPr>
            </w:pPr>
          </w:p>
        </w:tc>
        <w:tc>
          <w:tcPr>
            <w:tcW w:w="1079" w:type="dxa"/>
            <w:vMerge/>
          </w:tcPr>
          <w:p w14:paraId="47E26BED" w14:textId="77777777" w:rsidR="008C45EC" w:rsidRPr="004F3B18" w:rsidRDefault="008C45EC" w:rsidP="00B260E9">
            <w:pPr>
              <w:jc w:val="center"/>
              <w:rPr>
                <w:rFonts w:ascii="Calibri" w:hAnsi="Calibri" w:cs="Calibri"/>
              </w:rPr>
            </w:pPr>
          </w:p>
        </w:tc>
        <w:tc>
          <w:tcPr>
            <w:tcW w:w="851" w:type="dxa"/>
          </w:tcPr>
          <w:p w14:paraId="54534DA5" w14:textId="77777777" w:rsidR="008C45EC" w:rsidRPr="004F3B18" w:rsidRDefault="008C45EC" w:rsidP="00B260E9">
            <w:pPr>
              <w:jc w:val="center"/>
              <w:rPr>
                <w:rFonts w:ascii="Calibri" w:hAnsi="Calibri" w:cs="Calibri"/>
              </w:rPr>
            </w:pPr>
            <w:r w:rsidRPr="004F3B18">
              <w:rPr>
                <w:rFonts w:ascii="Calibri" w:hAnsi="Calibri" w:cs="Calibri"/>
              </w:rPr>
              <w:t>50</w:t>
            </w:r>
          </w:p>
        </w:tc>
        <w:tc>
          <w:tcPr>
            <w:tcW w:w="753" w:type="dxa"/>
          </w:tcPr>
          <w:p w14:paraId="1AD69806" w14:textId="40CF4AA3" w:rsidR="008C45EC" w:rsidRPr="004F3B18" w:rsidRDefault="00264676" w:rsidP="00B260E9">
            <w:pPr>
              <w:jc w:val="center"/>
              <w:rPr>
                <w:rFonts w:ascii="Calibri" w:hAnsi="Calibri" w:cs="Calibri"/>
              </w:rPr>
            </w:pPr>
            <w:r w:rsidRPr="004F3B18">
              <w:rPr>
                <w:rFonts w:ascii="Calibri" w:hAnsi="Calibri" w:cs="Calibri"/>
              </w:rPr>
              <w:t>1.69</w:t>
            </w:r>
          </w:p>
        </w:tc>
        <w:tc>
          <w:tcPr>
            <w:tcW w:w="664" w:type="dxa"/>
          </w:tcPr>
          <w:p w14:paraId="3592D2EE" w14:textId="1D52BF08" w:rsidR="008C45EC" w:rsidRPr="004F3B18" w:rsidRDefault="00264676" w:rsidP="00B260E9">
            <w:pPr>
              <w:jc w:val="center"/>
              <w:rPr>
                <w:rFonts w:ascii="Calibri" w:hAnsi="Calibri" w:cs="Calibri"/>
              </w:rPr>
            </w:pPr>
            <w:r w:rsidRPr="004F3B18">
              <w:rPr>
                <w:rFonts w:ascii="Calibri" w:hAnsi="Calibri" w:cs="Calibri"/>
              </w:rPr>
              <w:t>0.94</w:t>
            </w:r>
          </w:p>
        </w:tc>
        <w:tc>
          <w:tcPr>
            <w:tcW w:w="1367" w:type="dxa"/>
          </w:tcPr>
          <w:p w14:paraId="5CB2C981" w14:textId="460AC75C" w:rsidR="008C45EC" w:rsidRPr="004F3B18" w:rsidRDefault="00D41FC6" w:rsidP="00B260E9">
            <w:pPr>
              <w:jc w:val="center"/>
              <w:rPr>
                <w:rFonts w:ascii="Calibri" w:hAnsi="Calibri" w:cs="Calibri"/>
              </w:rPr>
            </w:pPr>
            <w:r w:rsidRPr="004F3B18">
              <w:rPr>
                <w:rFonts w:ascii="Calibri" w:hAnsi="Calibri" w:cs="Calibri"/>
              </w:rPr>
              <w:t>0.72</w:t>
            </w:r>
          </w:p>
        </w:tc>
        <w:tc>
          <w:tcPr>
            <w:tcW w:w="753" w:type="dxa"/>
          </w:tcPr>
          <w:p w14:paraId="51E939EC" w14:textId="5307617E" w:rsidR="008C45EC" w:rsidRPr="004F3B18" w:rsidRDefault="007A6A8C" w:rsidP="00B260E9">
            <w:pPr>
              <w:jc w:val="center"/>
              <w:rPr>
                <w:rFonts w:ascii="Calibri" w:hAnsi="Calibri" w:cs="Calibri"/>
              </w:rPr>
            </w:pPr>
            <w:r w:rsidRPr="004F3B18">
              <w:rPr>
                <w:rFonts w:ascii="Calibri" w:hAnsi="Calibri" w:cs="Calibri"/>
              </w:rPr>
              <w:t>7.86</w:t>
            </w:r>
          </w:p>
        </w:tc>
        <w:tc>
          <w:tcPr>
            <w:tcW w:w="1061" w:type="dxa"/>
          </w:tcPr>
          <w:p w14:paraId="7B5FE753" w14:textId="419EC7F7" w:rsidR="008C45EC" w:rsidRPr="004F3B18" w:rsidRDefault="007A6A8C" w:rsidP="00B260E9">
            <w:pPr>
              <w:jc w:val="center"/>
              <w:rPr>
                <w:rFonts w:ascii="Calibri" w:hAnsi="Calibri" w:cs="Calibri"/>
              </w:rPr>
            </w:pPr>
            <w:r w:rsidRPr="004F3B18">
              <w:rPr>
                <w:rFonts w:ascii="Calibri" w:hAnsi="Calibri" w:cs="Calibri"/>
              </w:rPr>
              <w:t>-261.22</w:t>
            </w:r>
          </w:p>
        </w:tc>
        <w:tc>
          <w:tcPr>
            <w:tcW w:w="860" w:type="dxa"/>
          </w:tcPr>
          <w:p w14:paraId="293A5E21" w14:textId="79CB3225" w:rsidR="008C45EC" w:rsidRPr="004F3B18" w:rsidRDefault="007A6A8C" w:rsidP="00B260E9">
            <w:pPr>
              <w:jc w:val="center"/>
              <w:rPr>
                <w:rFonts w:ascii="Calibri" w:hAnsi="Calibri" w:cs="Calibri"/>
              </w:rPr>
            </w:pPr>
            <w:r w:rsidRPr="004F3B18">
              <w:rPr>
                <w:rFonts w:ascii="Calibri" w:hAnsi="Calibri" w:cs="Calibri"/>
              </w:rPr>
              <w:t>14.75</w:t>
            </w:r>
          </w:p>
        </w:tc>
        <w:tc>
          <w:tcPr>
            <w:tcW w:w="931" w:type="dxa"/>
          </w:tcPr>
          <w:p w14:paraId="3F39DEF2" w14:textId="33A6BA7F" w:rsidR="008C45EC" w:rsidRPr="004F3B18" w:rsidRDefault="007A6A8C" w:rsidP="00B260E9">
            <w:pPr>
              <w:jc w:val="center"/>
              <w:rPr>
                <w:rFonts w:ascii="Calibri" w:hAnsi="Calibri" w:cs="Calibri"/>
              </w:rPr>
            </w:pPr>
            <w:r w:rsidRPr="004F3B18">
              <w:rPr>
                <w:rFonts w:ascii="Calibri" w:hAnsi="Calibri" w:cs="Calibri"/>
              </w:rPr>
              <w:t>-218.15</w:t>
            </w:r>
          </w:p>
        </w:tc>
      </w:tr>
      <w:tr w:rsidR="002138C7" w:rsidRPr="004F3B18" w14:paraId="24355A78" w14:textId="77777777" w:rsidTr="002138C7">
        <w:tc>
          <w:tcPr>
            <w:tcW w:w="698" w:type="dxa"/>
            <w:vMerge/>
          </w:tcPr>
          <w:p w14:paraId="45B8B3E1" w14:textId="77777777" w:rsidR="008C45EC" w:rsidRPr="004F3B18" w:rsidRDefault="008C45EC" w:rsidP="00B260E9">
            <w:pPr>
              <w:jc w:val="center"/>
              <w:rPr>
                <w:rFonts w:ascii="Calibri" w:hAnsi="Calibri" w:cs="Calibri"/>
              </w:rPr>
            </w:pPr>
          </w:p>
        </w:tc>
        <w:tc>
          <w:tcPr>
            <w:tcW w:w="1079" w:type="dxa"/>
            <w:vMerge/>
          </w:tcPr>
          <w:p w14:paraId="59D9A1A4" w14:textId="77777777" w:rsidR="008C45EC" w:rsidRPr="004F3B18" w:rsidRDefault="008C45EC" w:rsidP="00B260E9">
            <w:pPr>
              <w:jc w:val="center"/>
              <w:rPr>
                <w:rFonts w:ascii="Calibri" w:hAnsi="Calibri" w:cs="Calibri"/>
              </w:rPr>
            </w:pPr>
          </w:p>
        </w:tc>
        <w:tc>
          <w:tcPr>
            <w:tcW w:w="851" w:type="dxa"/>
          </w:tcPr>
          <w:p w14:paraId="0D1B07CB" w14:textId="77777777" w:rsidR="008C45EC" w:rsidRPr="004F3B18" w:rsidRDefault="008C45EC" w:rsidP="00B260E9">
            <w:pPr>
              <w:jc w:val="center"/>
              <w:rPr>
                <w:rFonts w:ascii="Calibri" w:hAnsi="Calibri" w:cs="Calibri"/>
              </w:rPr>
            </w:pPr>
            <w:r w:rsidRPr="004F3B18">
              <w:rPr>
                <w:rFonts w:ascii="Calibri" w:hAnsi="Calibri" w:cs="Calibri"/>
              </w:rPr>
              <w:t>100</w:t>
            </w:r>
          </w:p>
        </w:tc>
        <w:tc>
          <w:tcPr>
            <w:tcW w:w="753" w:type="dxa"/>
          </w:tcPr>
          <w:p w14:paraId="6106A9D8" w14:textId="5F7389E7" w:rsidR="008C45EC" w:rsidRPr="004F3B18" w:rsidRDefault="00632CFB" w:rsidP="00B260E9">
            <w:pPr>
              <w:jc w:val="center"/>
              <w:rPr>
                <w:rFonts w:ascii="Calibri" w:hAnsi="Calibri" w:cs="Calibri"/>
              </w:rPr>
            </w:pPr>
            <w:r w:rsidRPr="004F3B18">
              <w:rPr>
                <w:rFonts w:ascii="Calibri" w:hAnsi="Calibri" w:cs="Calibri"/>
              </w:rPr>
              <w:t>1.75</w:t>
            </w:r>
          </w:p>
        </w:tc>
        <w:tc>
          <w:tcPr>
            <w:tcW w:w="664" w:type="dxa"/>
          </w:tcPr>
          <w:p w14:paraId="57AEBF06" w14:textId="65A4ECE6" w:rsidR="008C45EC" w:rsidRPr="004F3B18" w:rsidRDefault="00632CFB" w:rsidP="00B260E9">
            <w:pPr>
              <w:jc w:val="center"/>
              <w:rPr>
                <w:rFonts w:ascii="Calibri" w:hAnsi="Calibri" w:cs="Calibri"/>
              </w:rPr>
            </w:pPr>
            <w:r w:rsidRPr="004F3B18">
              <w:rPr>
                <w:rFonts w:ascii="Calibri" w:hAnsi="Calibri" w:cs="Calibri"/>
              </w:rPr>
              <w:t>0.93</w:t>
            </w:r>
          </w:p>
        </w:tc>
        <w:tc>
          <w:tcPr>
            <w:tcW w:w="1367" w:type="dxa"/>
          </w:tcPr>
          <w:p w14:paraId="65E3372C" w14:textId="0701C6A4" w:rsidR="008C45EC" w:rsidRPr="004F3B18" w:rsidRDefault="00D92675" w:rsidP="00B260E9">
            <w:pPr>
              <w:jc w:val="center"/>
              <w:rPr>
                <w:rFonts w:ascii="Calibri" w:hAnsi="Calibri" w:cs="Calibri"/>
              </w:rPr>
            </w:pPr>
            <w:r w:rsidRPr="004F3B18">
              <w:rPr>
                <w:rFonts w:ascii="Calibri" w:hAnsi="Calibri" w:cs="Calibri"/>
              </w:rPr>
              <w:t>1.96</w:t>
            </w:r>
          </w:p>
        </w:tc>
        <w:tc>
          <w:tcPr>
            <w:tcW w:w="753" w:type="dxa"/>
          </w:tcPr>
          <w:p w14:paraId="58C885B3" w14:textId="5C6CB414" w:rsidR="008C45EC" w:rsidRPr="004F3B18" w:rsidRDefault="00D92675" w:rsidP="00B260E9">
            <w:pPr>
              <w:jc w:val="center"/>
              <w:rPr>
                <w:rFonts w:ascii="Calibri" w:hAnsi="Calibri" w:cs="Calibri"/>
              </w:rPr>
            </w:pPr>
            <w:r w:rsidRPr="004F3B18">
              <w:rPr>
                <w:rFonts w:ascii="Calibri" w:hAnsi="Calibri" w:cs="Calibri"/>
              </w:rPr>
              <w:t>1.97</w:t>
            </w:r>
          </w:p>
        </w:tc>
        <w:tc>
          <w:tcPr>
            <w:tcW w:w="1061" w:type="dxa"/>
          </w:tcPr>
          <w:p w14:paraId="1FBE0164" w14:textId="5E5A20F7" w:rsidR="008C45EC" w:rsidRPr="004F3B18" w:rsidRDefault="00D92675" w:rsidP="00B260E9">
            <w:pPr>
              <w:jc w:val="center"/>
              <w:rPr>
                <w:rFonts w:ascii="Calibri" w:hAnsi="Calibri" w:cs="Calibri"/>
              </w:rPr>
            </w:pPr>
            <w:r w:rsidRPr="004F3B18">
              <w:rPr>
                <w:rFonts w:ascii="Calibri" w:hAnsi="Calibri" w:cs="Calibri"/>
              </w:rPr>
              <w:t>-13.38</w:t>
            </w:r>
          </w:p>
        </w:tc>
        <w:tc>
          <w:tcPr>
            <w:tcW w:w="860" w:type="dxa"/>
          </w:tcPr>
          <w:p w14:paraId="5748193E" w14:textId="38B1F9C6" w:rsidR="008C45EC" w:rsidRPr="004F3B18" w:rsidRDefault="00D92675" w:rsidP="00B260E9">
            <w:pPr>
              <w:jc w:val="center"/>
              <w:rPr>
                <w:rFonts w:ascii="Calibri" w:hAnsi="Calibri" w:cs="Calibri"/>
              </w:rPr>
            </w:pPr>
            <w:r w:rsidRPr="004F3B18">
              <w:rPr>
                <w:rFonts w:ascii="Calibri" w:hAnsi="Calibri" w:cs="Calibri"/>
              </w:rPr>
              <w:t>2.73</w:t>
            </w:r>
          </w:p>
        </w:tc>
        <w:tc>
          <w:tcPr>
            <w:tcW w:w="931" w:type="dxa"/>
          </w:tcPr>
          <w:p w14:paraId="03FD370B" w14:textId="1BF7AAC7" w:rsidR="008C45EC" w:rsidRPr="004F3B18" w:rsidRDefault="00D92675" w:rsidP="00B260E9">
            <w:pPr>
              <w:jc w:val="center"/>
              <w:rPr>
                <w:rFonts w:ascii="Calibri" w:hAnsi="Calibri" w:cs="Calibri"/>
              </w:rPr>
            </w:pPr>
            <w:r w:rsidRPr="004F3B18">
              <w:rPr>
                <w:rFonts w:ascii="Calibri" w:hAnsi="Calibri" w:cs="Calibri"/>
              </w:rPr>
              <w:t>-6.85</w:t>
            </w:r>
          </w:p>
        </w:tc>
      </w:tr>
      <w:tr w:rsidR="002138C7" w:rsidRPr="004F3B18" w14:paraId="528CDD38" w14:textId="77777777" w:rsidTr="002138C7">
        <w:tc>
          <w:tcPr>
            <w:tcW w:w="698" w:type="dxa"/>
            <w:vMerge/>
          </w:tcPr>
          <w:p w14:paraId="2DDC6D49" w14:textId="77777777" w:rsidR="008C45EC" w:rsidRPr="004F3B18" w:rsidRDefault="008C45EC" w:rsidP="00B260E9">
            <w:pPr>
              <w:jc w:val="center"/>
              <w:rPr>
                <w:rFonts w:ascii="Calibri" w:hAnsi="Calibri" w:cs="Calibri"/>
              </w:rPr>
            </w:pPr>
          </w:p>
        </w:tc>
        <w:tc>
          <w:tcPr>
            <w:tcW w:w="1079" w:type="dxa"/>
            <w:vMerge/>
          </w:tcPr>
          <w:p w14:paraId="7C594C21" w14:textId="77777777" w:rsidR="008C45EC" w:rsidRPr="004F3B18" w:rsidRDefault="008C45EC" w:rsidP="00B260E9">
            <w:pPr>
              <w:jc w:val="center"/>
              <w:rPr>
                <w:rFonts w:ascii="Calibri" w:hAnsi="Calibri" w:cs="Calibri"/>
              </w:rPr>
            </w:pPr>
          </w:p>
        </w:tc>
        <w:tc>
          <w:tcPr>
            <w:tcW w:w="851" w:type="dxa"/>
          </w:tcPr>
          <w:p w14:paraId="08CA7A30" w14:textId="77777777" w:rsidR="008C45EC" w:rsidRPr="004F3B18" w:rsidRDefault="008C45EC" w:rsidP="00B260E9">
            <w:pPr>
              <w:jc w:val="center"/>
              <w:rPr>
                <w:rFonts w:ascii="Calibri" w:hAnsi="Calibri" w:cs="Calibri"/>
              </w:rPr>
            </w:pPr>
            <w:r w:rsidRPr="004F3B18">
              <w:rPr>
                <w:rFonts w:ascii="Calibri" w:hAnsi="Calibri" w:cs="Calibri"/>
              </w:rPr>
              <w:t>150</w:t>
            </w:r>
          </w:p>
        </w:tc>
        <w:tc>
          <w:tcPr>
            <w:tcW w:w="753" w:type="dxa"/>
          </w:tcPr>
          <w:p w14:paraId="5ABE4200" w14:textId="210E6507" w:rsidR="008C45EC" w:rsidRPr="004F3B18" w:rsidRDefault="000430FB" w:rsidP="00B260E9">
            <w:pPr>
              <w:jc w:val="center"/>
              <w:rPr>
                <w:rFonts w:ascii="Calibri" w:hAnsi="Calibri" w:cs="Calibri"/>
              </w:rPr>
            </w:pPr>
            <w:r w:rsidRPr="004F3B18">
              <w:rPr>
                <w:rFonts w:ascii="Calibri" w:hAnsi="Calibri" w:cs="Calibri"/>
              </w:rPr>
              <w:t>1.38</w:t>
            </w:r>
          </w:p>
        </w:tc>
        <w:tc>
          <w:tcPr>
            <w:tcW w:w="664" w:type="dxa"/>
          </w:tcPr>
          <w:p w14:paraId="4FF6ED8A" w14:textId="1F3B8232" w:rsidR="008C45EC" w:rsidRPr="004F3B18" w:rsidRDefault="000430FB" w:rsidP="00B260E9">
            <w:pPr>
              <w:jc w:val="center"/>
              <w:rPr>
                <w:rFonts w:ascii="Calibri" w:hAnsi="Calibri" w:cs="Calibri"/>
              </w:rPr>
            </w:pPr>
            <w:r w:rsidRPr="004F3B18">
              <w:rPr>
                <w:rFonts w:ascii="Calibri" w:hAnsi="Calibri" w:cs="Calibri"/>
              </w:rPr>
              <w:t>0.96</w:t>
            </w:r>
          </w:p>
        </w:tc>
        <w:tc>
          <w:tcPr>
            <w:tcW w:w="1367" w:type="dxa"/>
          </w:tcPr>
          <w:p w14:paraId="4F03A46B" w14:textId="60A766D7" w:rsidR="008C45EC" w:rsidRPr="004F3B18" w:rsidRDefault="001945C1" w:rsidP="00B260E9">
            <w:pPr>
              <w:jc w:val="center"/>
              <w:rPr>
                <w:rFonts w:ascii="Calibri" w:hAnsi="Calibri" w:cs="Calibri"/>
              </w:rPr>
            </w:pPr>
            <w:r w:rsidRPr="004F3B18">
              <w:rPr>
                <w:rFonts w:ascii="Calibri" w:hAnsi="Calibri" w:cs="Calibri"/>
              </w:rPr>
              <w:t>1.74</w:t>
            </w:r>
          </w:p>
        </w:tc>
        <w:tc>
          <w:tcPr>
            <w:tcW w:w="753" w:type="dxa"/>
          </w:tcPr>
          <w:p w14:paraId="59C77C2E" w14:textId="596D9CC8" w:rsidR="008C45EC" w:rsidRPr="004F3B18" w:rsidRDefault="001945C1" w:rsidP="00B260E9">
            <w:pPr>
              <w:jc w:val="center"/>
              <w:rPr>
                <w:rFonts w:ascii="Calibri" w:hAnsi="Calibri" w:cs="Calibri"/>
              </w:rPr>
            </w:pPr>
            <w:r w:rsidRPr="004F3B18">
              <w:rPr>
                <w:rFonts w:ascii="Calibri" w:hAnsi="Calibri" w:cs="Calibri"/>
              </w:rPr>
              <w:t>0.52</w:t>
            </w:r>
          </w:p>
        </w:tc>
        <w:tc>
          <w:tcPr>
            <w:tcW w:w="1061" w:type="dxa"/>
          </w:tcPr>
          <w:p w14:paraId="54F3CC59" w14:textId="43D62843" w:rsidR="008C45EC" w:rsidRPr="004F3B18" w:rsidRDefault="001945C1" w:rsidP="00B260E9">
            <w:pPr>
              <w:jc w:val="center"/>
              <w:rPr>
                <w:rFonts w:ascii="Calibri" w:hAnsi="Calibri" w:cs="Calibri"/>
              </w:rPr>
            </w:pPr>
            <w:r w:rsidRPr="004F3B18">
              <w:rPr>
                <w:rFonts w:ascii="Calibri" w:hAnsi="Calibri" w:cs="Calibri"/>
              </w:rPr>
              <w:t>-0.53</w:t>
            </w:r>
          </w:p>
        </w:tc>
        <w:tc>
          <w:tcPr>
            <w:tcW w:w="860" w:type="dxa"/>
          </w:tcPr>
          <w:p w14:paraId="27F351CB" w14:textId="5A3BFDF4" w:rsidR="008C45EC" w:rsidRPr="004F3B18" w:rsidRDefault="001945C1" w:rsidP="00B260E9">
            <w:pPr>
              <w:jc w:val="center"/>
              <w:rPr>
                <w:rFonts w:ascii="Calibri" w:hAnsi="Calibri" w:cs="Calibri"/>
              </w:rPr>
            </w:pPr>
            <w:r w:rsidRPr="004F3B18">
              <w:rPr>
                <w:rFonts w:ascii="Calibri" w:hAnsi="Calibri" w:cs="Calibri"/>
              </w:rPr>
              <w:t>0.92</w:t>
            </w:r>
          </w:p>
        </w:tc>
        <w:tc>
          <w:tcPr>
            <w:tcW w:w="931" w:type="dxa"/>
          </w:tcPr>
          <w:p w14:paraId="3C959BF5" w14:textId="3A67EFDE" w:rsidR="008C45EC" w:rsidRPr="004F3B18" w:rsidRDefault="001945C1" w:rsidP="00B260E9">
            <w:pPr>
              <w:jc w:val="center"/>
              <w:rPr>
                <w:rFonts w:ascii="Calibri" w:hAnsi="Calibri" w:cs="Calibri"/>
              </w:rPr>
            </w:pPr>
            <w:r w:rsidRPr="004F3B18">
              <w:rPr>
                <w:rFonts w:ascii="Calibri" w:hAnsi="Calibri" w:cs="Calibri"/>
              </w:rPr>
              <w:t>-0.09</w:t>
            </w:r>
          </w:p>
        </w:tc>
      </w:tr>
      <w:tr w:rsidR="002138C7" w:rsidRPr="004F3B18" w14:paraId="72BA30B2" w14:textId="77777777" w:rsidTr="002138C7">
        <w:tc>
          <w:tcPr>
            <w:tcW w:w="698" w:type="dxa"/>
            <w:vMerge/>
          </w:tcPr>
          <w:p w14:paraId="010F97AC" w14:textId="77777777" w:rsidR="008C45EC" w:rsidRPr="004F3B18" w:rsidRDefault="008C45EC" w:rsidP="00B260E9">
            <w:pPr>
              <w:jc w:val="center"/>
              <w:rPr>
                <w:rFonts w:ascii="Calibri" w:hAnsi="Calibri" w:cs="Calibri"/>
              </w:rPr>
            </w:pPr>
          </w:p>
        </w:tc>
        <w:tc>
          <w:tcPr>
            <w:tcW w:w="1079" w:type="dxa"/>
            <w:vMerge w:val="restart"/>
          </w:tcPr>
          <w:p w14:paraId="4E3A4B4B" w14:textId="77777777" w:rsidR="008C45EC" w:rsidRPr="004F3B18" w:rsidRDefault="008C45EC" w:rsidP="00B260E9">
            <w:pPr>
              <w:jc w:val="center"/>
              <w:rPr>
                <w:rFonts w:ascii="Calibri" w:hAnsi="Calibri" w:cs="Calibri"/>
              </w:rPr>
            </w:pPr>
            <w:r w:rsidRPr="004F3B18">
              <w:rPr>
                <w:rFonts w:ascii="Calibri" w:hAnsi="Calibri" w:cs="Calibri"/>
              </w:rPr>
              <w:t>25</w:t>
            </w:r>
          </w:p>
        </w:tc>
        <w:tc>
          <w:tcPr>
            <w:tcW w:w="851" w:type="dxa"/>
          </w:tcPr>
          <w:p w14:paraId="2D6763BA" w14:textId="77777777" w:rsidR="008C45EC" w:rsidRPr="004F3B18" w:rsidRDefault="008C45EC" w:rsidP="00B260E9">
            <w:pPr>
              <w:jc w:val="center"/>
              <w:rPr>
                <w:rFonts w:ascii="Calibri" w:hAnsi="Calibri" w:cs="Calibri"/>
              </w:rPr>
            </w:pPr>
            <w:r w:rsidRPr="004F3B18">
              <w:rPr>
                <w:rFonts w:ascii="Calibri" w:hAnsi="Calibri" w:cs="Calibri"/>
              </w:rPr>
              <w:t>20</w:t>
            </w:r>
          </w:p>
        </w:tc>
        <w:tc>
          <w:tcPr>
            <w:tcW w:w="753" w:type="dxa"/>
          </w:tcPr>
          <w:p w14:paraId="72698F97" w14:textId="6036F3B5" w:rsidR="008C45EC" w:rsidRPr="004F3B18" w:rsidRDefault="00437B53" w:rsidP="00B260E9">
            <w:pPr>
              <w:jc w:val="center"/>
              <w:rPr>
                <w:rFonts w:ascii="Calibri" w:hAnsi="Calibri" w:cs="Calibri"/>
              </w:rPr>
            </w:pPr>
            <w:r w:rsidRPr="004F3B18">
              <w:rPr>
                <w:rFonts w:ascii="Calibri" w:hAnsi="Calibri" w:cs="Calibri"/>
              </w:rPr>
              <w:t>2.41</w:t>
            </w:r>
          </w:p>
        </w:tc>
        <w:tc>
          <w:tcPr>
            <w:tcW w:w="664" w:type="dxa"/>
          </w:tcPr>
          <w:p w14:paraId="56B67676" w14:textId="3BA849F6" w:rsidR="008C45EC" w:rsidRPr="004F3B18" w:rsidRDefault="00437B53" w:rsidP="00B260E9">
            <w:pPr>
              <w:jc w:val="center"/>
              <w:rPr>
                <w:rFonts w:ascii="Calibri" w:hAnsi="Calibri" w:cs="Calibri"/>
              </w:rPr>
            </w:pPr>
            <w:r w:rsidRPr="004F3B18">
              <w:rPr>
                <w:rFonts w:ascii="Calibri" w:hAnsi="Calibri" w:cs="Calibri"/>
              </w:rPr>
              <w:t>0.88</w:t>
            </w:r>
          </w:p>
        </w:tc>
        <w:tc>
          <w:tcPr>
            <w:tcW w:w="1367" w:type="dxa"/>
          </w:tcPr>
          <w:p w14:paraId="30EB6835" w14:textId="41C321D8" w:rsidR="008C45EC" w:rsidRPr="004F3B18" w:rsidRDefault="00437B53" w:rsidP="00B260E9">
            <w:pPr>
              <w:jc w:val="center"/>
              <w:rPr>
                <w:rFonts w:ascii="Calibri" w:hAnsi="Calibri" w:cs="Calibri"/>
              </w:rPr>
            </w:pPr>
            <w:r w:rsidRPr="004F3B18">
              <w:rPr>
                <w:rFonts w:ascii="Calibri" w:hAnsi="Calibri" w:cs="Calibri"/>
              </w:rPr>
              <w:t>1.67</w:t>
            </w:r>
          </w:p>
        </w:tc>
        <w:tc>
          <w:tcPr>
            <w:tcW w:w="753" w:type="dxa"/>
          </w:tcPr>
          <w:p w14:paraId="52097CD7" w14:textId="526C409D" w:rsidR="008C45EC" w:rsidRPr="004F3B18" w:rsidRDefault="00437B53" w:rsidP="00B260E9">
            <w:pPr>
              <w:jc w:val="center"/>
              <w:rPr>
                <w:rFonts w:ascii="Calibri" w:hAnsi="Calibri" w:cs="Calibri"/>
              </w:rPr>
            </w:pPr>
            <w:r w:rsidRPr="004F3B18">
              <w:rPr>
                <w:rFonts w:ascii="Calibri" w:hAnsi="Calibri" w:cs="Calibri"/>
              </w:rPr>
              <w:t>2.26</w:t>
            </w:r>
          </w:p>
        </w:tc>
        <w:tc>
          <w:tcPr>
            <w:tcW w:w="1061" w:type="dxa"/>
          </w:tcPr>
          <w:p w14:paraId="510717CD" w14:textId="763A4958" w:rsidR="008C45EC" w:rsidRPr="004F3B18" w:rsidRDefault="00437B53" w:rsidP="00B260E9">
            <w:pPr>
              <w:jc w:val="center"/>
              <w:rPr>
                <w:rFonts w:ascii="Calibri" w:hAnsi="Calibri" w:cs="Calibri"/>
              </w:rPr>
            </w:pPr>
            <w:r w:rsidRPr="004F3B18">
              <w:rPr>
                <w:rFonts w:ascii="Calibri" w:hAnsi="Calibri" w:cs="Calibri"/>
              </w:rPr>
              <w:t>-20.41</w:t>
            </w:r>
          </w:p>
        </w:tc>
        <w:tc>
          <w:tcPr>
            <w:tcW w:w="860" w:type="dxa"/>
          </w:tcPr>
          <w:p w14:paraId="1828E932" w14:textId="4F703563" w:rsidR="008C45EC" w:rsidRPr="004F3B18" w:rsidRDefault="0040582C" w:rsidP="00B260E9">
            <w:pPr>
              <w:jc w:val="center"/>
              <w:rPr>
                <w:rFonts w:ascii="Calibri" w:hAnsi="Calibri" w:cs="Calibri"/>
              </w:rPr>
            </w:pPr>
            <w:r w:rsidRPr="004F3B18">
              <w:rPr>
                <w:rFonts w:ascii="Calibri" w:hAnsi="Calibri" w:cs="Calibri"/>
              </w:rPr>
              <w:t>4.49</w:t>
            </w:r>
          </w:p>
        </w:tc>
        <w:tc>
          <w:tcPr>
            <w:tcW w:w="931" w:type="dxa"/>
          </w:tcPr>
          <w:p w14:paraId="7486CED8" w14:textId="3D27B775" w:rsidR="008C45EC" w:rsidRPr="004F3B18" w:rsidRDefault="0040582C" w:rsidP="00B260E9">
            <w:pPr>
              <w:jc w:val="center"/>
              <w:rPr>
                <w:rFonts w:ascii="Calibri" w:hAnsi="Calibri" w:cs="Calibri"/>
              </w:rPr>
            </w:pPr>
            <w:r w:rsidRPr="004F3B18">
              <w:rPr>
                <w:rFonts w:ascii="Calibri" w:hAnsi="Calibri" w:cs="Calibri"/>
              </w:rPr>
              <w:t>-23.14</w:t>
            </w:r>
          </w:p>
        </w:tc>
      </w:tr>
      <w:tr w:rsidR="002138C7" w:rsidRPr="004F3B18" w14:paraId="3B5AC2AE" w14:textId="77777777" w:rsidTr="002138C7">
        <w:tc>
          <w:tcPr>
            <w:tcW w:w="698" w:type="dxa"/>
            <w:vMerge/>
          </w:tcPr>
          <w:p w14:paraId="6BEB2328" w14:textId="77777777" w:rsidR="008C45EC" w:rsidRPr="004F3B18" w:rsidRDefault="008C45EC" w:rsidP="00B260E9">
            <w:pPr>
              <w:jc w:val="center"/>
              <w:rPr>
                <w:rFonts w:ascii="Calibri" w:hAnsi="Calibri" w:cs="Calibri"/>
              </w:rPr>
            </w:pPr>
          </w:p>
        </w:tc>
        <w:tc>
          <w:tcPr>
            <w:tcW w:w="1079" w:type="dxa"/>
            <w:vMerge/>
          </w:tcPr>
          <w:p w14:paraId="36B0B788" w14:textId="77777777" w:rsidR="008C45EC" w:rsidRPr="004F3B18" w:rsidRDefault="008C45EC" w:rsidP="00B260E9">
            <w:pPr>
              <w:jc w:val="center"/>
              <w:rPr>
                <w:rFonts w:ascii="Calibri" w:hAnsi="Calibri" w:cs="Calibri"/>
              </w:rPr>
            </w:pPr>
          </w:p>
        </w:tc>
        <w:tc>
          <w:tcPr>
            <w:tcW w:w="851" w:type="dxa"/>
          </w:tcPr>
          <w:p w14:paraId="347DBBF1" w14:textId="77777777" w:rsidR="008C45EC" w:rsidRPr="004F3B18" w:rsidRDefault="008C45EC" w:rsidP="00B260E9">
            <w:pPr>
              <w:jc w:val="center"/>
              <w:rPr>
                <w:rFonts w:ascii="Calibri" w:hAnsi="Calibri" w:cs="Calibri"/>
              </w:rPr>
            </w:pPr>
            <w:r w:rsidRPr="004F3B18">
              <w:rPr>
                <w:rFonts w:ascii="Calibri" w:hAnsi="Calibri" w:cs="Calibri"/>
              </w:rPr>
              <w:t>50</w:t>
            </w:r>
          </w:p>
        </w:tc>
        <w:tc>
          <w:tcPr>
            <w:tcW w:w="753" w:type="dxa"/>
          </w:tcPr>
          <w:p w14:paraId="569FD6BB" w14:textId="5BCA9912" w:rsidR="008C45EC" w:rsidRPr="004F3B18" w:rsidRDefault="007F52BC" w:rsidP="00B260E9">
            <w:pPr>
              <w:jc w:val="center"/>
              <w:rPr>
                <w:rFonts w:ascii="Calibri" w:hAnsi="Calibri" w:cs="Calibri"/>
              </w:rPr>
            </w:pPr>
            <w:r w:rsidRPr="004F3B18">
              <w:rPr>
                <w:rFonts w:ascii="Calibri" w:hAnsi="Calibri" w:cs="Calibri"/>
              </w:rPr>
              <w:t>1.42</w:t>
            </w:r>
          </w:p>
        </w:tc>
        <w:tc>
          <w:tcPr>
            <w:tcW w:w="664" w:type="dxa"/>
          </w:tcPr>
          <w:p w14:paraId="4CFD9707" w14:textId="648AB1E3" w:rsidR="008C45EC" w:rsidRPr="004F3B18" w:rsidRDefault="007F52BC" w:rsidP="00B260E9">
            <w:pPr>
              <w:jc w:val="center"/>
              <w:rPr>
                <w:rFonts w:ascii="Calibri" w:hAnsi="Calibri" w:cs="Calibri"/>
              </w:rPr>
            </w:pPr>
            <w:r w:rsidRPr="004F3B18">
              <w:rPr>
                <w:rFonts w:ascii="Calibri" w:hAnsi="Calibri" w:cs="Calibri"/>
              </w:rPr>
              <w:t>0.95</w:t>
            </w:r>
          </w:p>
        </w:tc>
        <w:tc>
          <w:tcPr>
            <w:tcW w:w="1367" w:type="dxa"/>
          </w:tcPr>
          <w:p w14:paraId="3797D23E" w14:textId="1ADAD333" w:rsidR="008C45EC" w:rsidRPr="004F3B18" w:rsidRDefault="002A3DD2" w:rsidP="00B260E9">
            <w:pPr>
              <w:jc w:val="center"/>
              <w:rPr>
                <w:rFonts w:ascii="Calibri" w:hAnsi="Calibri" w:cs="Calibri"/>
              </w:rPr>
            </w:pPr>
            <w:r w:rsidRPr="004F3B18">
              <w:rPr>
                <w:rFonts w:ascii="Calibri" w:hAnsi="Calibri" w:cs="Calibri"/>
              </w:rPr>
              <w:t>2.27</w:t>
            </w:r>
          </w:p>
        </w:tc>
        <w:tc>
          <w:tcPr>
            <w:tcW w:w="753" w:type="dxa"/>
          </w:tcPr>
          <w:p w14:paraId="5669612D" w14:textId="0E7B5071" w:rsidR="008C45EC" w:rsidRPr="004F3B18" w:rsidRDefault="002A3DD2" w:rsidP="00B260E9">
            <w:pPr>
              <w:jc w:val="center"/>
              <w:rPr>
                <w:rFonts w:ascii="Calibri" w:hAnsi="Calibri" w:cs="Calibri"/>
              </w:rPr>
            </w:pPr>
            <w:r w:rsidRPr="004F3B18">
              <w:rPr>
                <w:rFonts w:ascii="Calibri" w:hAnsi="Calibri" w:cs="Calibri"/>
              </w:rPr>
              <w:t>5.61</w:t>
            </w:r>
          </w:p>
        </w:tc>
        <w:tc>
          <w:tcPr>
            <w:tcW w:w="1061" w:type="dxa"/>
          </w:tcPr>
          <w:p w14:paraId="23C1CE38" w14:textId="0AD593BA" w:rsidR="008C45EC" w:rsidRPr="004F3B18" w:rsidRDefault="002A3DD2" w:rsidP="00B260E9">
            <w:pPr>
              <w:jc w:val="center"/>
              <w:rPr>
                <w:rFonts w:ascii="Calibri" w:hAnsi="Calibri" w:cs="Calibri"/>
              </w:rPr>
            </w:pPr>
            <w:r w:rsidRPr="004F3B18">
              <w:rPr>
                <w:rFonts w:ascii="Calibri" w:hAnsi="Calibri" w:cs="Calibri"/>
              </w:rPr>
              <w:t>-128.17</w:t>
            </w:r>
          </w:p>
        </w:tc>
        <w:tc>
          <w:tcPr>
            <w:tcW w:w="860" w:type="dxa"/>
          </w:tcPr>
          <w:p w14:paraId="5D111023" w14:textId="4EC57AD8" w:rsidR="008C45EC" w:rsidRPr="004F3B18" w:rsidRDefault="002A3DD2" w:rsidP="00B260E9">
            <w:pPr>
              <w:jc w:val="center"/>
              <w:rPr>
                <w:rFonts w:ascii="Calibri" w:hAnsi="Calibri" w:cs="Calibri"/>
              </w:rPr>
            </w:pPr>
            <w:r w:rsidRPr="004F3B18">
              <w:rPr>
                <w:rFonts w:ascii="Calibri" w:hAnsi="Calibri" w:cs="Calibri"/>
              </w:rPr>
              <w:t>10.84</w:t>
            </w:r>
          </w:p>
        </w:tc>
        <w:tc>
          <w:tcPr>
            <w:tcW w:w="931" w:type="dxa"/>
          </w:tcPr>
          <w:p w14:paraId="72A4E7BA" w14:textId="2F6A663B" w:rsidR="008C45EC" w:rsidRPr="004F3B18" w:rsidRDefault="00BE032A" w:rsidP="00B260E9">
            <w:pPr>
              <w:jc w:val="center"/>
              <w:rPr>
                <w:rFonts w:ascii="Calibri" w:hAnsi="Calibri" w:cs="Calibri"/>
              </w:rPr>
            </w:pPr>
            <w:r w:rsidRPr="004F3B18">
              <w:rPr>
                <w:rFonts w:ascii="Calibri" w:hAnsi="Calibri" w:cs="Calibri"/>
              </w:rPr>
              <w:t>-124.88</w:t>
            </w:r>
          </w:p>
        </w:tc>
      </w:tr>
      <w:tr w:rsidR="002138C7" w:rsidRPr="004F3B18" w14:paraId="7F607EB5" w14:textId="77777777" w:rsidTr="002138C7">
        <w:tc>
          <w:tcPr>
            <w:tcW w:w="698" w:type="dxa"/>
            <w:vMerge/>
          </w:tcPr>
          <w:p w14:paraId="23EB6DA5" w14:textId="77777777" w:rsidR="008C45EC" w:rsidRPr="004F3B18" w:rsidRDefault="008C45EC" w:rsidP="00B260E9">
            <w:pPr>
              <w:jc w:val="center"/>
              <w:rPr>
                <w:rFonts w:ascii="Calibri" w:hAnsi="Calibri" w:cs="Calibri"/>
              </w:rPr>
            </w:pPr>
          </w:p>
        </w:tc>
        <w:tc>
          <w:tcPr>
            <w:tcW w:w="1079" w:type="dxa"/>
            <w:vMerge/>
          </w:tcPr>
          <w:p w14:paraId="19DA2404" w14:textId="77777777" w:rsidR="008C45EC" w:rsidRPr="004F3B18" w:rsidRDefault="008C45EC" w:rsidP="00B260E9">
            <w:pPr>
              <w:jc w:val="center"/>
              <w:rPr>
                <w:rFonts w:ascii="Calibri" w:hAnsi="Calibri" w:cs="Calibri"/>
              </w:rPr>
            </w:pPr>
          </w:p>
        </w:tc>
        <w:tc>
          <w:tcPr>
            <w:tcW w:w="851" w:type="dxa"/>
          </w:tcPr>
          <w:p w14:paraId="60A47575" w14:textId="77777777" w:rsidR="008C45EC" w:rsidRPr="004F3B18" w:rsidRDefault="008C45EC" w:rsidP="00B260E9">
            <w:pPr>
              <w:jc w:val="center"/>
              <w:rPr>
                <w:rFonts w:ascii="Calibri" w:hAnsi="Calibri" w:cs="Calibri"/>
              </w:rPr>
            </w:pPr>
            <w:r w:rsidRPr="004F3B18">
              <w:rPr>
                <w:rFonts w:ascii="Calibri" w:hAnsi="Calibri" w:cs="Calibri"/>
              </w:rPr>
              <w:t>100</w:t>
            </w:r>
          </w:p>
        </w:tc>
        <w:tc>
          <w:tcPr>
            <w:tcW w:w="753" w:type="dxa"/>
          </w:tcPr>
          <w:p w14:paraId="203AF8B3" w14:textId="3730803A" w:rsidR="008C45EC" w:rsidRPr="004F3B18" w:rsidRDefault="00AB296F" w:rsidP="00B260E9">
            <w:pPr>
              <w:jc w:val="center"/>
              <w:rPr>
                <w:rFonts w:ascii="Calibri" w:hAnsi="Calibri" w:cs="Calibri"/>
              </w:rPr>
            </w:pPr>
            <w:r w:rsidRPr="004F3B18">
              <w:rPr>
                <w:rFonts w:ascii="Calibri" w:hAnsi="Calibri" w:cs="Calibri"/>
              </w:rPr>
              <w:t>1.51</w:t>
            </w:r>
          </w:p>
        </w:tc>
        <w:tc>
          <w:tcPr>
            <w:tcW w:w="664" w:type="dxa"/>
          </w:tcPr>
          <w:p w14:paraId="1163B3C9" w14:textId="0221F7B4" w:rsidR="008C45EC" w:rsidRPr="004F3B18" w:rsidRDefault="00AB296F" w:rsidP="00B260E9">
            <w:pPr>
              <w:jc w:val="center"/>
              <w:rPr>
                <w:rFonts w:ascii="Calibri" w:hAnsi="Calibri" w:cs="Calibri"/>
              </w:rPr>
            </w:pPr>
            <w:r w:rsidRPr="004F3B18">
              <w:rPr>
                <w:rFonts w:ascii="Calibri" w:hAnsi="Calibri" w:cs="Calibri"/>
              </w:rPr>
              <w:t>0.95</w:t>
            </w:r>
          </w:p>
        </w:tc>
        <w:tc>
          <w:tcPr>
            <w:tcW w:w="1367" w:type="dxa"/>
          </w:tcPr>
          <w:p w14:paraId="38F4E7CF" w14:textId="50F04C0D" w:rsidR="008C45EC" w:rsidRPr="004F3B18" w:rsidRDefault="0000515C" w:rsidP="00B260E9">
            <w:pPr>
              <w:jc w:val="center"/>
              <w:rPr>
                <w:rFonts w:ascii="Calibri" w:hAnsi="Calibri" w:cs="Calibri"/>
              </w:rPr>
            </w:pPr>
            <w:r w:rsidRPr="004F3B18">
              <w:rPr>
                <w:rFonts w:ascii="Calibri" w:hAnsi="Calibri" w:cs="Calibri"/>
              </w:rPr>
              <w:t>1.87</w:t>
            </w:r>
          </w:p>
        </w:tc>
        <w:tc>
          <w:tcPr>
            <w:tcW w:w="753" w:type="dxa"/>
          </w:tcPr>
          <w:p w14:paraId="266DB61C" w14:textId="1C4C8E95" w:rsidR="008C45EC" w:rsidRPr="004F3B18" w:rsidRDefault="0000515C" w:rsidP="00B260E9">
            <w:pPr>
              <w:jc w:val="center"/>
              <w:rPr>
                <w:rFonts w:ascii="Calibri" w:hAnsi="Calibri" w:cs="Calibri"/>
              </w:rPr>
            </w:pPr>
            <w:r w:rsidRPr="004F3B18">
              <w:rPr>
                <w:rFonts w:ascii="Calibri" w:hAnsi="Calibri" w:cs="Calibri"/>
              </w:rPr>
              <w:t>1.27</w:t>
            </w:r>
          </w:p>
        </w:tc>
        <w:tc>
          <w:tcPr>
            <w:tcW w:w="1061" w:type="dxa"/>
          </w:tcPr>
          <w:p w14:paraId="59F015B4" w14:textId="4FFCACFC" w:rsidR="008C45EC" w:rsidRPr="004F3B18" w:rsidRDefault="0000515C" w:rsidP="00B260E9">
            <w:pPr>
              <w:jc w:val="center"/>
              <w:rPr>
                <w:rFonts w:ascii="Calibri" w:hAnsi="Calibri" w:cs="Calibri"/>
              </w:rPr>
            </w:pPr>
            <w:r w:rsidRPr="004F3B18">
              <w:rPr>
                <w:rFonts w:ascii="Calibri" w:hAnsi="Calibri" w:cs="Calibri"/>
              </w:rPr>
              <w:t>-5.36</w:t>
            </w:r>
          </w:p>
        </w:tc>
        <w:tc>
          <w:tcPr>
            <w:tcW w:w="860" w:type="dxa"/>
          </w:tcPr>
          <w:p w14:paraId="6A7D89CF" w14:textId="552BEBAD" w:rsidR="008C45EC" w:rsidRPr="004F3B18" w:rsidRDefault="0000515C" w:rsidP="00B260E9">
            <w:pPr>
              <w:jc w:val="center"/>
              <w:rPr>
                <w:rFonts w:ascii="Calibri" w:hAnsi="Calibri" w:cs="Calibri"/>
              </w:rPr>
            </w:pPr>
            <w:r w:rsidRPr="004F3B18">
              <w:rPr>
                <w:rFonts w:ascii="Calibri" w:hAnsi="Calibri" w:cs="Calibri"/>
              </w:rPr>
              <w:t>1.64</w:t>
            </w:r>
          </w:p>
        </w:tc>
        <w:tc>
          <w:tcPr>
            <w:tcW w:w="931" w:type="dxa"/>
          </w:tcPr>
          <w:p w14:paraId="6D1CA7DB" w14:textId="3795929E" w:rsidR="008C45EC" w:rsidRPr="004F3B18" w:rsidRDefault="0000515C" w:rsidP="00B260E9">
            <w:pPr>
              <w:jc w:val="center"/>
              <w:rPr>
                <w:rFonts w:ascii="Calibri" w:hAnsi="Calibri" w:cs="Calibri"/>
              </w:rPr>
            </w:pPr>
            <w:r w:rsidRPr="004F3B18">
              <w:rPr>
                <w:rFonts w:ascii="Calibri" w:hAnsi="Calibri" w:cs="Calibri"/>
              </w:rPr>
              <w:t>-2.37</w:t>
            </w:r>
          </w:p>
        </w:tc>
      </w:tr>
      <w:tr w:rsidR="002138C7" w:rsidRPr="004F3B18" w14:paraId="31D70892" w14:textId="77777777" w:rsidTr="002138C7">
        <w:tc>
          <w:tcPr>
            <w:tcW w:w="698" w:type="dxa"/>
            <w:vMerge/>
          </w:tcPr>
          <w:p w14:paraId="33E9D33A" w14:textId="77777777" w:rsidR="008C45EC" w:rsidRPr="004F3B18" w:rsidRDefault="008C45EC" w:rsidP="00B260E9">
            <w:pPr>
              <w:jc w:val="center"/>
              <w:rPr>
                <w:rFonts w:ascii="Calibri" w:hAnsi="Calibri" w:cs="Calibri"/>
              </w:rPr>
            </w:pPr>
          </w:p>
        </w:tc>
        <w:tc>
          <w:tcPr>
            <w:tcW w:w="1079" w:type="dxa"/>
            <w:vMerge/>
          </w:tcPr>
          <w:p w14:paraId="2C591A15" w14:textId="77777777" w:rsidR="008C45EC" w:rsidRPr="004F3B18" w:rsidRDefault="008C45EC" w:rsidP="00B260E9">
            <w:pPr>
              <w:jc w:val="center"/>
              <w:rPr>
                <w:rFonts w:ascii="Calibri" w:hAnsi="Calibri" w:cs="Calibri"/>
              </w:rPr>
            </w:pPr>
          </w:p>
        </w:tc>
        <w:tc>
          <w:tcPr>
            <w:tcW w:w="851" w:type="dxa"/>
          </w:tcPr>
          <w:p w14:paraId="714A7270" w14:textId="77777777" w:rsidR="008C45EC" w:rsidRPr="004F3B18" w:rsidRDefault="008C45EC" w:rsidP="00B260E9">
            <w:pPr>
              <w:jc w:val="center"/>
              <w:rPr>
                <w:rFonts w:ascii="Calibri" w:hAnsi="Calibri" w:cs="Calibri"/>
              </w:rPr>
            </w:pPr>
            <w:r w:rsidRPr="004F3B18">
              <w:rPr>
                <w:rFonts w:ascii="Calibri" w:hAnsi="Calibri" w:cs="Calibri"/>
              </w:rPr>
              <w:t>150</w:t>
            </w:r>
          </w:p>
        </w:tc>
        <w:tc>
          <w:tcPr>
            <w:tcW w:w="753" w:type="dxa"/>
          </w:tcPr>
          <w:p w14:paraId="50153895" w14:textId="1C8DA33F" w:rsidR="008C45EC" w:rsidRPr="004F3B18" w:rsidRDefault="00D443B9" w:rsidP="00B260E9">
            <w:pPr>
              <w:jc w:val="center"/>
              <w:rPr>
                <w:rFonts w:ascii="Calibri" w:hAnsi="Calibri" w:cs="Calibri"/>
              </w:rPr>
            </w:pPr>
            <w:r w:rsidRPr="004F3B18">
              <w:rPr>
                <w:rFonts w:ascii="Calibri" w:hAnsi="Calibri" w:cs="Calibri"/>
              </w:rPr>
              <w:t>1.53</w:t>
            </w:r>
          </w:p>
        </w:tc>
        <w:tc>
          <w:tcPr>
            <w:tcW w:w="664" w:type="dxa"/>
          </w:tcPr>
          <w:p w14:paraId="59289CBF" w14:textId="78233FAF" w:rsidR="008C45EC" w:rsidRPr="004F3B18" w:rsidRDefault="00D443B9" w:rsidP="00B260E9">
            <w:pPr>
              <w:jc w:val="center"/>
              <w:rPr>
                <w:rFonts w:ascii="Calibri" w:hAnsi="Calibri" w:cs="Calibri"/>
              </w:rPr>
            </w:pPr>
            <w:r w:rsidRPr="004F3B18">
              <w:rPr>
                <w:rFonts w:ascii="Calibri" w:hAnsi="Calibri" w:cs="Calibri"/>
              </w:rPr>
              <w:t>0.95</w:t>
            </w:r>
          </w:p>
        </w:tc>
        <w:tc>
          <w:tcPr>
            <w:tcW w:w="1367" w:type="dxa"/>
          </w:tcPr>
          <w:p w14:paraId="06122574" w14:textId="50291995" w:rsidR="008C45EC" w:rsidRPr="004F3B18" w:rsidRDefault="002138C7" w:rsidP="00B260E9">
            <w:pPr>
              <w:jc w:val="center"/>
              <w:rPr>
                <w:rFonts w:ascii="Calibri" w:hAnsi="Calibri" w:cs="Calibri"/>
              </w:rPr>
            </w:pPr>
            <w:r w:rsidRPr="004F3B18">
              <w:rPr>
                <w:rFonts w:ascii="Calibri" w:hAnsi="Calibri" w:cs="Calibri"/>
              </w:rPr>
              <w:t>0.61</w:t>
            </w:r>
          </w:p>
        </w:tc>
        <w:tc>
          <w:tcPr>
            <w:tcW w:w="753" w:type="dxa"/>
          </w:tcPr>
          <w:p w14:paraId="0133935C" w14:textId="063E7B1F" w:rsidR="008C45EC" w:rsidRPr="004F3B18" w:rsidRDefault="002138C7" w:rsidP="00B260E9">
            <w:pPr>
              <w:jc w:val="center"/>
              <w:rPr>
                <w:rFonts w:ascii="Calibri" w:hAnsi="Calibri" w:cs="Calibri"/>
              </w:rPr>
            </w:pPr>
            <w:r w:rsidRPr="004F3B18">
              <w:rPr>
                <w:rFonts w:ascii="Calibri" w:hAnsi="Calibri" w:cs="Calibri"/>
              </w:rPr>
              <w:t>18.24</w:t>
            </w:r>
          </w:p>
        </w:tc>
        <w:tc>
          <w:tcPr>
            <w:tcW w:w="1061" w:type="dxa"/>
          </w:tcPr>
          <w:p w14:paraId="32A8D716" w14:textId="3795D55F" w:rsidR="008C45EC" w:rsidRPr="004F3B18" w:rsidRDefault="002138C7" w:rsidP="00B260E9">
            <w:pPr>
              <w:jc w:val="center"/>
              <w:rPr>
                <w:rFonts w:ascii="Calibri" w:hAnsi="Calibri" w:cs="Calibri"/>
              </w:rPr>
            </w:pPr>
            <w:r w:rsidRPr="004F3B18">
              <w:rPr>
                <w:rFonts w:ascii="Calibri" w:hAnsi="Calibri" w:cs="Calibri"/>
              </w:rPr>
              <w:t>-1355.61</w:t>
            </w:r>
          </w:p>
        </w:tc>
        <w:tc>
          <w:tcPr>
            <w:tcW w:w="860" w:type="dxa"/>
          </w:tcPr>
          <w:p w14:paraId="12503658" w14:textId="76DED836" w:rsidR="008C45EC" w:rsidRPr="004F3B18" w:rsidRDefault="00CD71D9" w:rsidP="00B260E9">
            <w:pPr>
              <w:jc w:val="center"/>
              <w:rPr>
                <w:rFonts w:ascii="Calibri" w:hAnsi="Calibri" w:cs="Calibri"/>
              </w:rPr>
            </w:pPr>
            <w:r w:rsidRPr="004F3B18">
              <w:rPr>
                <w:rFonts w:ascii="Calibri" w:hAnsi="Calibri" w:cs="Calibri"/>
              </w:rPr>
              <w:t>26.4</w:t>
            </w:r>
          </w:p>
        </w:tc>
        <w:tc>
          <w:tcPr>
            <w:tcW w:w="931" w:type="dxa"/>
          </w:tcPr>
          <w:p w14:paraId="2A419AA9" w14:textId="21908995" w:rsidR="008C45EC" w:rsidRPr="004F3B18" w:rsidRDefault="00CD71D9" w:rsidP="00B260E9">
            <w:pPr>
              <w:jc w:val="center"/>
              <w:rPr>
                <w:rFonts w:ascii="Calibri" w:hAnsi="Calibri" w:cs="Calibri"/>
              </w:rPr>
            </w:pPr>
            <w:r w:rsidRPr="004F3B18">
              <w:rPr>
                <w:rFonts w:ascii="Calibri" w:hAnsi="Calibri" w:cs="Calibri"/>
              </w:rPr>
              <w:t>-636.38</w:t>
            </w:r>
          </w:p>
        </w:tc>
      </w:tr>
      <w:tr w:rsidR="002138C7" w:rsidRPr="004F3B18" w14:paraId="425FAB03" w14:textId="77777777" w:rsidTr="002138C7">
        <w:tc>
          <w:tcPr>
            <w:tcW w:w="698" w:type="dxa"/>
            <w:vMerge/>
          </w:tcPr>
          <w:p w14:paraId="21708998" w14:textId="77777777" w:rsidR="008C45EC" w:rsidRPr="004F3B18" w:rsidRDefault="008C45EC" w:rsidP="00B260E9">
            <w:pPr>
              <w:jc w:val="center"/>
              <w:rPr>
                <w:rFonts w:ascii="Calibri" w:hAnsi="Calibri" w:cs="Calibri"/>
              </w:rPr>
            </w:pPr>
          </w:p>
        </w:tc>
        <w:tc>
          <w:tcPr>
            <w:tcW w:w="1079" w:type="dxa"/>
            <w:vMerge w:val="restart"/>
          </w:tcPr>
          <w:p w14:paraId="755B3F0E" w14:textId="77777777" w:rsidR="008C45EC" w:rsidRPr="004F3B18" w:rsidRDefault="008C45EC" w:rsidP="00B260E9">
            <w:pPr>
              <w:jc w:val="center"/>
              <w:rPr>
                <w:rFonts w:ascii="Calibri" w:hAnsi="Calibri" w:cs="Calibri"/>
              </w:rPr>
            </w:pPr>
            <w:r w:rsidRPr="004F3B18">
              <w:rPr>
                <w:rFonts w:ascii="Calibri" w:hAnsi="Calibri" w:cs="Calibri"/>
              </w:rPr>
              <w:t>50</w:t>
            </w:r>
          </w:p>
        </w:tc>
        <w:tc>
          <w:tcPr>
            <w:tcW w:w="851" w:type="dxa"/>
          </w:tcPr>
          <w:p w14:paraId="488EF26F" w14:textId="77777777" w:rsidR="008C45EC" w:rsidRPr="004F3B18" w:rsidRDefault="008C45EC" w:rsidP="00B260E9">
            <w:pPr>
              <w:jc w:val="center"/>
              <w:rPr>
                <w:rFonts w:ascii="Calibri" w:hAnsi="Calibri" w:cs="Calibri"/>
              </w:rPr>
            </w:pPr>
            <w:r w:rsidRPr="004F3B18">
              <w:rPr>
                <w:rFonts w:ascii="Calibri" w:hAnsi="Calibri" w:cs="Calibri"/>
              </w:rPr>
              <w:t>20</w:t>
            </w:r>
          </w:p>
        </w:tc>
        <w:tc>
          <w:tcPr>
            <w:tcW w:w="753" w:type="dxa"/>
          </w:tcPr>
          <w:p w14:paraId="2EF7759A" w14:textId="67E68A26" w:rsidR="008C45EC" w:rsidRPr="004F3B18" w:rsidRDefault="00B14EAE" w:rsidP="00B260E9">
            <w:pPr>
              <w:jc w:val="center"/>
              <w:rPr>
                <w:rFonts w:ascii="Calibri" w:hAnsi="Calibri" w:cs="Calibri"/>
              </w:rPr>
            </w:pPr>
            <w:r w:rsidRPr="004F3B18">
              <w:rPr>
                <w:rFonts w:ascii="Calibri" w:hAnsi="Calibri" w:cs="Calibri"/>
              </w:rPr>
              <w:t>1.52</w:t>
            </w:r>
          </w:p>
        </w:tc>
        <w:tc>
          <w:tcPr>
            <w:tcW w:w="664" w:type="dxa"/>
          </w:tcPr>
          <w:p w14:paraId="66675049" w14:textId="20017957" w:rsidR="008C45EC" w:rsidRPr="004F3B18" w:rsidRDefault="00B14EAE" w:rsidP="00B260E9">
            <w:pPr>
              <w:jc w:val="center"/>
              <w:rPr>
                <w:rFonts w:ascii="Calibri" w:hAnsi="Calibri" w:cs="Calibri"/>
              </w:rPr>
            </w:pPr>
            <w:r w:rsidRPr="004F3B18">
              <w:rPr>
                <w:rFonts w:ascii="Calibri" w:hAnsi="Calibri" w:cs="Calibri"/>
              </w:rPr>
              <w:t>0.95</w:t>
            </w:r>
          </w:p>
        </w:tc>
        <w:tc>
          <w:tcPr>
            <w:tcW w:w="1367" w:type="dxa"/>
          </w:tcPr>
          <w:p w14:paraId="247FFB54" w14:textId="392D348B" w:rsidR="008C45EC" w:rsidRPr="004F3B18" w:rsidRDefault="0050450E" w:rsidP="00B260E9">
            <w:pPr>
              <w:jc w:val="center"/>
              <w:rPr>
                <w:rFonts w:ascii="Calibri" w:hAnsi="Calibri" w:cs="Calibri"/>
              </w:rPr>
            </w:pPr>
            <w:r w:rsidRPr="004F3B18">
              <w:rPr>
                <w:rFonts w:ascii="Calibri" w:hAnsi="Calibri" w:cs="Calibri"/>
              </w:rPr>
              <w:t>1.94</w:t>
            </w:r>
          </w:p>
        </w:tc>
        <w:tc>
          <w:tcPr>
            <w:tcW w:w="753" w:type="dxa"/>
          </w:tcPr>
          <w:p w14:paraId="5CD99430" w14:textId="0255B1AE" w:rsidR="008C45EC" w:rsidRPr="004F3B18" w:rsidRDefault="0050450E" w:rsidP="00B260E9">
            <w:pPr>
              <w:jc w:val="center"/>
              <w:rPr>
                <w:rFonts w:ascii="Calibri" w:hAnsi="Calibri" w:cs="Calibri"/>
              </w:rPr>
            </w:pPr>
            <w:r w:rsidRPr="004F3B18">
              <w:rPr>
                <w:rFonts w:ascii="Calibri" w:hAnsi="Calibri" w:cs="Calibri"/>
              </w:rPr>
              <w:t>21.04</w:t>
            </w:r>
          </w:p>
        </w:tc>
        <w:tc>
          <w:tcPr>
            <w:tcW w:w="1061" w:type="dxa"/>
          </w:tcPr>
          <w:p w14:paraId="2216EB01" w14:textId="0A5BB0D9" w:rsidR="008C45EC" w:rsidRPr="004F3B18" w:rsidRDefault="0050450E" w:rsidP="00B260E9">
            <w:pPr>
              <w:jc w:val="center"/>
              <w:rPr>
                <w:rFonts w:ascii="Calibri" w:hAnsi="Calibri" w:cs="Calibri"/>
              </w:rPr>
            </w:pPr>
            <w:r w:rsidRPr="004F3B18">
              <w:rPr>
                <w:rFonts w:ascii="Calibri" w:hAnsi="Calibri" w:cs="Calibri"/>
              </w:rPr>
              <w:t>-1698</w:t>
            </w:r>
            <w:r w:rsidR="004B5428" w:rsidRPr="004F3B18">
              <w:rPr>
                <w:rFonts w:ascii="Calibri" w:hAnsi="Calibri" w:cs="Calibri"/>
              </w:rPr>
              <w:t>.0</w:t>
            </w:r>
          </w:p>
        </w:tc>
        <w:tc>
          <w:tcPr>
            <w:tcW w:w="860" w:type="dxa"/>
          </w:tcPr>
          <w:p w14:paraId="6442389D" w14:textId="783CB1D2" w:rsidR="008C45EC" w:rsidRPr="004F3B18" w:rsidRDefault="004B5428" w:rsidP="00B260E9">
            <w:pPr>
              <w:jc w:val="center"/>
              <w:rPr>
                <w:rFonts w:ascii="Calibri" w:hAnsi="Calibri" w:cs="Calibri"/>
              </w:rPr>
            </w:pPr>
            <w:r w:rsidRPr="004F3B18">
              <w:rPr>
                <w:rFonts w:ascii="Calibri" w:hAnsi="Calibri" w:cs="Calibri"/>
              </w:rPr>
              <w:t>29.0</w:t>
            </w:r>
          </w:p>
        </w:tc>
        <w:tc>
          <w:tcPr>
            <w:tcW w:w="931" w:type="dxa"/>
          </w:tcPr>
          <w:p w14:paraId="5B82C22A" w14:textId="25E00A15" w:rsidR="008C45EC" w:rsidRPr="004F3B18" w:rsidRDefault="004B5428" w:rsidP="00B260E9">
            <w:pPr>
              <w:jc w:val="center"/>
              <w:rPr>
                <w:rFonts w:ascii="Calibri" w:hAnsi="Calibri" w:cs="Calibri"/>
              </w:rPr>
            </w:pPr>
            <w:r w:rsidRPr="004F3B18">
              <w:rPr>
                <w:rFonts w:ascii="Calibri" w:hAnsi="Calibri" w:cs="Calibri"/>
              </w:rPr>
              <w:t>-746.77</w:t>
            </w:r>
          </w:p>
        </w:tc>
      </w:tr>
      <w:tr w:rsidR="002138C7" w:rsidRPr="004F3B18" w14:paraId="55B63231" w14:textId="77777777" w:rsidTr="002138C7">
        <w:tc>
          <w:tcPr>
            <w:tcW w:w="698" w:type="dxa"/>
            <w:vMerge/>
          </w:tcPr>
          <w:p w14:paraId="6B305F30" w14:textId="77777777" w:rsidR="008C45EC" w:rsidRPr="004F3B18" w:rsidRDefault="008C45EC" w:rsidP="00B260E9">
            <w:pPr>
              <w:jc w:val="center"/>
              <w:rPr>
                <w:rFonts w:ascii="Calibri" w:hAnsi="Calibri" w:cs="Calibri"/>
              </w:rPr>
            </w:pPr>
          </w:p>
        </w:tc>
        <w:tc>
          <w:tcPr>
            <w:tcW w:w="1079" w:type="dxa"/>
            <w:vMerge/>
          </w:tcPr>
          <w:p w14:paraId="39C0B11E" w14:textId="77777777" w:rsidR="008C45EC" w:rsidRPr="004F3B18" w:rsidRDefault="008C45EC" w:rsidP="00B260E9">
            <w:pPr>
              <w:jc w:val="center"/>
              <w:rPr>
                <w:rFonts w:ascii="Calibri" w:hAnsi="Calibri" w:cs="Calibri"/>
              </w:rPr>
            </w:pPr>
          </w:p>
        </w:tc>
        <w:tc>
          <w:tcPr>
            <w:tcW w:w="851" w:type="dxa"/>
          </w:tcPr>
          <w:p w14:paraId="3057AF54" w14:textId="77777777" w:rsidR="008C45EC" w:rsidRPr="004F3B18" w:rsidRDefault="008C45EC" w:rsidP="00B260E9">
            <w:pPr>
              <w:jc w:val="center"/>
              <w:rPr>
                <w:rFonts w:ascii="Calibri" w:hAnsi="Calibri" w:cs="Calibri"/>
              </w:rPr>
            </w:pPr>
            <w:r w:rsidRPr="004F3B18">
              <w:rPr>
                <w:rFonts w:ascii="Calibri" w:hAnsi="Calibri" w:cs="Calibri"/>
              </w:rPr>
              <w:t>50</w:t>
            </w:r>
          </w:p>
        </w:tc>
        <w:tc>
          <w:tcPr>
            <w:tcW w:w="753" w:type="dxa"/>
          </w:tcPr>
          <w:p w14:paraId="2EEE04C8" w14:textId="57DDD8C6" w:rsidR="008C45EC" w:rsidRPr="004F3B18" w:rsidRDefault="00511923" w:rsidP="00B260E9">
            <w:pPr>
              <w:jc w:val="center"/>
              <w:rPr>
                <w:rFonts w:ascii="Calibri" w:hAnsi="Calibri" w:cs="Calibri"/>
              </w:rPr>
            </w:pPr>
            <w:r w:rsidRPr="004F3B18">
              <w:rPr>
                <w:rFonts w:ascii="Calibri" w:hAnsi="Calibri" w:cs="Calibri"/>
              </w:rPr>
              <w:t>1.37</w:t>
            </w:r>
          </w:p>
        </w:tc>
        <w:tc>
          <w:tcPr>
            <w:tcW w:w="664" w:type="dxa"/>
          </w:tcPr>
          <w:p w14:paraId="7C3A2945" w14:textId="02CCF6F0" w:rsidR="008C45EC" w:rsidRPr="004F3B18" w:rsidRDefault="00511923" w:rsidP="00B260E9">
            <w:pPr>
              <w:jc w:val="center"/>
              <w:rPr>
                <w:rFonts w:ascii="Calibri" w:hAnsi="Calibri" w:cs="Calibri"/>
              </w:rPr>
            </w:pPr>
            <w:r w:rsidRPr="004F3B18">
              <w:rPr>
                <w:rFonts w:ascii="Calibri" w:hAnsi="Calibri" w:cs="Calibri"/>
              </w:rPr>
              <w:t>0.96</w:t>
            </w:r>
          </w:p>
        </w:tc>
        <w:tc>
          <w:tcPr>
            <w:tcW w:w="1367" w:type="dxa"/>
          </w:tcPr>
          <w:p w14:paraId="5E4E3A3E" w14:textId="3D0DD811" w:rsidR="008C45EC" w:rsidRPr="004F3B18" w:rsidRDefault="00066234" w:rsidP="00B260E9">
            <w:pPr>
              <w:jc w:val="center"/>
              <w:rPr>
                <w:rFonts w:ascii="Calibri" w:hAnsi="Calibri" w:cs="Calibri"/>
              </w:rPr>
            </w:pPr>
            <w:r w:rsidRPr="004F3B18">
              <w:rPr>
                <w:rFonts w:ascii="Calibri" w:hAnsi="Calibri" w:cs="Calibri"/>
              </w:rPr>
              <w:t>2.84</w:t>
            </w:r>
          </w:p>
        </w:tc>
        <w:tc>
          <w:tcPr>
            <w:tcW w:w="753" w:type="dxa"/>
          </w:tcPr>
          <w:p w14:paraId="7A1D583A" w14:textId="4EA0ACD9" w:rsidR="008C45EC" w:rsidRPr="004F3B18" w:rsidRDefault="00066234" w:rsidP="00B260E9">
            <w:pPr>
              <w:jc w:val="center"/>
              <w:rPr>
                <w:rFonts w:ascii="Calibri" w:hAnsi="Calibri" w:cs="Calibri"/>
              </w:rPr>
            </w:pPr>
            <w:r w:rsidRPr="004F3B18">
              <w:rPr>
                <w:rFonts w:ascii="Calibri" w:hAnsi="Calibri" w:cs="Calibri"/>
              </w:rPr>
              <w:t>9.07</w:t>
            </w:r>
          </w:p>
        </w:tc>
        <w:tc>
          <w:tcPr>
            <w:tcW w:w="1061" w:type="dxa"/>
          </w:tcPr>
          <w:p w14:paraId="52CEA500" w14:textId="33959D3F" w:rsidR="008C45EC" w:rsidRPr="004F3B18" w:rsidRDefault="00066234" w:rsidP="00B260E9">
            <w:pPr>
              <w:jc w:val="center"/>
              <w:rPr>
                <w:rFonts w:ascii="Calibri" w:hAnsi="Calibri" w:cs="Calibri"/>
              </w:rPr>
            </w:pPr>
            <w:r w:rsidRPr="004F3B18">
              <w:rPr>
                <w:rFonts w:ascii="Calibri" w:hAnsi="Calibri" w:cs="Calibri"/>
              </w:rPr>
              <w:t>-327.78</w:t>
            </w:r>
          </w:p>
        </w:tc>
        <w:tc>
          <w:tcPr>
            <w:tcW w:w="860" w:type="dxa"/>
          </w:tcPr>
          <w:p w14:paraId="5C9CDB9F" w14:textId="791EF547" w:rsidR="008C45EC" w:rsidRPr="004F3B18" w:rsidRDefault="00066234" w:rsidP="00B260E9">
            <w:pPr>
              <w:jc w:val="center"/>
              <w:rPr>
                <w:rFonts w:ascii="Calibri" w:hAnsi="Calibri" w:cs="Calibri"/>
              </w:rPr>
            </w:pPr>
            <w:r w:rsidRPr="004F3B18">
              <w:rPr>
                <w:rFonts w:ascii="Calibri" w:hAnsi="Calibri" w:cs="Calibri"/>
              </w:rPr>
              <w:t>15.73</w:t>
            </w:r>
          </w:p>
        </w:tc>
        <w:tc>
          <w:tcPr>
            <w:tcW w:w="931" w:type="dxa"/>
          </w:tcPr>
          <w:p w14:paraId="08A24ED0" w14:textId="0C291D62" w:rsidR="008C45EC" w:rsidRPr="004F3B18" w:rsidRDefault="00066234" w:rsidP="00B260E9">
            <w:pPr>
              <w:jc w:val="center"/>
              <w:rPr>
                <w:rFonts w:ascii="Calibri" w:hAnsi="Calibri" w:cs="Calibri"/>
              </w:rPr>
            </w:pPr>
            <w:r w:rsidRPr="004F3B18">
              <w:rPr>
                <w:rFonts w:ascii="Calibri" w:hAnsi="Calibri" w:cs="Calibri"/>
              </w:rPr>
              <w:t>-246.11</w:t>
            </w:r>
          </w:p>
        </w:tc>
      </w:tr>
      <w:tr w:rsidR="002138C7" w:rsidRPr="004F3B18" w14:paraId="198009BE" w14:textId="77777777" w:rsidTr="002138C7">
        <w:tc>
          <w:tcPr>
            <w:tcW w:w="698" w:type="dxa"/>
            <w:vMerge/>
          </w:tcPr>
          <w:p w14:paraId="49B05738" w14:textId="77777777" w:rsidR="008C45EC" w:rsidRPr="004F3B18" w:rsidRDefault="008C45EC" w:rsidP="00B260E9">
            <w:pPr>
              <w:jc w:val="center"/>
              <w:rPr>
                <w:rFonts w:ascii="Calibri" w:hAnsi="Calibri" w:cs="Calibri"/>
              </w:rPr>
            </w:pPr>
          </w:p>
        </w:tc>
        <w:tc>
          <w:tcPr>
            <w:tcW w:w="1079" w:type="dxa"/>
            <w:vMerge/>
          </w:tcPr>
          <w:p w14:paraId="0D0EDBE2" w14:textId="77777777" w:rsidR="008C45EC" w:rsidRPr="004F3B18" w:rsidRDefault="008C45EC" w:rsidP="00B260E9">
            <w:pPr>
              <w:jc w:val="center"/>
              <w:rPr>
                <w:rFonts w:ascii="Calibri" w:hAnsi="Calibri" w:cs="Calibri"/>
              </w:rPr>
            </w:pPr>
          </w:p>
        </w:tc>
        <w:tc>
          <w:tcPr>
            <w:tcW w:w="851" w:type="dxa"/>
          </w:tcPr>
          <w:p w14:paraId="0E162D18" w14:textId="77777777" w:rsidR="008C45EC" w:rsidRPr="004F3B18" w:rsidRDefault="008C45EC" w:rsidP="00B260E9">
            <w:pPr>
              <w:jc w:val="center"/>
              <w:rPr>
                <w:rFonts w:ascii="Calibri" w:hAnsi="Calibri" w:cs="Calibri"/>
              </w:rPr>
            </w:pPr>
            <w:r w:rsidRPr="004F3B18">
              <w:rPr>
                <w:rFonts w:ascii="Calibri" w:hAnsi="Calibri" w:cs="Calibri"/>
              </w:rPr>
              <w:t>100</w:t>
            </w:r>
          </w:p>
        </w:tc>
        <w:tc>
          <w:tcPr>
            <w:tcW w:w="753" w:type="dxa"/>
          </w:tcPr>
          <w:p w14:paraId="03CCA9D8" w14:textId="1070BC90" w:rsidR="008C45EC" w:rsidRPr="004F3B18" w:rsidRDefault="00E34AF1" w:rsidP="00B260E9">
            <w:pPr>
              <w:jc w:val="center"/>
              <w:rPr>
                <w:rFonts w:ascii="Calibri" w:hAnsi="Calibri" w:cs="Calibri"/>
              </w:rPr>
            </w:pPr>
            <w:r w:rsidRPr="004F3B18">
              <w:rPr>
                <w:rFonts w:ascii="Calibri" w:hAnsi="Calibri" w:cs="Calibri"/>
              </w:rPr>
              <w:t>1.52</w:t>
            </w:r>
          </w:p>
        </w:tc>
        <w:tc>
          <w:tcPr>
            <w:tcW w:w="664" w:type="dxa"/>
          </w:tcPr>
          <w:p w14:paraId="5D9C78D1" w14:textId="0AF64D63" w:rsidR="008C45EC" w:rsidRPr="004F3B18" w:rsidRDefault="00E34AF1" w:rsidP="00B260E9">
            <w:pPr>
              <w:jc w:val="center"/>
              <w:rPr>
                <w:rFonts w:ascii="Calibri" w:hAnsi="Calibri" w:cs="Calibri"/>
              </w:rPr>
            </w:pPr>
            <w:r w:rsidRPr="004F3B18">
              <w:rPr>
                <w:rFonts w:ascii="Calibri" w:hAnsi="Calibri" w:cs="Calibri"/>
              </w:rPr>
              <w:t>0.95</w:t>
            </w:r>
          </w:p>
        </w:tc>
        <w:tc>
          <w:tcPr>
            <w:tcW w:w="1367" w:type="dxa"/>
          </w:tcPr>
          <w:p w14:paraId="56D3D05A" w14:textId="1ED2AB83" w:rsidR="008C45EC" w:rsidRPr="004F3B18" w:rsidRDefault="006457C1" w:rsidP="00B260E9">
            <w:pPr>
              <w:jc w:val="center"/>
              <w:rPr>
                <w:rFonts w:ascii="Calibri" w:hAnsi="Calibri" w:cs="Calibri"/>
              </w:rPr>
            </w:pPr>
            <w:r w:rsidRPr="004F3B18">
              <w:rPr>
                <w:rFonts w:ascii="Calibri" w:hAnsi="Calibri" w:cs="Calibri"/>
              </w:rPr>
              <w:t>1.87</w:t>
            </w:r>
          </w:p>
        </w:tc>
        <w:tc>
          <w:tcPr>
            <w:tcW w:w="753" w:type="dxa"/>
          </w:tcPr>
          <w:p w14:paraId="16ECF227" w14:textId="796290ED" w:rsidR="008C45EC" w:rsidRPr="004F3B18" w:rsidRDefault="006457C1" w:rsidP="00B260E9">
            <w:pPr>
              <w:jc w:val="center"/>
              <w:rPr>
                <w:rFonts w:ascii="Calibri" w:hAnsi="Calibri" w:cs="Calibri"/>
              </w:rPr>
            </w:pPr>
            <w:r w:rsidRPr="004F3B18">
              <w:rPr>
                <w:rFonts w:ascii="Calibri" w:hAnsi="Calibri" w:cs="Calibri"/>
              </w:rPr>
              <w:t>0.81</w:t>
            </w:r>
          </w:p>
        </w:tc>
        <w:tc>
          <w:tcPr>
            <w:tcW w:w="1061" w:type="dxa"/>
          </w:tcPr>
          <w:p w14:paraId="1B127366" w14:textId="644CD1D6" w:rsidR="008C45EC" w:rsidRPr="004F3B18" w:rsidRDefault="006457C1" w:rsidP="00B260E9">
            <w:pPr>
              <w:jc w:val="center"/>
              <w:rPr>
                <w:rFonts w:ascii="Calibri" w:hAnsi="Calibri" w:cs="Calibri"/>
              </w:rPr>
            </w:pPr>
            <w:r w:rsidRPr="004F3B18">
              <w:rPr>
                <w:rFonts w:ascii="Calibri" w:hAnsi="Calibri" w:cs="Calibri"/>
              </w:rPr>
              <w:t>-2.04</w:t>
            </w:r>
          </w:p>
        </w:tc>
        <w:tc>
          <w:tcPr>
            <w:tcW w:w="860" w:type="dxa"/>
          </w:tcPr>
          <w:p w14:paraId="2DE1D07F" w14:textId="0FC75E09" w:rsidR="008C45EC" w:rsidRPr="004F3B18" w:rsidRDefault="006457C1" w:rsidP="00B260E9">
            <w:pPr>
              <w:jc w:val="center"/>
              <w:rPr>
                <w:rFonts w:ascii="Calibri" w:hAnsi="Calibri" w:cs="Calibri"/>
              </w:rPr>
            </w:pPr>
            <w:r w:rsidRPr="004F3B18">
              <w:rPr>
                <w:rFonts w:ascii="Calibri" w:hAnsi="Calibri" w:cs="Calibri"/>
              </w:rPr>
              <w:t>1.11</w:t>
            </w:r>
          </w:p>
        </w:tc>
        <w:tc>
          <w:tcPr>
            <w:tcW w:w="931" w:type="dxa"/>
          </w:tcPr>
          <w:p w14:paraId="4B0853B4" w14:textId="6360388E" w:rsidR="008C45EC" w:rsidRPr="004F3B18" w:rsidRDefault="006457C1" w:rsidP="00B260E9">
            <w:pPr>
              <w:jc w:val="center"/>
              <w:rPr>
                <w:rFonts w:ascii="Calibri" w:hAnsi="Calibri" w:cs="Calibri"/>
              </w:rPr>
            </w:pPr>
            <w:r w:rsidRPr="004F3B18">
              <w:rPr>
                <w:rFonts w:ascii="Calibri" w:hAnsi="Calibri" w:cs="Calibri"/>
              </w:rPr>
              <w:t>-0.75</w:t>
            </w:r>
          </w:p>
        </w:tc>
      </w:tr>
      <w:tr w:rsidR="002138C7" w:rsidRPr="004F3B18" w14:paraId="3B40AFDD" w14:textId="77777777" w:rsidTr="002138C7">
        <w:tc>
          <w:tcPr>
            <w:tcW w:w="698" w:type="dxa"/>
            <w:vMerge/>
          </w:tcPr>
          <w:p w14:paraId="60028055" w14:textId="77777777" w:rsidR="008C45EC" w:rsidRPr="004F3B18" w:rsidRDefault="008C45EC" w:rsidP="00B260E9">
            <w:pPr>
              <w:jc w:val="center"/>
              <w:rPr>
                <w:rFonts w:ascii="Calibri" w:hAnsi="Calibri" w:cs="Calibri"/>
              </w:rPr>
            </w:pPr>
          </w:p>
        </w:tc>
        <w:tc>
          <w:tcPr>
            <w:tcW w:w="1079" w:type="dxa"/>
            <w:vMerge/>
          </w:tcPr>
          <w:p w14:paraId="5B023390" w14:textId="77777777" w:rsidR="008C45EC" w:rsidRPr="004F3B18" w:rsidRDefault="008C45EC" w:rsidP="00B260E9">
            <w:pPr>
              <w:jc w:val="center"/>
              <w:rPr>
                <w:rFonts w:ascii="Calibri" w:hAnsi="Calibri" w:cs="Calibri"/>
              </w:rPr>
            </w:pPr>
          </w:p>
        </w:tc>
        <w:tc>
          <w:tcPr>
            <w:tcW w:w="851" w:type="dxa"/>
          </w:tcPr>
          <w:p w14:paraId="7E8110B9" w14:textId="77777777" w:rsidR="008C45EC" w:rsidRPr="004F3B18" w:rsidRDefault="008C45EC" w:rsidP="00B260E9">
            <w:pPr>
              <w:jc w:val="center"/>
              <w:rPr>
                <w:rFonts w:ascii="Calibri" w:hAnsi="Calibri" w:cs="Calibri"/>
              </w:rPr>
            </w:pPr>
            <w:r w:rsidRPr="004F3B18">
              <w:rPr>
                <w:rFonts w:ascii="Calibri" w:hAnsi="Calibri" w:cs="Calibri"/>
              </w:rPr>
              <w:t>150</w:t>
            </w:r>
          </w:p>
        </w:tc>
        <w:tc>
          <w:tcPr>
            <w:tcW w:w="753" w:type="dxa"/>
          </w:tcPr>
          <w:p w14:paraId="386B7B40" w14:textId="200C639F" w:rsidR="008C45EC" w:rsidRPr="004F3B18" w:rsidRDefault="00EB6538" w:rsidP="00B260E9">
            <w:pPr>
              <w:jc w:val="center"/>
              <w:rPr>
                <w:rFonts w:ascii="Calibri" w:hAnsi="Calibri" w:cs="Calibri"/>
              </w:rPr>
            </w:pPr>
            <w:r w:rsidRPr="004F3B18">
              <w:rPr>
                <w:rFonts w:ascii="Calibri" w:hAnsi="Calibri" w:cs="Calibri"/>
              </w:rPr>
              <w:t>1.43</w:t>
            </w:r>
          </w:p>
        </w:tc>
        <w:tc>
          <w:tcPr>
            <w:tcW w:w="664" w:type="dxa"/>
          </w:tcPr>
          <w:p w14:paraId="0E640B6A" w14:textId="3F2D79A6" w:rsidR="008C45EC" w:rsidRPr="004F3B18" w:rsidRDefault="00EB6538" w:rsidP="00B260E9">
            <w:pPr>
              <w:jc w:val="center"/>
              <w:rPr>
                <w:rFonts w:ascii="Calibri" w:hAnsi="Calibri" w:cs="Calibri"/>
              </w:rPr>
            </w:pPr>
            <w:r w:rsidRPr="004F3B18">
              <w:rPr>
                <w:rFonts w:ascii="Calibri" w:hAnsi="Calibri" w:cs="Calibri"/>
              </w:rPr>
              <w:t>0.95</w:t>
            </w:r>
          </w:p>
        </w:tc>
        <w:tc>
          <w:tcPr>
            <w:tcW w:w="1367" w:type="dxa"/>
          </w:tcPr>
          <w:p w14:paraId="2F1687B9" w14:textId="495F45AA" w:rsidR="008C45EC" w:rsidRPr="004F3B18" w:rsidRDefault="00B200F6" w:rsidP="00B260E9">
            <w:pPr>
              <w:jc w:val="center"/>
              <w:rPr>
                <w:rFonts w:ascii="Calibri" w:hAnsi="Calibri" w:cs="Calibri"/>
              </w:rPr>
            </w:pPr>
            <w:r w:rsidRPr="004F3B18">
              <w:rPr>
                <w:rFonts w:ascii="Calibri" w:hAnsi="Calibri" w:cs="Calibri"/>
              </w:rPr>
              <w:t>0.67</w:t>
            </w:r>
          </w:p>
        </w:tc>
        <w:tc>
          <w:tcPr>
            <w:tcW w:w="753" w:type="dxa"/>
          </w:tcPr>
          <w:p w14:paraId="0E61901D" w14:textId="4AB6B592" w:rsidR="008C45EC" w:rsidRPr="004F3B18" w:rsidRDefault="00B200F6" w:rsidP="00B260E9">
            <w:pPr>
              <w:jc w:val="center"/>
              <w:rPr>
                <w:rFonts w:ascii="Calibri" w:hAnsi="Calibri" w:cs="Calibri"/>
              </w:rPr>
            </w:pPr>
            <w:r w:rsidRPr="004F3B18">
              <w:rPr>
                <w:rFonts w:ascii="Calibri" w:hAnsi="Calibri" w:cs="Calibri"/>
              </w:rPr>
              <w:t>10.09</w:t>
            </w:r>
          </w:p>
        </w:tc>
        <w:tc>
          <w:tcPr>
            <w:tcW w:w="1061" w:type="dxa"/>
          </w:tcPr>
          <w:p w14:paraId="4FE25C16" w14:textId="17777C08" w:rsidR="008C45EC" w:rsidRPr="004F3B18" w:rsidRDefault="00B200F6" w:rsidP="00B260E9">
            <w:pPr>
              <w:jc w:val="center"/>
              <w:rPr>
                <w:rFonts w:ascii="Calibri" w:hAnsi="Calibri" w:cs="Calibri"/>
              </w:rPr>
            </w:pPr>
            <w:r w:rsidRPr="004F3B18">
              <w:rPr>
                <w:rFonts w:ascii="Calibri" w:hAnsi="Calibri" w:cs="Calibri"/>
              </w:rPr>
              <w:t>-445.22</w:t>
            </w:r>
          </w:p>
        </w:tc>
        <w:tc>
          <w:tcPr>
            <w:tcW w:w="860" w:type="dxa"/>
          </w:tcPr>
          <w:p w14:paraId="39F390A2" w14:textId="71E81A14" w:rsidR="008C45EC" w:rsidRPr="004F3B18" w:rsidRDefault="00B200F6" w:rsidP="00B260E9">
            <w:pPr>
              <w:jc w:val="center"/>
              <w:rPr>
                <w:rFonts w:ascii="Calibri" w:hAnsi="Calibri" w:cs="Calibri"/>
              </w:rPr>
            </w:pPr>
            <w:r w:rsidRPr="004F3B18">
              <w:rPr>
                <w:rFonts w:ascii="Calibri" w:hAnsi="Calibri" w:cs="Calibri"/>
              </w:rPr>
              <w:t>18.43</w:t>
            </w:r>
          </w:p>
        </w:tc>
        <w:tc>
          <w:tcPr>
            <w:tcW w:w="931" w:type="dxa"/>
          </w:tcPr>
          <w:p w14:paraId="50006C1F" w14:textId="7770712D" w:rsidR="008C45EC" w:rsidRPr="004F3B18" w:rsidRDefault="002A2D55" w:rsidP="00B260E9">
            <w:pPr>
              <w:jc w:val="center"/>
              <w:rPr>
                <w:rFonts w:ascii="Calibri" w:hAnsi="Calibri" w:cs="Calibri"/>
              </w:rPr>
            </w:pPr>
            <w:r w:rsidRPr="004F3B18">
              <w:rPr>
                <w:rFonts w:ascii="Calibri" w:hAnsi="Calibri" w:cs="Calibri"/>
              </w:rPr>
              <w:t>-338.56</w:t>
            </w:r>
          </w:p>
        </w:tc>
      </w:tr>
    </w:tbl>
    <w:p w14:paraId="69BCAA9F" w14:textId="77777777" w:rsidR="008C45EC" w:rsidRPr="004F3B18" w:rsidRDefault="008C45EC" w:rsidP="0015245E">
      <w:pPr>
        <w:rPr>
          <w:rFonts w:ascii="Calibri" w:hAnsi="Calibri" w:cs="Calibri"/>
        </w:rPr>
      </w:pPr>
    </w:p>
    <w:p w14:paraId="14E48E4B" w14:textId="77777777" w:rsidR="008C45EC" w:rsidRPr="004F3B18" w:rsidRDefault="008C45EC" w:rsidP="0015245E">
      <w:pPr>
        <w:rPr>
          <w:rFonts w:ascii="Calibri" w:hAnsi="Calibri" w:cs="Calibri"/>
        </w:rPr>
      </w:pPr>
    </w:p>
    <w:p w14:paraId="0F67D176" w14:textId="0422461E" w:rsidR="0059309F" w:rsidRPr="004F3B18" w:rsidRDefault="0059309F" w:rsidP="0059309F">
      <w:pPr>
        <w:pStyle w:val="Caption"/>
        <w:keepNext/>
        <w:rPr>
          <w:rFonts w:ascii="Calibri" w:hAnsi="Calibri" w:cs="Calibri"/>
        </w:rPr>
      </w:pPr>
      <w:bookmarkStart w:id="106" w:name="_Toc165500133"/>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11</w:t>
      </w:r>
      <w:r w:rsidRPr="004F3B18">
        <w:rPr>
          <w:rFonts w:ascii="Calibri" w:hAnsi="Calibri" w:cs="Calibri"/>
        </w:rPr>
        <w:fldChar w:fldCharType="end"/>
      </w:r>
      <w:r w:rsidRPr="004F3B18">
        <w:rPr>
          <w:rFonts w:ascii="Calibri" w:hAnsi="Calibri" w:cs="Calibri"/>
        </w:rPr>
        <w:t>: Model-1 Metrics of XOM With MinMaxScaler</w:t>
      </w:r>
      <w:bookmarkEnd w:id="106"/>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993"/>
        <w:gridCol w:w="850"/>
        <w:gridCol w:w="941"/>
      </w:tblGrid>
      <w:tr w:rsidR="0015245E" w:rsidRPr="004F3B18" w14:paraId="27A68525" w14:textId="77777777" w:rsidTr="00CD71D9">
        <w:tc>
          <w:tcPr>
            <w:tcW w:w="2674" w:type="dxa"/>
            <w:gridSpan w:val="3"/>
          </w:tcPr>
          <w:p w14:paraId="2C20F442" w14:textId="77777777" w:rsidR="0015245E" w:rsidRPr="004F3B18" w:rsidRDefault="0015245E" w:rsidP="00B260E9">
            <w:pPr>
              <w:jc w:val="center"/>
              <w:rPr>
                <w:rFonts w:ascii="Calibri" w:hAnsi="Calibri" w:cs="Calibri"/>
              </w:rPr>
            </w:pPr>
          </w:p>
        </w:tc>
        <w:tc>
          <w:tcPr>
            <w:tcW w:w="1424" w:type="dxa"/>
            <w:gridSpan w:val="2"/>
          </w:tcPr>
          <w:p w14:paraId="0747499E" w14:textId="77777777" w:rsidR="0015245E" w:rsidRPr="004F3B18" w:rsidRDefault="0015245E" w:rsidP="00B260E9">
            <w:pPr>
              <w:jc w:val="center"/>
              <w:rPr>
                <w:rFonts w:ascii="Calibri" w:hAnsi="Calibri" w:cs="Calibri"/>
              </w:rPr>
            </w:pPr>
            <w:r w:rsidRPr="004F3B18">
              <w:rPr>
                <w:rFonts w:ascii="Calibri" w:hAnsi="Calibri" w:cs="Calibri"/>
              </w:rPr>
              <w:t>Test metrics</w:t>
            </w:r>
          </w:p>
        </w:tc>
        <w:tc>
          <w:tcPr>
            <w:tcW w:w="1285" w:type="dxa"/>
          </w:tcPr>
          <w:p w14:paraId="54DFEA5E" w14:textId="77777777" w:rsidR="0015245E" w:rsidRPr="004F3B18" w:rsidRDefault="0015245E" w:rsidP="00B260E9">
            <w:pPr>
              <w:jc w:val="center"/>
              <w:rPr>
                <w:rFonts w:ascii="Calibri" w:hAnsi="Calibri" w:cs="Calibri"/>
              </w:rPr>
            </w:pPr>
            <w:r w:rsidRPr="004F3B18">
              <w:rPr>
                <w:rFonts w:ascii="Calibri" w:hAnsi="Calibri" w:cs="Calibri"/>
              </w:rPr>
              <w:t>1 day Forecast metrics</w:t>
            </w:r>
          </w:p>
        </w:tc>
        <w:tc>
          <w:tcPr>
            <w:tcW w:w="1843" w:type="dxa"/>
            <w:gridSpan w:val="2"/>
          </w:tcPr>
          <w:p w14:paraId="2D2F0C4A" w14:textId="77777777" w:rsidR="0015245E" w:rsidRPr="004F3B18" w:rsidRDefault="0015245E" w:rsidP="00B260E9">
            <w:pPr>
              <w:jc w:val="center"/>
              <w:rPr>
                <w:rFonts w:ascii="Calibri" w:hAnsi="Calibri" w:cs="Calibri"/>
              </w:rPr>
            </w:pPr>
            <w:r w:rsidRPr="004F3B18">
              <w:rPr>
                <w:rFonts w:ascii="Calibri" w:hAnsi="Calibri" w:cs="Calibri"/>
              </w:rPr>
              <w:t>15 days Forecast metrics</w:t>
            </w:r>
          </w:p>
        </w:tc>
        <w:tc>
          <w:tcPr>
            <w:tcW w:w="1791" w:type="dxa"/>
            <w:gridSpan w:val="2"/>
          </w:tcPr>
          <w:p w14:paraId="00F73B31" w14:textId="77777777" w:rsidR="0015245E" w:rsidRPr="004F3B18" w:rsidRDefault="0015245E" w:rsidP="00B260E9">
            <w:pPr>
              <w:jc w:val="center"/>
              <w:rPr>
                <w:rFonts w:ascii="Calibri" w:hAnsi="Calibri" w:cs="Calibri"/>
              </w:rPr>
            </w:pPr>
            <w:r w:rsidRPr="004F3B18">
              <w:rPr>
                <w:rFonts w:ascii="Calibri" w:hAnsi="Calibri" w:cs="Calibri"/>
              </w:rPr>
              <w:t>30 days Forecast metrics</w:t>
            </w:r>
          </w:p>
        </w:tc>
      </w:tr>
      <w:tr w:rsidR="0015245E" w:rsidRPr="004F3B18" w14:paraId="6260A8DF" w14:textId="77777777" w:rsidTr="00CD71D9">
        <w:tc>
          <w:tcPr>
            <w:tcW w:w="699" w:type="dxa"/>
          </w:tcPr>
          <w:p w14:paraId="3A4E94B7" w14:textId="77777777" w:rsidR="0015245E" w:rsidRPr="004F3B18" w:rsidRDefault="0015245E" w:rsidP="00B260E9">
            <w:pPr>
              <w:jc w:val="center"/>
              <w:rPr>
                <w:rFonts w:ascii="Calibri" w:hAnsi="Calibri" w:cs="Calibri"/>
              </w:rPr>
            </w:pPr>
            <w:r w:rsidRPr="004F3B18">
              <w:rPr>
                <w:rFonts w:ascii="Calibri" w:hAnsi="Calibri" w:cs="Calibri"/>
              </w:rPr>
              <w:t>Stock</w:t>
            </w:r>
          </w:p>
        </w:tc>
        <w:tc>
          <w:tcPr>
            <w:tcW w:w="1124" w:type="dxa"/>
          </w:tcPr>
          <w:p w14:paraId="73ABFF44" w14:textId="77777777" w:rsidR="0015245E" w:rsidRPr="004F3B18" w:rsidRDefault="0015245E" w:rsidP="00B260E9">
            <w:pPr>
              <w:jc w:val="center"/>
              <w:rPr>
                <w:rFonts w:ascii="Calibri" w:hAnsi="Calibri" w:cs="Calibri"/>
              </w:rPr>
            </w:pPr>
            <w:r w:rsidRPr="004F3B18">
              <w:rPr>
                <w:rFonts w:ascii="Calibri" w:hAnsi="Calibri" w:cs="Calibri"/>
              </w:rPr>
              <w:t>Look Back</w:t>
            </w:r>
          </w:p>
        </w:tc>
        <w:tc>
          <w:tcPr>
            <w:tcW w:w="851" w:type="dxa"/>
          </w:tcPr>
          <w:p w14:paraId="286CC080" w14:textId="77777777" w:rsidR="0015245E" w:rsidRPr="004F3B18" w:rsidRDefault="0015245E" w:rsidP="00B260E9">
            <w:pPr>
              <w:jc w:val="center"/>
              <w:rPr>
                <w:rFonts w:ascii="Calibri" w:hAnsi="Calibri" w:cs="Calibri"/>
              </w:rPr>
            </w:pPr>
            <w:r w:rsidRPr="004F3B18">
              <w:rPr>
                <w:rFonts w:ascii="Calibri" w:hAnsi="Calibri" w:cs="Calibri"/>
              </w:rPr>
              <w:t>Epochs</w:t>
            </w:r>
          </w:p>
        </w:tc>
        <w:tc>
          <w:tcPr>
            <w:tcW w:w="753" w:type="dxa"/>
          </w:tcPr>
          <w:p w14:paraId="6F21BE72" w14:textId="77777777" w:rsidR="0015245E" w:rsidRPr="004F3B18" w:rsidRDefault="0015245E" w:rsidP="00B260E9">
            <w:pPr>
              <w:jc w:val="center"/>
              <w:rPr>
                <w:rFonts w:ascii="Calibri" w:hAnsi="Calibri" w:cs="Calibri"/>
              </w:rPr>
            </w:pPr>
            <w:r w:rsidRPr="004F3B18">
              <w:rPr>
                <w:rFonts w:ascii="Calibri" w:hAnsi="Calibri" w:cs="Calibri"/>
              </w:rPr>
              <w:t>MAPE</w:t>
            </w:r>
          </w:p>
        </w:tc>
        <w:tc>
          <w:tcPr>
            <w:tcW w:w="671" w:type="dxa"/>
          </w:tcPr>
          <w:p w14:paraId="7C941458" w14:textId="77777777" w:rsidR="0015245E" w:rsidRPr="004F3B18" w:rsidRDefault="0015245E" w:rsidP="00B260E9">
            <w:pPr>
              <w:jc w:val="center"/>
              <w:rPr>
                <w:rFonts w:ascii="Calibri" w:hAnsi="Calibri" w:cs="Calibri"/>
              </w:rPr>
            </w:pPr>
            <w:r w:rsidRPr="004F3B18">
              <w:rPr>
                <w:rFonts w:ascii="Calibri" w:hAnsi="Calibri" w:cs="Calibri"/>
              </w:rPr>
              <w:t>R2</w:t>
            </w:r>
          </w:p>
        </w:tc>
        <w:tc>
          <w:tcPr>
            <w:tcW w:w="1285" w:type="dxa"/>
          </w:tcPr>
          <w:p w14:paraId="57DD7AC3" w14:textId="77777777" w:rsidR="0015245E" w:rsidRPr="004F3B18" w:rsidRDefault="0015245E" w:rsidP="00B260E9">
            <w:pPr>
              <w:jc w:val="center"/>
              <w:rPr>
                <w:rFonts w:ascii="Calibri" w:hAnsi="Calibri" w:cs="Calibri"/>
              </w:rPr>
            </w:pPr>
            <w:r w:rsidRPr="004F3B18">
              <w:rPr>
                <w:rFonts w:ascii="Calibri" w:hAnsi="Calibri" w:cs="Calibri"/>
              </w:rPr>
              <w:t>MAPE</w:t>
            </w:r>
          </w:p>
        </w:tc>
        <w:tc>
          <w:tcPr>
            <w:tcW w:w="850" w:type="dxa"/>
          </w:tcPr>
          <w:p w14:paraId="66BB8259" w14:textId="77777777" w:rsidR="0015245E" w:rsidRPr="004F3B18" w:rsidRDefault="0015245E" w:rsidP="00B260E9">
            <w:pPr>
              <w:jc w:val="center"/>
              <w:rPr>
                <w:rFonts w:ascii="Calibri" w:hAnsi="Calibri" w:cs="Calibri"/>
              </w:rPr>
            </w:pPr>
            <w:r w:rsidRPr="004F3B18">
              <w:rPr>
                <w:rFonts w:ascii="Calibri" w:hAnsi="Calibri" w:cs="Calibri"/>
              </w:rPr>
              <w:t>MAPE</w:t>
            </w:r>
          </w:p>
        </w:tc>
        <w:tc>
          <w:tcPr>
            <w:tcW w:w="993" w:type="dxa"/>
          </w:tcPr>
          <w:p w14:paraId="428485AB" w14:textId="77777777" w:rsidR="0015245E" w:rsidRPr="004F3B18" w:rsidRDefault="0015245E" w:rsidP="00B260E9">
            <w:pPr>
              <w:jc w:val="center"/>
              <w:rPr>
                <w:rFonts w:ascii="Calibri" w:hAnsi="Calibri" w:cs="Calibri"/>
              </w:rPr>
            </w:pPr>
            <w:r w:rsidRPr="004F3B18">
              <w:rPr>
                <w:rFonts w:ascii="Calibri" w:hAnsi="Calibri" w:cs="Calibri"/>
              </w:rPr>
              <w:t>R2</w:t>
            </w:r>
          </w:p>
        </w:tc>
        <w:tc>
          <w:tcPr>
            <w:tcW w:w="850" w:type="dxa"/>
          </w:tcPr>
          <w:p w14:paraId="7108DC31" w14:textId="77777777" w:rsidR="0015245E" w:rsidRPr="004F3B18" w:rsidRDefault="0015245E" w:rsidP="00B260E9">
            <w:pPr>
              <w:jc w:val="center"/>
              <w:rPr>
                <w:rFonts w:ascii="Calibri" w:hAnsi="Calibri" w:cs="Calibri"/>
              </w:rPr>
            </w:pPr>
            <w:r w:rsidRPr="004F3B18">
              <w:rPr>
                <w:rFonts w:ascii="Calibri" w:hAnsi="Calibri" w:cs="Calibri"/>
              </w:rPr>
              <w:t>MAPE</w:t>
            </w:r>
          </w:p>
        </w:tc>
        <w:tc>
          <w:tcPr>
            <w:tcW w:w="941" w:type="dxa"/>
          </w:tcPr>
          <w:p w14:paraId="7BF4334A" w14:textId="77777777" w:rsidR="0015245E" w:rsidRPr="004F3B18" w:rsidRDefault="0015245E" w:rsidP="00B260E9">
            <w:pPr>
              <w:jc w:val="center"/>
              <w:rPr>
                <w:rFonts w:ascii="Calibri" w:hAnsi="Calibri" w:cs="Calibri"/>
              </w:rPr>
            </w:pPr>
            <w:r w:rsidRPr="004F3B18">
              <w:rPr>
                <w:rFonts w:ascii="Calibri" w:hAnsi="Calibri" w:cs="Calibri"/>
              </w:rPr>
              <w:t>R2</w:t>
            </w:r>
          </w:p>
        </w:tc>
      </w:tr>
      <w:tr w:rsidR="0015245E" w:rsidRPr="004F3B18" w14:paraId="3D23B4C0" w14:textId="77777777" w:rsidTr="00CD71D9">
        <w:tc>
          <w:tcPr>
            <w:tcW w:w="699" w:type="dxa"/>
            <w:vMerge w:val="restart"/>
          </w:tcPr>
          <w:p w14:paraId="313B711E" w14:textId="77777777" w:rsidR="0015245E" w:rsidRPr="004F3B18" w:rsidRDefault="0015245E" w:rsidP="00B260E9">
            <w:pPr>
              <w:jc w:val="center"/>
              <w:rPr>
                <w:rFonts w:ascii="Calibri" w:hAnsi="Calibri" w:cs="Calibri"/>
              </w:rPr>
            </w:pPr>
            <w:r w:rsidRPr="004F3B18">
              <w:rPr>
                <w:rFonts w:ascii="Calibri" w:hAnsi="Calibri" w:cs="Calibri"/>
              </w:rPr>
              <w:t>XOM</w:t>
            </w:r>
          </w:p>
        </w:tc>
        <w:tc>
          <w:tcPr>
            <w:tcW w:w="1124" w:type="dxa"/>
            <w:vMerge w:val="restart"/>
          </w:tcPr>
          <w:p w14:paraId="506F5A46" w14:textId="77777777" w:rsidR="0015245E" w:rsidRPr="004F3B18" w:rsidRDefault="0015245E" w:rsidP="00B260E9">
            <w:pPr>
              <w:jc w:val="center"/>
              <w:rPr>
                <w:rFonts w:ascii="Calibri" w:hAnsi="Calibri" w:cs="Calibri"/>
              </w:rPr>
            </w:pPr>
            <w:r w:rsidRPr="004F3B18">
              <w:rPr>
                <w:rFonts w:ascii="Calibri" w:hAnsi="Calibri" w:cs="Calibri"/>
              </w:rPr>
              <w:t>10</w:t>
            </w:r>
          </w:p>
        </w:tc>
        <w:tc>
          <w:tcPr>
            <w:tcW w:w="851" w:type="dxa"/>
          </w:tcPr>
          <w:p w14:paraId="5AE7091E" w14:textId="77777777" w:rsidR="0015245E" w:rsidRPr="004F3B18" w:rsidRDefault="0015245E" w:rsidP="00B260E9">
            <w:pPr>
              <w:jc w:val="center"/>
              <w:rPr>
                <w:rFonts w:ascii="Calibri" w:hAnsi="Calibri" w:cs="Calibri"/>
              </w:rPr>
            </w:pPr>
            <w:r w:rsidRPr="004F3B18">
              <w:rPr>
                <w:rFonts w:ascii="Calibri" w:hAnsi="Calibri" w:cs="Calibri"/>
              </w:rPr>
              <w:t>20</w:t>
            </w:r>
          </w:p>
        </w:tc>
        <w:tc>
          <w:tcPr>
            <w:tcW w:w="753" w:type="dxa"/>
          </w:tcPr>
          <w:p w14:paraId="6C55ADFF" w14:textId="52C47731" w:rsidR="0015245E" w:rsidRPr="004F3B18" w:rsidRDefault="003A3DB2" w:rsidP="00B260E9">
            <w:pPr>
              <w:jc w:val="center"/>
              <w:rPr>
                <w:rFonts w:ascii="Calibri" w:hAnsi="Calibri" w:cs="Calibri"/>
              </w:rPr>
            </w:pPr>
            <w:r w:rsidRPr="004F3B18">
              <w:rPr>
                <w:rFonts w:ascii="Calibri" w:hAnsi="Calibri" w:cs="Calibri"/>
              </w:rPr>
              <w:t>1.81</w:t>
            </w:r>
          </w:p>
        </w:tc>
        <w:tc>
          <w:tcPr>
            <w:tcW w:w="671" w:type="dxa"/>
          </w:tcPr>
          <w:p w14:paraId="2E00F145" w14:textId="4B696418" w:rsidR="0015245E" w:rsidRPr="004F3B18" w:rsidRDefault="003A3DB2" w:rsidP="00B260E9">
            <w:pPr>
              <w:jc w:val="center"/>
              <w:rPr>
                <w:rFonts w:ascii="Calibri" w:hAnsi="Calibri" w:cs="Calibri"/>
              </w:rPr>
            </w:pPr>
            <w:r w:rsidRPr="004F3B18">
              <w:rPr>
                <w:rFonts w:ascii="Calibri" w:hAnsi="Calibri" w:cs="Calibri"/>
              </w:rPr>
              <w:t>0.96</w:t>
            </w:r>
          </w:p>
        </w:tc>
        <w:tc>
          <w:tcPr>
            <w:tcW w:w="1285" w:type="dxa"/>
          </w:tcPr>
          <w:p w14:paraId="7534B19D" w14:textId="036F00A5" w:rsidR="0015245E" w:rsidRPr="004F3B18" w:rsidRDefault="007952E7" w:rsidP="00B260E9">
            <w:pPr>
              <w:jc w:val="center"/>
              <w:rPr>
                <w:rFonts w:ascii="Calibri" w:hAnsi="Calibri" w:cs="Calibri"/>
              </w:rPr>
            </w:pPr>
            <w:r w:rsidRPr="004F3B18">
              <w:rPr>
                <w:rFonts w:ascii="Calibri" w:hAnsi="Calibri" w:cs="Calibri"/>
              </w:rPr>
              <w:t>2.19</w:t>
            </w:r>
          </w:p>
        </w:tc>
        <w:tc>
          <w:tcPr>
            <w:tcW w:w="850" w:type="dxa"/>
          </w:tcPr>
          <w:p w14:paraId="018ED42B" w14:textId="12EFD315" w:rsidR="0015245E" w:rsidRPr="004F3B18" w:rsidRDefault="007952E7" w:rsidP="00B260E9">
            <w:pPr>
              <w:jc w:val="center"/>
              <w:rPr>
                <w:rFonts w:ascii="Calibri" w:hAnsi="Calibri" w:cs="Calibri"/>
              </w:rPr>
            </w:pPr>
            <w:r w:rsidRPr="004F3B18">
              <w:rPr>
                <w:rFonts w:ascii="Calibri" w:hAnsi="Calibri" w:cs="Calibri"/>
              </w:rPr>
              <w:t>7.15</w:t>
            </w:r>
          </w:p>
        </w:tc>
        <w:tc>
          <w:tcPr>
            <w:tcW w:w="993" w:type="dxa"/>
          </w:tcPr>
          <w:p w14:paraId="5F6E1A1C" w14:textId="20F01C7B" w:rsidR="0015245E" w:rsidRPr="004F3B18" w:rsidRDefault="007952E7" w:rsidP="00B260E9">
            <w:pPr>
              <w:jc w:val="center"/>
              <w:rPr>
                <w:rFonts w:ascii="Calibri" w:hAnsi="Calibri" w:cs="Calibri"/>
              </w:rPr>
            </w:pPr>
            <w:r w:rsidRPr="004F3B18">
              <w:rPr>
                <w:rFonts w:ascii="Calibri" w:hAnsi="Calibri" w:cs="Calibri"/>
              </w:rPr>
              <w:t>-42.09</w:t>
            </w:r>
          </w:p>
        </w:tc>
        <w:tc>
          <w:tcPr>
            <w:tcW w:w="850" w:type="dxa"/>
          </w:tcPr>
          <w:p w14:paraId="1DEC8F9F" w14:textId="01421506" w:rsidR="0015245E" w:rsidRPr="004F3B18" w:rsidRDefault="007952E7" w:rsidP="00B260E9">
            <w:pPr>
              <w:jc w:val="center"/>
              <w:rPr>
                <w:rFonts w:ascii="Calibri" w:hAnsi="Calibri" w:cs="Calibri"/>
              </w:rPr>
            </w:pPr>
            <w:r w:rsidRPr="004F3B18">
              <w:rPr>
                <w:rFonts w:ascii="Calibri" w:hAnsi="Calibri" w:cs="Calibri"/>
              </w:rPr>
              <w:t>8.78</w:t>
            </w:r>
          </w:p>
        </w:tc>
        <w:tc>
          <w:tcPr>
            <w:tcW w:w="941" w:type="dxa"/>
          </w:tcPr>
          <w:p w14:paraId="174E97D6" w14:textId="31BEB4AC" w:rsidR="0015245E" w:rsidRPr="004F3B18" w:rsidRDefault="007952E7" w:rsidP="00B260E9">
            <w:pPr>
              <w:jc w:val="center"/>
              <w:rPr>
                <w:rFonts w:ascii="Calibri" w:hAnsi="Calibri" w:cs="Calibri"/>
              </w:rPr>
            </w:pPr>
            <w:r w:rsidRPr="004F3B18">
              <w:rPr>
                <w:rFonts w:ascii="Calibri" w:hAnsi="Calibri" w:cs="Calibri"/>
              </w:rPr>
              <w:t>-12.36</w:t>
            </w:r>
          </w:p>
        </w:tc>
      </w:tr>
      <w:tr w:rsidR="0015245E" w:rsidRPr="004F3B18" w14:paraId="5C972C60" w14:textId="77777777" w:rsidTr="00CD71D9">
        <w:tc>
          <w:tcPr>
            <w:tcW w:w="699" w:type="dxa"/>
            <w:vMerge/>
          </w:tcPr>
          <w:p w14:paraId="1DD9F295" w14:textId="77777777" w:rsidR="0015245E" w:rsidRPr="004F3B18" w:rsidRDefault="0015245E" w:rsidP="00B260E9">
            <w:pPr>
              <w:jc w:val="center"/>
              <w:rPr>
                <w:rFonts w:ascii="Calibri" w:hAnsi="Calibri" w:cs="Calibri"/>
              </w:rPr>
            </w:pPr>
          </w:p>
        </w:tc>
        <w:tc>
          <w:tcPr>
            <w:tcW w:w="1124" w:type="dxa"/>
            <w:vMerge/>
          </w:tcPr>
          <w:p w14:paraId="4D3C06E2" w14:textId="77777777" w:rsidR="0015245E" w:rsidRPr="004F3B18" w:rsidRDefault="0015245E" w:rsidP="00B260E9">
            <w:pPr>
              <w:jc w:val="center"/>
              <w:rPr>
                <w:rFonts w:ascii="Calibri" w:hAnsi="Calibri" w:cs="Calibri"/>
              </w:rPr>
            </w:pPr>
          </w:p>
        </w:tc>
        <w:tc>
          <w:tcPr>
            <w:tcW w:w="851" w:type="dxa"/>
          </w:tcPr>
          <w:p w14:paraId="12E0F441" w14:textId="77777777" w:rsidR="0015245E" w:rsidRPr="004F3B18" w:rsidRDefault="0015245E" w:rsidP="00B260E9">
            <w:pPr>
              <w:jc w:val="center"/>
              <w:rPr>
                <w:rFonts w:ascii="Calibri" w:hAnsi="Calibri" w:cs="Calibri"/>
              </w:rPr>
            </w:pPr>
            <w:r w:rsidRPr="004F3B18">
              <w:rPr>
                <w:rFonts w:ascii="Calibri" w:hAnsi="Calibri" w:cs="Calibri"/>
              </w:rPr>
              <w:t>50</w:t>
            </w:r>
          </w:p>
        </w:tc>
        <w:tc>
          <w:tcPr>
            <w:tcW w:w="753" w:type="dxa"/>
          </w:tcPr>
          <w:p w14:paraId="5B072785" w14:textId="08228D36" w:rsidR="0015245E" w:rsidRPr="004F3B18" w:rsidRDefault="00264676" w:rsidP="00B260E9">
            <w:pPr>
              <w:jc w:val="center"/>
              <w:rPr>
                <w:rFonts w:ascii="Calibri" w:hAnsi="Calibri" w:cs="Calibri"/>
              </w:rPr>
            </w:pPr>
            <w:r w:rsidRPr="004F3B18">
              <w:rPr>
                <w:rFonts w:ascii="Calibri" w:hAnsi="Calibri" w:cs="Calibri"/>
              </w:rPr>
              <w:t>1.56</w:t>
            </w:r>
          </w:p>
        </w:tc>
        <w:tc>
          <w:tcPr>
            <w:tcW w:w="671" w:type="dxa"/>
          </w:tcPr>
          <w:p w14:paraId="3C840537" w14:textId="3C45EFA0" w:rsidR="0015245E" w:rsidRPr="004F3B18" w:rsidRDefault="00264676" w:rsidP="00B260E9">
            <w:pPr>
              <w:jc w:val="center"/>
              <w:rPr>
                <w:rFonts w:ascii="Calibri" w:hAnsi="Calibri" w:cs="Calibri"/>
              </w:rPr>
            </w:pPr>
            <w:r w:rsidRPr="004F3B18">
              <w:rPr>
                <w:rFonts w:ascii="Calibri" w:hAnsi="Calibri" w:cs="Calibri"/>
              </w:rPr>
              <w:t>0.97</w:t>
            </w:r>
          </w:p>
        </w:tc>
        <w:tc>
          <w:tcPr>
            <w:tcW w:w="1285" w:type="dxa"/>
          </w:tcPr>
          <w:p w14:paraId="2FC8D809" w14:textId="29AF468B" w:rsidR="0015245E" w:rsidRPr="004F3B18" w:rsidRDefault="007A6A8C" w:rsidP="00B260E9">
            <w:pPr>
              <w:jc w:val="center"/>
              <w:rPr>
                <w:rFonts w:ascii="Calibri" w:hAnsi="Calibri" w:cs="Calibri"/>
              </w:rPr>
            </w:pPr>
            <w:r w:rsidRPr="004F3B18">
              <w:rPr>
                <w:rFonts w:ascii="Calibri" w:hAnsi="Calibri" w:cs="Calibri"/>
              </w:rPr>
              <w:t>1.45</w:t>
            </w:r>
          </w:p>
        </w:tc>
        <w:tc>
          <w:tcPr>
            <w:tcW w:w="850" w:type="dxa"/>
          </w:tcPr>
          <w:p w14:paraId="4714AEEE" w14:textId="338CC15F" w:rsidR="0015245E" w:rsidRPr="004F3B18" w:rsidRDefault="007A6A8C" w:rsidP="00B260E9">
            <w:pPr>
              <w:jc w:val="center"/>
              <w:rPr>
                <w:rFonts w:ascii="Calibri" w:hAnsi="Calibri" w:cs="Calibri"/>
              </w:rPr>
            </w:pPr>
            <w:r w:rsidRPr="004F3B18">
              <w:rPr>
                <w:rFonts w:ascii="Calibri" w:hAnsi="Calibri" w:cs="Calibri"/>
              </w:rPr>
              <w:t>6.83</w:t>
            </w:r>
          </w:p>
        </w:tc>
        <w:tc>
          <w:tcPr>
            <w:tcW w:w="993" w:type="dxa"/>
          </w:tcPr>
          <w:p w14:paraId="7F87BC3F" w14:textId="631F1420" w:rsidR="0015245E" w:rsidRPr="004F3B18" w:rsidRDefault="007A6A8C" w:rsidP="00B260E9">
            <w:pPr>
              <w:jc w:val="center"/>
              <w:rPr>
                <w:rFonts w:ascii="Calibri" w:hAnsi="Calibri" w:cs="Calibri"/>
              </w:rPr>
            </w:pPr>
            <w:r w:rsidRPr="004F3B18">
              <w:rPr>
                <w:rFonts w:ascii="Calibri" w:hAnsi="Calibri" w:cs="Calibri"/>
              </w:rPr>
              <w:t>-39.82</w:t>
            </w:r>
          </w:p>
        </w:tc>
        <w:tc>
          <w:tcPr>
            <w:tcW w:w="850" w:type="dxa"/>
          </w:tcPr>
          <w:p w14:paraId="154DAA49" w14:textId="5F7FE770" w:rsidR="0015245E" w:rsidRPr="004F3B18" w:rsidRDefault="007A6A8C" w:rsidP="00B260E9">
            <w:pPr>
              <w:jc w:val="center"/>
              <w:rPr>
                <w:rFonts w:ascii="Calibri" w:hAnsi="Calibri" w:cs="Calibri"/>
              </w:rPr>
            </w:pPr>
            <w:r w:rsidRPr="004F3B18">
              <w:rPr>
                <w:rFonts w:ascii="Calibri" w:hAnsi="Calibri" w:cs="Calibri"/>
              </w:rPr>
              <w:t>8.76</w:t>
            </w:r>
          </w:p>
        </w:tc>
        <w:tc>
          <w:tcPr>
            <w:tcW w:w="941" w:type="dxa"/>
          </w:tcPr>
          <w:p w14:paraId="5F8A6D7D" w14:textId="23287DE7" w:rsidR="0015245E" w:rsidRPr="004F3B18" w:rsidRDefault="007A6A8C" w:rsidP="00B260E9">
            <w:pPr>
              <w:jc w:val="center"/>
              <w:rPr>
                <w:rFonts w:ascii="Calibri" w:hAnsi="Calibri" w:cs="Calibri"/>
              </w:rPr>
            </w:pPr>
            <w:r w:rsidRPr="004F3B18">
              <w:rPr>
                <w:rFonts w:ascii="Calibri" w:hAnsi="Calibri" w:cs="Calibri"/>
              </w:rPr>
              <w:t>-12.6</w:t>
            </w:r>
          </w:p>
        </w:tc>
      </w:tr>
      <w:tr w:rsidR="0015245E" w:rsidRPr="004F3B18" w14:paraId="3DBC11AB" w14:textId="77777777" w:rsidTr="00CD71D9">
        <w:tc>
          <w:tcPr>
            <w:tcW w:w="699" w:type="dxa"/>
            <w:vMerge/>
          </w:tcPr>
          <w:p w14:paraId="2E8E4228" w14:textId="77777777" w:rsidR="0015245E" w:rsidRPr="004F3B18" w:rsidRDefault="0015245E" w:rsidP="00B260E9">
            <w:pPr>
              <w:jc w:val="center"/>
              <w:rPr>
                <w:rFonts w:ascii="Calibri" w:hAnsi="Calibri" w:cs="Calibri"/>
              </w:rPr>
            </w:pPr>
          </w:p>
        </w:tc>
        <w:tc>
          <w:tcPr>
            <w:tcW w:w="1124" w:type="dxa"/>
            <w:vMerge/>
          </w:tcPr>
          <w:p w14:paraId="228CC5DC" w14:textId="77777777" w:rsidR="0015245E" w:rsidRPr="004F3B18" w:rsidRDefault="0015245E" w:rsidP="00B260E9">
            <w:pPr>
              <w:jc w:val="center"/>
              <w:rPr>
                <w:rFonts w:ascii="Calibri" w:hAnsi="Calibri" w:cs="Calibri"/>
              </w:rPr>
            </w:pPr>
          </w:p>
        </w:tc>
        <w:tc>
          <w:tcPr>
            <w:tcW w:w="851" w:type="dxa"/>
          </w:tcPr>
          <w:p w14:paraId="0D8F4DC9" w14:textId="77777777" w:rsidR="0015245E" w:rsidRPr="004F3B18" w:rsidRDefault="0015245E" w:rsidP="00B260E9">
            <w:pPr>
              <w:jc w:val="center"/>
              <w:rPr>
                <w:rFonts w:ascii="Calibri" w:hAnsi="Calibri" w:cs="Calibri"/>
              </w:rPr>
            </w:pPr>
            <w:r w:rsidRPr="004F3B18">
              <w:rPr>
                <w:rFonts w:ascii="Calibri" w:hAnsi="Calibri" w:cs="Calibri"/>
              </w:rPr>
              <w:t>100</w:t>
            </w:r>
          </w:p>
        </w:tc>
        <w:tc>
          <w:tcPr>
            <w:tcW w:w="753" w:type="dxa"/>
          </w:tcPr>
          <w:p w14:paraId="4DA7C8B9" w14:textId="133C5D49" w:rsidR="0015245E" w:rsidRPr="004F3B18" w:rsidRDefault="00632CFB" w:rsidP="00B260E9">
            <w:pPr>
              <w:jc w:val="center"/>
              <w:rPr>
                <w:rFonts w:ascii="Calibri" w:hAnsi="Calibri" w:cs="Calibri"/>
              </w:rPr>
            </w:pPr>
            <w:r w:rsidRPr="004F3B18">
              <w:rPr>
                <w:rFonts w:ascii="Calibri" w:hAnsi="Calibri" w:cs="Calibri"/>
              </w:rPr>
              <w:t>1.67</w:t>
            </w:r>
          </w:p>
        </w:tc>
        <w:tc>
          <w:tcPr>
            <w:tcW w:w="671" w:type="dxa"/>
          </w:tcPr>
          <w:p w14:paraId="38CC3D98" w14:textId="095DDBE2" w:rsidR="0015245E" w:rsidRPr="004F3B18" w:rsidRDefault="00632CFB" w:rsidP="00B260E9">
            <w:pPr>
              <w:jc w:val="center"/>
              <w:rPr>
                <w:rFonts w:ascii="Calibri" w:hAnsi="Calibri" w:cs="Calibri"/>
              </w:rPr>
            </w:pPr>
            <w:r w:rsidRPr="004F3B18">
              <w:rPr>
                <w:rFonts w:ascii="Calibri" w:hAnsi="Calibri" w:cs="Calibri"/>
              </w:rPr>
              <w:t>0.96</w:t>
            </w:r>
          </w:p>
        </w:tc>
        <w:tc>
          <w:tcPr>
            <w:tcW w:w="1285" w:type="dxa"/>
          </w:tcPr>
          <w:p w14:paraId="0E63C8A3" w14:textId="4AEABB6F" w:rsidR="0015245E" w:rsidRPr="004F3B18" w:rsidRDefault="00D92675" w:rsidP="00B260E9">
            <w:pPr>
              <w:jc w:val="center"/>
              <w:rPr>
                <w:rFonts w:ascii="Calibri" w:hAnsi="Calibri" w:cs="Calibri"/>
              </w:rPr>
            </w:pPr>
            <w:r w:rsidRPr="004F3B18">
              <w:rPr>
                <w:rFonts w:ascii="Calibri" w:hAnsi="Calibri" w:cs="Calibri"/>
              </w:rPr>
              <w:t>0.28</w:t>
            </w:r>
          </w:p>
        </w:tc>
        <w:tc>
          <w:tcPr>
            <w:tcW w:w="850" w:type="dxa"/>
          </w:tcPr>
          <w:p w14:paraId="2514D595" w14:textId="493D2CC1" w:rsidR="0015245E" w:rsidRPr="004F3B18" w:rsidRDefault="00D92675" w:rsidP="00B260E9">
            <w:pPr>
              <w:jc w:val="center"/>
              <w:rPr>
                <w:rFonts w:ascii="Calibri" w:hAnsi="Calibri" w:cs="Calibri"/>
              </w:rPr>
            </w:pPr>
            <w:r w:rsidRPr="004F3B18">
              <w:rPr>
                <w:rFonts w:ascii="Calibri" w:hAnsi="Calibri" w:cs="Calibri"/>
              </w:rPr>
              <w:t>1.33</w:t>
            </w:r>
          </w:p>
        </w:tc>
        <w:tc>
          <w:tcPr>
            <w:tcW w:w="993" w:type="dxa"/>
          </w:tcPr>
          <w:p w14:paraId="2B5269BB" w14:textId="0A2247BE" w:rsidR="0015245E" w:rsidRPr="004F3B18" w:rsidRDefault="00561497" w:rsidP="00B260E9">
            <w:pPr>
              <w:jc w:val="center"/>
              <w:rPr>
                <w:rFonts w:ascii="Calibri" w:hAnsi="Calibri" w:cs="Calibri"/>
              </w:rPr>
            </w:pPr>
            <w:r w:rsidRPr="004F3B18">
              <w:rPr>
                <w:rFonts w:ascii="Calibri" w:hAnsi="Calibri" w:cs="Calibri"/>
              </w:rPr>
              <w:t>-1.45</w:t>
            </w:r>
          </w:p>
        </w:tc>
        <w:tc>
          <w:tcPr>
            <w:tcW w:w="850" w:type="dxa"/>
          </w:tcPr>
          <w:p w14:paraId="13AEF20B" w14:textId="7DF7DED9" w:rsidR="0015245E" w:rsidRPr="004F3B18" w:rsidRDefault="00561497" w:rsidP="00B260E9">
            <w:pPr>
              <w:jc w:val="center"/>
              <w:rPr>
                <w:rFonts w:ascii="Calibri" w:hAnsi="Calibri" w:cs="Calibri"/>
              </w:rPr>
            </w:pPr>
            <w:r w:rsidRPr="004F3B18">
              <w:rPr>
                <w:rFonts w:ascii="Calibri" w:hAnsi="Calibri" w:cs="Calibri"/>
              </w:rPr>
              <w:t>3.59</w:t>
            </w:r>
          </w:p>
        </w:tc>
        <w:tc>
          <w:tcPr>
            <w:tcW w:w="941" w:type="dxa"/>
          </w:tcPr>
          <w:p w14:paraId="398851EF" w14:textId="083A311F" w:rsidR="0015245E" w:rsidRPr="004F3B18" w:rsidRDefault="00561497" w:rsidP="00B260E9">
            <w:pPr>
              <w:jc w:val="center"/>
              <w:rPr>
                <w:rFonts w:ascii="Calibri" w:hAnsi="Calibri" w:cs="Calibri"/>
              </w:rPr>
            </w:pPr>
            <w:r w:rsidRPr="004F3B18">
              <w:rPr>
                <w:rFonts w:ascii="Calibri" w:hAnsi="Calibri" w:cs="Calibri"/>
              </w:rPr>
              <w:t>-2.62</w:t>
            </w:r>
          </w:p>
        </w:tc>
      </w:tr>
      <w:tr w:rsidR="0015245E" w:rsidRPr="004F3B18" w14:paraId="63479935" w14:textId="77777777" w:rsidTr="00CD71D9">
        <w:tc>
          <w:tcPr>
            <w:tcW w:w="699" w:type="dxa"/>
            <w:vMerge/>
          </w:tcPr>
          <w:p w14:paraId="72FEB0C6" w14:textId="77777777" w:rsidR="0015245E" w:rsidRPr="004F3B18" w:rsidRDefault="0015245E" w:rsidP="00B260E9">
            <w:pPr>
              <w:jc w:val="center"/>
              <w:rPr>
                <w:rFonts w:ascii="Calibri" w:hAnsi="Calibri" w:cs="Calibri"/>
              </w:rPr>
            </w:pPr>
          </w:p>
        </w:tc>
        <w:tc>
          <w:tcPr>
            <w:tcW w:w="1124" w:type="dxa"/>
            <w:vMerge/>
          </w:tcPr>
          <w:p w14:paraId="2FD08C19" w14:textId="77777777" w:rsidR="0015245E" w:rsidRPr="004F3B18" w:rsidRDefault="0015245E" w:rsidP="00B260E9">
            <w:pPr>
              <w:jc w:val="center"/>
              <w:rPr>
                <w:rFonts w:ascii="Calibri" w:hAnsi="Calibri" w:cs="Calibri"/>
              </w:rPr>
            </w:pPr>
          </w:p>
        </w:tc>
        <w:tc>
          <w:tcPr>
            <w:tcW w:w="851" w:type="dxa"/>
          </w:tcPr>
          <w:p w14:paraId="6E9B71C6" w14:textId="77777777" w:rsidR="0015245E" w:rsidRPr="004F3B18" w:rsidRDefault="0015245E" w:rsidP="00B260E9">
            <w:pPr>
              <w:jc w:val="center"/>
              <w:rPr>
                <w:rFonts w:ascii="Calibri" w:hAnsi="Calibri" w:cs="Calibri"/>
              </w:rPr>
            </w:pPr>
            <w:r w:rsidRPr="004F3B18">
              <w:rPr>
                <w:rFonts w:ascii="Calibri" w:hAnsi="Calibri" w:cs="Calibri"/>
              </w:rPr>
              <w:t>150</w:t>
            </w:r>
          </w:p>
        </w:tc>
        <w:tc>
          <w:tcPr>
            <w:tcW w:w="753" w:type="dxa"/>
          </w:tcPr>
          <w:p w14:paraId="5C6898D6" w14:textId="60011BF1" w:rsidR="0015245E" w:rsidRPr="004F3B18" w:rsidRDefault="000430FB" w:rsidP="00B260E9">
            <w:pPr>
              <w:jc w:val="center"/>
              <w:rPr>
                <w:rFonts w:ascii="Calibri" w:hAnsi="Calibri" w:cs="Calibri"/>
              </w:rPr>
            </w:pPr>
            <w:r w:rsidRPr="004F3B18">
              <w:rPr>
                <w:rFonts w:ascii="Calibri" w:hAnsi="Calibri" w:cs="Calibri"/>
              </w:rPr>
              <w:t>1.46</w:t>
            </w:r>
          </w:p>
        </w:tc>
        <w:tc>
          <w:tcPr>
            <w:tcW w:w="671" w:type="dxa"/>
          </w:tcPr>
          <w:p w14:paraId="33BC36C4" w14:textId="77D0F4C2" w:rsidR="0015245E" w:rsidRPr="004F3B18" w:rsidRDefault="000430FB" w:rsidP="00B260E9">
            <w:pPr>
              <w:jc w:val="center"/>
              <w:rPr>
                <w:rFonts w:ascii="Calibri" w:hAnsi="Calibri" w:cs="Calibri"/>
              </w:rPr>
            </w:pPr>
            <w:r w:rsidRPr="004F3B18">
              <w:rPr>
                <w:rFonts w:ascii="Calibri" w:hAnsi="Calibri" w:cs="Calibri"/>
              </w:rPr>
              <w:t>0.97</w:t>
            </w:r>
          </w:p>
        </w:tc>
        <w:tc>
          <w:tcPr>
            <w:tcW w:w="1285" w:type="dxa"/>
          </w:tcPr>
          <w:p w14:paraId="568DBBB1" w14:textId="14487B81" w:rsidR="0015245E" w:rsidRPr="004F3B18" w:rsidRDefault="001945C1" w:rsidP="00B260E9">
            <w:pPr>
              <w:jc w:val="center"/>
              <w:rPr>
                <w:rFonts w:ascii="Calibri" w:hAnsi="Calibri" w:cs="Calibri"/>
              </w:rPr>
            </w:pPr>
            <w:r w:rsidRPr="004F3B18">
              <w:rPr>
                <w:rFonts w:ascii="Calibri" w:hAnsi="Calibri" w:cs="Calibri"/>
              </w:rPr>
              <w:t>0.7</w:t>
            </w:r>
          </w:p>
        </w:tc>
        <w:tc>
          <w:tcPr>
            <w:tcW w:w="850" w:type="dxa"/>
          </w:tcPr>
          <w:p w14:paraId="166661E0" w14:textId="65FF6731" w:rsidR="0015245E" w:rsidRPr="004F3B18" w:rsidRDefault="001945C1" w:rsidP="00B260E9">
            <w:pPr>
              <w:jc w:val="center"/>
              <w:rPr>
                <w:rFonts w:ascii="Calibri" w:hAnsi="Calibri" w:cs="Calibri"/>
              </w:rPr>
            </w:pPr>
            <w:r w:rsidRPr="004F3B18">
              <w:rPr>
                <w:rFonts w:ascii="Calibri" w:hAnsi="Calibri" w:cs="Calibri"/>
              </w:rPr>
              <w:t>1.62</w:t>
            </w:r>
          </w:p>
        </w:tc>
        <w:tc>
          <w:tcPr>
            <w:tcW w:w="993" w:type="dxa"/>
          </w:tcPr>
          <w:p w14:paraId="70C5896A" w14:textId="2C78EE0F" w:rsidR="0015245E" w:rsidRPr="004F3B18" w:rsidRDefault="001945C1" w:rsidP="00B260E9">
            <w:pPr>
              <w:jc w:val="center"/>
              <w:rPr>
                <w:rFonts w:ascii="Calibri" w:hAnsi="Calibri" w:cs="Calibri"/>
              </w:rPr>
            </w:pPr>
            <w:r w:rsidRPr="004F3B18">
              <w:rPr>
                <w:rFonts w:ascii="Calibri" w:hAnsi="Calibri" w:cs="Calibri"/>
              </w:rPr>
              <w:t>-1.62</w:t>
            </w:r>
          </w:p>
        </w:tc>
        <w:tc>
          <w:tcPr>
            <w:tcW w:w="850" w:type="dxa"/>
          </w:tcPr>
          <w:p w14:paraId="6535ACCE" w14:textId="46560A4C" w:rsidR="0015245E" w:rsidRPr="004F3B18" w:rsidRDefault="001945C1" w:rsidP="00B260E9">
            <w:pPr>
              <w:jc w:val="center"/>
              <w:rPr>
                <w:rFonts w:ascii="Calibri" w:hAnsi="Calibri" w:cs="Calibri"/>
              </w:rPr>
            </w:pPr>
            <w:r w:rsidRPr="004F3B18">
              <w:rPr>
                <w:rFonts w:ascii="Calibri" w:hAnsi="Calibri" w:cs="Calibri"/>
              </w:rPr>
              <w:t>1.55</w:t>
            </w:r>
          </w:p>
        </w:tc>
        <w:tc>
          <w:tcPr>
            <w:tcW w:w="941" w:type="dxa"/>
          </w:tcPr>
          <w:p w14:paraId="57333A12" w14:textId="3BA5D318" w:rsidR="0015245E" w:rsidRPr="004F3B18" w:rsidRDefault="001945C1" w:rsidP="00B260E9">
            <w:pPr>
              <w:jc w:val="center"/>
              <w:rPr>
                <w:rFonts w:ascii="Calibri" w:hAnsi="Calibri" w:cs="Calibri"/>
              </w:rPr>
            </w:pPr>
            <w:r w:rsidRPr="004F3B18">
              <w:rPr>
                <w:rFonts w:ascii="Calibri" w:hAnsi="Calibri" w:cs="Calibri"/>
              </w:rPr>
              <w:t>0.49</w:t>
            </w:r>
          </w:p>
        </w:tc>
      </w:tr>
      <w:tr w:rsidR="0015245E" w:rsidRPr="004F3B18" w14:paraId="338E1C8F" w14:textId="77777777" w:rsidTr="00CD71D9">
        <w:tc>
          <w:tcPr>
            <w:tcW w:w="699" w:type="dxa"/>
            <w:vMerge/>
          </w:tcPr>
          <w:p w14:paraId="4CCD69D5" w14:textId="77777777" w:rsidR="0015245E" w:rsidRPr="004F3B18" w:rsidRDefault="0015245E" w:rsidP="00B260E9">
            <w:pPr>
              <w:jc w:val="center"/>
              <w:rPr>
                <w:rFonts w:ascii="Calibri" w:hAnsi="Calibri" w:cs="Calibri"/>
              </w:rPr>
            </w:pPr>
          </w:p>
        </w:tc>
        <w:tc>
          <w:tcPr>
            <w:tcW w:w="1124" w:type="dxa"/>
            <w:vMerge w:val="restart"/>
          </w:tcPr>
          <w:p w14:paraId="7F61F993" w14:textId="77777777" w:rsidR="0015245E" w:rsidRPr="004F3B18" w:rsidRDefault="0015245E" w:rsidP="00B260E9">
            <w:pPr>
              <w:jc w:val="center"/>
              <w:rPr>
                <w:rFonts w:ascii="Calibri" w:hAnsi="Calibri" w:cs="Calibri"/>
              </w:rPr>
            </w:pPr>
            <w:r w:rsidRPr="004F3B18">
              <w:rPr>
                <w:rFonts w:ascii="Calibri" w:hAnsi="Calibri" w:cs="Calibri"/>
              </w:rPr>
              <w:t>25</w:t>
            </w:r>
          </w:p>
        </w:tc>
        <w:tc>
          <w:tcPr>
            <w:tcW w:w="851" w:type="dxa"/>
          </w:tcPr>
          <w:p w14:paraId="6CB07D80" w14:textId="77777777" w:rsidR="0015245E" w:rsidRPr="004F3B18" w:rsidRDefault="0015245E" w:rsidP="00B260E9">
            <w:pPr>
              <w:jc w:val="center"/>
              <w:rPr>
                <w:rFonts w:ascii="Calibri" w:hAnsi="Calibri" w:cs="Calibri"/>
              </w:rPr>
            </w:pPr>
            <w:r w:rsidRPr="004F3B18">
              <w:rPr>
                <w:rFonts w:ascii="Calibri" w:hAnsi="Calibri" w:cs="Calibri"/>
              </w:rPr>
              <w:t>20</w:t>
            </w:r>
          </w:p>
        </w:tc>
        <w:tc>
          <w:tcPr>
            <w:tcW w:w="753" w:type="dxa"/>
          </w:tcPr>
          <w:p w14:paraId="49CB9681" w14:textId="54401856" w:rsidR="0015245E" w:rsidRPr="004F3B18" w:rsidRDefault="00437B53" w:rsidP="00B260E9">
            <w:pPr>
              <w:jc w:val="center"/>
              <w:rPr>
                <w:rFonts w:ascii="Calibri" w:hAnsi="Calibri" w:cs="Calibri"/>
              </w:rPr>
            </w:pPr>
            <w:r w:rsidRPr="004F3B18">
              <w:rPr>
                <w:rFonts w:ascii="Calibri" w:hAnsi="Calibri" w:cs="Calibri"/>
              </w:rPr>
              <w:t>1.91</w:t>
            </w:r>
          </w:p>
        </w:tc>
        <w:tc>
          <w:tcPr>
            <w:tcW w:w="671" w:type="dxa"/>
          </w:tcPr>
          <w:p w14:paraId="2259A835" w14:textId="4A7B6350" w:rsidR="0015245E" w:rsidRPr="004F3B18" w:rsidRDefault="00437B53" w:rsidP="00B260E9">
            <w:pPr>
              <w:jc w:val="center"/>
              <w:rPr>
                <w:rFonts w:ascii="Calibri" w:hAnsi="Calibri" w:cs="Calibri"/>
              </w:rPr>
            </w:pPr>
            <w:r w:rsidRPr="004F3B18">
              <w:rPr>
                <w:rFonts w:ascii="Calibri" w:hAnsi="Calibri" w:cs="Calibri"/>
              </w:rPr>
              <w:t>0.95</w:t>
            </w:r>
          </w:p>
        </w:tc>
        <w:tc>
          <w:tcPr>
            <w:tcW w:w="1285" w:type="dxa"/>
          </w:tcPr>
          <w:p w14:paraId="6496CED2" w14:textId="6EA2F88B" w:rsidR="0015245E" w:rsidRPr="004F3B18" w:rsidRDefault="0040582C" w:rsidP="00B260E9">
            <w:pPr>
              <w:jc w:val="center"/>
              <w:rPr>
                <w:rFonts w:ascii="Calibri" w:hAnsi="Calibri" w:cs="Calibri"/>
              </w:rPr>
            </w:pPr>
            <w:r w:rsidRPr="004F3B18">
              <w:rPr>
                <w:rFonts w:ascii="Calibri" w:hAnsi="Calibri" w:cs="Calibri"/>
              </w:rPr>
              <w:t>1.13</w:t>
            </w:r>
          </w:p>
        </w:tc>
        <w:tc>
          <w:tcPr>
            <w:tcW w:w="850" w:type="dxa"/>
          </w:tcPr>
          <w:p w14:paraId="088938C4" w14:textId="409724EA" w:rsidR="0015245E" w:rsidRPr="004F3B18" w:rsidRDefault="0040582C" w:rsidP="00B260E9">
            <w:pPr>
              <w:jc w:val="center"/>
              <w:rPr>
                <w:rFonts w:ascii="Calibri" w:hAnsi="Calibri" w:cs="Calibri"/>
              </w:rPr>
            </w:pPr>
            <w:r w:rsidRPr="004F3B18">
              <w:rPr>
                <w:rFonts w:ascii="Calibri" w:hAnsi="Calibri" w:cs="Calibri"/>
              </w:rPr>
              <w:t>3.35</w:t>
            </w:r>
          </w:p>
        </w:tc>
        <w:tc>
          <w:tcPr>
            <w:tcW w:w="993" w:type="dxa"/>
          </w:tcPr>
          <w:p w14:paraId="13536EF4" w14:textId="5A4C4B5E" w:rsidR="0015245E" w:rsidRPr="004F3B18" w:rsidRDefault="0040582C" w:rsidP="00B260E9">
            <w:pPr>
              <w:jc w:val="center"/>
              <w:rPr>
                <w:rFonts w:ascii="Calibri" w:hAnsi="Calibri" w:cs="Calibri"/>
              </w:rPr>
            </w:pPr>
            <w:r w:rsidRPr="004F3B18">
              <w:rPr>
                <w:rFonts w:ascii="Calibri" w:hAnsi="Calibri" w:cs="Calibri"/>
              </w:rPr>
              <w:t>-8.68</w:t>
            </w:r>
          </w:p>
        </w:tc>
        <w:tc>
          <w:tcPr>
            <w:tcW w:w="850" w:type="dxa"/>
          </w:tcPr>
          <w:p w14:paraId="02D43F84" w14:textId="7444FFF5" w:rsidR="0015245E" w:rsidRPr="004F3B18" w:rsidRDefault="0040582C" w:rsidP="00B260E9">
            <w:pPr>
              <w:jc w:val="center"/>
              <w:rPr>
                <w:rFonts w:ascii="Calibri" w:hAnsi="Calibri" w:cs="Calibri"/>
              </w:rPr>
            </w:pPr>
            <w:r w:rsidRPr="004F3B18">
              <w:rPr>
                <w:rFonts w:ascii="Calibri" w:hAnsi="Calibri" w:cs="Calibri"/>
              </w:rPr>
              <w:t>4.78</w:t>
            </w:r>
          </w:p>
        </w:tc>
        <w:tc>
          <w:tcPr>
            <w:tcW w:w="941" w:type="dxa"/>
          </w:tcPr>
          <w:p w14:paraId="23955943" w14:textId="5459B287" w:rsidR="0015245E" w:rsidRPr="004F3B18" w:rsidRDefault="0040582C" w:rsidP="00B260E9">
            <w:pPr>
              <w:jc w:val="center"/>
              <w:rPr>
                <w:rFonts w:ascii="Calibri" w:hAnsi="Calibri" w:cs="Calibri"/>
              </w:rPr>
            </w:pPr>
            <w:r w:rsidRPr="004F3B18">
              <w:rPr>
                <w:rFonts w:ascii="Calibri" w:hAnsi="Calibri" w:cs="Calibri"/>
              </w:rPr>
              <w:t>-3.18</w:t>
            </w:r>
          </w:p>
        </w:tc>
      </w:tr>
      <w:tr w:rsidR="0015245E" w:rsidRPr="004F3B18" w14:paraId="545F5248" w14:textId="77777777" w:rsidTr="00CD71D9">
        <w:tc>
          <w:tcPr>
            <w:tcW w:w="699" w:type="dxa"/>
            <w:vMerge/>
          </w:tcPr>
          <w:p w14:paraId="6DEA73C9" w14:textId="77777777" w:rsidR="0015245E" w:rsidRPr="004F3B18" w:rsidRDefault="0015245E" w:rsidP="00B260E9">
            <w:pPr>
              <w:jc w:val="center"/>
              <w:rPr>
                <w:rFonts w:ascii="Calibri" w:hAnsi="Calibri" w:cs="Calibri"/>
              </w:rPr>
            </w:pPr>
          </w:p>
        </w:tc>
        <w:tc>
          <w:tcPr>
            <w:tcW w:w="1124" w:type="dxa"/>
            <w:vMerge/>
          </w:tcPr>
          <w:p w14:paraId="5668DE0E" w14:textId="77777777" w:rsidR="0015245E" w:rsidRPr="004F3B18" w:rsidRDefault="0015245E" w:rsidP="00B260E9">
            <w:pPr>
              <w:jc w:val="center"/>
              <w:rPr>
                <w:rFonts w:ascii="Calibri" w:hAnsi="Calibri" w:cs="Calibri"/>
              </w:rPr>
            </w:pPr>
          </w:p>
        </w:tc>
        <w:tc>
          <w:tcPr>
            <w:tcW w:w="851" w:type="dxa"/>
          </w:tcPr>
          <w:p w14:paraId="101B98A1" w14:textId="77777777" w:rsidR="0015245E" w:rsidRPr="004F3B18" w:rsidRDefault="0015245E" w:rsidP="00B260E9">
            <w:pPr>
              <w:jc w:val="center"/>
              <w:rPr>
                <w:rFonts w:ascii="Calibri" w:hAnsi="Calibri" w:cs="Calibri"/>
              </w:rPr>
            </w:pPr>
            <w:r w:rsidRPr="004F3B18">
              <w:rPr>
                <w:rFonts w:ascii="Calibri" w:hAnsi="Calibri" w:cs="Calibri"/>
              </w:rPr>
              <w:t>50</w:t>
            </w:r>
          </w:p>
        </w:tc>
        <w:tc>
          <w:tcPr>
            <w:tcW w:w="753" w:type="dxa"/>
          </w:tcPr>
          <w:p w14:paraId="0DBB0E4A" w14:textId="53EEFB38" w:rsidR="0015245E" w:rsidRPr="004F3B18" w:rsidRDefault="007F52BC" w:rsidP="00B260E9">
            <w:pPr>
              <w:jc w:val="center"/>
              <w:rPr>
                <w:rFonts w:ascii="Calibri" w:hAnsi="Calibri" w:cs="Calibri"/>
              </w:rPr>
            </w:pPr>
            <w:r w:rsidRPr="004F3B18">
              <w:rPr>
                <w:rFonts w:ascii="Calibri" w:hAnsi="Calibri" w:cs="Calibri"/>
              </w:rPr>
              <w:t>1.51</w:t>
            </w:r>
          </w:p>
        </w:tc>
        <w:tc>
          <w:tcPr>
            <w:tcW w:w="671" w:type="dxa"/>
          </w:tcPr>
          <w:p w14:paraId="5C1FF064" w14:textId="4064C151" w:rsidR="0015245E" w:rsidRPr="004F3B18" w:rsidRDefault="007F52BC" w:rsidP="00B260E9">
            <w:pPr>
              <w:jc w:val="center"/>
              <w:rPr>
                <w:rFonts w:ascii="Calibri" w:hAnsi="Calibri" w:cs="Calibri"/>
              </w:rPr>
            </w:pPr>
            <w:r w:rsidRPr="004F3B18">
              <w:rPr>
                <w:rFonts w:ascii="Calibri" w:hAnsi="Calibri" w:cs="Calibri"/>
              </w:rPr>
              <w:t>0.97</w:t>
            </w:r>
          </w:p>
        </w:tc>
        <w:tc>
          <w:tcPr>
            <w:tcW w:w="1285" w:type="dxa"/>
          </w:tcPr>
          <w:p w14:paraId="50561F6B" w14:textId="345BBC82" w:rsidR="0015245E" w:rsidRPr="004F3B18" w:rsidRDefault="00BE032A" w:rsidP="00B260E9">
            <w:pPr>
              <w:jc w:val="center"/>
              <w:rPr>
                <w:rFonts w:ascii="Calibri" w:hAnsi="Calibri" w:cs="Calibri"/>
              </w:rPr>
            </w:pPr>
            <w:r w:rsidRPr="004F3B18">
              <w:rPr>
                <w:rFonts w:ascii="Calibri" w:hAnsi="Calibri" w:cs="Calibri"/>
              </w:rPr>
              <w:t>0.06</w:t>
            </w:r>
          </w:p>
        </w:tc>
        <w:tc>
          <w:tcPr>
            <w:tcW w:w="850" w:type="dxa"/>
          </w:tcPr>
          <w:p w14:paraId="130025B7" w14:textId="3636B0D7" w:rsidR="0015245E" w:rsidRPr="004F3B18" w:rsidRDefault="00BE032A" w:rsidP="00B260E9">
            <w:pPr>
              <w:jc w:val="center"/>
              <w:rPr>
                <w:rFonts w:ascii="Calibri" w:hAnsi="Calibri" w:cs="Calibri"/>
              </w:rPr>
            </w:pPr>
            <w:r w:rsidRPr="004F3B18">
              <w:rPr>
                <w:rFonts w:ascii="Calibri" w:hAnsi="Calibri" w:cs="Calibri"/>
              </w:rPr>
              <w:t>3.45</w:t>
            </w:r>
          </w:p>
        </w:tc>
        <w:tc>
          <w:tcPr>
            <w:tcW w:w="993" w:type="dxa"/>
          </w:tcPr>
          <w:p w14:paraId="07B388CB" w14:textId="06705196" w:rsidR="0015245E" w:rsidRPr="004F3B18" w:rsidRDefault="00BE032A" w:rsidP="00B260E9">
            <w:pPr>
              <w:jc w:val="center"/>
              <w:rPr>
                <w:rFonts w:ascii="Calibri" w:hAnsi="Calibri" w:cs="Calibri"/>
              </w:rPr>
            </w:pPr>
            <w:r w:rsidRPr="004F3B18">
              <w:rPr>
                <w:rFonts w:ascii="Calibri" w:hAnsi="Calibri" w:cs="Calibri"/>
              </w:rPr>
              <w:t>-13</w:t>
            </w:r>
            <w:r w:rsidR="00C6305F" w:rsidRPr="004F3B18">
              <w:rPr>
                <w:rFonts w:ascii="Calibri" w:hAnsi="Calibri" w:cs="Calibri"/>
              </w:rPr>
              <w:t>.94</w:t>
            </w:r>
          </w:p>
        </w:tc>
        <w:tc>
          <w:tcPr>
            <w:tcW w:w="850" w:type="dxa"/>
          </w:tcPr>
          <w:p w14:paraId="0D9386C7" w14:textId="7009589D" w:rsidR="0015245E" w:rsidRPr="004F3B18" w:rsidRDefault="00C6305F" w:rsidP="00B260E9">
            <w:pPr>
              <w:jc w:val="center"/>
              <w:rPr>
                <w:rFonts w:ascii="Calibri" w:hAnsi="Calibri" w:cs="Calibri"/>
              </w:rPr>
            </w:pPr>
            <w:r w:rsidRPr="004F3B18">
              <w:rPr>
                <w:rFonts w:ascii="Calibri" w:hAnsi="Calibri" w:cs="Calibri"/>
              </w:rPr>
              <w:t>8.7</w:t>
            </w:r>
          </w:p>
        </w:tc>
        <w:tc>
          <w:tcPr>
            <w:tcW w:w="941" w:type="dxa"/>
          </w:tcPr>
          <w:p w14:paraId="6FA62827" w14:textId="3F38F84F" w:rsidR="0015245E" w:rsidRPr="004F3B18" w:rsidRDefault="00C6305F" w:rsidP="00B260E9">
            <w:pPr>
              <w:jc w:val="center"/>
              <w:rPr>
                <w:rFonts w:ascii="Calibri" w:hAnsi="Calibri" w:cs="Calibri"/>
              </w:rPr>
            </w:pPr>
            <w:r w:rsidRPr="004F3B18">
              <w:rPr>
                <w:rFonts w:ascii="Calibri" w:hAnsi="Calibri" w:cs="Calibri"/>
              </w:rPr>
              <w:t>-18.13</w:t>
            </w:r>
          </w:p>
        </w:tc>
      </w:tr>
      <w:tr w:rsidR="0015245E" w:rsidRPr="004F3B18" w14:paraId="09BE01F7" w14:textId="77777777" w:rsidTr="00CD71D9">
        <w:tc>
          <w:tcPr>
            <w:tcW w:w="699" w:type="dxa"/>
            <w:vMerge/>
          </w:tcPr>
          <w:p w14:paraId="67E48692" w14:textId="77777777" w:rsidR="0015245E" w:rsidRPr="004F3B18" w:rsidRDefault="0015245E" w:rsidP="00B260E9">
            <w:pPr>
              <w:jc w:val="center"/>
              <w:rPr>
                <w:rFonts w:ascii="Calibri" w:hAnsi="Calibri" w:cs="Calibri"/>
              </w:rPr>
            </w:pPr>
          </w:p>
        </w:tc>
        <w:tc>
          <w:tcPr>
            <w:tcW w:w="1124" w:type="dxa"/>
            <w:vMerge/>
          </w:tcPr>
          <w:p w14:paraId="450B76E4" w14:textId="77777777" w:rsidR="0015245E" w:rsidRPr="004F3B18" w:rsidRDefault="0015245E" w:rsidP="00B260E9">
            <w:pPr>
              <w:jc w:val="center"/>
              <w:rPr>
                <w:rFonts w:ascii="Calibri" w:hAnsi="Calibri" w:cs="Calibri"/>
              </w:rPr>
            </w:pPr>
          </w:p>
        </w:tc>
        <w:tc>
          <w:tcPr>
            <w:tcW w:w="851" w:type="dxa"/>
          </w:tcPr>
          <w:p w14:paraId="63DCD939" w14:textId="77777777" w:rsidR="0015245E" w:rsidRPr="004F3B18" w:rsidRDefault="0015245E" w:rsidP="00B260E9">
            <w:pPr>
              <w:jc w:val="center"/>
              <w:rPr>
                <w:rFonts w:ascii="Calibri" w:hAnsi="Calibri" w:cs="Calibri"/>
              </w:rPr>
            </w:pPr>
            <w:r w:rsidRPr="004F3B18">
              <w:rPr>
                <w:rFonts w:ascii="Calibri" w:hAnsi="Calibri" w:cs="Calibri"/>
              </w:rPr>
              <w:t>100</w:t>
            </w:r>
          </w:p>
        </w:tc>
        <w:tc>
          <w:tcPr>
            <w:tcW w:w="753" w:type="dxa"/>
          </w:tcPr>
          <w:p w14:paraId="2A865C17" w14:textId="77C229E2" w:rsidR="0015245E" w:rsidRPr="004F3B18" w:rsidRDefault="00AB296F" w:rsidP="00B260E9">
            <w:pPr>
              <w:jc w:val="center"/>
              <w:rPr>
                <w:rFonts w:ascii="Calibri" w:hAnsi="Calibri" w:cs="Calibri"/>
              </w:rPr>
            </w:pPr>
            <w:r w:rsidRPr="004F3B18">
              <w:rPr>
                <w:rFonts w:ascii="Calibri" w:hAnsi="Calibri" w:cs="Calibri"/>
              </w:rPr>
              <w:t>1.61</w:t>
            </w:r>
          </w:p>
        </w:tc>
        <w:tc>
          <w:tcPr>
            <w:tcW w:w="671" w:type="dxa"/>
          </w:tcPr>
          <w:p w14:paraId="7F87A5E9" w14:textId="5663873B" w:rsidR="0015245E" w:rsidRPr="004F3B18" w:rsidRDefault="002F77E9" w:rsidP="00B260E9">
            <w:pPr>
              <w:jc w:val="center"/>
              <w:rPr>
                <w:rFonts w:ascii="Calibri" w:hAnsi="Calibri" w:cs="Calibri"/>
              </w:rPr>
            </w:pPr>
            <w:r w:rsidRPr="004F3B18">
              <w:rPr>
                <w:rFonts w:ascii="Calibri" w:hAnsi="Calibri" w:cs="Calibri"/>
              </w:rPr>
              <w:t>0.96</w:t>
            </w:r>
          </w:p>
        </w:tc>
        <w:tc>
          <w:tcPr>
            <w:tcW w:w="1285" w:type="dxa"/>
          </w:tcPr>
          <w:p w14:paraId="11F4C765" w14:textId="4DAEEC9F" w:rsidR="0015245E" w:rsidRPr="004F3B18" w:rsidRDefault="0000515C" w:rsidP="00B260E9">
            <w:pPr>
              <w:jc w:val="center"/>
              <w:rPr>
                <w:rFonts w:ascii="Calibri" w:hAnsi="Calibri" w:cs="Calibri"/>
              </w:rPr>
            </w:pPr>
            <w:r w:rsidRPr="004F3B18">
              <w:rPr>
                <w:rFonts w:ascii="Calibri" w:hAnsi="Calibri" w:cs="Calibri"/>
              </w:rPr>
              <w:t>0.48</w:t>
            </w:r>
          </w:p>
        </w:tc>
        <w:tc>
          <w:tcPr>
            <w:tcW w:w="850" w:type="dxa"/>
          </w:tcPr>
          <w:p w14:paraId="769228F5" w14:textId="6CDC40D7" w:rsidR="0015245E" w:rsidRPr="004F3B18" w:rsidRDefault="0000515C" w:rsidP="00B260E9">
            <w:pPr>
              <w:jc w:val="center"/>
              <w:rPr>
                <w:rFonts w:ascii="Calibri" w:hAnsi="Calibri" w:cs="Calibri"/>
              </w:rPr>
            </w:pPr>
            <w:r w:rsidRPr="004F3B18">
              <w:rPr>
                <w:rFonts w:ascii="Calibri" w:hAnsi="Calibri" w:cs="Calibri"/>
              </w:rPr>
              <w:t>0.97</w:t>
            </w:r>
          </w:p>
        </w:tc>
        <w:tc>
          <w:tcPr>
            <w:tcW w:w="993" w:type="dxa"/>
          </w:tcPr>
          <w:p w14:paraId="603A32D7" w14:textId="14D89D15" w:rsidR="0015245E" w:rsidRPr="004F3B18" w:rsidRDefault="0000515C" w:rsidP="00B260E9">
            <w:pPr>
              <w:jc w:val="center"/>
              <w:rPr>
                <w:rFonts w:ascii="Calibri" w:hAnsi="Calibri" w:cs="Calibri"/>
              </w:rPr>
            </w:pPr>
            <w:r w:rsidRPr="004F3B18">
              <w:rPr>
                <w:rFonts w:ascii="Calibri" w:hAnsi="Calibri" w:cs="Calibri"/>
              </w:rPr>
              <w:t>0.05</w:t>
            </w:r>
          </w:p>
        </w:tc>
        <w:tc>
          <w:tcPr>
            <w:tcW w:w="850" w:type="dxa"/>
          </w:tcPr>
          <w:p w14:paraId="33BD5B6A" w14:textId="5A950716" w:rsidR="0015245E" w:rsidRPr="004F3B18" w:rsidRDefault="0000515C" w:rsidP="00B260E9">
            <w:pPr>
              <w:jc w:val="center"/>
              <w:rPr>
                <w:rFonts w:ascii="Calibri" w:hAnsi="Calibri" w:cs="Calibri"/>
              </w:rPr>
            </w:pPr>
            <w:r w:rsidRPr="004F3B18">
              <w:rPr>
                <w:rFonts w:ascii="Calibri" w:hAnsi="Calibri" w:cs="Calibri"/>
              </w:rPr>
              <w:t>1.69</w:t>
            </w:r>
          </w:p>
        </w:tc>
        <w:tc>
          <w:tcPr>
            <w:tcW w:w="941" w:type="dxa"/>
          </w:tcPr>
          <w:p w14:paraId="0268CE46" w14:textId="06CD8117" w:rsidR="0015245E" w:rsidRPr="004F3B18" w:rsidRDefault="0000515C" w:rsidP="00B260E9">
            <w:pPr>
              <w:jc w:val="center"/>
              <w:rPr>
                <w:rFonts w:ascii="Calibri" w:hAnsi="Calibri" w:cs="Calibri"/>
              </w:rPr>
            </w:pPr>
            <w:r w:rsidRPr="004F3B18">
              <w:rPr>
                <w:rFonts w:ascii="Calibri" w:hAnsi="Calibri" w:cs="Calibri"/>
              </w:rPr>
              <w:t>0.09</w:t>
            </w:r>
          </w:p>
        </w:tc>
      </w:tr>
      <w:tr w:rsidR="0015245E" w:rsidRPr="004F3B18" w14:paraId="112EFA2A" w14:textId="77777777" w:rsidTr="00CD71D9">
        <w:tc>
          <w:tcPr>
            <w:tcW w:w="699" w:type="dxa"/>
            <w:vMerge/>
          </w:tcPr>
          <w:p w14:paraId="595E0C7D" w14:textId="77777777" w:rsidR="0015245E" w:rsidRPr="004F3B18" w:rsidRDefault="0015245E" w:rsidP="00B260E9">
            <w:pPr>
              <w:jc w:val="center"/>
              <w:rPr>
                <w:rFonts w:ascii="Calibri" w:hAnsi="Calibri" w:cs="Calibri"/>
              </w:rPr>
            </w:pPr>
          </w:p>
        </w:tc>
        <w:tc>
          <w:tcPr>
            <w:tcW w:w="1124" w:type="dxa"/>
            <w:vMerge/>
          </w:tcPr>
          <w:p w14:paraId="08120B3E" w14:textId="77777777" w:rsidR="0015245E" w:rsidRPr="004F3B18" w:rsidRDefault="0015245E" w:rsidP="00B260E9">
            <w:pPr>
              <w:jc w:val="center"/>
              <w:rPr>
                <w:rFonts w:ascii="Calibri" w:hAnsi="Calibri" w:cs="Calibri"/>
              </w:rPr>
            </w:pPr>
          </w:p>
        </w:tc>
        <w:tc>
          <w:tcPr>
            <w:tcW w:w="851" w:type="dxa"/>
          </w:tcPr>
          <w:p w14:paraId="37460D09" w14:textId="77777777" w:rsidR="0015245E" w:rsidRPr="004F3B18" w:rsidRDefault="0015245E" w:rsidP="00B260E9">
            <w:pPr>
              <w:jc w:val="center"/>
              <w:rPr>
                <w:rFonts w:ascii="Calibri" w:hAnsi="Calibri" w:cs="Calibri"/>
              </w:rPr>
            </w:pPr>
            <w:r w:rsidRPr="004F3B18">
              <w:rPr>
                <w:rFonts w:ascii="Calibri" w:hAnsi="Calibri" w:cs="Calibri"/>
              </w:rPr>
              <w:t>150</w:t>
            </w:r>
          </w:p>
        </w:tc>
        <w:tc>
          <w:tcPr>
            <w:tcW w:w="753" w:type="dxa"/>
          </w:tcPr>
          <w:p w14:paraId="156EDF00" w14:textId="022A5CAA" w:rsidR="0015245E" w:rsidRPr="004F3B18" w:rsidRDefault="00D443B9" w:rsidP="00B260E9">
            <w:pPr>
              <w:jc w:val="center"/>
              <w:rPr>
                <w:rFonts w:ascii="Calibri" w:hAnsi="Calibri" w:cs="Calibri"/>
              </w:rPr>
            </w:pPr>
            <w:r w:rsidRPr="004F3B18">
              <w:rPr>
                <w:rFonts w:ascii="Calibri" w:hAnsi="Calibri" w:cs="Calibri"/>
              </w:rPr>
              <w:t>1.82</w:t>
            </w:r>
          </w:p>
        </w:tc>
        <w:tc>
          <w:tcPr>
            <w:tcW w:w="671" w:type="dxa"/>
          </w:tcPr>
          <w:p w14:paraId="596DB679" w14:textId="3363C43F" w:rsidR="0015245E" w:rsidRPr="004F3B18" w:rsidRDefault="00D443B9" w:rsidP="00B260E9">
            <w:pPr>
              <w:jc w:val="center"/>
              <w:rPr>
                <w:rFonts w:ascii="Calibri" w:hAnsi="Calibri" w:cs="Calibri"/>
              </w:rPr>
            </w:pPr>
            <w:r w:rsidRPr="004F3B18">
              <w:rPr>
                <w:rFonts w:ascii="Calibri" w:hAnsi="Calibri" w:cs="Calibri"/>
              </w:rPr>
              <w:t>0.96</w:t>
            </w:r>
          </w:p>
        </w:tc>
        <w:tc>
          <w:tcPr>
            <w:tcW w:w="1285" w:type="dxa"/>
          </w:tcPr>
          <w:p w14:paraId="60FE37FE" w14:textId="3E5BA496" w:rsidR="0015245E" w:rsidRPr="004F3B18" w:rsidRDefault="00CD71D9" w:rsidP="00B260E9">
            <w:pPr>
              <w:jc w:val="center"/>
              <w:rPr>
                <w:rFonts w:ascii="Calibri" w:hAnsi="Calibri" w:cs="Calibri"/>
              </w:rPr>
            </w:pPr>
            <w:r w:rsidRPr="004F3B18">
              <w:rPr>
                <w:rFonts w:ascii="Calibri" w:hAnsi="Calibri" w:cs="Calibri"/>
              </w:rPr>
              <w:t>2.75</w:t>
            </w:r>
          </w:p>
        </w:tc>
        <w:tc>
          <w:tcPr>
            <w:tcW w:w="850" w:type="dxa"/>
          </w:tcPr>
          <w:p w14:paraId="13B6E4AA" w14:textId="6734E7F6" w:rsidR="0015245E" w:rsidRPr="004F3B18" w:rsidRDefault="00CD71D9" w:rsidP="00B260E9">
            <w:pPr>
              <w:jc w:val="center"/>
              <w:rPr>
                <w:rFonts w:ascii="Calibri" w:hAnsi="Calibri" w:cs="Calibri"/>
              </w:rPr>
            </w:pPr>
            <w:r w:rsidRPr="004F3B18">
              <w:rPr>
                <w:rFonts w:ascii="Calibri" w:hAnsi="Calibri" w:cs="Calibri"/>
              </w:rPr>
              <w:t>13.88</w:t>
            </w:r>
          </w:p>
        </w:tc>
        <w:tc>
          <w:tcPr>
            <w:tcW w:w="993" w:type="dxa"/>
          </w:tcPr>
          <w:p w14:paraId="6A6F1BFB" w14:textId="35AAB8FD" w:rsidR="0015245E" w:rsidRPr="004F3B18" w:rsidRDefault="00CD71D9" w:rsidP="00B260E9">
            <w:pPr>
              <w:jc w:val="center"/>
              <w:rPr>
                <w:rFonts w:ascii="Calibri" w:hAnsi="Calibri" w:cs="Calibri"/>
              </w:rPr>
            </w:pPr>
            <w:r w:rsidRPr="004F3B18">
              <w:rPr>
                <w:rFonts w:ascii="Calibri" w:hAnsi="Calibri" w:cs="Calibri"/>
              </w:rPr>
              <w:t>-164.08</w:t>
            </w:r>
          </w:p>
        </w:tc>
        <w:tc>
          <w:tcPr>
            <w:tcW w:w="850" w:type="dxa"/>
          </w:tcPr>
          <w:p w14:paraId="43915E4D" w14:textId="17D09E8A" w:rsidR="0015245E" w:rsidRPr="004F3B18" w:rsidRDefault="00CD71D9" w:rsidP="00B260E9">
            <w:pPr>
              <w:jc w:val="center"/>
              <w:rPr>
                <w:rFonts w:ascii="Calibri" w:hAnsi="Calibri" w:cs="Calibri"/>
              </w:rPr>
            </w:pPr>
            <w:r w:rsidRPr="004F3B18">
              <w:rPr>
                <w:rFonts w:ascii="Calibri" w:hAnsi="Calibri" w:cs="Calibri"/>
              </w:rPr>
              <w:t>15.67</w:t>
            </w:r>
          </w:p>
        </w:tc>
        <w:tc>
          <w:tcPr>
            <w:tcW w:w="941" w:type="dxa"/>
          </w:tcPr>
          <w:p w14:paraId="3ADB7BF3" w14:textId="102286C7" w:rsidR="0015245E" w:rsidRPr="004F3B18" w:rsidRDefault="00CD71D9" w:rsidP="00B260E9">
            <w:pPr>
              <w:jc w:val="center"/>
              <w:rPr>
                <w:rFonts w:ascii="Calibri" w:hAnsi="Calibri" w:cs="Calibri"/>
              </w:rPr>
            </w:pPr>
            <w:r w:rsidRPr="004F3B18">
              <w:rPr>
                <w:rFonts w:ascii="Calibri" w:hAnsi="Calibri" w:cs="Calibri"/>
              </w:rPr>
              <w:t>-41.06</w:t>
            </w:r>
          </w:p>
        </w:tc>
      </w:tr>
      <w:tr w:rsidR="0015245E" w:rsidRPr="004F3B18" w14:paraId="367411DC" w14:textId="77777777" w:rsidTr="00CD71D9">
        <w:tc>
          <w:tcPr>
            <w:tcW w:w="699" w:type="dxa"/>
            <w:vMerge/>
          </w:tcPr>
          <w:p w14:paraId="523FCB6A" w14:textId="77777777" w:rsidR="0015245E" w:rsidRPr="004F3B18" w:rsidRDefault="0015245E" w:rsidP="00B260E9">
            <w:pPr>
              <w:jc w:val="center"/>
              <w:rPr>
                <w:rFonts w:ascii="Calibri" w:hAnsi="Calibri" w:cs="Calibri"/>
              </w:rPr>
            </w:pPr>
          </w:p>
        </w:tc>
        <w:tc>
          <w:tcPr>
            <w:tcW w:w="1124" w:type="dxa"/>
            <w:vMerge w:val="restart"/>
          </w:tcPr>
          <w:p w14:paraId="746B7726" w14:textId="77777777" w:rsidR="0015245E" w:rsidRPr="004F3B18" w:rsidRDefault="0015245E" w:rsidP="00B260E9">
            <w:pPr>
              <w:jc w:val="center"/>
              <w:rPr>
                <w:rFonts w:ascii="Calibri" w:hAnsi="Calibri" w:cs="Calibri"/>
              </w:rPr>
            </w:pPr>
            <w:r w:rsidRPr="004F3B18">
              <w:rPr>
                <w:rFonts w:ascii="Calibri" w:hAnsi="Calibri" w:cs="Calibri"/>
              </w:rPr>
              <w:t>50</w:t>
            </w:r>
          </w:p>
        </w:tc>
        <w:tc>
          <w:tcPr>
            <w:tcW w:w="851" w:type="dxa"/>
          </w:tcPr>
          <w:p w14:paraId="59C6DE3F" w14:textId="77777777" w:rsidR="0015245E" w:rsidRPr="004F3B18" w:rsidRDefault="0015245E" w:rsidP="00B260E9">
            <w:pPr>
              <w:jc w:val="center"/>
              <w:rPr>
                <w:rFonts w:ascii="Calibri" w:hAnsi="Calibri" w:cs="Calibri"/>
              </w:rPr>
            </w:pPr>
            <w:r w:rsidRPr="004F3B18">
              <w:rPr>
                <w:rFonts w:ascii="Calibri" w:hAnsi="Calibri" w:cs="Calibri"/>
              </w:rPr>
              <w:t>20</w:t>
            </w:r>
          </w:p>
        </w:tc>
        <w:tc>
          <w:tcPr>
            <w:tcW w:w="753" w:type="dxa"/>
          </w:tcPr>
          <w:p w14:paraId="3D48F107" w14:textId="1F622592" w:rsidR="0015245E" w:rsidRPr="004F3B18" w:rsidRDefault="00B14EAE" w:rsidP="00B260E9">
            <w:pPr>
              <w:jc w:val="center"/>
              <w:rPr>
                <w:rFonts w:ascii="Calibri" w:hAnsi="Calibri" w:cs="Calibri"/>
              </w:rPr>
            </w:pPr>
            <w:r w:rsidRPr="004F3B18">
              <w:rPr>
                <w:rFonts w:ascii="Calibri" w:hAnsi="Calibri" w:cs="Calibri"/>
              </w:rPr>
              <w:t>1.72</w:t>
            </w:r>
          </w:p>
        </w:tc>
        <w:tc>
          <w:tcPr>
            <w:tcW w:w="671" w:type="dxa"/>
          </w:tcPr>
          <w:p w14:paraId="325360BA" w14:textId="1ECED531" w:rsidR="0015245E" w:rsidRPr="004F3B18" w:rsidRDefault="00B14EAE" w:rsidP="00B260E9">
            <w:pPr>
              <w:jc w:val="center"/>
              <w:rPr>
                <w:rFonts w:ascii="Calibri" w:hAnsi="Calibri" w:cs="Calibri"/>
              </w:rPr>
            </w:pPr>
            <w:r w:rsidRPr="004F3B18">
              <w:rPr>
                <w:rFonts w:ascii="Calibri" w:hAnsi="Calibri" w:cs="Calibri"/>
              </w:rPr>
              <w:t>0.96</w:t>
            </w:r>
          </w:p>
        </w:tc>
        <w:tc>
          <w:tcPr>
            <w:tcW w:w="1285" w:type="dxa"/>
          </w:tcPr>
          <w:p w14:paraId="43B2887A" w14:textId="5C3E0BC0" w:rsidR="0015245E" w:rsidRPr="004F3B18" w:rsidRDefault="004B5428" w:rsidP="00B260E9">
            <w:pPr>
              <w:jc w:val="center"/>
              <w:rPr>
                <w:rFonts w:ascii="Calibri" w:hAnsi="Calibri" w:cs="Calibri"/>
              </w:rPr>
            </w:pPr>
            <w:r w:rsidRPr="004F3B18">
              <w:rPr>
                <w:rFonts w:ascii="Calibri" w:hAnsi="Calibri" w:cs="Calibri"/>
              </w:rPr>
              <w:t>3.45</w:t>
            </w:r>
          </w:p>
        </w:tc>
        <w:tc>
          <w:tcPr>
            <w:tcW w:w="850" w:type="dxa"/>
          </w:tcPr>
          <w:p w14:paraId="332A800C" w14:textId="68BD89F6" w:rsidR="0015245E" w:rsidRPr="004F3B18" w:rsidRDefault="004B5428" w:rsidP="00B260E9">
            <w:pPr>
              <w:jc w:val="center"/>
              <w:rPr>
                <w:rFonts w:ascii="Calibri" w:hAnsi="Calibri" w:cs="Calibri"/>
              </w:rPr>
            </w:pPr>
            <w:r w:rsidRPr="004F3B18">
              <w:rPr>
                <w:rFonts w:ascii="Calibri" w:hAnsi="Calibri" w:cs="Calibri"/>
              </w:rPr>
              <w:t>15.02</w:t>
            </w:r>
          </w:p>
        </w:tc>
        <w:tc>
          <w:tcPr>
            <w:tcW w:w="993" w:type="dxa"/>
          </w:tcPr>
          <w:p w14:paraId="007F0A08" w14:textId="2B75D3C2" w:rsidR="0015245E" w:rsidRPr="004F3B18" w:rsidRDefault="004B5428" w:rsidP="00B260E9">
            <w:pPr>
              <w:jc w:val="center"/>
              <w:rPr>
                <w:rFonts w:ascii="Calibri" w:hAnsi="Calibri" w:cs="Calibri"/>
              </w:rPr>
            </w:pPr>
            <w:r w:rsidRPr="004F3B18">
              <w:rPr>
                <w:rFonts w:ascii="Calibri" w:hAnsi="Calibri" w:cs="Calibri"/>
              </w:rPr>
              <w:t>-188.21</w:t>
            </w:r>
          </w:p>
        </w:tc>
        <w:tc>
          <w:tcPr>
            <w:tcW w:w="850" w:type="dxa"/>
          </w:tcPr>
          <w:p w14:paraId="24B074D4" w14:textId="1A765A87" w:rsidR="0015245E" w:rsidRPr="004F3B18" w:rsidRDefault="004B5428" w:rsidP="00B260E9">
            <w:pPr>
              <w:jc w:val="center"/>
              <w:rPr>
                <w:rFonts w:ascii="Calibri" w:hAnsi="Calibri" w:cs="Calibri"/>
              </w:rPr>
            </w:pPr>
            <w:r w:rsidRPr="004F3B18">
              <w:rPr>
                <w:rFonts w:ascii="Calibri" w:hAnsi="Calibri" w:cs="Calibri"/>
              </w:rPr>
              <w:t>17.64</w:t>
            </w:r>
          </w:p>
        </w:tc>
        <w:tc>
          <w:tcPr>
            <w:tcW w:w="941" w:type="dxa"/>
          </w:tcPr>
          <w:p w14:paraId="207EAB08" w14:textId="4E780D4C" w:rsidR="0015245E" w:rsidRPr="004F3B18" w:rsidRDefault="004B5428" w:rsidP="00B260E9">
            <w:pPr>
              <w:jc w:val="center"/>
              <w:rPr>
                <w:rFonts w:ascii="Calibri" w:hAnsi="Calibri" w:cs="Calibri"/>
              </w:rPr>
            </w:pPr>
            <w:r w:rsidRPr="004F3B18">
              <w:rPr>
                <w:rFonts w:ascii="Calibri" w:hAnsi="Calibri" w:cs="Calibri"/>
              </w:rPr>
              <w:t>-52.07</w:t>
            </w:r>
          </w:p>
        </w:tc>
      </w:tr>
      <w:tr w:rsidR="0015245E" w:rsidRPr="004F3B18" w14:paraId="72A90A41" w14:textId="77777777" w:rsidTr="00CD71D9">
        <w:tc>
          <w:tcPr>
            <w:tcW w:w="699" w:type="dxa"/>
            <w:vMerge/>
          </w:tcPr>
          <w:p w14:paraId="1DDDECBE" w14:textId="77777777" w:rsidR="0015245E" w:rsidRPr="004F3B18" w:rsidRDefault="0015245E" w:rsidP="00B260E9">
            <w:pPr>
              <w:jc w:val="center"/>
              <w:rPr>
                <w:rFonts w:ascii="Calibri" w:hAnsi="Calibri" w:cs="Calibri"/>
              </w:rPr>
            </w:pPr>
          </w:p>
        </w:tc>
        <w:tc>
          <w:tcPr>
            <w:tcW w:w="1124" w:type="dxa"/>
            <w:vMerge/>
          </w:tcPr>
          <w:p w14:paraId="65CFFFA6" w14:textId="77777777" w:rsidR="0015245E" w:rsidRPr="004F3B18" w:rsidRDefault="0015245E" w:rsidP="00B260E9">
            <w:pPr>
              <w:jc w:val="center"/>
              <w:rPr>
                <w:rFonts w:ascii="Calibri" w:hAnsi="Calibri" w:cs="Calibri"/>
              </w:rPr>
            </w:pPr>
          </w:p>
        </w:tc>
        <w:tc>
          <w:tcPr>
            <w:tcW w:w="851" w:type="dxa"/>
          </w:tcPr>
          <w:p w14:paraId="778F8035" w14:textId="77777777" w:rsidR="0015245E" w:rsidRPr="004F3B18" w:rsidRDefault="0015245E" w:rsidP="00B260E9">
            <w:pPr>
              <w:jc w:val="center"/>
              <w:rPr>
                <w:rFonts w:ascii="Calibri" w:hAnsi="Calibri" w:cs="Calibri"/>
              </w:rPr>
            </w:pPr>
            <w:r w:rsidRPr="004F3B18">
              <w:rPr>
                <w:rFonts w:ascii="Calibri" w:hAnsi="Calibri" w:cs="Calibri"/>
              </w:rPr>
              <w:t>50</w:t>
            </w:r>
          </w:p>
        </w:tc>
        <w:tc>
          <w:tcPr>
            <w:tcW w:w="753" w:type="dxa"/>
          </w:tcPr>
          <w:p w14:paraId="57366996" w14:textId="6497E1BB" w:rsidR="0015245E" w:rsidRPr="004F3B18" w:rsidRDefault="00511923" w:rsidP="00B260E9">
            <w:pPr>
              <w:jc w:val="center"/>
              <w:rPr>
                <w:rFonts w:ascii="Calibri" w:hAnsi="Calibri" w:cs="Calibri"/>
              </w:rPr>
            </w:pPr>
            <w:r w:rsidRPr="004F3B18">
              <w:rPr>
                <w:rFonts w:ascii="Calibri" w:hAnsi="Calibri" w:cs="Calibri"/>
              </w:rPr>
              <w:t>1.49</w:t>
            </w:r>
          </w:p>
        </w:tc>
        <w:tc>
          <w:tcPr>
            <w:tcW w:w="671" w:type="dxa"/>
          </w:tcPr>
          <w:p w14:paraId="5D7D94E7" w14:textId="5D37AB43" w:rsidR="0015245E" w:rsidRPr="004F3B18" w:rsidRDefault="00511923" w:rsidP="00B260E9">
            <w:pPr>
              <w:jc w:val="center"/>
              <w:rPr>
                <w:rFonts w:ascii="Calibri" w:hAnsi="Calibri" w:cs="Calibri"/>
              </w:rPr>
            </w:pPr>
            <w:r w:rsidRPr="004F3B18">
              <w:rPr>
                <w:rFonts w:ascii="Calibri" w:hAnsi="Calibri" w:cs="Calibri"/>
              </w:rPr>
              <w:t>0.97</w:t>
            </w:r>
          </w:p>
        </w:tc>
        <w:tc>
          <w:tcPr>
            <w:tcW w:w="1285" w:type="dxa"/>
          </w:tcPr>
          <w:p w14:paraId="35C653F6" w14:textId="06D41F8D" w:rsidR="0015245E" w:rsidRPr="004F3B18" w:rsidRDefault="00465C47" w:rsidP="00B260E9">
            <w:pPr>
              <w:jc w:val="center"/>
              <w:rPr>
                <w:rFonts w:ascii="Calibri" w:hAnsi="Calibri" w:cs="Calibri"/>
              </w:rPr>
            </w:pPr>
            <w:r w:rsidRPr="004F3B18">
              <w:rPr>
                <w:rFonts w:ascii="Calibri" w:hAnsi="Calibri" w:cs="Calibri"/>
              </w:rPr>
              <w:t>0.72</w:t>
            </w:r>
          </w:p>
        </w:tc>
        <w:tc>
          <w:tcPr>
            <w:tcW w:w="850" w:type="dxa"/>
          </w:tcPr>
          <w:p w14:paraId="148FC961" w14:textId="1D305FEC" w:rsidR="0015245E" w:rsidRPr="004F3B18" w:rsidRDefault="00465C47" w:rsidP="00B260E9">
            <w:pPr>
              <w:jc w:val="center"/>
              <w:rPr>
                <w:rFonts w:ascii="Calibri" w:hAnsi="Calibri" w:cs="Calibri"/>
              </w:rPr>
            </w:pPr>
            <w:r w:rsidRPr="004F3B18">
              <w:rPr>
                <w:rFonts w:ascii="Calibri" w:hAnsi="Calibri" w:cs="Calibri"/>
              </w:rPr>
              <w:t>8.12</w:t>
            </w:r>
          </w:p>
        </w:tc>
        <w:tc>
          <w:tcPr>
            <w:tcW w:w="993" w:type="dxa"/>
          </w:tcPr>
          <w:p w14:paraId="6B2D4CE0" w14:textId="3A83FE0D" w:rsidR="0015245E" w:rsidRPr="004F3B18" w:rsidRDefault="00465C47" w:rsidP="00B260E9">
            <w:pPr>
              <w:jc w:val="center"/>
              <w:rPr>
                <w:rFonts w:ascii="Calibri" w:hAnsi="Calibri" w:cs="Calibri"/>
              </w:rPr>
            </w:pPr>
            <w:r w:rsidRPr="004F3B18">
              <w:rPr>
                <w:rFonts w:ascii="Calibri" w:hAnsi="Calibri" w:cs="Calibri"/>
              </w:rPr>
              <w:t>-66.6</w:t>
            </w:r>
          </w:p>
        </w:tc>
        <w:tc>
          <w:tcPr>
            <w:tcW w:w="850" w:type="dxa"/>
          </w:tcPr>
          <w:p w14:paraId="43EB27E2" w14:textId="5098570C" w:rsidR="0015245E" w:rsidRPr="004F3B18" w:rsidRDefault="00465C47" w:rsidP="00B260E9">
            <w:pPr>
              <w:jc w:val="center"/>
              <w:rPr>
                <w:rFonts w:ascii="Calibri" w:hAnsi="Calibri" w:cs="Calibri"/>
              </w:rPr>
            </w:pPr>
            <w:r w:rsidRPr="004F3B18">
              <w:rPr>
                <w:rFonts w:ascii="Calibri" w:hAnsi="Calibri" w:cs="Calibri"/>
              </w:rPr>
              <w:t>15.9</w:t>
            </w:r>
          </w:p>
        </w:tc>
        <w:tc>
          <w:tcPr>
            <w:tcW w:w="941" w:type="dxa"/>
          </w:tcPr>
          <w:p w14:paraId="2F65E258" w14:textId="77E84DE7" w:rsidR="0015245E" w:rsidRPr="004F3B18" w:rsidRDefault="00465C47" w:rsidP="00B260E9">
            <w:pPr>
              <w:jc w:val="center"/>
              <w:rPr>
                <w:rFonts w:ascii="Calibri" w:hAnsi="Calibri" w:cs="Calibri"/>
              </w:rPr>
            </w:pPr>
            <w:r w:rsidRPr="004F3B18">
              <w:rPr>
                <w:rFonts w:ascii="Calibri" w:hAnsi="Calibri" w:cs="Calibri"/>
              </w:rPr>
              <w:t>-54.54</w:t>
            </w:r>
          </w:p>
        </w:tc>
      </w:tr>
      <w:tr w:rsidR="0015245E" w:rsidRPr="004F3B18" w14:paraId="5DFFA88E" w14:textId="77777777" w:rsidTr="00CD71D9">
        <w:tc>
          <w:tcPr>
            <w:tcW w:w="699" w:type="dxa"/>
            <w:vMerge/>
          </w:tcPr>
          <w:p w14:paraId="59FB59F8" w14:textId="77777777" w:rsidR="0015245E" w:rsidRPr="004F3B18" w:rsidRDefault="0015245E" w:rsidP="00B260E9">
            <w:pPr>
              <w:jc w:val="center"/>
              <w:rPr>
                <w:rFonts w:ascii="Calibri" w:hAnsi="Calibri" w:cs="Calibri"/>
              </w:rPr>
            </w:pPr>
          </w:p>
        </w:tc>
        <w:tc>
          <w:tcPr>
            <w:tcW w:w="1124" w:type="dxa"/>
            <w:vMerge/>
          </w:tcPr>
          <w:p w14:paraId="1AB770C3" w14:textId="77777777" w:rsidR="0015245E" w:rsidRPr="004F3B18" w:rsidRDefault="0015245E" w:rsidP="00B260E9">
            <w:pPr>
              <w:jc w:val="center"/>
              <w:rPr>
                <w:rFonts w:ascii="Calibri" w:hAnsi="Calibri" w:cs="Calibri"/>
              </w:rPr>
            </w:pPr>
          </w:p>
        </w:tc>
        <w:tc>
          <w:tcPr>
            <w:tcW w:w="851" w:type="dxa"/>
          </w:tcPr>
          <w:p w14:paraId="0A6DB160" w14:textId="77777777" w:rsidR="0015245E" w:rsidRPr="004F3B18" w:rsidRDefault="0015245E" w:rsidP="00B260E9">
            <w:pPr>
              <w:jc w:val="center"/>
              <w:rPr>
                <w:rFonts w:ascii="Calibri" w:hAnsi="Calibri" w:cs="Calibri"/>
              </w:rPr>
            </w:pPr>
            <w:r w:rsidRPr="004F3B18">
              <w:rPr>
                <w:rFonts w:ascii="Calibri" w:hAnsi="Calibri" w:cs="Calibri"/>
              </w:rPr>
              <w:t>100</w:t>
            </w:r>
          </w:p>
        </w:tc>
        <w:tc>
          <w:tcPr>
            <w:tcW w:w="753" w:type="dxa"/>
          </w:tcPr>
          <w:p w14:paraId="2D3A5CC2" w14:textId="7392AC36" w:rsidR="0015245E" w:rsidRPr="004F3B18" w:rsidRDefault="00E34AF1" w:rsidP="00B260E9">
            <w:pPr>
              <w:jc w:val="center"/>
              <w:rPr>
                <w:rFonts w:ascii="Calibri" w:hAnsi="Calibri" w:cs="Calibri"/>
              </w:rPr>
            </w:pPr>
            <w:r w:rsidRPr="004F3B18">
              <w:rPr>
                <w:rFonts w:ascii="Calibri" w:hAnsi="Calibri" w:cs="Calibri"/>
              </w:rPr>
              <w:t>1.58</w:t>
            </w:r>
          </w:p>
        </w:tc>
        <w:tc>
          <w:tcPr>
            <w:tcW w:w="671" w:type="dxa"/>
          </w:tcPr>
          <w:p w14:paraId="330550C0" w14:textId="71F081C3" w:rsidR="0015245E" w:rsidRPr="004F3B18" w:rsidRDefault="00E34AF1" w:rsidP="00B260E9">
            <w:pPr>
              <w:jc w:val="center"/>
              <w:rPr>
                <w:rFonts w:ascii="Calibri" w:hAnsi="Calibri" w:cs="Calibri"/>
              </w:rPr>
            </w:pPr>
            <w:r w:rsidRPr="004F3B18">
              <w:rPr>
                <w:rFonts w:ascii="Calibri" w:hAnsi="Calibri" w:cs="Calibri"/>
              </w:rPr>
              <w:t>0.97</w:t>
            </w:r>
          </w:p>
        </w:tc>
        <w:tc>
          <w:tcPr>
            <w:tcW w:w="1285" w:type="dxa"/>
          </w:tcPr>
          <w:p w14:paraId="6DF79A28" w14:textId="27A8AB94" w:rsidR="0015245E" w:rsidRPr="004F3B18" w:rsidRDefault="006457C1" w:rsidP="00B260E9">
            <w:pPr>
              <w:jc w:val="center"/>
              <w:rPr>
                <w:rFonts w:ascii="Calibri" w:hAnsi="Calibri" w:cs="Calibri"/>
              </w:rPr>
            </w:pPr>
            <w:r w:rsidRPr="004F3B18">
              <w:rPr>
                <w:rFonts w:ascii="Calibri" w:hAnsi="Calibri" w:cs="Calibri"/>
              </w:rPr>
              <w:t>0.73</w:t>
            </w:r>
          </w:p>
        </w:tc>
        <w:tc>
          <w:tcPr>
            <w:tcW w:w="850" w:type="dxa"/>
          </w:tcPr>
          <w:p w14:paraId="4EE1EA84" w14:textId="1AEBD8A6" w:rsidR="0015245E" w:rsidRPr="004F3B18" w:rsidRDefault="006457C1" w:rsidP="00B260E9">
            <w:pPr>
              <w:jc w:val="center"/>
              <w:rPr>
                <w:rFonts w:ascii="Calibri" w:hAnsi="Calibri" w:cs="Calibri"/>
              </w:rPr>
            </w:pPr>
            <w:r w:rsidRPr="004F3B18">
              <w:rPr>
                <w:rFonts w:ascii="Calibri" w:hAnsi="Calibri" w:cs="Calibri"/>
              </w:rPr>
              <w:t>5.48</w:t>
            </w:r>
          </w:p>
        </w:tc>
        <w:tc>
          <w:tcPr>
            <w:tcW w:w="993" w:type="dxa"/>
          </w:tcPr>
          <w:p w14:paraId="4BEE98B4" w14:textId="45EF66A5" w:rsidR="0015245E" w:rsidRPr="004F3B18" w:rsidRDefault="006457C1" w:rsidP="00B260E9">
            <w:pPr>
              <w:jc w:val="center"/>
              <w:rPr>
                <w:rFonts w:ascii="Calibri" w:hAnsi="Calibri" w:cs="Calibri"/>
              </w:rPr>
            </w:pPr>
            <w:r w:rsidRPr="004F3B18">
              <w:rPr>
                <w:rFonts w:ascii="Calibri" w:hAnsi="Calibri" w:cs="Calibri"/>
              </w:rPr>
              <w:t>-28.47</w:t>
            </w:r>
          </w:p>
        </w:tc>
        <w:tc>
          <w:tcPr>
            <w:tcW w:w="850" w:type="dxa"/>
          </w:tcPr>
          <w:p w14:paraId="1B650790" w14:textId="6BCAC3A9" w:rsidR="0015245E" w:rsidRPr="004F3B18" w:rsidRDefault="003030F2" w:rsidP="00B260E9">
            <w:pPr>
              <w:jc w:val="center"/>
              <w:rPr>
                <w:rFonts w:ascii="Calibri" w:hAnsi="Calibri" w:cs="Calibri"/>
              </w:rPr>
            </w:pPr>
            <w:r w:rsidRPr="004F3B18">
              <w:rPr>
                <w:rFonts w:ascii="Calibri" w:hAnsi="Calibri" w:cs="Calibri"/>
              </w:rPr>
              <w:t>9.35</w:t>
            </w:r>
          </w:p>
        </w:tc>
        <w:tc>
          <w:tcPr>
            <w:tcW w:w="941" w:type="dxa"/>
          </w:tcPr>
          <w:p w14:paraId="0DDFCE72" w14:textId="35D3C78B" w:rsidR="0015245E" w:rsidRPr="004F3B18" w:rsidRDefault="003030F2" w:rsidP="00B260E9">
            <w:pPr>
              <w:jc w:val="center"/>
              <w:rPr>
                <w:rFonts w:ascii="Calibri" w:hAnsi="Calibri" w:cs="Calibri"/>
              </w:rPr>
            </w:pPr>
            <w:r w:rsidRPr="004F3B18">
              <w:rPr>
                <w:rFonts w:ascii="Calibri" w:hAnsi="Calibri" w:cs="Calibri"/>
              </w:rPr>
              <w:t>-17.01</w:t>
            </w:r>
          </w:p>
        </w:tc>
      </w:tr>
      <w:tr w:rsidR="0015245E" w:rsidRPr="004F3B18" w14:paraId="04283487" w14:textId="77777777" w:rsidTr="00CD71D9">
        <w:tc>
          <w:tcPr>
            <w:tcW w:w="699" w:type="dxa"/>
            <w:vMerge/>
          </w:tcPr>
          <w:p w14:paraId="33F231D1" w14:textId="77777777" w:rsidR="0015245E" w:rsidRPr="004F3B18" w:rsidRDefault="0015245E" w:rsidP="00B260E9">
            <w:pPr>
              <w:jc w:val="center"/>
              <w:rPr>
                <w:rFonts w:ascii="Calibri" w:hAnsi="Calibri" w:cs="Calibri"/>
              </w:rPr>
            </w:pPr>
          </w:p>
        </w:tc>
        <w:tc>
          <w:tcPr>
            <w:tcW w:w="1124" w:type="dxa"/>
            <w:vMerge/>
          </w:tcPr>
          <w:p w14:paraId="6D6DFDC8" w14:textId="77777777" w:rsidR="0015245E" w:rsidRPr="004F3B18" w:rsidRDefault="0015245E" w:rsidP="00B260E9">
            <w:pPr>
              <w:jc w:val="center"/>
              <w:rPr>
                <w:rFonts w:ascii="Calibri" w:hAnsi="Calibri" w:cs="Calibri"/>
              </w:rPr>
            </w:pPr>
          </w:p>
        </w:tc>
        <w:tc>
          <w:tcPr>
            <w:tcW w:w="851" w:type="dxa"/>
          </w:tcPr>
          <w:p w14:paraId="2FADE036" w14:textId="77777777" w:rsidR="0015245E" w:rsidRPr="004F3B18" w:rsidRDefault="0015245E" w:rsidP="00B260E9">
            <w:pPr>
              <w:jc w:val="center"/>
              <w:rPr>
                <w:rFonts w:ascii="Calibri" w:hAnsi="Calibri" w:cs="Calibri"/>
              </w:rPr>
            </w:pPr>
            <w:r w:rsidRPr="004F3B18">
              <w:rPr>
                <w:rFonts w:ascii="Calibri" w:hAnsi="Calibri" w:cs="Calibri"/>
              </w:rPr>
              <w:t>150</w:t>
            </w:r>
          </w:p>
        </w:tc>
        <w:tc>
          <w:tcPr>
            <w:tcW w:w="753" w:type="dxa"/>
          </w:tcPr>
          <w:p w14:paraId="3C7F4984" w14:textId="0D332167" w:rsidR="0015245E" w:rsidRPr="004F3B18" w:rsidRDefault="00EB6538" w:rsidP="00B260E9">
            <w:pPr>
              <w:jc w:val="center"/>
              <w:rPr>
                <w:rFonts w:ascii="Calibri" w:hAnsi="Calibri" w:cs="Calibri"/>
              </w:rPr>
            </w:pPr>
            <w:r w:rsidRPr="004F3B18">
              <w:rPr>
                <w:rFonts w:ascii="Calibri" w:hAnsi="Calibri" w:cs="Calibri"/>
              </w:rPr>
              <w:t>1.</w:t>
            </w:r>
            <w:r w:rsidR="0042119E" w:rsidRPr="004F3B18">
              <w:rPr>
                <w:rFonts w:ascii="Calibri" w:hAnsi="Calibri" w:cs="Calibri"/>
              </w:rPr>
              <w:t>5</w:t>
            </w:r>
            <w:r w:rsidRPr="004F3B18">
              <w:rPr>
                <w:rFonts w:ascii="Calibri" w:hAnsi="Calibri" w:cs="Calibri"/>
              </w:rPr>
              <w:t>3</w:t>
            </w:r>
          </w:p>
        </w:tc>
        <w:tc>
          <w:tcPr>
            <w:tcW w:w="671" w:type="dxa"/>
          </w:tcPr>
          <w:p w14:paraId="7A3414E2" w14:textId="61E44BBC" w:rsidR="0015245E" w:rsidRPr="004F3B18" w:rsidRDefault="0042119E" w:rsidP="00B260E9">
            <w:pPr>
              <w:jc w:val="center"/>
              <w:rPr>
                <w:rFonts w:ascii="Calibri" w:hAnsi="Calibri" w:cs="Calibri"/>
              </w:rPr>
            </w:pPr>
            <w:r w:rsidRPr="004F3B18">
              <w:rPr>
                <w:rFonts w:ascii="Calibri" w:hAnsi="Calibri" w:cs="Calibri"/>
              </w:rPr>
              <w:t>0.97</w:t>
            </w:r>
          </w:p>
        </w:tc>
        <w:tc>
          <w:tcPr>
            <w:tcW w:w="1285" w:type="dxa"/>
          </w:tcPr>
          <w:p w14:paraId="3B120A54" w14:textId="544C9051" w:rsidR="0015245E" w:rsidRPr="004F3B18" w:rsidRDefault="002A2D55" w:rsidP="00B260E9">
            <w:pPr>
              <w:jc w:val="center"/>
              <w:rPr>
                <w:rFonts w:ascii="Calibri" w:hAnsi="Calibri" w:cs="Calibri"/>
              </w:rPr>
            </w:pPr>
            <w:r w:rsidRPr="004F3B18">
              <w:rPr>
                <w:rFonts w:ascii="Calibri" w:hAnsi="Calibri" w:cs="Calibri"/>
              </w:rPr>
              <w:t>1.81</w:t>
            </w:r>
          </w:p>
        </w:tc>
        <w:tc>
          <w:tcPr>
            <w:tcW w:w="850" w:type="dxa"/>
          </w:tcPr>
          <w:p w14:paraId="3E230578" w14:textId="3AF38A7B" w:rsidR="0015245E" w:rsidRPr="004F3B18" w:rsidRDefault="002A2D55" w:rsidP="00B260E9">
            <w:pPr>
              <w:jc w:val="center"/>
              <w:rPr>
                <w:rFonts w:ascii="Calibri" w:hAnsi="Calibri" w:cs="Calibri"/>
              </w:rPr>
            </w:pPr>
            <w:r w:rsidRPr="004F3B18">
              <w:rPr>
                <w:rFonts w:ascii="Calibri" w:hAnsi="Calibri" w:cs="Calibri"/>
              </w:rPr>
              <w:t>9.21</w:t>
            </w:r>
          </w:p>
        </w:tc>
        <w:tc>
          <w:tcPr>
            <w:tcW w:w="993" w:type="dxa"/>
          </w:tcPr>
          <w:p w14:paraId="609594F9" w14:textId="171CDACD" w:rsidR="0015245E" w:rsidRPr="004F3B18" w:rsidRDefault="002A2D55" w:rsidP="00B260E9">
            <w:pPr>
              <w:jc w:val="center"/>
              <w:rPr>
                <w:rFonts w:ascii="Calibri" w:hAnsi="Calibri" w:cs="Calibri"/>
              </w:rPr>
            </w:pPr>
            <w:r w:rsidRPr="004F3B18">
              <w:rPr>
                <w:rFonts w:ascii="Calibri" w:hAnsi="Calibri" w:cs="Calibri"/>
              </w:rPr>
              <w:t>-73.12</w:t>
            </w:r>
          </w:p>
        </w:tc>
        <w:tc>
          <w:tcPr>
            <w:tcW w:w="850" w:type="dxa"/>
          </w:tcPr>
          <w:p w14:paraId="65810021" w14:textId="592B1150" w:rsidR="0015245E" w:rsidRPr="004F3B18" w:rsidRDefault="002A2D55" w:rsidP="00B260E9">
            <w:pPr>
              <w:jc w:val="center"/>
              <w:rPr>
                <w:rFonts w:ascii="Calibri" w:hAnsi="Calibri" w:cs="Calibri"/>
              </w:rPr>
            </w:pPr>
            <w:r w:rsidRPr="004F3B18">
              <w:rPr>
                <w:rFonts w:ascii="Calibri" w:hAnsi="Calibri" w:cs="Calibri"/>
              </w:rPr>
              <w:t>11.3</w:t>
            </w:r>
          </w:p>
        </w:tc>
        <w:tc>
          <w:tcPr>
            <w:tcW w:w="941" w:type="dxa"/>
          </w:tcPr>
          <w:p w14:paraId="20EECC81" w14:textId="4D0DD236" w:rsidR="0015245E" w:rsidRPr="004F3B18" w:rsidRDefault="002A2D55" w:rsidP="00B260E9">
            <w:pPr>
              <w:jc w:val="center"/>
              <w:rPr>
                <w:rFonts w:ascii="Calibri" w:hAnsi="Calibri" w:cs="Calibri"/>
              </w:rPr>
            </w:pPr>
            <w:r w:rsidRPr="004F3B18">
              <w:rPr>
                <w:rFonts w:ascii="Calibri" w:hAnsi="Calibri" w:cs="Calibri"/>
              </w:rPr>
              <w:t>-21.38</w:t>
            </w:r>
          </w:p>
        </w:tc>
      </w:tr>
    </w:tbl>
    <w:p w14:paraId="1573D359" w14:textId="77777777" w:rsidR="0015245E" w:rsidRPr="004F3B18" w:rsidRDefault="0015245E" w:rsidP="0015245E">
      <w:pPr>
        <w:rPr>
          <w:rFonts w:ascii="Calibri" w:hAnsi="Calibri" w:cs="Calibri"/>
        </w:rPr>
      </w:pPr>
    </w:p>
    <w:p w14:paraId="0A269AF5" w14:textId="6B1B30E2" w:rsidR="0059309F" w:rsidRPr="004F3B18" w:rsidRDefault="0059309F" w:rsidP="0059309F">
      <w:pPr>
        <w:pStyle w:val="Caption"/>
        <w:keepNext/>
        <w:rPr>
          <w:rFonts w:ascii="Calibri" w:hAnsi="Calibri" w:cs="Calibri"/>
        </w:rPr>
      </w:pPr>
      <w:bookmarkStart w:id="107" w:name="_Toc165500134"/>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12</w:t>
      </w:r>
      <w:r w:rsidRPr="004F3B18">
        <w:rPr>
          <w:rFonts w:ascii="Calibri" w:hAnsi="Calibri" w:cs="Calibri"/>
        </w:rPr>
        <w:fldChar w:fldCharType="end"/>
      </w:r>
      <w:r w:rsidRPr="004F3B18">
        <w:rPr>
          <w:rFonts w:ascii="Calibri" w:hAnsi="Calibri" w:cs="Calibri"/>
        </w:rPr>
        <w:t>: Model-1 Metrics of CVX With MinMaxScaler</w:t>
      </w:r>
      <w:bookmarkEnd w:id="107"/>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851"/>
        <w:gridCol w:w="992"/>
        <w:gridCol w:w="941"/>
      </w:tblGrid>
      <w:tr w:rsidR="0015245E" w:rsidRPr="004F3B18" w14:paraId="042BE8F0" w14:textId="77777777" w:rsidTr="00B260E9">
        <w:tc>
          <w:tcPr>
            <w:tcW w:w="2674" w:type="dxa"/>
            <w:gridSpan w:val="3"/>
          </w:tcPr>
          <w:p w14:paraId="177FA892" w14:textId="77777777" w:rsidR="0015245E" w:rsidRPr="004F3B18" w:rsidRDefault="0015245E" w:rsidP="00B260E9">
            <w:pPr>
              <w:jc w:val="center"/>
              <w:rPr>
                <w:rFonts w:ascii="Calibri" w:hAnsi="Calibri" w:cs="Calibri"/>
              </w:rPr>
            </w:pPr>
          </w:p>
        </w:tc>
        <w:tc>
          <w:tcPr>
            <w:tcW w:w="1424" w:type="dxa"/>
            <w:gridSpan w:val="2"/>
          </w:tcPr>
          <w:p w14:paraId="1772951A" w14:textId="77777777" w:rsidR="0015245E" w:rsidRPr="004F3B18" w:rsidRDefault="0015245E" w:rsidP="00B260E9">
            <w:pPr>
              <w:jc w:val="center"/>
              <w:rPr>
                <w:rFonts w:ascii="Calibri" w:hAnsi="Calibri" w:cs="Calibri"/>
              </w:rPr>
            </w:pPr>
            <w:r w:rsidRPr="004F3B18">
              <w:rPr>
                <w:rFonts w:ascii="Calibri" w:hAnsi="Calibri" w:cs="Calibri"/>
              </w:rPr>
              <w:t>Test metrics</w:t>
            </w:r>
          </w:p>
        </w:tc>
        <w:tc>
          <w:tcPr>
            <w:tcW w:w="1285" w:type="dxa"/>
          </w:tcPr>
          <w:p w14:paraId="21CEB26E" w14:textId="77777777" w:rsidR="0015245E" w:rsidRPr="004F3B18" w:rsidRDefault="0015245E" w:rsidP="00B260E9">
            <w:pPr>
              <w:jc w:val="center"/>
              <w:rPr>
                <w:rFonts w:ascii="Calibri" w:hAnsi="Calibri" w:cs="Calibri"/>
              </w:rPr>
            </w:pPr>
            <w:r w:rsidRPr="004F3B18">
              <w:rPr>
                <w:rFonts w:ascii="Calibri" w:hAnsi="Calibri" w:cs="Calibri"/>
              </w:rPr>
              <w:t>1 day Forecast metrics</w:t>
            </w:r>
          </w:p>
        </w:tc>
        <w:tc>
          <w:tcPr>
            <w:tcW w:w="1701" w:type="dxa"/>
            <w:gridSpan w:val="2"/>
          </w:tcPr>
          <w:p w14:paraId="119FF158" w14:textId="77777777" w:rsidR="0015245E" w:rsidRPr="004F3B18" w:rsidRDefault="0015245E" w:rsidP="00B260E9">
            <w:pPr>
              <w:jc w:val="center"/>
              <w:rPr>
                <w:rFonts w:ascii="Calibri" w:hAnsi="Calibri" w:cs="Calibri"/>
              </w:rPr>
            </w:pPr>
            <w:r w:rsidRPr="004F3B18">
              <w:rPr>
                <w:rFonts w:ascii="Calibri" w:hAnsi="Calibri" w:cs="Calibri"/>
              </w:rPr>
              <w:t>15 days Forecast metrics</w:t>
            </w:r>
          </w:p>
        </w:tc>
        <w:tc>
          <w:tcPr>
            <w:tcW w:w="1933" w:type="dxa"/>
            <w:gridSpan w:val="2"/>
          </w:tcPr>
          <w:p w14:paraId="3FFA661B" w14:textId="77777777" w:rsidR="0015245E" w:rsidRPr="004F3B18" w:rsidRDefault="0015245E" w:rsidP="00B260E9">
            <w:pPr>
              <w:jc w:val="center"/>
              <w:rPr>
                <w:rFonts w:ascii="Calibri" w:hAnsi="Calibri" w:cs="Calibri"/>
              </w:rPr>
            </w:pPr>
            <w:r w:rsidRPr="004F3B18">
              <w:rPr>
                <w:rFonts w:ascii="Calibri" w:hAnsi="Calibri" w:cs="Calibri"/>
              </w:rPr>
              <w:t>30 days Forecast metrics</w:t>
            </w:r>
          </w:p>
        </w:tc>
      </w:tr>
      <w:tr w:rsidR="0015245E" w:rsidRPr="004F3B18" w14:paraId="16677CE6" w14:textId="77777777" w:rsidTr="00B260E9">
        <w:tc>
          <w:tcPr>
            <w:tcW w:w="699" w:type="dxa"/>
          </w:tcPr>
          <w:p w14:paraId="2393EB79" w14:textId="77777777" w:rsidR="0015245E" w:rsidRPr="004F3B18" w:rsidRDefault="0015245E" w:rsidP="00B260E9">
            <w:pPr>
              <w:jc w:val="center"/>
              <w:rPr>
                <w:rFonts w:ascii="Calibri" w:hAnsi="Calibri" w:cs="Calibri"/>
              </w:rPr>
            </w:pPr>
            <w:r w:rsidRPr="004F3B18">
              <w:rPr>
                <w:rFonts w:ascii="Calibri" w:hAnsi="Calibri" w:cs="Calibri"/>
              </w:rPr>
              <w:t>Stock</w:t>
            </w:r>
          </w:p>
        </w:tc>
        <w:tc>
          <w:tcPr>
            <w:tcW w:w="1124" w:type="dxa"/>
          </w:tcPr>
          <w:p w14:paraId="7CBD41D7" w14:textId="77777777" w:rsidR="0015245E" w:rsidRPr="004F3B18" w:rsidRDefault="0015245E" w:rsidP="00B260E9">
            <w:pPr>
              <w:jc w:val="center"/>
              <w:rPr>
                <w:rFonts w:ascii="Calibri" w:hAnsi="Calibri" w:cs="Calibri"/>
              </w:rPr>
            </w:pPr>
            <w:r w:rsidRPr="004F3B18">
              <w:rPr>
                <w:rFonts w:ascii="Calibri" w:hAnsi="Calibri" w:cs="Calibri"/>
              </w:rPr>
              <w:t>Look Back</w:t>
            </w:r>
          </w:p>
        </w:tc>
        <w:tc>
          <w:tcPr>
            <w:tcW w:w="851" w:type="dxa"/>
          </w:tcPr>
          <w:p w14:paraId="0393E0DA" w14:textId="77777777" w:rsidR="0015245E" w:rsidRPr="004F3B18" w:rsidRDefault="0015245E" w:rsidP="00B260E9">
            <w:pPr>
              <w:jc w:val="center"/>
              <w:rPr>
                <w:rFonts w:ascii="Calibri" w:hAnsi="Calibri" w:cs="Calibri"/>
              </w:rPr>
            </w:pPr>
            <w:r w:rsidRPr="004F3B18">
              <w:rPr>
                <w:rFonts w:ascii="Calibri" w:hAnsi="Calibri" w:cs="Calibri"/>
              </w:rPr>
              <w:t>Epochs</w:t>
            </w:r>
          </w:p>
        </w:tc>
        <w:tc>
          <w:tcPr>
            <w:tcW w:w="753" w:type="dxa"/>
          </w:tcPr>
          <w:p w14:paraId="5B25B587" w14:textId="77777777" w:rsidR="0015245E" w:rsidRPr="004F3B18" w:rsidRDefault="0015245E" w:rsidP="00B260E9">
            <w:pPr>
              <w:jc w:val="center"/>
              <w:rPr>
                <w:rFonts w:ascii="Calibri" w:hAnsi="Calibri" w:cs="Calibri"/>
              </w:rPr>
            </w:pPr>
            <w:r w:rsidRPr="004F3B18">
              <w:rPr>
                <w:rFonts w:ascii="Calibri" w:hAnsi="Calibri" w:cs="Calibri"/>
              </w:rPr>
              <w:t>MAPE</w:t>
            </w:r>
          </w:p>
        </w:tc>
        <w:tc>
          <w:tcPr>
            <w:tcW w:w="671" w:type="dxa"/>
          </w:tcPr>
          <w:p w14:paraId="50B1EDEF" w14:textId="77777777" w:rsidR="0015245E" w:rsidRPr="004F3B18" w:rsidRDefault="0015245E" w:rsidP="00B260E9">
            <w:pPr>
              <w:jc w:val="center"/>
              <w:rPr>
                <w:rFonts w:ascii="Calibri" w:hAnsi="Calibri" w:cs="Calibri"/>
              </w:rPr>
            </w:pPr>
            <w:r w:rsidRPr="004F3B18">
              <w:rPr>
                <w:rFonts w:ascii="Calibri" w:hAnsi="Calibri" w:cs="Calibri"/>
              </w:rPr>
              <w:t>R2</w:t>
            </w:r>
          </w:p>
        </w:tc>
        <w:tc>
          <w:tcPr>
            <w:tcW w:w="1285" w:type="dxa"/>
          </w:tcPr>
          <w:p w14:paraId="5501C742" w14:textId="77777777" w:rsidR="0015245E" w:rsidRPr="004F3B18" w:rsidRDefault="0015245E" w:rsidP="00B260E9">
            <w:pPr>
              <w:jc w:val="center"/>
              <w:rPr>
                <w:rFonts w:ascii="Calibri" w:hAnsi="Calibri" w:cs="Calibri"/>
              </w:rPr>
            </w:pPr>
            <w:r w:rsidRPr="004F3B18">
              <w:rPr>
                <w:rFonts w:ascii="Calibri" w:hAnsi="Calibri" w:cs="Calibri"/>
              </w:rPr>
              <w:t>MAPE</w:t>
            </w:r>
          </w:p>
        </w:tc>
        <w:tc>
          <w:tcPr>
            <w:tcW w:w="850" w:type="dxa"/>
          </w:tcPr>
          <w:p w14:paraId="40461C39" w14:textId="77777777" w:rsidR="0015245E" w:rsidRPr="004F3B18" w:rsidRDefault="0015245E" w:rsidP="00B260E9">
            <w:pPr>
              <w:jc w:val="center"/>
              <w:rPr>
                <w:rFonts w:ascii="Calibri" w:hAnsi="Calibri" w:cs="Calibri"/>
              </w:rPr>
            </w:pPr>
            <w:r w:rsidRPr="004F3B18">
              <w:rPr>
                <w:rFonts w:ascii="Calibri" w:hAnsi="Calibri" w:cs="Calibri"/>
              </w:rPr>
              <w:t>MAPE</w:t>
            </w:r>
          </w:p>
        </w:tc>
        <w:tc>
          <w:tcPr>
            <w:tcW w:w="851" w:type="dxa"/>
          </w:tcPr>
          <w:p w14:paraId="5CB58A1A" w14:textId="77777777" w:rsidR="0015245E" w:rsidRPr="004F3B18" w:rsidRDefault="0015245E" w:rsidP="00B260E9">
            <w:pPr>
              <w:jc w:val="center"/>
              <w:rPr>
                <w:rFonts w:ascii="Calibri" w:hAnsi="Calibri" w:cs="Calibri"/>
              </w:rPr>
            </w:pPr>
            <w:r w:rsidRPr="004F3B18">
              <w:rPr>
                <w:rFonts w:ascii="Calibri" w:hAnsi="Calibri" w:cs="Calibri"/>
              </w:rPr>
              <w:t>R2</w:t>
            </w:r>
          </w:p>
        </w:tc>
        <w:tc>
          <w:tcPr>
            <w:tcW w:w="992" w:type="dxa"/>
          </w:tcPr>
          <w:p w14:paraId="3B7FE7A7" w14:textId="77777777" w:rsidR="0015245E" w:rsidRPr="004F3B18" w:rsidRDefault="0015245E" w:rsidP="00B260E9">
            <w:pPr>
              <w:jc w:val="center"/>
              <w:rPr>
                <w:rFonts w:ascii="Calibri" w:hAnsi="Calibri" w:cs="Calibri"/>
              </w:rPr>
            </w:pPr>
            <w:r w:rsidRPr="004F3B18">
              <w:rPr>
                <w:rFonts w:ascii="Calibri" w:hAnsi="Calibri" w:cs="Calibri"/>
              </w:rPr>
              <w:t>MAPE</w:t>
            </w:r>
          </w:p>
        </w:tc>
        <w:tc>
          <w:tcPr>
            <w:tcW w:w="941" w:type="dxa"/>
          </w:tcPr>
          <w:p w14:paraId="34E6D433" w14:textId="77777777" w:rsidR="0015245E" w:rsidRPr="004F3B18" w:rsidRDefault="0015245E" w:rsidP="00B260E9">
            <w:pPr>
              <w:jc w:val="center"/>
              <w:rPr>
                <w:rFonts w:ascii="Calibri" w:hAnsi="Calibri" w:cs="Calibri"/>
              </w:rPr>
            </w:pPr>
            <w:r w:rsidRPr="004F3B18">
              <w:rPr>
                <w:rFonts w:ascii="Calibri" w:hAnsi="Calibri" w:cs="Calibri"/>
              </w:rPr>
              <w:t>R2</w:t>
            </w:r>
          </w:p>
        </w:tc>
      </w:tr>
      <w:tr w:rsidR="0015245E" w:rsidRPr="004F3B18" w14:paraId="591BA6FF" w14:textId="77777777" w:rsidTr="00B260E9">
        <w:tc>
          <w:tcPr>
            <w:tcW w:w="699" w:type="dxa"/>
            <w:vMerge w:val="restart"/>
          </w:tcPr>
          <w:p w14:paraId="1B2F4B43" w14:textId="77777777" w:rsidR="0015245E" w:rsidRPr="004F3B18" w:rsidRDefault="0015245E" w:rsidP="00B260E9">
            <w:pPr>
              <w:jc w:val="center"/>
              <w:rPr>
                <w:rFonts w:ascii="Calibri" w:hAnsi="Calibri" w:cs="Calibri"/>
              </w:rPr>
            </w:pPr>
            <w:r w:rsidRPr="004F3B18">
              <w:rPr>
                <w:rFonts w:ascii="Calibri" w:hAnsi="Calibri" w:cs="Calibri"/>
              </w:rPr>
              <w:t>CVX</w:t>
            </w:r>
          </w:p>
        </w:tc>
        <w:tc>
          <w:tcPr>
            <w:tcW w:w="1124" w:type="dxa"/>
            <w:vMerge w:val="restart"/>
          </w:tcPr>
          <w:p w14:paraId="00671CAA" w14:textId="77777777" w:rsidR="0015245E" w:rsidRPr="004F3B18" w:rsidRDefault="0015245E" w:rsidP="00B260E9">
            <w:pPr>
              <w:jc w:val="center"/>
              <w:rPr>
                <w:rFonts w:ascii="Calibri" w:hAnsi="Calibri" w:cs="Calibri"/>
              </w:rPr>
            </w:pPr>
            <w:r w:rsidRPr="004F3B18">
              <w:rPr>
                <w:rFonts w:ascii="Calibri" w:hAnsi="Calibri" w:cs="Calibri"/>
              </w:rPr>
              <w:t>10</w:t>
            </w:r>
          </w:p>
        </w:tc>
        <w:tc>
          <w:tcPr>
            <w:tcW w:w="851" w:type="dxa"/>
          </w:tcPr>
          <w:p w14:paraId="0EC358A3" w14:textId="77777777" w:rsidR="0015245E" w:rsidRPr="004F3B18" w:rsidRDefault="0015245E" w:rsidP="00B260E9">
            <w:pPr>
              <w:jc w:val="center"/>
              <w:rPr>
                <w:rFonts w:ascii="Calibri" w:hAnsi="Calibri" w:cs="Calibri"/>
              </w:rPr>
            </w:pPr>
            <w:r w:rsidRPr="004F3B18">
              <w:rPr>
                <w:rFonts w:ascii="Calibri" w:hAnsi="Calibri" w:cs="Calibri"/>
              </w:rPr>
              <w:t>20</w:t>
            </w:r>
          </w:p>
        </w:tc>
        <w:tc>
          <w:tcPr>
            <w:tcW w:w="753" w:type="dxa"/>
          </w:tcPr>
          <w:p w14:paraId="772C2580" w14:textId="3E050B79" w:rsidR="0015245E" w:rsidRPr="004F3B18" w:rsidRDefault="003A3DB2" w:rsidP="00B260E9">
            <w:pPr>
              <w:jc w:val="center"/>
              <w:rPr>
                <w:rFonts w:ascii="Calibri" w:hAnsi="Calibri" w:cs="Calibri"/>
              </w:rPr>
            </w:pPr>
            <w:r w:rsidRPr="004F3B18">
              <w:rPr>
                <w:rFonts w:ascii="Calibri" w:hAnsi="Calibri" w:cs="Calibri"/>
              </w:rPr>
              <w:t>1.75</w:t>
            </w:r>
          </w:p>
        </w:tc>
        <w:tc>
          <w:tcPr>
            <w:tcW w:w="671" w:type="dxa"/>
          </w:tcPr>
          <w:p w14:paraId="73A7A839" w14:textId="03B5CE8C" w:rsidR="0015245E" w:rsidRPr="004F3B18" w:rsidRDefault="003A3DB2" w:rsidP="00B260E9">
            <w:pPr>
              <w:jc w:val="center"/>
              <w:rPr>
                <w:rFonts w:ascii="Calibri" w:hAnsi="Calibri" w:cs="Calibri"/>
              </w:rPr>
            </w:pPr>
            <w:r w:rsidRPr="004F3B18">
              <w:rPr>
                <w:rFonts w:ascii="Calibri" w:hAnsi="Calibri" w:cs="Calibri"/>
              </w:rPr>
              <w:t>0.91</w:t>
            </w:r>
          </w:p>
        </w:tc>
        <w:tc>
          <w:tcPr>
            <w:tcW w:w="1285" w:type="dxa"/>
          </w:tcPr>
          <w:p w14:paraId="01ED8760" w14:textId="24603DAF" w:rsidR="0015245E" w:rsidRPr="004F3B18" w:rsidRDefault="007952E7" w:rsidP="00B260E9">
            <w:pPr>
              <w:jc w:val="center"/>
              <w:rPr>
                <w:rFonts w:ascii="Calibri" w:hAnsi="Calibri" w:cs="Calibri"/>
              </w:rPr>
            </w:pPr>
            <w:r w:rsidRPr="004F3B18">
              <w:rPr>
                <w:rFonts w:ascii="Calibri" w:hAnsi="Calibri" w:cs="Calibri"/>
              </w:rPr>
              <w:t>1.63</w:t>
            </w:r>
          </w:p>
        </w:tc>
        <w:tc>
          <w:tcPr>
            <w:tcW w:w="850" w:type="dxa"/>
          </w:tcPr>
          <w:p w14:paraId="106F1A50" w14:textId="56CA7A16" w:rsidR="0015245E" w:rsidRPr="004F3B18" w:rsidRDefault="007952E7" w:rsidP="00B260E9">
            <w:pPr>
              <w:jc w:val="center"/>
              <w:rPr>
                <w:rFonts w:ascii="Calibri" w:hAnsi="Calibri" w:cs="Calibri"/>
              </w:rPr>
            </w:pPr>
            <w:r w:rsidRPr="004F3B18">
              <w:rPr>
                <w:rFonts w:ascii="Calibri" w:hAnsi="Calibri" w:cs="Calibri"/>
              </w:rPr>
              <w:t>5.64</w:t>
            </w:r>
          </w:p>
        </w:tc>
        <w:tc>
          <w:tcPr>
            <w:tcW w:w="851" w:type="dxa"/>
          </w:tcPr>
          <w:p w14:paraId="11511788" w14:textId="2E71DE53" w:rsidR="0015245E" w:rsidRPr="004F3B18" w:rsidRDefault="007952E7" w:rsidP="00B260E9">
            <w:pPr>
              <w:jc w:val="center"/>
              <w:rPr>
                <w:rFonts w:ascii="Calibri" w:hAnsi="Calibri" w:cs="Calibri"/>
              </w:rPr>
            </w:pPr>
            <w:r w:rsidRPr="004F3B18">
              <w:rPr>
                <w:rFonts w:ascii="Calibri" w:hAnsi="Calibri" w:cs="Calibri"/>
              </w:rPr>
              <w:t>-24.8</w:t>
            </w:r>
          </w:p>
        </w:tc>
        <w:tc>
          <w:tcPr>
            <w:tcW w:w="992" w:type="dxa"/>
          </w:tcPr>
          <w:p w14:paraId="6F0063D1" w14:textId="0AC25268" w:rsidR="0015245E" w:rsidRPr="004F3B18" w:rsidRDefault="007952E7" w:rsidP="00B260E9">
            <w:pPr>
              <w:jc w:val="center"/>
              <w:rPr>
                <w:rFonts w:ascii="Calibri" w:hAnsi="Calibri" w:cs="Calibri"/>
              </w:rPr>
            </w:pPr>
            <w:r w:rsidRPr="004F3B18">
              <w:rPr>
                <w:rFonts w:ascii="Calibri" w:hAnsi="Calibri" w:cs="Calibri"/>
              </w:rPr>
              <w:t>11.66</w:t>
            </w:r>
          </w:p>
        </w:tc>
        <w:tc>
          <w:tcPr>
            <w:tcW w:w="941" w:type="dxa"/>
          </w:tcPr>
          <w:p w14:paraId="7D023797" w14:textId="50E25BAC" w:rsidR="0015245E" w:rsidRPr="004F3B18" w:rsidRDefault="007952E7" w:rsidP="00B260E9">
            <w:pPr>
              <w:jc w:val="center"/>
              <w:rPr>
                <w:rFonts w:ascii="Calibri" w:hAnsi="Calibri" w:cs="Calibri"/>
              </w:rPr>
            </w:pPr>
            <w:r w:rsidRPr="004F3B18">
              <w:rPr>
                <w:rFonts w:ascii="Calibri" w:hAnsi="Calibri" w:cs="Calibri"/>
              </w:rPr>
              <w:t>-91.93</w:t>
            </w:r>
          </w:p>
        </w:tc>
      </w:tr>
      <w:tr w:rsidR="0015245E" w:rsidRPr="004F3B18" w14:paraId="4D4AC7D8" w14:textId="77777777" w:rsidTr="00B260E9">
        <w:tc>
          <w:tcPr>
            <w:tcW w:w="699" w:type="dxa"/>
            <w:vMerge/>
          </w:tcPr>
          <w:p w14:paraId="14E26A51" w14:textId="77777777" w:rsidR="0015245E" w:rsidRPr="004F3B18" w:rsidRDefault="0015245E" w:rsidP="00B260E9">
            <w:pPr>
              <w:jc w:val="center"/>
              <w:rPr>
                <w:rFonts w:ascii="Calibri" w:hAnsi="Calibri" w:cs="Calibri"/>
              </w:rPr>
            </w:pPr>
          </w:p>
        </w:tc>
        <w:tc>
          <w:tcPr>
            <w:tcW w:w="1124" w:type="dxa"/>
            <w:vMerge/>
          </w:tcPr>
          <w:p w14:paraId="4D156B8F" w14:textId="77777777" w:rsidR="0015245E" w:rsidRPr="004F3B18" w:rsidRDefault="0015245E" w:rsidP="00B260E9">
            <w:pPr>
              <w:jc w:val="center"/>
              <w:rPr>
                <w:rFonts w:ascii="Calibri" w:hAnsi="Calibri" w:cs="Calibri"/>
              </w:rPr>
            </w:pPr>
          </w:p>
        </w:tc>
        <w:tc>
          <w:tcPr>
            <w:tcW w:w="851" w:type="dxa"/>
          </w:tcPr>
          <w:p w14:paraId="49CC2763" w14:textId="77777777" w:rsidR="0015245E" w:rsidRPr="004F3B18" w:rsidRDefault="0015245E" w:rsidP="00B260E9">
            <w:pPr>
              <w:jc w:val="center"/>
              <w:rPr>
                <w:rFonts w:ascii="Calibri" w:hAnsi="Calibri" w:cs="Calibri"/>
              </w:rPr>
            </w:pPr>
            <w:r w:rsidRPr="004F3B18">
              <w:rPr>
                <w:rFonts w:ascii="Calibri" w:hAnsi="Calibri" w:cs="Calibri"/>
              </w:rPr>
              <w:t>50</w:t>
            </w:r>
          </w:p>
        </w:tc>
        <w:tc>
          <w:tcPr>
            <w:tcW w:w="753" w:type="dxa"/>
          </w:tcPr>
          <w:p w14:paraId="380FE405" w14:textId="4137D7AE" w:rsidR="0015245E" w:rsidRPr="004F3B18" w:rsidRDefault="00264676" w:rsidP="00B260E9">
            <w:pPr>
              <w:jc w:val="center"/>
              <w:rPr>
                <w:rFonts w:ascii="Calibri" w:hAnsi="Calibri" w:cs="Calibri"/>
              </w:rPr>
            </w:pPr>
            <w:r w:rsidRPr="004F3B18">
              <w:rPr>
                <w:rFonts w:ascii="Calibri" w:hAnsi="Calibri" w:cs="Calibri"/>
              </w:rPr>
              <w:t>1.48</w:t>
            </w:r>
          </w:p>
        </w:tc>
        <w:tc>
          <w:tcPr>
            <w:tcW w:w="671" w:type="dxa"/>
          </w:tcPr>
          <w:p w14:paraId="54AB729A" w14:textId="128CE00F" w:rsidR="0015245E" w:rsidRPr="004F3B18" w:rsidRDefault="00264676" w:rsidP="00B260E9">
            <w:pPr>
              <w:jc w:val="center"/>
              <w:rPr>
                <w:rFonts w:ascii="Calibri" w:hAnsi="Calibri" w:cs="Calibri"/>
              </w:rPr>
            </w:pPr>
            <w:r w:rsidRPr="004F3B18">
              <w:rPr>
                <w:rFonts w:ascii="Calibri" w:hAnsi="Calibri" w:cs="Calibri"/>
              </w:rPr>
              <w:t>0.93</w:t>
            </w:r>
          </w:p>
        </w:tc>
        <w:tc>
          <w:tcPr>
            <w:tcW w:w="1285" w:type="dxa"/>
          </w:tcPr>
          <w:p w14:paraId="50584F2B" w14:textId="5DA8BF92" w:rsidR="0015245E" w:rsidRPr="004F3B18" w:rsidRDefault="007A6A8C" w:rsidP="00B260E9">
            <w:pPr>
              <w:jc w:val="center"/>
              <w:rPr>
                <w:rFonts w:ascii="Calibri" w:hAnsi="Calibri" w:cs="Calibri"/>
              </w:rPr>
            </w:pPr>
            <w:r w:rsidRPr="004F3B18">
              <w:rPr>
                <w:rFonts w:ascii="Calibri" w:hAnsi="Calibri" w:cs="Calibri"/>
              </w:rPr>
              <w:t>0.74</w:t>
            </w:r>
          </w:p>
        </w:tc>
        <w:tc>
          <w:tcPr>
            <w:tcW w:w="850" w:type="dxa"/>
          </w:tcPr>
          <w:p w14:paraId="66E1FA90" w14:textId="09F1CB52" w:rsidR="0015245E" w:rsidRPr="004F3B18" w:rsidRDefault="007A6A8C" w:rsidP="00B260E9">
            <w:pPr>
              <w:jc w:val="center"/>
              <w:rPr>
                <w:rFonts w:ascii="Calibri" w:hAnsi="Calibri" w:cs="Calibri"/>
              </w:rPr>
            </w:pPr>
            <w:r w:rsidRPr="004F3B18">
              <w:rPr>
                <w:rFonts w:ascii="Calibri" w:hAnsi="Calibri" w:cs="Calibri"/>
              </w:rPr>
              <w:t>4.82</w:t>
            </w:r>
          </w:p>
        </w:tc>
        <w:tc>
          <w:tcPr>
            <w:tcW w:w="851" w:type="dxa"/>
          </w:tcPr>
          <w:p w14:paraId="06564D45" w14:textId="22D43699" w:rsidR="0015245E" w:rsidRPr="004F3B18" w:rsidRDefault="007A6A8C" w:rsidP="00B260E9">
            <w:pPr>
              <w:jc w:val="center"/>
              <w:rPr>
                <w:rFonts w:ascii="Calibri" w:hAnsi="Calibri" w:cs="Calibri"/>
              </w:rPr>
            </w:pPr>
            <w:r w:rsidRPr="004F3B18">
              <w:rPr>
                <w:rFonts w:ascii="Calibri" w:hAnsi="Calibri" w:cs="Calibri"/>
              </w:rPr>
              <w:t>-19.03</w:t>
            </w:r>
          </w:p>
        </w:tc>
        <w:tc>
          <w:tcPr>
            <w:tcW w:w="992" w:type="dxa"/>
          </w:tcPr>
          <w:p w14:paraId="37DEF335" w14:textId="7128EC9A" w:rsidR="0015245E" w:rsidRPr="004F3B18" w:rsidRDefault="007A6A8C" w:rsidP="00B260E9">
            <w:pPr>
              <w:jc w:val="center"/>
              <w:rPr>
                <w:rFonts w:ascii="Calibri" w:hAnsi="Calibri" w:cs="Calibri"/>
              </w:rPr>
            </w:pPr>
            <w:r w:rsidRPr="004F3B18">
              <w:rPr>
                <w:rFonts w:ascii="Calibri" w:hAnsi="Calibri" w:cs="Calibri"/>
              </w:rPr>
              <w:t>11.13</w:t>
            </w:r>
          </w:p>
        </w:tc>
        <w:tc>
          <w:tcPr>
            <w:tcW w:w="941" w:type="dxa"/>
          </w:tcPr>
          <w:p w14:paraId="7F25195C" w14:textId="4AABF537" w:rsidR="0015245E" w:rsidRPr="004F3B18" w:rsidRDefault="007A6A8C" w:rsidP="00B260E9">
            <w:pPr>
              <w:jc w:val="center"/>
              <w:rPr>
                <w:rFonts w:ascii="Calibri" w:hAnsi="Calibri" w:cs="Calibri"/>
              </w:rPr>
            </w:pPr>
            <w:r w:rsidRPr="004F3B18">
              <w:rPr>
                <w:rFonts w:ascii="Calibri" w:hAnsi="Calibri" w:cs="Calibri"/>
              </w:rPr>
              <w:t>-87.7</w:t>
            </w:r>
          </w:p>
        </w:tc>
      </w:tr>
      <w:tr w:rsidR="0015245E" w:rsidRPr="004F3B18" w14:paraId="773FA907" w14:textId="77777777" w:rsidTr="00B260E9">
        <w:tc>
          <w:tcPr>
            <w:tcW w:w="699" w:type="dxa"/>
            <w:vMerge/>
          </w:tcPr>
          <w:p w14:paraId="48E19930" w14:textId="77777777" w:rsidR="0015245E" w:rsidRPr="004F3B18" w:rsidRDefault="0015245E" w:rsidP="00B260E9">
            <w:pPr>
              <w:jc w:val="center"/>
              <w:rPr>
                <w:rFonts w:ascii="Calibri" w:hAnsi="Calibri" w:cs="Calibri"/>
              </w:rPr>
            </w:pPr>
          </w:p>
        </w:tc>
        <w:tc>
          <w:tcPr>
            <w:tcW w:w="1124" w:type="dxa"/>
            <w:vMerge/>
          </w:tcPr>
          <w:p w14:paraId="11BE999C" w14:textId="77777777" w:rsidR="0015245E" w:rsidRPr="004F3B18" w:rsidRDefault="0015245E" w:rsidP="00B260E9">
            <w:pPr>
              <w:jc w:val="center"/>
              <w:rPr>
                <w:rFonts w:ascii="Calibri" w:hAnsi="Calibri" w:cs="Calibri"/>
              </w:rPr>
            </w:pPr>
          </w:p>
        </w:tc>
        <w:tc>
          <w:tcPr>
            <w:tcW w:w="851" w:type="dxa"/>
          </w:tcPr>
          <w:p w14:paraId="5817C0F9" w14:textId="77777777" w:rsidR="0015245E" w:rsidRPr="004F3B18" w:rsidRDefault="0015245E" w:rsidP="00B260E9">
            <w:pPr>
              <w:jc w:val="center"/>
              <w:rPr>
                <w:rFonts w:ascii="Calibri" w:hAnsi="Calibri" w:cs="Calibri"/>
              </w:rPr>
            </w:pPr>
            <w:r w:rsidRPr="004F3B18">
              <w:rPr>
                <w:rFonts w:ascii="Calibri" w:hAnsi="Calibri" w:cs="Calibri"/>
              </w:rPr>
              <w:t>100</w:t>
            </w:r>
          </w:p>
        </w:tc>
        <w:tc>
          <w:tcPr>
            <w:tcW w:w="753" w:type="dxa"/>
          </w:tcPr>
          <w:p w14:paraId="2252FF5A" w14:textId="1FA4E060" w:rsidR="0015245E" w:rsidRPr="004F3B18" w:rsidRDefault="00632CFB" w:rsidP="00B260E9">
            <w:pPr>
              <w:jc w:val="center"/>
              <w:rPr>
                <w:rFonts w:ascii="Calibri" w:hAnsi="Calibri" w:cs="Calibri"/>
              </w:rPr>
            </w:pPr>
            <w:r w:rsidRPr="004F3B18">
              <w:rPr>
                <w:rFonts w:ascii="Calibri" w:hAnsi="Calibri" w:cs="Calibri"/>
              </w:rPr>
              <w:t>1.59</w:t>
            </w:r>
          </w:p>
        </w:tc>
        <w:tc>
          <w:tcPr>
            <w:tcW w:w="671" w:type="dxa"/>
          </w:tcPr>
          <w:p w14:paraId="651AF2F0" w14:textId="0680AE04" w:rsidR="0015245E" w:rsidRPr="004F3B18" w:rsidRDefault="00632CFB" w:rsidP="00B260E9">
            <w:pPr>
              <w:jc w:val="center"/>
              <w:rPr>
                <w:rFonts w:ascii="Calibri" w:hAnsi="Calibri" w:cs="Calibri"/>
              </w:rPr>
            </w:pPr>
            <w:r w:rsidRPr="004F3B18">
              <w:rPr>
                <w:rFonts w:ascii="Calibri" w:hAnsi="Calibri" w:cs="Calibri"/>
              </w:rPr>
              <w:t>0.93</w:t>
            </w:r>
          </w:p>
        </w:tc>
        <w:tc>
          <w:tcPr>
            <w:tcW w:w="1285" w:type="dxa"/>
          </w:tcPr>
          <w:p w14:paraId="55E6D9D2" w14:textId="4D72FA60" w:rsidR="0015245E" w:rsidRPr="004F3B18" w:rsidRDefault="00561497" w:rsidP="00B260E9">
            <w:pPr>
              <w:jc w:val="center"/>
              <w:rPr>
                <w:rFonts w:ascii="Calibri" w:hAnsi="Calibri" w:cs="Calibri"/>
              </w:rPr>
            </w:pPr>
            <w:r w:rsidRPr="004F3B18">
              <w:rPr>
                <w:rFonts w:ascii="Calibri" w:hAnsi="Calibri" w:cs="Calibri"/>
              </w:rPr>
              <w:t>0.45</w:t>
            </w:r>
          </w:p>
        </w:tc>
        <w:tc>
          <w:tcPr>
            <w:tcW w:w="850" w:type="dxa"/>
          </w:tcPr>
          <w:p w14:paraId="143F3811" w14:textId="4A7160E1" w:rsidR="0015245E" w:rsidRPr="004F3B18" w:rsidRDefault="00561497" w:rsidP="00B260E9">
            <w:pPr>
              <w:jc w:val="center"/>
              <w:rPr>
                <w:rFonts w:ascii="Calibri" w:hAnsi="Calibri" w:cs="Calibri"/>
              </w:rPr>
            </w:pPr>
            <w:r w:rsidRPr="004F3B18">
              <w:rPr>
                <w:rFonts w:ascii="Calibri" w:hAnsi="Calibri" w:cs="Calibri"/>
              </w:rPr>
              <w:t>4.06</w:t>
            </w:r>
          </w:p>
        </w:tc>
        <w:tc>
          <w:tcPr>
            <w:tcW w:w="851" w:type="dxa"/>
          </w:tcPr>
          <w:p w14:paraId="5856916E" w14:textId="0C14318A" w:rsidR="0015245E" w:rsidRPr="004F3B18" w:rsidRDefault="00561497" w:rsidP="00B260E9">
            <w:pPr>
              <w:jc w:val="center"/>
              <w:rPr>
                <w:rFonts w:ascii="Calibri" w:hAnsi="Calibri" w:cs="Calibri"/>
              </w:rPr>
            </w:pPr>
            <w:r w:rsidRPr="004F3B18">
              <w:rPr>
                <w:rFonts w:ascii="Calibri" w:hAnsi="Calibri" w:cs="Calibri"/>
              </w:rPr>
              <w:t>-10.14</w:t>
            </w:r>
          </w:p>
        </w:tc>
        <w:tc>
          <w:tcPr>
            <w:tcW w:w="992" w:type="dxa"/>
          </w:tcPr>
          <w:p w14:paraId="0C161E14" w14:textId="49D486D6" w:rsidR="0015245E" w:rsidRPr="004F3B18" w:rsidRDefault="00561497" w:rsidP="00B260E9">
            <w:pPr>
              <w:jc w:val="center"/>
              <w:rPr>
                <w:rFonts w:ascii="Calibri" w:hAnsi="Calibri" w:cs="Calibri"/>
              </w:rPr>
            </w:pPr>
            <w:r w:rsidRPr="004F3B18">
              <w:rPr>
                <w:rFonts w:ascii="Calibri" w:hAnsi="Calibri" w:cs="Calibri"/>
              </w:rPr>
              <w:t>4.3</w:t>
            </w:r>
          </w:p>
        </w:tc>
        <w:tc>
          <w:tcPr>
            <w:tcW w:w="941" w:type="dxa"/>
          </w:tcPr>
          <w:p w14:paraId="478C9512" w14:textId="2ABD9420" w:rsidR="0015245E" w:rsidRPr="004F3B18" w:rsidRDefault="00561497" w:rsidP="00B260E9">
            <w:pPr>
              <w:jc w:val="center"/>
              <w:rPr>
                <w:rFonts w:ascii="Calibri" w:hAnsi="Calibri" w:cs="Calibri"/>
              </w:rPr>
            </w:pPr>
            <w:r w:rsidRPr="004F3B18">
              <w:rPr>
                <w:rFonts w:ascii="Calibri" w:hAnsi="Calibri" w:cs="Calibri"/>
              </w:rPr>
              <w:t>-9.72</w:t>
            </w:r>
          </w:p>
        </w:tc>
      </w:tr>
      <w:tr w:rsidR="0015245E" w:rsidRPr="004F3B18" w14:paraId="25AF551E" w14:textId="77777777" w:rsidTr="00B260E9">
        <w:tc>
          <w:tcPr>
            <w:tcW w:w="699" w:type="dxa"/>
            <w:vMerge/>
          </w:tcPr>
          <w:p w14:paraId="60447B69" w14:textId="77777777" w:rsidR="0015245E" w:rsidRPr="004F3B18" w:rsidRDefault="0015245E" w:rsidP="00B260E9">
            <w:pPr>
              <w:jc w:val="center"/>
              <w:rPr>
                <w:rFonts w:ascii="Calibri" w:hAnsi="Calibri" w:cs="Calibri"/>
              </w:rPr>
            </w:pPr>
          </w:p>
        </w:tc>
        <w:tc>
          <w:tcPr>
            <w:tcW w:w="1124" w:type="dxa"/>
            <w:vMerge/>
          </w:tcPr>
          <w:p w14:paraId="3E3F4D60" w14:textId="77777777" w:rsidR="0015245E" w:rsidRPr="004F3B18" w:rsidRDefault="0015245E" w:rsidP="00B260E9">
            <w:pPr>
              <w:jc w:val="center"/>
              <w:rPr>
                <w:rFonts w:ascii="Calibri" w:hAnsi="Calibri" w:cs="Calibri"/>
              </w:rPr>
            </w:pPr>
          </w:p>
        </w:tc>
        <w:tc>
          <w:tcPr>
            <w:tcW w:w="851" w:type="dxa"/>
          </w:tcPr>
          <w:p w14:paraId="1D883ABD" w14:textId="77777777" w:rsidR="0015245E" w:rsidRPr="004F3B18" w:rsidRDefault="0015245E" w:rsidP="00B260E9">
            <w:pPr>
              <w:jc w:val="center"/>
              <w:rPr>
                <w:rFonts w:ascii="Calibri" w:hAnsi="Calibri" w:cs="Calibri"/>
              </w:rPr>
            </w:pPr>
            <w:r w:rsidRPr="004F3B18">
              <w:rPr>
                <w:rFonts w:ascii="Calibri" w:hAnsi="Calibri" w:cs="Calibri"/>
              </w:rPr>
              <w:t>150</w:t>
            </w:r>
          </w:p>
        </w:tc>
        <w:tc>
          <w:tcPr>
            <w:tcW w:w="753" w:type="dxa"/>
          </w:tcPr>
          <w:p w14:paraId="0E42167E" w14:textId="6BD836F7" w:rsidR="0015245E" w:rsidRPr="004F3B18" w:rsidRDefault="001945C1" w:rsidP="00B260E9">
            <w:pPr>
              <w:jc w:val="center"/>
              <w:rPr>
                <w:rFonts w:ascii="Calibri" w:hAnsi="Calibri" w:cs="Calibri"/>
              </w:rPr>
            </w:pPr>
            <w:r w:rsidRPr="004F3B18">
              <w:rPr>
                <w:rFonts w:ascii="Calibri" w:hAnsi="Calibri" w:cs="Calibri"/>
              </w:rPr>
              <w:t>1.37</w:t>
            </w:r>
          </w:p>
        </w:tc>
        <w:tc>
          <w:tcPr>
            <w:tcW w:w="671" w:type="dxa"/>
          </w:tcPr>
          <w:p w14:paraId="18658B3C" w14:textId="4A7ECB4A" w:rsidR="0015245E" w:rsidRPr="004F3B18" w:rsidRDefault="001945C1" w:rsidP="00B260E9">
            <w:pPr>
              <w:jc w:val="center"/>
              <w:rPr>
                <w:rFonts w:ascii="Calibri" w:hAnsi="Calibri" w:cs="Calibri"/>
              </w:rPr>
            </w:pPr>
            <w:r w:rsidRPr="004F3B18">
              <w:rPr>
                <w:rFonts w:ascii="Calibri" w:hAnsi="Calibri" w:cs="Calibri"/>
              </w:rPr>
              <w:t>0.94</w:t>
            </w:r>
          </w:p>
        </w:tc>
        <w:tc>
          <w:tcPr>
            <w:tcW w:w="1285" w:type="dxa"/>
          </w:tcPr>
          <w:p w14:paraId="0A9B3DC3" w14:textId="0F00427C" w:rsidR="0015245E" w:rsidRPr="004F3B18" w:rsidRDefault="001945C1" w:rsidP="00B260E9">
            <w:pPr>
              <w:jc w:val="center"/>
              <w:rPr>
                <w:rFonts w:ascii="Calibri" w:hAnsi="Calibri" w:cs="Calibri"/>
              </w:rPr>
            </w:pPr>
            <w:r w:rsidRPr="004F3B18">
              <w:rPr>
                <w:rFonts w:ascii="Calibri" w:hAnsi="Calibri" w:cs="Calibri"/>
              </w:rPr>
              <w:t>0.19</w:t>
            </w:r>
          </w:p>
        </w:tc>
        <w:tc>
          <w:tcPr>
            <w:tcW w:w="850" w:type="dxa"/>
          </w:tcPr>
          <w:p w14:paraId="009D27D4" w14:textId="2FF9FB7B" w:rsidR="0015245E" w:rsidRPr="004F3B18" w:rsidRDefault="001945C1" w:rsidP="00B260E9">
            <w:pPr>
              <w:jc w:val="center"/>
              <w:rPr>
                <w:rFonts w:ascii="Calibri" w:hAnsi="Calibri" w:cs="Calibri"/>
              </w:rPr>
            </w:pPr>
            <w:r w:rsidRPr="004F3B18">
              <w:rPr>
                <w:rFonts w:ascii="Calibri" w:hAnsi="Calibri" w:cs="Calibri"/>
              </w:rPr>
              <w:t>2.44</w:t>
            </w:r>
          </w:p>
        </w:tc>
        <w:tc>
          <w:tcPr>
            <w:tcW w:w="851" w:type="dxa"/>
          </w:tcPr>
          <w:p w14:paraId="280D9628" w14:textId="2D47F17E" w:rsidR="0015245E" w:rsidRPr="004F3B18" w:rsidRDefault="001945C1" w:rsidP="00B260E9">
            <w:pPr>
              <w:jc w:val="center"/>
              <w:rPr>
                <w:rFonts w:ascii="Calibri" w:hAnsi="Calibri" w:cs="Calibri"/>
              </w:rPr>
            </w:pPr>
            <w:r w:rsidRPr="004F3B18">
              <w:rPr>
                <w:rFonts w:ascii="Calibri" w:hAnsi="Calibri" w:cs="Calibri"/>
              </w:rPr>
              <w:t>-3.12</w:t>
            </w:r>
          </w:p>
        </w:tc>
        <w:tc>
          <w:tcPr>
            <w:tcW w:w="992" w:type="dxa"/>
          </w:tcPr>
          <w:p w14:paraId="2C464178" w14:textId="6D419ACB" w:rsidR="0015245E" w:rsidRPr="004F3B18" w:rsidRDefault="001945C1" w:rsidP="00B260E9">
            <w:pPr>
              <w:jc w:val="center"/>
              <w:rPr>
                <w:rFonts w:ascii="Calibri" w:hAnsi="Calibri" w:cs="Calibri"/>
              </w:rPr>
            </w:pPr>
            <w:r w:rsidRPr="004F3B18">
              <w:rPr>
                <w:rFonts w:ascii="Calibri" w:hAnsi="Calibri" w:cs="Calibri"/>
              </w:rPr>
              <w:t>1.93</w:t>
            </w:r>
          </w:p>
        </w:tc>
        <w:tc>
          <w:tcPr>
            <w:tcW w:w="941" w:type="dxa"/>
          </w:tcPr>
          <w:p w14:paraId="1E4A5BC5" w14:textId="7ACCCCB5" w:rsidR="0015245E" w:rsidRPr="004F3B18" w:rsidRDefault="001945C1" w:rsidP="00B260E9">
            <w:pPr>
              <w:jc w:val="center"/>
              <w:rPr>
                <w:rFonts w:ascii="Calibri" w:hAnsi="Calibri" w:cs="Calibri"/>
              </w:rPr>
            </w:pPr>
            <w:r w:rsidRPr="004F3B18">
              <w:rPr>
                <w:rFonts w:ascii="Calibri" w:hAnsi="Calibri" w:cs="Calibri"/>
              </w:rPr>
              <w:t>-1.5</w:t>
            </w:r>
          </w:p>
        </w:tc>
      </w:tr>
      <w:tr w:rsidR="0015245E" w:rsidRPr="004F3B18" w14:paraId="0AF3FEB9" w14:textId="77777777" w:rsidTr="00B260E9">
        <w:tc>
          <w:tcPr>
            <w:tcW w:w="699" w:type="dxa"/>
            <w:vMerge/>
          </w:tcPr>
          <w:p w14:paraId="5261391A" w14:textId="77777777" w:rsidR="0015245E" w:rsidRPr="004F3B18" w:rsidRDefault="0015245E" w:rsidP="00B260E9">
            <w:pPr>
              <w:jc w:val="center"/>
              <w:rPr>
                <w:rFonts w:ascii="Calibri" w:hAnsi="Calibri" w:cs="Calibri"/>
              </w:rPr>
            </w:pPr>
          </w:p>
        </w:tc>
        <w:tc>
          <w:tcPr>
            <w:tcW w:w="1124" w:type="dxa"/>
            <w:vMerge w:val="restart"/>
          </w:tcPr>
          <w:p w14:paraId="76D86A6E" w14:textId="77777777" w:rsidR="0015245E" w:rsidRPr="004F3B18" w:rsidRDefault="0015245E" w:rsidP="00B260E9">
            <w:pPr>
              <w:jc w:val="center"/>
              <w:rPr>
                <w:rFonts w:ascii="Calibri" w:hAnsi="Calibri" w:cs="Calibri"/>
              </w:rPr>
            </w:pPr>
            <w:r w:rsidRPr="004F3B18">
              <w:rPr>
                <w:rFonts w:ascii="Calibri" w:hAnsi="Calibri" w:cs="Calibri"/>
              </w:rPr>
              <w:t>25</w:t>
            </w:r>
          </w:p>
        </w:tc>
        <w:tc>
          <w:tcPr>
            <w:tcW w:w="851" w:type="dxa"/>
          </w:tcPr>
          <w:p w14:paraId="6777E728" w14:textId="77777777" w:rsidR="0015245E" w:rsidRPr="004F3B18" w:rsidRDefault="0015245E" w:rsidP="00B260E9">
            <w:pPr>
              <w:jc w:val="center"/>
              <w:rPr>
                <w:rFonts w:ascii="Calibri" w:hAnsi="Calibri" w:cs="Calibri"/>
              </w:rPr>
            </w:pPr>
            <w:r w:rsidRPr="004F3B18">
              <w:rPr>
                <w:rFonts w:ascii="Calibri" w:hAnsi="Calibri" w:cs="Calibri"/>
              </w:rPr>
              <w:t>20</w:t>
            </w:r>
          </w:p>
        </w:tc>
        <w:tc>
          <w:tcPr>
            <w:tcW w:w="753" w:type="dxa"/>
          </w:tcPr>
          <w:p w14:paraId="7DEBEAA1" w14:textId="2301EC38" w:rsidR="0015245E" w:rsidRPr="004F3B18" w:rsidRDefault="00437B53" w:rsidP="00B260E9">
            <w:pPr>
              <w:jc w:val="center"/>
              <w:rPr>
                <w:rFonts w:ascii="Calibri" w:hAnsi="Calibri" w:cs="Calibri"/>
              </w:rPr>
            </w:pPr>
            <w:r w:rsidRPr="004F3B18">
              <w:rPr>
                <w:rFonts w:ascii="Calibri" w:hAnsi="Calibri" w:cs="Calibri"/>
              </w:rPr>
              <w:t>1.9</w:t>
            </w:r>
          </w:p>
        </w:tc>
        <w:tc>
          <w:tcPr>
            <w:tcW w:w="671" w:type="dxa"/>
          </w:tcPr>
          <w:p w14:paraId="5E95216A" w14:textId="7383FA71" w:rsidR="0015245E" w:rsidRPr="004F3B18" w:rsidRDefault="00437B53" w:rsidP="00B260E9">
            <w:pPr>
              <w:jc w:val="center"/>
              <w:rPr>
                <w:rFonts w:ascii="Calibri" w:hAnsi="Calibri" w:cs="Calibri"/>
              </w:rPr>
            </w:pPr>
            <w:r w:rsidRPr="004F3B18">
              <w:rPr>
                <w:rFonts w:ascii="Calibri" w:hAnsi="Calibri" w:cs="Calibri"/>
              </w:rPr>
              <w:t>0.9</w:t>
            </w:r>
          </w:p>
        </w:tc>
        <w:tc>
          <w:tcPr>
            <w:tcW w:w="1285" w:type="dxa"/>
          </w:tcPr>
          <w:p w14:paraId="1A2FD453" w14:textId="25B8149E" w:rsidR="0015245E" w:rsidRPr="004F3B18" w:rsidRDefault="0040582C" w:rsidP="00B260E9">
            <w:pPr>
              <w:jc w:val="center"/>
              <w:rPr>
                <w:rFonts w:ascii="Calibri" w:hAnsi="Calibri" w:cs="Calibri"/>
              </w:rPr>
            </w:pPr>
            <w:r w:rsidRPr="004F3B18">
              <w:rPr>
                <w:rFonts w:ascii="Calibri" w:hAnsi="Calibri" w:cs="Calibri"/>
              </w:rPr>
              <w:t>0.02</w:t>
            </w:r>
          </w:p>
        </w:tc>
        <w:tc>
          <w:tcPr>
            <w:tcW w:w="850" w:type="dxa"/>
          </w:tcPr>
          <w:p w14:paraId="37F12E73" w14:textId="2E4A413A" w:rsidR="0015245E" w:rsidRPr="004F3B18" w:rsidRDefault="00860262" w:rsidP="00B260E9">
            <w:pPr>
              <w:jc w:val="center"/>
              <w:rPr>
                <w:rFonts w:ascii="Calibri" w:hAnsi="Calibri" w:cs="Calibri"/>
              </w:rPr>
            </w:pPr>
            <w:r w:rsidRPr="004F3B18">
              <w:rPr>
                <w:rFonts w:ascii="Calibri" w:hAnsi="Calibri" w:cs="Calibri"/>
              </w:rPr>
              <w:t>3.32</w:t>
            </w:r>
          </w:p>
        </w:tc>
        <w:tc>
          <w:tcPr>
            <w:tcW w:w="851" w:type="dxa"/>
          </w:tcPr>
          <w:p w14:paraId="3A8FB164" w14:textId="7B6AF00C" w:rsidR="0015245E" w:rsidRPr="004F3B18" w:rsidRDefault="00860262" w:rsidP="00B260E9">
            <w:pPr>
              <w:jc w:val="center"/>
              <w:rPr>
                <w:rFonts w:ascii="Calibri" w:hAnsi="Calibri" w:cs="Calibri"/>
              </w:rPr>
            </w:pPr>
            <w:r w:rsidRPr="004F3B18">
              <w:rPr>
                <w:rFonts w:ascii="Calibri" w:hAnsi="Calibri" w:cs="Calibri"/>
              </w:rPr>
              <w:t>-6.73</w:t>
            </w:r>
          </w:p>
        </w:tc>
        <w:tc>
          <w:tcPr>
            <w:tcW w:w="992" w:type="dxa"/>
          </w:tcPr>
          <w:p w14:paraId="35952B56" w14:textId="735AE6B0" w:rsidR="0015245E" w:rsidRPr="004F3B18" w:rsidRDefault="00860262" w:rsidP="00B260E9">
            <w:pPr>
              <w:jc w:val="center"/>
              <w:rPr>
                <w:rFonts w:ascii="Calibri" w:hAnsi="Calibri" w:cs="Calibri"/>
              </w:rPr>
            </w:pPr>
            <w:r w:rsidRPr="004F3B18">
              <w:rPr>
                <w:rFonts w:ascii="Calibri" w:hAnsi="Calibri" w:cs="Calibri"/>
              </w:rPr>
              <w:t>3.36</w:t>
            </w:r>
          </w:p>
        </w:tc>
        <w:tc>
          <w:tcPr>
            <w:tcW w:w="941" w:type="dxa"/>
          </w:tcPr>
          <w:p w14:paraId="36AC4C33" w14:textId="21257A80" w:rsidR="0015245E" w:rsidRPr="004F3B18" w:rsidRDefault="00860262" w:rsidP="00B260E9">
            <w:pPr>
              <w:jc w:val="center"/>
              <w:rPr>
                <w:rFonts w:ascii="Calibri" w:hAnsi="Calibri" w:cs="Calibri"/>
              </w:rPr>
            </w:pPr>
            <w:r w:rsidRPr="004F3B18">
              <w:rPr>
                <w:rFonts w:ascii="Calibri" w:hAnsi="Calibri" w:cs="Calibri"/>
              </w:rPr>
              <w:t>-5.91</w:t>
            </w:r>
          </w:p>
        </w:tc>
      </w:tr>
      <w:tr w:rsidR="0015245E" w:rsidRPr="004F3B18" w14:paraId="5F0F46DD" w14:textId="77777777" w:rsidTr="00B260E9">
        <w:tc>
          <w:tcPr>
            <w:tcW w:w="699" w:type="dxa"/>
            <w:vMerge/>
          </w:tcPr>
          <w:p w14:paraId="4D7FA98B" w14:textId="77777777" w:rsidR="0015245E" w:rsidRPr="004F3B18" w:rsidRDefault="0015245E" w:rsidP="00B260E9">
            <w:pPr>
              <w:jc w:val="center"/>
              <w:rPr>
                <w:rFonts w:ascii="Calibri" w:hAnsi="Calibri" w:cs="Calibri"/>
              </w:rPr>
            </w:pPr>
          </w:p>
        </w:tc>
        <w:tc>
          <w:tcPr>
            <w:tcW w:w="1124" w:type="dxa"/>
            <w:vMerge/>
          </w:tcPr>
          <w:p w14:paraId="35980506" w14:textId="77777777" w:rsidR="0015245E" w:rsidRPr="004F3B18" w:rsidRDefault="0015245E" w:rsidP="00B260E9">
            <w:pPr>
              <w:jc w:val="center"/>
              <w:rPr>
                <w:rFonts w:ascii="Calibri" w:hAnsi="Calibri" w:cs="Calibri"/>
              </w:rPr>
            </w:pPr>
          </w:p>
        </w:tc>
        <w:tc>
          <w:tcPr>
            <w:tcW w:w="851" w:type="dxa"/>
          </w:tcPr>
          <w:p w14:paraId="2405949E" w14:textId="77777777" w:rsidR="0015245E" w:rsidRPr="004F3B18" w:rsidRDefault="0015245E" w:rsidP="00B260E9">
            <w:pPr>
              <w:jc w:val="center"/>
              <w:rPr>
                <w:rFonts w:ascii="Calibri" w:hAnsi="Calibri" w:cs="Calibri"/>
              </w:rPr>
            </w:pPr>
            <w:r w:rsidRPr="004F3B18">
              <w:rPr>
                <w:rFonts w:ascii="Calibri" w:hAnsi="Calibri" w:cs="Calibri"/>
              </w:rPr>
              <w:t>50</w:t>
            </w:r>
          </w:p>
        </w:tc>
        <w:tc>
          <w:tcPr>
            <w:tcW w:w="753" w:type="dxa"/>
          </w:tcPr>
          <w:p w14:paraId="05233849" w14:textId="44B24A65" w:rsidR="0015245E" w:rsidRPr="004F3B18" w:rsidRDefault="007F52BC" w:rsidP="00B260E9">
            <w:pPr>
              <w:jc w:val="center"/>
              <w:rPr>
                <w:rFonts w:ascii="Calibri" w:hAnsi="Calibri" w:cs="Calibri"/>
              </w:rPr>
            </w:pPr>
            <w:r w:rsidRPr="004F3B18">
              <w:rPr>
                <w:rFonts w:ascii="Calibri" w:hAnsi="Calibri" w:cs="Calibri"/>
              </w:rPr>
              <w:t>1.41</w:t>
            </w:r>
          </w:p>
        </w:tc>
        <w:tc>
          <w:tcPr>
            <w:tcW w:w="671" w:type="dxa"/>
          </w:tcPr>
          <w:p w14:paraId="3332F58D" w14:textId="29074A7D" w:rsidR="0015245E" w:rsidRPr="004F3B18" w:rsidRDefault="007F52BC" w:rsidP="00B260E9">
            <w:pPr>
              <w:jc w:val="center"/>
              <w:rPr>
                <w:rFonts w:ascii="Calibri" w:hAnsi="Calibri" w:cs="Calibri"/>
              </w:rPr>
            </w:pPr>
            <w:r w:rsidRPr="004F3B18">
              <w:rPr>
                <w:rFonts w:ascii="Calibri" w:hAnsi="Calibri" w:cs="Calibri"/>
              </w:rPr>
              <w:t>0.94</w:t>
            </w:r>
          </w:p>
        </w:tc>
        <w:tc>
          <w:tcPr>
            <w:tcW w:w="1285" w:type="dxa"/>
          </w:tcPr>
          <w:p w14:paraId="4503026E" w14:textId="3FE6B5D6" w:rsidR="0015245E" w:rsidRPr="004F3B18" w:rsidRDefault="00C6305F" w:rsidP="00B260E9">
            <w:pPr>
              <w:jc w:val="center"/>
              <w:rPr>
                <w:rFonts w:ascii="Calibri" w:hAnsi="Calibri" w:cs="Calibri"/>
              </w:rPr>
            </w:pPr>
            <w:r w:rsidRPr="004F3B18">
              <w:rPr>
                <w:rFonts w:ascii="Calibri" w:hAnsi="Calibri" w:cs="Calibri"/>
              </w:rPr>
              <w:t>0.7</w:t>
            </w:r>
          </w:p>
        </w:tc>
        <w:tc>
          <w:tcPr>
            <w:tcW w:w="850" w:type="dxa"/>
          </w:tcPr>
          <w:p w14:paraId="1F81187E" w14:textId="5EA250A0" w:rsidR="0015245E" w:rsidRPr="004F3B18" w:rsidRDefault="00C6305F" w:rsidP="00B260E9">
            <w:pPr>
              <w:jc w:val="center"/>
              <w:rPr>
                <w:rFonts w:ascii="Calibri" w:hAnsi="Calibri" w:cs="Calibri"/>
              </w:rPr>
            </w:pPr>
            <w:r w:rsidRPr="004F3B18">
              <w:rPr>
                <w:rFonts w:ascii="Calibri" w:hAnsi="Calibri" w:cs="Calibri"/>
              </w:rPr>
              <w:t>7.27</w:t>
            </w:r>
          </w:p>
        </w:tc>
        <w:tc>
          <w:tcPr>
            <w:tcW w:w="851" w:type="dxa"/>
          </w:tcPr>
          <w:p w14:paraId="36956E25" w14:textId="48EE41CD" w:rsidR="0015245E" w:rsidRPr="004F3B18" w:rsidRDefault="00C6305F" w:rsidP="00B260E9">
            <w:pPr>
              <w:jc w:val="center"/>
              <w:rPr>
                <w:rFonts w:ascii="Calibri" w:hAnsi="Calibri" w:cs="Calibri"/>
              </w:rPr>
            </w:pPr>
            <w:r w:rsidRPr="004F3B18">
              <w:rPr>
                <w:rFonts w:ascii="Calibri" w:hAnsi="Calibri" w:cs="Calibri"/>
              </w:rPr>
              <w:t>-37.0</w:t>
            </w:r>
          </w:p>
        </w:tc>
        <w:tc>
          <w:tcPr>
            <w:tcW w:w="992" w:type="dxa"/>
          </w:tcPr>
          <w:p w14:paraId="1DAF4926" w14:textId="33985B18" w:rsidR="0015245E" w:rsidRPr="004F3B18" w:rsidRDefault="00C6305F" w:rsidP="00B260E9">
            <w:pPr>
              <w:jc w:val="center"/>
              <w:rPr>
                <w:rFonts w:ascii="Calibri" w:hAnsi="Calibri" w:cs="Calibri"/>
              </w:rPr>
            </w:pPr>
            <w:r w:rsidRPr="004F3B18">
              <w:rPr>
                <w:rFonts w:ascii="Calibri" w:hAnsi="Calibri" w:cs="Calibri"/>
              </w:rPr>
              <w:t>11.51</w:t>
            </w:r>
          </w:p>
        </w:tc>
        <w:tc>
          <w:tcPr>
            <w:tcW w:w="941" w:type="dxa"/>
          </w:tcPr>
          <w:p w14:paraId="68960A1F" w14:textId="78DBC37C" w:rsidR="0015245E" w:rsidRPr="004F3B18" w:rsidRDefault="00C6305F" w:rsidP="00B260E9">
            <w:pPr>
              <w:jc w:val="center"/>
              <w:rPr>
                <w:rFonts w:ascii="Calibri" w:hAnsi="Calibri" w:cs="Calibri"/>
              </w:rPr>
            </w:pPr>
            <w:r w:rsidRPr="004F3B18">
              <w:rPr>
                <w:rFonts w:ascii="Calibri" w:hAnsi="Calibri" w:cs="Calibri"/>
              </w:rPr>
              <w:t>-81.54</w:t>
            </w:r>
          </w:p>
        </w:tc>
      </w:tr>
      <w:tr w:rsidR="0015245E" w:rsidRPr="004F3B18" w14:paraId="39608132" w14:textId="77777777" w:rsidTr="00B260E9">
        <w:tc>
          <w:tcPr>
            <w:tcW w:w="699" w:type="dxa"/>
            <w:vMerge/>
          </w:tcPr>
          <w:p w14:paraId="681E72EF" w14:textId="77777777" w:rsidR="0015245E" w:rsidRPr="004F3B18" w:rsidRDefault="0015245E" w:rsidP="00B260E9">
            <w:pPr>
              <w:jc w:val="center"/>
              <w:rPr>
                <w:rFonts w:ascii="Calibri" w:hAnsi="Calibri" w:cs="Calibri"/>
              </w:rPr>
            </w:pPr>
          </w:p>
        </w:tc>
        <w:tc>
          <w:tcPr>
            <w:tcW w:w="1124" w:type="dxa"/>
            <w:vMerge/>
          </w:tcPr>
          <w:p w14:paraId="732C352E" w14:textId="77777777" w:rsidR="0015245E" w:rsidRPr="004F3B18" w:rsidRDefault="0015245E" w:rsidP="00B260E9">
            <w:pPr>
              <w:jc w:val="center"/>
              <w:rPr>
                <w:rFonts w:ascii="Calibri" w:hAnsi="Calibri" w:cs="Calibri"/>
              </w:rPr>
            </w:pPr>
          </w:p>
        </w:tc>
        <w:tc>
          <w:tcPr>
            <w:tcW w:w="851" w:type="dxa"/>
          </w:tcPr>
          <w:p w14:paraId="0201174E" w14:textId="77777777" w:rsidR="0015245E" w:rsidRPr="004F3B18" w:rsidRDefault="0015245E" w:rsidP="00B260E9">
            <w:pPr>
              <w:jc w:val="center"/>
              <w:rPr>
                <w:rFonts w:ascii="Calibri" w:hAnsi="Calibri" w:cs="Calibri"/>
              </w:rPr>
            </w:pPr>
            <w:r w:rsidRPr="004F3B18">
              <w:rPr>
                <w:rFonts w:ascii="Calibri" w:hAnsi="Calibri" w:cs="Calibri"/>
              </w:rPr>
              <w:t>100</w:t>
            </w:r>
          </w:p>
        </w:tc>
        <w:tc>
          <w:tcPr>
            <w:tcW w:w="753" w:type="dxa"/>
          </w:tcPr>
          <w:p w14:paraId="7EE7CCE5" w14:textId="7DC72F65" w:rsidR="0015245E" w:rsidRPr="004F3B18" w:rsidRDefault="002F77E9" w:rsidP="00B260E9">
            <w:pPr>
              <w:jc w:val="center"/>
              <w:rPr>
                <w:rFonts w:ascii="Calibri" w:hAnsi="Calibri" w:cs="Calibri"/>
              </w:rPr>
            </w:pPr>
            <w:r w:rsidRPr="004F3B18">
              <w:rPr>
                <w:rFonts w:ascii="Calibri" w:hAnsi="Calibri" w:cs="Calibri"/>
              </w:rPr>
              <w:t>1.53</w:t>
            </w:r>
          </w:p>
        </w:tc>
        <w:tc>
          <w:tcPr>
            <w:tcW w:w="671" w:type="dxa"/>
          </w:tcPr>
          <w:p w14:paraId="1DAC6AED" w14:textId="72EFFA8E" w:rsidR="0015245E" w:rsidRPr="004F3B18" w:rsidRDefault="002F77E9" w:rsidP="00B260E9">
            <w:pPr>
              <w:jc w:val="center"/>
              <w:rPr>
                <w:rFonts w:ascii="Calibri" w:hAnsi="Calibri" w:cs="Calibri"/>
              </w:rPr>
            </w:pPr>
            <w:r w:rsidRPr="004F3B18">
              <w:rPr>
                <w:rFonts w:ascii="Calibri" w:hAnsi="Calibri" w:cs="Calibri"/>
              </w:rPr>
              <w:t>0.93</w:t>
            </w:r>
          </w:p>
        </w:tc>
        <w:tc>
          <w:tcPr>
            <w:tcW w:w="1285" w:type="dxa"/>
          </w:tcPr>
          <w:p w14:paraId="7A8EC8B5" w14:textId="36E27C58" w:rsidR="0015245E" w:rsidRPr="004F3B18" w:rsidRDefault="0000515C" w:rsidP="00B260E9">
            <w:pPr>
              <w:jc w:val="center"/>
              <w:rPr>
                <w:rFonts w:ascii="Calibri" w:hAnsi="Calibri" w:cs="Calibri"/>
              </w:rPr>
            </w:pPr>
            <w:r w:rsidRPr="004F3B18">
              <w:rPr>
                <w:rFonts w:ascii="Calibri" w:hAnsi="Calibri" w:cs="Calibri"/>
              </w:rPr>
              <w:t>0.33</w:t>
            </w:r>
          </w:p>
        </w:tc>
        <w:tc>
          <w:tcPr>
            <w:tcW w:w="850" w:type="dxa"/>
          </w:tcPr>
          <w:p w14:paraId="52B6B3F3" w14:textId="2D61FDBB" w:rsidR="0015245E" w:rsidRPr="004F3B18" w:rsidRDefault="0000515C" w:rsidP="00B260E9">
            <w:pPr>
              <w:jc w:val="center"/>
              <w:rPr>
                <w:rFonts w:ascii="Calibri" w:hAnsi="Calibri" w:cs="Calibri"/>
              </w:rPr>
            </w:pPr>
            <w:r w:rsidRPr="004F3B18">
              <w:rPr>
                <w:rFonts w:ascii="Calibri" w:hAnsi="Calibri" w:cs="Calibri"/>
              </w:rPr>
              <w:t>3.38</w:t>
            </w:r>
          </w:p>
        </w:tc>
        <w:tc>
          <w:tcPr>
            <w:tcW w:w="851" w:type="dxa"/>
          </w:tcPr>
          <w:p w14:paraId="46225635" w14:textId="1E1EEA54" w:rsidR="0015245E" w:rsidRPr="004F3B18" w:rsidRDefault="0000515C" w:rsidP="00B260E9">
            <w:pPr>
              <w:jc w:val="center"/>
              <w:rPr>
                <w:rFonts w:ascii="Calibri" w:hAnsi="Calibri" w:cs="Calibri"/>
              </w:rPr>
            </w:pPr>
            <w:r w:rsidRPr="004F3B18">
              <w:rPr>
                <w:rFonts w:ascii="Calibri" w:hAnsi="Calibri" w:cs="Calibri"/>
              </w:rPr>
              <w:t>-6.78</w:t>
            </w:r>
          </w:p>
        </w:tc>
        <w:tc>
          <w:tcPr>
            <w:tcW w:w="992" w:type="dxa"/>
          </w:tcPr>
          <w:p w14:paraId="2E51FC6E" w14:textId="5159D52B" w:rsidR="0015245E" w:rsidRPr="004F3B18" w:rsidRDefault="0096027F" w:rsidP="00B260E9">
            <w:pPr>
              <w:jc w:val="center"/>
              <w:rPr>
                <w:rFonts w:ascii="Calibri" w:hAnsi="Calibri" w:cs="Calibri"/>
              </w:rPr>
            </w:pPr>
            <w:r w:rsidRPr="004F3B18">
              <w:rPr>
                <w:rFonts w:ascii="Calibri" w:hAnsi="Calibri" w:cs="Calibri"/>
              </w:rPr>
              <w:t>3.23</w:t>
            </w:r>
          </w:p>
        </w:tc>
        <w:tc>
          <w:tcPr>
            <w:tcW w:w="941" w:type="dxa"/>
          </w:tcPr>
          <w:p w14:paraId="1A4DE540" w14:textId="50FF8A8F" w:rsidR="0015245E" w:rsidRPr="004F3B18" w:rsidRDefault="0096027F" w:rsidP="00B260E9">
            <w:pPr>
              <w:jc w:val="center"/>
              <w:rPr>
                <w:rFonts w:ascii="Calibri" w:hAnsi="Calibri" w:cs="Calibri"/>
              </w:rPr>
            </w:pPr>
            <w:r w:rsidRPr="004F3B18">
              <w:rPr>
                <w:rFonts w:ascii="Calibri" w:hAnsi="Calibri" w:cs="Calibri"/>
              </w:rPr>
              <w:t>-5.41</w:t>
            </w:r>
          </w:p>
        </w:tc>
      </w:tr>
      <w:tr w:rsidR="0015245E" w:rsidRPr="004F3B18" w14:paraId="67BFC5DF" w14:textId="77777777" w:rsidTr="00B260E9">
        <w:tc>
          <w:tcPr>
            <w:tcW w:w="699" w:type="dxa"/>
            <w:vMerge/>
          </w:tcPr>
          <w:p w14:paraId="464936CD" w14:textId="77777777" w:rsidR="0015245E" w:rsidRPr="004F3B18" w:rsidRDefault="0015245E" w:rsidP="00B260E9">
            <w:pPr>
              <w:jc w:val="center"/>
              <w:rPr>
                <w:rFonts w:ascii="Calibri" w:hAnsi="Calibri" w:cs="Calibri"/>
              </w:rPr>
            </w:pPr>
          </w:p>
        </w:tc>
        <w:tc>
          <w:tcPr>
            <w:tcW w:w="1124" w:type="dxa"/>
            <w:vMerge/>
          </w:tcPr>
          <w:p w14:paraId="01C835EF" w14:textId="77777777" w:rsidR="0015245E" w:rsidRPr="004F3B18" w:rsidRDefault="0015245E" w:rsidP="00B260E9">
            <w:pPr>
              <w:jc w:val="center"/>
              <w:rPr>
                <w:rFonts w:ascii="Calibri" w:hAnsi="Calibri" w:cs="Calibri"/>
              </w:rPr>
            </w:pPr>
          </w:p>
        </w:tc>
        <w:tc>
          <w:tcPr>
            <w:tcW w:w="851" w:type="dxa"/>
          </w:tcPr>
          <w:p w14:paraId="78C9D508" w14:textId="77777777" w:rsidR="0015245E" w:rsidRPr="004F3B18" w:rsidRDefault="0015245E" w:rsidP="00B260E9">
            <w:pPr>
              <w:jc w:val="center"/>
              <w:rPr>
                <w:rFonts w:ascii="Calibri" w:hAnsi="Calibri" w:cs="Calibri"/>
              </w:rPr>
            </w:pPr>
            <w:r w:rsidRPr="004F3B18">
              <w:rPr>
                <w:rFonts w:ascii="Calibri" w:hAnsi="Calibri" w:cs="Calibri"/>
              </w:rPr>
              <w:t>150</w:t>
            </w:r>
          </w:p>
        </w:tc>
        <w:tc>
          <w:tcPr>
            <w:tcW w:w="753" w:type="dxa"/>
          </w:tcPr>
          <w:p w14:paraId="71FE917C" w14:textId="3B16D722" w:rsidR="0015245E" w:rsidRPr="004F3B18" w:rsidRDefault="00D443B9" w:rsidP="00B260E9">
            <w:pPr>
              <w:jc w:val="center"/>
              <w:rPr>
                <w:rFonts w:ascii="Calibri" w:hAnsi="Calibri" w:cs="Calibri"/>
              </w:rPr>
            </w:pPr>
            <w:r w:rsidRPr="004F3B18">
              <w:rPr>
                <w:rFonts w:ascii="Calibri" w:hAnsi="Calibri" w:cs="Calibri"/>
              </w:rPr>
              <w:t>1.72</w:t>
            </w:r>
          </w:p>
        </w:tc>
        <w:tc>
          <w:tcPr>
            <w:tcW w:w="671" w:type="dxa"/>
          </w:tcPr>
          <w:p w14:paraId="4E204373" w14:textId="476A27E1" w:rsidR="0015245E" w:rsidRPr="004F3B18" w:rsidRDefault="00D443B9" w:rsidP="00B260E9">
            <w:pPr>
              <w:jc w:val="center"/>
              <w:rPr>
                <w:rFonts w:ascii="Calibri" w:hAnsi="Calibri" w:cs="Calibri"/>
              </w:rPr>
            </w:pPr>
            <w:r w:rsidRPr="004F3B18">
              <w:rPr>
                <w:rFonts w:ascii="Calibri" w:hAnsi="Calibri" w:cs="Calibri"/>
              </w:rPr>
              <w:t>0.91</w:t>
            </w:r>
          </w:p>
        </w:tc>
        <w:tc>
          <w:tcPr>
            <w:tcW w:w="1285" w:type="dxa"/>
          </w:tcPr>
          <w:p w14:paraId="46C860ED" w14:textId="314C0115" w:rsidR="0015245E" w:rsidRPr="004F3B18" w:rsidRDefault="00CD71D9" w:rsidP="00B260E9">
            <w:pPr>
              <w:jc w:val="center"/>
              <w:rPr>
                <w:rFonts w:ascii="Calibri" w:hAnsi="Calibri" w:cs="Calibri"/>
              </w:rPr>
            </w:pPr>
            <w:r w:rsidRPr="004F3B18">
              <w:rPr>
                <w:rFonts w:ascii="Calibri" w:hAnsi="Calibri" w:cs="Calibri"/>
              </w:rPr>
              <w:t>2.05</w:t>
            </w:r>
          </w:p>
        </w:tc>
        <w:tc>
          <w:tcPr>
            <w:tcW w:w="850" w:type="dxa"/>
          </w:tcPr>
          <w:p w14:paraId="103B4F40" w14:textId="674A1B56" w:rsidR="0015245E" w:rsidRPr="004F3B18" w:rsidRDefault="00CD71D9" w:rsidP="00B260E9">
            <w:pPr>
              <w:jc w:val="center"/>
              <w:rPr>
                <w:rFonts w:ascii="Calibri" w:hAnsi="Calibri" w:cs="Calibri"/>
              </w:rPr>
            </w:pPr>
            <w:r w:rsidRPr="004F3B18">
              <w:rPr>
                <w:rFonts w:ascii="Calibri" w:hAnsi="Calibri" w:cs="Calibri"/>
              </w:rPr>
              <w:t>13.76</w:t>
            </w:r>
          </w:p>
        </w:tc>
        <w:tc>
          <w:tcPr>
            <w:tcW w:w="851" w:type="dxa"/>
          </w:tcPr>
          <w:p w14:paraId="4E5BF3FC" w14:textId="37231EEA" w:rsidR="0015245E" w:rsidRPr="004F3B18" w:rsidRDefault="00426FEB" w:rsidP="00B260E9">
            <w:pPr>
              <w:jc w:val="center"/>
              <w:rPr>
                <w:rFonts w:ascii="Calibri" w:hAnsi="Calibri" w:cs="Calibri"/>
              </w:rPr>
            </w:pPr>
            <w:r w:rsidRPr="004F3B18">
              <w:rPr>
                <w:rFonts w:ascii="Calibri" w:hAnsi="Calibri" w:cs="Calibri"/>
              </w:rPr>
              <w:t>-143.8</w:t>
            </w:r>
          </w:p>
        </w:tc>
        <w:tc>
          <w:tcPr>
            <w:tcW w:w="992" w:type="dxa"/>
          </w:tcPr>
          <w:p w14:paraId="38ABEB0E" w14:textId="39F45BEE" w:rsidR="0015245E" w:rsidRPr="004F3B18" w:rsidRDefault="00426FEB" w:rsidP="00B260E9">
            <w:pPr>
              <w:jc w:val="center"/>
              <w:rPr>
                <w:rFonts w:ascii="Calibri" w:hAnsi="Calibri" w:cs="Calibri"/>
              </w:rPr>
            </w:pPr>
            <w:r w:rsidRPr="004F3B18">
              <w:rPr>
                <w:rFonts w:ascii="Calibri" w:hAnsi="Calibri" w:cs="Calibri"/>
              </w:rPr>
              <w:t>20.93</w:t>
            </w:r>
          </w:p>
        </w:tc>
        <w:tc>
          <w:tcPr>
            <w:tcW w:w="941" w:type="dxa"/>
          </w:tcPr>
          <w:p w14:paraId="36655021" w14:textId="356ABCCE" w:rsidR="0015245E" w:rsidRPr="004F3B18" w:rsidRDefault="00426FEB" w:rsidP="00B260E9">
            <w:pPr>
              <w:jc w:val="center"/>
              <w:rPr>
                <w:rFonts w:ascii="Calibri" w:hAnsi="Calibri" w:cs="Calibri"/>
              </w:rPr>
            </w:pPr>
            <w:r w:rsidRPr="004F3B18">
              <w:rPr>
                <w:rFonts w:ascii="Calibri" w:hAnsi="Calibri" w:cs="Calibri"/>
              </w:rPr>
              <w:t>-264.67</w:t>
            </w:r>
          </w:p>
        </w:tc>
      </w:tr>
      <w:tr w:rsidR="0015245E" w:rsidRPr="004F3B18" w14:paraId="48E6133C" w14:textId="77777777" w:rsidTr="00B260E9">
        <w:tc>
          <w:tcPr>
            <w:tcW w:w="699" w:type="dxa"/>
            <w:vMerge/>
          </w:tcPr>
          <w:p w14:paraId="4316EB95" w14:textId="77777777" w:rsidR="0015245E" w:rsidRPr="004F3B18" w:rsidRDefault="0015245E" w:rsidP="00B260E9">
            <w:pPr>
              <w:jc w:val="center"/>
              <w:rPr>
                <w:rFonts w:ascii="Calibri" w:hAnsi="Calibri" w:cs="Calibri"/>
              </w:rPr>
            </w:pPr>
          </w:p>
        </w:tc>
        <w:tc>
          <w:tcPr>
            <w:tcW w:w="1124" w:type="dxa"/>
            <w:vMerge w:val="restart"/>
          </w:tcPr>
          <w:p w14:paraId="6158785C" w14:textId="77777777" w:rsidR="0015245E" w:rsidRPr="004F3B18" w:rsidRDefault="0015245E" w:rsidP="00B260E9">
            <w:pPr>
              <w:jc w:val="center"/>
              <w:rPr>
                <w:rFonts w:ascii="Calibri" w:hAnsi="Calibri" w:cs="Calibri"/>
              </w:rPr>
            </w:pPr>
            <w:r w:rsidRPr="004F3B18">
              <w:rPr>
                <w:rFonts w:ascii="Calibri" w:hAnsi="Calibri" w:cs="Calibri"/>
              </w:rPr>
              <w:t>50</w:t>
            </w:r>
          </w:p>
        </w:tc>
        <w:tc>
          <w:tcPr>
            <w:tcW w:w="851" w:type="dxa"/>
          </w:tcPr>
          <w:p w14:paraId="1A0E5B55" w14:textId="77777777" w:rsidR="0015245E" w:rsidRPr="004F3B18" w:rsidRDefault="0015245E" w:rsidP="00B260E9">
            <w:pPr>
              <w:jc w:val="center"/>
              <w:rPr>
                <w:rFonts w:ascii="Calibri" w:hAnsi="Calibri" w:cs="Calibri"/>
              </w:rPr>
            </w:pPr>
            <w:r w:rsidRPr="004F3B18">
              <w:rPr>
                <w:rFonts w:ascii="Calibri" w:hAnsi="Calibri" w:cs="Calibri"/>
              </w:rPr>
              <w:t>20</w:t>
            </w:r>
          </w:p>
        </w:tc>
        <w:tc>
          <w:tcPr>
            <w:tcW w:w="753" w:type="dxa"/>
          </w:tcPr>
          <w:p w14:paraId="33D293A9" w14:textId="73A21597" w:rsidR="0015245E" w:rsidRPr="004F3B18" w:rsidRDefault="00B14EAE" w:rsidP="00B260E9">
            <w:pPr>
              <w:jc w:val="center"/>
              <w:rPr>
                <w:rFonts w:ascii="Calibri" w:hAnsi="Calibri" w:cs="Calibri"/>
              </w:rPr>
            </w:pPr>
            <w:r w:rsidRPr="004F3B18">
              <w:rPr>
                <w:rFonts w:ascii="Calibri" w:hAnsi="Calibri" w:cs="Calibri"/>
              </w:rPr>
              <w:t>1.57</w:t>
            </w:r>
          </w:p>
        </w:tc>
        <w:tc>
          <w:tcPr>
            <w:tcW w:w="671" w:type="dxa"/>
          </w:tcPr>
          <w:p w14:paraId="307794AF" w14:textId="3DE71E17" w:rsidR="0015245E" w:rsidRPr="004F3B18" w:rsidRDefault="00B14EAE" w:rsidP="00B260E9">
            <w:pPr>
              <w:jc w:val="center"/>
              <w:rPr>
                <w:rFonts w:ascii="Calibri" w:hAnsi="Calibri" w:cs="Calibri"/>
              </w:rPr>
            </w:pPr>
            <w:r w:rsidRPr="004F3B18">
              <w:rPr>
                <w:rFonts w:ascii="Calibri" w:hAnsi="Calibri" w:cs="Calibri"/>
              </w:rPr>
              <w:t>0.93</w:t>
            </w:r>
          </w:p>
        </w:tc>
        <w:tc>
          <w:tcPr>
            <w:tcW w:w="1285" w:type="dxa"/>
          </w:tcPr>
          <w:p w14:paraId="768FD2B1" w14:textId="77CCD658" w:rsidR="0015245E" w:rsidRPr="004F3B18" w:rsidRDefault="00CF6905" w:rsidP="00B260E9">
            <w:pPr>
              <w:jc w:val="center"/>
              <w:rPr>
                <w:rFonts w:ascii="Calibri" w:hAnsi="Calibri" w:cs="Calibri"/>
              </w:rPr>
            </w:pPr>
            <w:r w:rsidRPr="004F3B18">
              <w:rPr>
                <w:rFonts w:ascii="Calibri" w:hAnsi="Calibri" w:cs="Calibri"/>
              </w:rPr>
              <w:t>3.2</w:t>
            </w:r>
          </w:p>
        </w:tc>
        <w:tc>
          <w:tcPr>
            <w:tcW w:w="850" w:type="dxa"/>
          </w:tcPr>
          <w:p w14:paraId="0692B755" w14:textId="65A0D52C" w:rsidR="0015245E" w:rsidRPr="004F3B18" w:rsidRDefault="00CF6905" w:rsidP="00B260E9">
            <w:pPr>
              <w:jc w:val="center"/>
              <w:rPr>
                <w:rFonts w:ascii="Calibri" w:hAnsi="Calibri" w:cs="Calibri"/>
              </w:rPr>
            </w:pPr>
            <w:r w:rsidRPr="004F3B18">
              <w:rPr>
                <w:rFonts w:ascii="Calibri" w:hAnsi="Calibri" w:cs="Calibri"/>
              </w:rPr>
              <w:t>15.82</w:t>
            </w:r>
          </w:p>
        </w:tc>
        <w:tc>
          <w:tcPr>
            <w:tcW w:w="851" w:type="dxa"/>
          </w:tcPr>
          <w:p w14:paraId="458FE210" w14:textId="7FDEAA65" w:rsidR="0015245E" w:rsidRPr="004F3B18" w:rsidRDefault="00CF6905" w:rsidP="00B260E9">
            <w:pPr>
              <w:jc w:val="center"/>
              <w:rPr>
                <w:rFonts w:ascii="Calibri" w:hAnsi="Calibri" w:cs="Calibri"/>
              </w:rPr>
            </w:pPr>
            <w:r w:rsidRPr="004F3B18">
              <w:rPr>
                <w:rFonts w:ascii="Calibri" w:hAnsi="Calibri" w:cs="Calibri"/>
              </w:rPr>
              <w:t>-177.9</w:t>
            </w:r>
          </w:p>
        </w:tc>
        <w:tc>
          <w:tcPr>
            <w:tcW w:w="992" w:type="dxa"/>
          </w:tcPr>
          <w:p w14:paraId="3BE063C4" w14:textId="7812E1AB" w:rsidR="0015245E" w:rsidRPr="004F3B18" w:rsidRDefault="00CF6905" w:rsidP="00B260E9">
            <w:pPr>
              <w:jc w:val="center"/>
              <w:rPr>
                <w:rFonts w:ascii="Calibri" w:hAnsi="Calibri" w:cs="Calibri"/>
              </w:rPr>
            </w:pPr>
            <w:r w:rsidRPr="004F3B18">
              <w:rPr>
                <w:rFonts w:ascii="Calibri" w:hAnsi="Calibri" w:cs="Calibri"/>
              </w:rPr>
              <w:t>23.12</w:t>
            </w:r>
          </w:p>
        </w:tc>
        <w:tc>
          <w:tcPr>
            <w:tcW w:w="941" w:type="dxa"/>
          </w:tcPr>
          <w:p w14:paraId="2A603BE2" w14:textId="5DF46BE9" w:rsidR="0015245E" w:rsidRPr="004F3B18" w:rsidRDefault="00CF6905" w:rsidP="00B260E9">
            <w:pPr>
              <w:jc w:val="center"/>
              <w:rPr>
                <w:rFonts w:ascii="Calibri" w:hAnsi="Calibri" w:cs="Calibri"/>
              </w:rPr>
            </w:pPr>
            <w:r w:rsidRPr="004F3B18">
              <w:rPr>
                <w:rFonts w:ascii="Calibri" w:hAnsi="Calibri" w:cs="Calibri"/>
              </w:rPr>
              <w:t>-314</w:t>
            </w:r>
            <w:r w:rsidR="00511923" w:rsidRPr="004F3B18">
              <w:rPr>
                <w:rFonts w:ascii="Calibri" w:hAnsi="Calibri" w:cs="Calibri"/>
              </w:rPr>
              <w:t>.94</w:t>
            </w:r>
          </w:p>
        </w:tc>
      </w:tr>
      <w:tr w:rsidR="0015245E" w:rsidRPr="004F3B18" w14:paraId="3834A9AA" w14:textId="77777777" w:rsidTr="00B260E9">
        <w:tc>
          <w:tcPr>
            <w:tcW w:w="699" w:type="dxa"/>
            <w:vMerge/>
          </w:tcPr>
          <w:p w14:paraId="3D7CBF3C" w14:textId="77777777" w:rsidR="0015245E" w:rsidRPr="004F3B18" w:rsidRDefault="0015245E" w:rsidP="00B260E9">
            <w:pPr>
              <w:jc w:val="center"/>
              <w:rPr>
                <w:rFonts w:ascii="Calibri" w:hAnsi="Calibri" w:cs="Calibri"/>
              </w:rPr>
            </w:pPr>
          </w:p>
        </w:tc>
        <w:tc>
          <w:tcPr>
            <w:tcW w:w="1124" w:type="dxa"/>
            <w:vMerge/>
          </w:tcPr>
          <w:p w14:paraId="75C143D9" w14:textId="77777777" w:rsidR="0015245E" w:rsidRPr="004F3B18" w:rsidRDefault="0015245E" w:rsidP="00B260E9">
            <w:pPr>
              <w:jc w:val="center"/>
              <w:rPr>
                <w:rFonts w:ascii="Calibri" w:hAnsi="Calibri" w:cs="Calibri"/>
              </w:rPr>
            </w:pPr>
          </w:p>
        </w:tc>
        <w:tc>
          <w:tcPr>
            <w:tcW w:w="851" w:type="dxa"/>
          </w:tcPr>
          <w:p w14:paraId="1254E0FC" w14:textId="77777777" w:rsidR="0015245E" w:rsidRPr="004F3B18" w:rsidRDefault="0015245E" w:rsidP="00B260E9">
            <w:pPr>
              <w:jc w:val="center"/>
              <w:rPr>
                <w:rFonts w:ascii="Calibri" w:hAnsi="Calibri" w:cs="Calibri"/>
              </w:rPr>
            </w:pPr>
            <w:r w:rsidRPr="004F3B18">
              <w:rPr>
                <w:rFonts w:ascii="Calibri" w:hAnsi="Calibri" w:cs="Calibri"/>
              </w:rPr>
              <w:t>50</w:t>
            </w:r>
          </w:p>
        </w:tc>
        <w:tc>
          <w:tcPr>
            <w:tcW w:w="753" w:type="dxa"/>
          </w:tcPr>
          <w:p w14:paraId="5D47CE7B" w14:textId="21A576BA" w:rsidR="0015245E" w:rsidRPr="004F3B18" w:rsidRDefault="00511923" w:rsidP="00B260E9">
            <w:pPr>
              <w:jc w:val="center"/>
              <w:rPr>
                <w:rFonts w:ascii="Calibri" w:hAnsi="Calibri" w:cs="Calibri"/>
              </w:rPr>
            </w:pPr>
            <w:r w:rsidRPr="004F3B18">
              <w:rPr>
                <w:rFonts w:ascii="Calibri" w:hAnsi="Calibri" w:cs="Calibri"/>
              </w:rPr>
              <w:t>1.39</w:t>
            </w:r>
          </w:p>
        </w:tc>
        <w:tc>
          <w:tcPr>
            <w:tcW w:w="671" w:type="dxa"/>
          </w:tcPr>
          <w:p w14:paraId="26C92199" w14:textId="6B3D3CA6" w:rsidR="0015245E" w:rsidRPr="004F3B18" w:rsidRDefault="00511923" w:rsidP="00B260E9">
            <w:pPr>
              <w:jc w:val="center"/>
              <w:rPr>
                <w:rFonts w:ascii="Calibri" w:hAnsi="Calibri" w:cs="Calibri"/>
              </w:rPr>
            </w:pPr>
            <w:r w:rsidRPr="004F3B18">
              <w:rPr>
                <w:rFonts w:ascii="Calibri" w:hAnsi="Calibri" w:cs="Calibri"/>
              </w:rPr>
              <w:t>0.94</w:t>
            </w:r>
          </w:p>
        </w:tc>
        <w:tc>
          <w:tcPr>
            <w:tcW w:w="1285" w:type="dxa"/>
          </w:tcPr>
          <w:p w14:paraId="0D1AA70D" w14:textId="1A196630" w:rsidR="0015245E" w:rsidRPr="004F3B18" w:rsidRDefault="00465C47" w:rsidP="00B260E9">
            <w:pPr>
              <w:jc w:val="center"/>
              <w:rPr>
                <w:rFonts w:ascii="Calibri" w:hAnsi="Calibri" w:cs="Calibri"/>
              </w:rPr>
            </w:pPr>
            <w:r w:rsidRPr="004F3B18">
              <w:rPr>
                <w:rFonts w:ascii="Calibri" w:hAnsi="Calibri" w:cs="Calibri"/>
              </w:rPr>
              <w:t>1.31</w:t>
            </w:r>
          </w:p>
        </w:tc>
        <w:tc>
          <w:tcPr>
            <w:tcW w:w="850" w:type="dxa"/>
          </w:tcPr>
          <w:p w14:paraId="5287679A" w14:textId="19864AE4" w:rsidR="0015245E" w:rsidRPr="004F3B18" w:rsidRDefault="00465C47" w:rsidP="00B260E9">
            <w:pPr>
              <w:jc w:val="center"/>
              <w:rPr>
                <w:rFonts w:ascii="Calibri" w:hAnsi="Calibri" w:cs="Calibri"/>
              </w:rPr>
            </w:pPr>
            <w:r w:rsidRPr="004F3B18">
              <w:rPr>
                <w:rFonts w:ascii="Calibri" w:hAnsi="Calibri" w:cs="Calibri"/>
              </w:rPr>
              <w:t>10.78</w:t>
            </w:r>
          </w:p>
        </w:tc>
        <w:tc>
          <w:tcPr>
            <w:tcW w:w="851" w:type="dxa"/>
          </w:tcPr>
          <w:p w14:paraId="2F9E5C88" w14:textId="31CDCD54" w:rsidR="0015245E" w:rsidRPr="004F3B18" w:rsidRDefault="00E34AF1" w:rsidP="00B260E9">
            <w:pPr>
              <w:jc w:val="center"/>
              <w:rPr>
                <w:rFonts w:ascii="Calibri" w:hAnsi="Calibri" w:cs="Calibri"/>
              </w:rPr>
            </w:pPr>
            <w:r w:rsidRPr="004F3B18">
              <w:rPr>
                <w:rFonts w:ascii="Calibri" w:hAnsi="Calibri" w:cs="Calibri"/>
              </w:rPr>
              <w:t>-81.99</w:t>
            </w:r>
          </w:p>
        </w:tc>
        <w:tc>
          <w:tcPr>
            <w:tcW w:w="992" w:type="dxa"/>
          </w:tcPr>
          <w:p w14:paraId="6950A239" w14:textId="56FFAF8E" w:rsidR="0015245E" w:rsidRPr="004F3B18" w:rsidRDefault="00E34AF1" w:rsidP="00B260E9">
            <w:pPr>
              <w:jc w:val="center"/>
              <w:rPr>
                <w:rFonts w:ascii="Calibri" w:hAnsi="Calibri" w:cs="Calibri"/>
              </w:rPr>
            </w:pPr>
            <w:r w:rsidRPr="004F3B18">
              <w:rPr>
                <w:rFonts w:ascii="Calibri" w:hAnsi="Calibri" w:cs="Calibri"/>
              </w:rPr>
              <w:t>16.64</w:t>
            </w:r>
          </w:p>
        </w:tc>
        <w:tc>
          <w:tcPr>
            <w:tcW w:w="941" w:type="dxa"/>
          </w:tcPr>
          <w:p w14:paraId="556C5639" w14:textId="51C85704" w:rsidR="0015245E" w:rsidRPr="004F3B18" w:rsidRDefault="00E34AF1" w:rsidP="00B260E9">
            <w:pPr>
              <w:jc w:val="center"/>
              <w:rPr>
                <w:rFonts w:ascii="Calibri" w:hAnsi="Calibri" w:cs="Calibri"/>
              </w:rPr>
            </w:pPr>
            <w:r w:rsidRPr="004F3B18">
              <w:rPr>
                <w:rFonts w:ascii="Calibri" w:hAnsi="Calibri" w:cs="Calibri"/>
              </w:rPr>
              <w:t>-167.79</w:t>
            </w:r>
          </w:p>
        </w:tc>
      </w:tr>
      <w:tr w:rsidR="0015245E" w:rsidRPr="004F3B18" w14:paraId="008EE2BB" w14:textId="77777777" w:rsidTr="00B260E9">
        <w:tc>
          <w:tcPr>
            <w:tcW w:w="699" w:type="dxa"/>
            <w:vMerge/>
          </w:tcPr>
          <w:p w14:paraId="575DBA3F" w14:textId="77777777" w:rsidR="0015245E" w:rsidRPr="004F3B18" w:rsidRDefault="0015245E" w:rsidP="00B260E9">
            <w:pPr>
              <w:jc w:val="center"/>
              <w:rPr>
                <w:rFonts w:ascii="Calibri" w:hAnsi="Calibri" w:cs="Calibri"/>
              </w:rPr>
            </w:pPr>
          </w:p>
        </w:tc>
        <w:tc>
          <w:tcPr>
            <w:tcW w:w="1124" w:type="dxa"/>
            <w:vMerge/>
          </w:tcPr>
          <w:p w14:paraId="41BED469" w14:textId="77777777" w:rsidR="0015245E" w:rsidRPr="004F3B18" w:rsidRDefault="0015245E" w:rsidP="00B260E9">
            <w:pPr>
              <w:jc w:val="center"/>
              <w:rPr>
                <w:rFonts w:ascii="Calibri" w:hAnsi="Calibri" w:cs="Calibri"/>
              </w:rPr>
            </w:pPr>
          </w:p>
        </w:tc>
        <w:tc>
          <w:tcPr>
            <w:tcW w:w="851" w:type="dxa"/>
          </w:tcPr>
          <w:p w14:paraId="50E78B99" w14:textId="77777777" w:rsidR="0015245E" w:rsidRPr="004F3B18" w:rsidRDefault="0015245E" w:rsidP="00B260E9">
            <w:pPr>
              <w:jc w:val="center"/>
              <w:rPr>
                <w:rFonts w:ascii="Calibri" w:hAnsi="Calibri" w:cs="Calibri"/>
              </w:rPr>
            </w:pPr>
            <w:r w:rsidRPr="004F3B18">
              <w:rPr>
                <w:rFonts w:ascii="Calibri" w:hAnsi="Calibri" w:cs="Calibri"/>
              </w:rPr>
              <w:t>100</w:t>
            </w:r>
          </w:p>
        </w:tc>
        <w:tc>
          <w:tcPr>
            <w:tcW w:w="753" w:type="dxa"/>
          </w:tcPr>
          <w:p w14:paraId="5DE3430C" w14:textId="12995400" w:rsidR="0015245E" w:rsidRPr="004F3B18" w:rsidRDefault="00E34AF1" w:rsidP="00B260E9">
            <w:pPr>
              <w:jc w:val="center"/>
              <w:rPr>
                <w:rFonts w:ascii="Calibri" w:hAnsi="Calibri" w:cs="Calibri"/>
              </w:rPr>
            </w:pPr>
            <w:r w:rsidRPr="004F3B18">
              <w:rPr>
                <w:rFonts w:ascii="Calibri" w:hAnsi="Calibri" w:cs="Calibri"/>
              </w:rPr>
              <w:t>1.48</w:t>
            </w:r>
          </w:p>
        </w:tc>
        <w:tc>
          <w:tcPr>
            <w:tcW w:w="671" w:type="dxa"/>
          </w:tcPr>
          <w:p w14:paraId="729014B9" w14:textId="0EA10569" w:rsidR="0015245E" w:rsidRPr="004F3B18" w:rsidRDefault="00E34AF1" w:rsidP="00B260E9">
            <w:pPr>
              <w:jc w:val="center"/>
              <w:rPr>
                <w:rFonts w:ascii="Calibri" w:hAnsi="Calibri" w:cs="Calibri"/>
              </w:rPr>
            </w:pPr>
            <w:r w:rsidRPr="004F3B18">
              <w:rPr>
                <w:rFonts w:ascii="Calibri" w:hAnsi="Calibri" w:cs="Calibri"/>
              </w:rPr>
              <w:t>0.93</w:t>
            </w:r>
          </w:p>
        </w:tc>
        <w:tc>
          <w:tcPr>
            <w:tcW w:w="1285" w:type="dxa"/>
          </w:tcPr>
          <w:p w14:paraId="1C77F698" w14:textId="4924D8CE" w:rsidR="0015245E" w:rsidRPr="004F3B18" w:rsidRDefault="003030F2" w:rsidP="00B260E9">
            <w:pPr>
              <w:jc w:val="center"/>
              <w:rPr>
                <w:rFonts w:ascii="Calibri" w:hAnsi="Calibri" w:cs="Calibri"/>
              </w:rPr>
            </w:pPr>
            <w:r w:rsidRPr="004F3B18">
              <w:rPr>
                <w:rFonts w:ascii="Calibri" w:hAnsi="Calibri" w:cs="Calibri"/>
              </w:rPr>
              <w:t>0.54</w:t>
            </w:r>
          </w:p>
        </w:tc>
        <w:tc>
          <w:tcPr>
            <w:tcW w:w="850" w:type="dxa"/>
          </w:tcPr>
          <w:p w14:paraId="413BE296" w14:textId="7D6A5D5D" w:rsidR="0015245E" w:rsidRPr="004F3B18" w:rsidRDefault="003030F2" w:rsidP="00B260E9">
            <w:pPr>
              <w:jc w:val="center"/>
              <w:rPr>
                <w:rFonts w:ascii="Calibri" w:hAnsi="Calibri" w:cs="Calibri"/>
              </w:rPr>
            </w:pPr>
            <w:r w:rsidRPr="004F3B18">
              <w:rPr>
                <w:rFonts w:ascii="Calibri" w:hAnsi="Calibri" w:cs="Calibri"/>
              </w:rPr>
              <w:t>4.12</w:t>
            </w:r>
          </w:p>
        </w:tc>
        <w:tc>
          <w:tcPr>
            <w:tcW w:w="851" w:type="dxa"/>
          </w:tcPr>
          <w:p w14:paraId="31706544" w14:textId="243633BC" w:rsidR="0015245E" w:rsidRPr="004F3B18" w:rsidRDefault="003030F2" w:rsidP="00B260E9">
            <w:pPr>
              <w:jc w:val="center"/>
              <w:rPr>
                <w:rFonts w:ascii="Calibri" w:hAnsi="Calibri" w:cs="Calibri"/>
              </w:rPr>
            </w:pPr>
            <w:r w:rsidRPr="004F3B18">
              <w:rPr>
                <w:rFonts w:ascii="Calibri" w:hAnsi="Calibri" w:cs="Calibri"/>
              </w:rPr>
              <w:t>-10.5</w:t>
            </w:r>
          </w:p>
        </w:tc>
        <w:tc>
          <w:tcPr>
            <w:tcW w:w="992" w:type="dxa"/>
          </w:tcPr>
          <w:p w14:paraId="3FE9B433" w14:textId="6E77C770" w:rsidR="0015245E" w:rsidRPr="004F3B18" w:rsidRDefault="003030F2" w:rsidP="00B260E9">
            <w:pPr>
              <w:jc w:val="center"/>
              <w:rPr>
                <w:rFonts w:ascii="Calibri" w:hAnsi="Calibri" w:cs="Calibri"/>
              </w:rPr>
            </w:pPr>
            <w:r w:rsidRPr="004F3B18">
              <w:rPr>
                <w:rFonts w:ascii="Calibri" w:hAnsi="Calibri" w:cs="Calibri"/>
              </w:rPr>
              <w:t>4.33</w:t>
            </w:r>
          </w:p>
        </w:tc>
        <w:tc>
          <w:tcPr>
            <w:tcW w:w="941" w:type="dxa"/>
          </w:tcPr>
          <w:p w14:paraId="03B2E1D9" w14:textId="4CD9F2F8" w:rsidR="0015245E" w:rsidRPr="004F3B18" w:rsidRDefault="003030F2" w:rsidP="00B260E9">
            <w:pPr>
              <w:jc w:val="center"/>
              <w:rPr>
                <w:rFonts w:ascii="Calibri" w:hAnsi="Calibri" w:cs="Calibri"/>
              </w:rPr>
            </w:pPr>
            <w:r w:rsidRPr="004F3B18">
              <w:rPr>
                <w:rFonts w:ascii="Calibri" w:hAnsi="Calibri" w:cs="Calibri"/>
              </w:rPr>
              <w:t>-9.86</w:t>
            </w:r>
          </w:p>
        </w:tc>
      </w:tr>
      <w:tr w:rsidR="0015245E" w:rsidRPr="004F3B18" w14:paraId="7AF19489" w14:textId="77777777" w:rsidTr="00B260E9">
        <w:tc>
          <w:tcPr>
            <w:tcW w:w="699" w:type="dxa"/>
            <w:vMerge/>
          </w:tcPr>
          <w:p w14:paraId="049CC973" w14:textId="77777777" w:rsidR="0015245E" w:rsidRPr="004F3B18" w:rsidRDefault="0015245E" w:rsidP="00B260E9">
            <w:pPr>
              <w:jc w:val="center"/>
              <w:rPr>
                <w:rFonts w:ascii="Calibri" w:hAnsi="Calibri" w:cs="Calibri"/>
              </w:rPr>
            </w:pPr>
          </w:p>
        </w:tc>
        <w:tc>
          <w:tcPr>
            <w:tcW w:w="1124" w:type="dxa"/>
            <w:vMerge/>
          </w:tcPr>
          <w:p w14:paraId="0DE8E605" w14:textId="77777777" w:rsidR="0015245E" w:rsidRPr="004F3B18" w:rsidRDefault="0015245E" w:rsidP="00B260E9">
            <w:pPr>
              <w:jc w:val="center"/>
              <w:rPr>
                <w:rFonts w:ascii="Calibri" w:hAnsi="Calibri" w:cs="Calibri"/>
              </w:rPr>
            </w:pPr>
          </w:p>
        </w:tc>
        <w:tc>
          <w:tcPr>
            <w:tcW w:w="851" w:type="dxa"/>
          </w:tcPr>
          <w:p w14:paraId="3ACD175B" w14:textId="77777777" w:rsidR="0015245E" w:rsidRPr="004F3B18" w:rsidRDefault="0015245E" w:rsidP="00B260E9">
            <w:pPr>
              <w:jc w:val="center"/>
              <w:rPr>
                <w:rFonts w:ascii="Calibri" w:hAnsi="Calibri" w:cs="Calibri"/>
              </w:rPr>
            </w:pPr>
            <w:r w:rsidRPr="004F3B18">
              <w:rPr>
                <w:rFonts w:ascii="Calibri" w:hAnsi="Calibri" w:cs="Calibri"/>
              </w:rPr>
              <w:t>150</w:t>
            </w:r>
          </w:p>
        </w:tc>
        <w:tc>
          <w:tcPr>
            <w:tcW w:w="753" w:type="dxa"/>
          </w:tcPr>
          <w:p w14:paraId="6905C7D8" w14:textId="4301B4B2" w:rsidR="0015245E" w:rsidRPr="004F3B18" w:rsidRDefault="0042119E" w:rsidP="00B260E9">
            <w:pPr>
              <w:jc w:val="center"/>
              <w:rPr>
                <w:rFonts w:ascii="Calibri" w:hAnsi="Calibri" w:cs="Calibri"/>
              </w:rPr>
            </w:pPr>
            <w:r w:rsidRPr="004F3B18">
              <w:rPr>
                <w:rFonts w:ascii="Calibri" w:hAnsi="Calibri" w:cs="Calibri"/>
              </w:rPr>
              <w:t>1.39</w:t>
            </w:r>
          </w:p>
        </w:tc>
        <w:tc>
          <w:tcPr>
            <w:tcW w:w="671" w:type="dxa"/>
          </w:tcPr>
          <w:p w14:paraId="1DD087F5" w14:textId="150F88BB" w:rsidR="0015245E" w:rsidRPr="004F3B18" w:rsidRDefault="0042119E" w:rsidP="00B260E9">
            <w:pPr>
              <w:jc w:val="center"/>
              <w:rPr>
                <w:rFonts w:ascii="Calibri" w:hAnsi="Calibri" w:cs="Calibri"/>
              </w:rPr>
            </w:pPr>
            <w:r w:rsidRPr="004F3B18">
              <w:rPr>
                <w:rFonts w:ascii="Calibri" w:hAnsi="Calibri" w:cs="Calibri"/>
              </w:rPr>
              <w:t>0.94</w:t>
            </w:r>
          </w:p>
        </w:tc>
        <w:tc>
          <w:tcPr>
            <w:tcW w:w="1285" w:type="dxa"/>
          </w:tcPr>
          <w:p w14:paraId="63FC775A" w14:textId="3C9607C4" w:rsidR="0015245E" w:rsidRPr="004F3B18" w:rsidRDefault="002A2D55" w:rsidP="00B260E9">
            <w:pPr>
              <w:jc w:val="center"/>
              <w:rPr>
                <w:rFonts w:ascii="Calibri" w:hAnsi="Calibri" w:cs="Calibri"/>
              </w:rPr>
            </w:pPr>
            <w:r w:rsidRPr="004F3B18">
              <w:rPr>
                <w:rFonts w:ascii="Calibri" w:hAnsi="Calibri" w:cs="Calibri"/>
              </w:rPr>
              <w:t>0.88</w:t>
            </w:r>
          </w:p>
        </w:tc>
        <w:tc>
          <w:tcPr>
            <w:tcW w:w="850" w:type="dxa"/>
          </w:tcPr>
          <w:p w14:paraId="677B9E1F" w14:textId="48B9B06A" w:rsidR="0015245E" w:rsidRPr="004F3B18" w:rsidRDefault="00BD09AF" w:rsidP="00B260E9">
            <w:pPr>
              <w:jc w:val="center"/>
              <w:rPr>
                <w:rFonts w:ascii="Calibri" w:hAnsi="Calibri" w:cs="Calibri"/>
              </w:rPr>
            </w:pPr>
            <w:r w:rsidRPr="004F3B18">
              <w:rPr>
                <w:rFonts w:ascii="Calibri" w:hAnsi="Calibri" w:cs="Calibri"/>
              </w:rPr>
              <w:t>7.07</w:t>
            </w:r>
          </w:p>
        </w:tc>
        <w:tc>
          <w:tcPr>
            <w:tcW w:w="851" w:type="dxa"/>
          </w:tcPr>
          <w:p w14:paraId="0C6DF0B8" w14:textId="70A687DA" w:rsidR="0015245E" w:rsidRPr="004F3B18" w:rsidRDefault="00BD09AF" w:rsidP="00B260E9">
            <w:pPr>
              <w:jc w:val="center"/>
              <w:rPr>
                <w:rFonts w:ascii="Calibri" w:hAnsi="Calibri" w:cs="Calibri"/>
              </w:rPr>
            </w:pPr>
            <w:r w:rsidRPr="004F3B18">
              <w:rPr>
                <w:rFonts w:ascii="Calibri" w:hAnsi="Calibri" w:cs="Calibri"/>
              </w:rPr>
              <w:t>-42.27</w:t>
            </w:r>
          </w:p>
        </w:tc>
        <w:tc>
          <w:tcPr>
            <w:tcW w:w="992" w:type="dxa"/>
          </w:tcPr>
          <w:p w14:paraId="70B87412" w14:textId="67B53D2B" w:rsidR="0015245E" w:rsidRPr="004F3B18" w:rsidRDefault="00BD09AF" w:rsidP="00B260E9">
            <w:pPr>
              <w:jc w:val="center"/>
              <w:rPr>
                <w:rFonts w:ascii="Calibri" w:hAnsi="Calibri" w:cs="Calibri"/>
              </w:rPr>
            </w:pPr>
            <w:r w:rsidRPr="004F3B18">
              <w:rPr>
                <w:rFonts w:ascii="Calibri" w:hAnsi="Calibri" w:cs="Calibri"/>
              </w:rPr>
              <w:t>14.44</w:t>
            </w:r>
          </w:p>
        </w:tc>
        <w:tc>
          <w:tcPr>
            <w:tcW w:w="941" w:type="dxa"/>
          </w:tcPr>
          <w:p w14:paraId="6F49BD57" w14:textId="6FD969E6" w:rsidR="0015245E" w:rsidRPr="004F3B18" w:rsidRDefault="00BD09AF" w:rsidP="00B260E9">
            <w:pPr>
              <w:jc w:val="center"/>
              <w:rPr>
                <w:rFonts w:ascii="Calibri" w:hAnsi="Calibri" w:cs="Calibri"/>
              </w:rPr>
            </w:pPr>
            <w:r w:rsidRPr="004F3B18">
              <w:rPr>
                <w:rFonts w:ascii="Calibri" w:hAnsi="Calibri" w:cs="Calibri"/>
              </w:rPr>
              <w:t>-141.12</w:t>
            </w:r>
          </w:p>
        </w:tc>
      </w:tr>
    </w:tbl>
    <w:p w14:paraId="296D435E" w14:textId="77777777" w:rsidR="00C174AB" w:rsidRPr="004F3B18" w:rsidRDefault="00C174AB" w:rsidP="00C174AB">
      <w:pPr>
        <w:rPr>
          <w:rFonts w:ascii="Calibri" w:hAnsi="Calibri" w:cs="Calibri"/>
        </w:rPr>
      </w:pPr>
    </w:p>
    <w:p w14:paraId="342DB46E" w14:textId="506D8AE7" w:rsidR="0059309F" w:rsidRPr="004F3B18" w:rsidRDefault="0059309F" w:rsidP="0059309F">
      <w:pPr>
        <w:pStyle w:val="Caption"/>
        <w:keepNext/>
        <w:rPr>
          <w:rFonts w:ascii="Calibri" w:hAnsi="Calibri" w:cs="Calibri"/>
        </w:rPr>
      </w:pPr>
      <w:bookmarkStart w:id="108" w:name="_Toc165500135"/>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13</w:t>
      </w:r>
      <w:r w:rsidRPr="004F3B18">
        <w:rPr>
          <w:rFonts w:ascii="Calibri" w:hAnsi="Calibri" w:cs="Calibri"/>
        </w:rPr>
        <w:fldChar w:fldCharType="end"/>
      </w:r>
      <w:r w:rsidRPr="004F3B18">
        <w:rPr>
          <w:rFonts w:ascii="Calibri" w:hAnsi="Calibri" w:cs="Calibri"/>
        </w:rPr>
        <w:t>: Model-2 Metrics of BP With StandardScaler</w:t>
      </w:r>
      <w:bookmarkEnd w:id="108"/>
    </w:p>
    <w:tbl>
      <w:tblPr>
        <w:tblStyle w:val="TableGrid"/>
        <w:tblW w:w="0" w:type="auto"/>
        <w:tblInd w:w="-5" w:type="dxa"/>
        <w:tblLook w:val="04A0" w:firstRow="1" w:lastRow="0" w:firstColumn="1" w:lastColumn="0" w:noHBand="0" w:noVBand="1"/>
      </w:tblPr>
      <w:tblGrid>
        <w:gridCol w:w="703"/>
        <w:gridCol w:w="1124"/>
        <w:gridCol w:w="851"/>
        <w:gridCol w:w="753"/>
        <w:gridCol w:w="671"/>
        <w:gridCol w:w="1285"/>
        <w:gridCol w:w="850"/>
        <w:gridCol w:w="851"/>
        <w:gridCol w:w="992"/>
        <w:gridCol w:w="941"/>
      </w:tblGrid>
      <w:tr w:rsidR="00C174AB" w:rsidRPr="004F3B18" w14:paraId="19DA6C7C" w14:textId="77777777" w:rsidTr="00B260E9">
        <w:tc>
          <w:tcPr>
            <w:tcW w:w="2678" w:type="dxa"/>
            <w:gridSpan w:val="3"/>
          </w:tcPr>
          <w:p w14:paraId="2F063712" w14:textId="77777777" w:rsidR="00C174AB" w:rsidRPr="004F3B18" w:rsidRDefault="00C174AB" w:rsidP="00B260E9">
            <w:pPr>
              <w:jc w:val="center"/>
              <w:rPr>
                <w:rFonts w:ascii="Calibri" w:hAnsi="Calibri" w:cs="Calibri"/>
              </w:rPr>
            </w:pPr>
          </w:p>
        </w:tc>
        <w:tc>
          <w:tcPr>
            <w:tcW w:w="1424" w:type="dxa"/>
            <w:gridSpan w:val="2"/>
          </w:tcPr>
          <w:p w14:paraId="1C7B6703" w14:textId="77777777" w:rsidR="00C174AB" w:rsidRPr="004F3B18" w:rsidRDefault="00C174AB" w:rsidP="00B260E9">
            <w:pPr>
              <w:jc w:val="center"/>
              <w:rPr>
                <w:rFonts w:ascii="Calibri" w:hAnsi="Calibri" w:cs="Calibri"/>
              </w:rPr>
            </w:pPr>
            <w:r w:rsidRPr="004F3B18">
              <w:rPr>
                <w:rFonts w:ascii="Calibri" w:hAnsi="Calibri" w:cs="Calibri"/>
              </w:rPr>
              <w:t>Test metrics</w:t>
            </w:r>
          </w:p>
        </w:tc>
        <w:tc>
          <w:tcPr>
            <w:tcW w:w="1285" w:type="dxa"/>
          </w:tcPr>
          <w:p w14:paraId="452B9DC7" w14:textId="77777777" w:rsidR="00C174AB" w:rsidRPr="004F3B18" w:rsidRDefault="00C174AB" w:rsidP="00B260E9">
            <w:pPr>
              <w:jc w:val="center"/>
              <w:rPr>
                <w:rFonts w:ascii="Calibri" w:hAnsi="Calibri" w:cs="Calibri"/>
              </w:rPr>
            </w:pPr>
            <w:r w:rsidRPr="004F3B18">
              <w:rPr>
                <w:rFonts w:ascii="Calibri" w:hAnsi="Calibri" w:cs="Calibri"/>
              </w:rPr>
              <w:t>1 day Forecast metrics</w:t>
            </w:r>
          </w:p>
        </w:tc>
        <w:tc>
          <w:tcPr>
            <w:tcW w:w="1701" w:type="dxa"/>
            <w:gridSpan w:val="2"/>
          </w:tcPr>
          <w:p w14:paraId="3550C445" w14:textId="77777777" w:rsidR="00C174AB" w:rsidRPr="004F3B18" w:rsidRDefault="00C174AB" w:rsidP="00B260E9">
            <w:pPr>
              <w:jc w:val="center"/>
              <w:rPr>
                <w:rFonts w:ascii="Calibri" w:hAnsi="Calibri" w:cs="Calibri"/>
              </w:rPr>
            </w:pPr>
            <w:r w:rsidRPr="004F3B18">
              <w:rPr>
                <w:rFonts w:ascii="Calibri" w:hAnsi="Calibri" w:cs="Calibri"/>
              </w:rPr>
              <w:t>15 days Forecast metrics</w:t>
            </w:r>
          </w:p>
        </w:tc>
        <w:tc>
          <w:tcPr>
            <w:tcW w:w="1933" w:type="dxa"/>
            <w:gridSpan w:val="2"/>
          </w:tcPr>
          <w:p w14:paraId="768650E6" w14:textId="77777777" w:rsidR="00C174AB" w:rsidRPr="004F3B18" w:rsidRDefault="00C174AB" w:rsidP="00B260E9">
            <w:pPr>
              <w:jc w:val="center"/>
              <w:rPr>
                <w:rFonts w:ascii="Calibri" w:hAnsi="Calibri" w:cs="Calibri"/>
              </w:rPr>
            </w:pPr>
            <w:r w:rsidRPr="004F3B18">
              <w:rPr>
                <w:rFonts w:ascii="Calibri" w:hAnsi="Calibri" w:cs="Calibri"/>
              </w:rPr>
              <w:t>30 days Forecast metrics</w:t>
            </w:r>
          </w:p>
        </w:tc>
      </w:tr>
      <w:tr w:rsidR="00C174AB" w:rsidRPr="004F3B18" w14:paraId="49711D74" w14:textId="77777777" w:rsidTr="00B260E9">
        <w:tc>
          <w:tcPr>
            <w:tcW w:w="703" w:type="dxa"/>
          </w:tcPr>
          <w:p w14:paraId="6B809E4C" w14:textId="77777777" w:rsidR="00C174AB" w:rsidRPr="004F3B18" w:rsidRDefault="00C174AB" w:rsidP="00B260E9">
            <w:pPr>
              <w:jc w:val="center"/>
              <w:rPr>
                <w:rFonts w:ascii="Calibri" w:hAnsi="Calibri" w:cs="Calibri"/>
              </w:rPr>
            </w:pPr>
            <w:r w:rsidRPr="004F3B18">
              <w:rPr>
                <w:rFonts w:ascii="Calibri" w:hAnsi="Calibri" w:cs="Calibri"/>
              </w:rPr>
              <w:t>Stock</w:t>
            </w:r>
          </w:p>
        </w:tc>
        <w:tc>
          <w:tcPr>
            <w:tcW w:w="1124" w:type="dxa"/>
          </w:tcPr>
          <w:p w14:paraId="4045ADDD" w14:textId="77777777" w:rsidR="00C174AB" w:rsidRPr="004F3B18" w:rsidRDefault="00C174AB" w:rsidP="00B260E9">
            <w:pPr>
              <w:jc w:val="center"/>
              <w:rPr>
                <w:rFonts w:ascii="Calibri" w:hAnsi="Calibri" w:cs="Calibri"/>
              </w:rPr>
            </w:pPr>
            <w:r w:rsidRPr="004F3B18">
              <w:rPr>
                <w:rFonts w:ascii="Calibri" w:hAnsi="Calibri" w:cs="Calibri"/>
              </w:rPr>
              <w:t>Look Back</w:t>
            </w:r>
          </w:p>
        </w:tc>
        <w:tc>
          <w:tcPr>
            <w:tcW w:w="851" w:type="dxa"/>
          </w:tcPr>
          <w:p w14:paraId="4C2BD29F" w14:textId="77777777" w:rsidR="00C174AB" w:rsidRPr="004F3B18" w:rsidRDefault="00C174AB" w:rsidP="00B260E9">
            <w:pPr>
              <w:jc w:val="center"/>
              <w:rPr>
                <w:rFonts w:ascii="Calibri" w:hAnsi="Calibri" w:cs="Calibri"/>
              </w:rPr>
            </w:pPr>
            <w:r w:rsidRPr="004F3B18">
              <w:rPr>
                <w:rFonts w:ascii="Calibri" w:hAnsi="Calibri" w:cs="Calibri"/>
              </w:rPr>
              <w:t>Epochs</w:t>
            </w:r>
          </w:p>
        </w:tc>
        <w:tc>
          <w:tcPr>
            <w:tcW w:w="753" w:type="dxa"/>
          </w:tcPr>
          <w:p w14:paraId="483C07B6"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671" w:type="dxa"/>
          </w:tcPr>
          <w:p w14:paraId="4200A4D0" w14:textId="77777777" w:rsidR="00C174AB" w:rsidRPr="004F3B18" w:rsidRDefault="00C174AB" w:rsidP="00B260E9">
            <w:pPr>
              <w:jc w:val="center"/>
              <w:rPr>
                <w:rFonts w:ascii="Calibri" w:hAnsi="Calibri" w:cs="Calibri"/>
              </w:rPr>
            </w:pPr>
            <w:r w:rsidRPr="004F3B18">
              <w:rPr>
                <w:rFonts w:ascii="Calibri" w:hAnsi="Calibri" w:cs="Calibri"/>
              </w:rPr>
              <w:t>R2</w:t>
            </w:r>
          </w:p>
        </w:tc>
        <w:tc>
          <w:tcPr>
            <w:tcW w:w="1285" w:type="dxa"/>
          </w:tcPr>
          <w:p w14:paraId="2DBF9548"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850" w:type="dxa"/>
          </w:tcPr>
          <w:p w14:paraId="29CEBD34"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851" w:type="dxa"/>
          </w:tcPr>
          <w:p w14:paraId="7B3D49C1" w14:textId="77777777" w:rsidR="00C174AB" w:rsidRPr="004F3B18" w:rsidRDefault="00C174AB" w:rsidP="00B260E9">
            <w:pPr>
              <w:jc w:val="center"/>
              <w:rPr>
                <w:rFonts w:ascii="Calibri" w:hAnsi="Calibri" w:cs="Calibri"/>
              </w:rPr>
            </w:pPr>
            <w:r w:rsidRPr="004F3B18">
              <w:rPr>
                <w:rFonts w:ascii="Calibri" w:hAnsi="Calibri" w:cs="Calibri"/>
              </w:rPr>
              <w:t>R2</w:t>
            </w:r>
          </w:p>
        </w:tc>
        <w:tc>
          <w:tcPr>
            <w:tcW w:w="992" w:type="dxa"/>
          </w:tcPr>
          <w:p w14:paraId="79437775"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941" w:type="dxa"/>
          </w:tcPr>
          <w:p w14:paraId="2C4AB792" w14:textId="77777777" w:rsidR="00C174AB" w:rsidRPr="004F3B18" w:rsidRDefault="00C174AB" w:rsidP="00B260E9">
            <w:pPr>
              <w:jc w:val="center"/>
              <w:rPr>
                <w:rFonts w:ascii="Calibri" w:hAnsi="Calibri" w:cs="Calibri"/>
              </w:rPr>
            </w:pPr>
            <w:r w:rsidRPr="004F3B18">
              <w:rPr>
                <w:rFonts w:ascii="Calibri" w:hAnsi="Calibri" w:cs="Calibri"/>
              </w:rPr>
              <w:t>R2</w:t>
            </w:r>
          </w:p>
        </w:tc>
      </w:tr>
      <w:tr w:rsidR="00C174AB" w:rsidRPr="004F3B18" w14:paraId="0E3F3594" w14:textId="77777777" w:rsidTr="00B260E9">
        <w:tc>
          <w:tcPr>
            <w:tcW w:w="703" w:type="dxa"/>
            <w:vMerge w:val="restart"/>
          </w:tcPr>
          <w:p w14:paraId="1383B493" w14:textId="77777777" w:rsidR="00C174AB" w:rsidRPr="004F3B18" w:rsidRDefault="00C174AB" w:rsidP="00B260E9">
            <w:pPr>
              <w:jc w:val="center"/>
              <w:rPr>
                <w:rFonts w:ascii="Calibri" w:hAnsi="Calibri" w:cs="Calibri"/>
              </w:rPr>
            </w:pPr>
            <w:r w:rsidRPr="004F3B18">
              <w:rPr>
                <w:rFonts w:ascii="Calibri" w:hAnsi="Calibri" w:cs="Calibri"/>
              </w:rPr>
              <w:t>BP</w:t>
            </w:r>
          </w:p>
        </w:tc>
        <w:tc>
          <w:tcPr>
            <w:tcW w:w="1124" w:type="dxa"/>
            <w:vMerge w:val="restart"/>
          </w:tcPr>
          <w:p w14:paraId="3EB31F2E" w14:textId="77777777" w:rsidR="00C174AB" w:rsidRPr="004F3B18" w:rsidRDefault="00C174AB" w:rsidP="00B260E9">
            <w:pPr>
              <w:jc w:val="center"/>
              <w:rPr>
                <w:rFonts w:ascii="Calibri" w:hAnsi="Calibri" w:cs="Calibri"/>
              </w:rPr>
            </w:pPr>
            <w:r w:rsidRPr="004F3B18">
              <w:rPr>
                <w:rFonts w:ascii="Calibri" w:hAnsi="Calibri" w:cs="Calibri"/>
              </w:rPr>
              <w:t>10</w:t>
            </w:r>
          </w:p>
        </w:tc>
        <w:tc>
          <w:tcPr>
            <w:tcW w:w="851" w:type="dxa"/>
          </w:tcPr>
          <w:p w14:paraId="78BFEEE4" w14:textId="77777777" w:rsidR="00C174AB" w:rsidRPr="004F3B18" w:rsidRDefault="00C174AB" w:rsidP="00B260E9">
            <w:pPr>
              <w:jc w:val="center"/>
              <w:rPr>
                <w:rFonts w:ascii="Calibri" w:hAnsi="Calibri" w:cs="Calibri"/>
              </w:rPr>
            </w:pPr>
            <w:r w:rsidRPr="004F3B18">
              <w:rPr>
                <w:rFonts w:ascii="Calibri" w:hAnsi="Calibri" w:cs="Calibri"/>
              </w:rPr>
              <w:t>20</w:t>
            </w:r>
          </w:p>
        </w:tc>
        <w:tc>
          <w:tcPr>
            <w:tcW w:w="753" w:type="dxa"/>
          </w:tcPr>
          <w:p w14:paraId="763C9018" w14:textId="3FCB2334" w:rsidR="00C174AB" w:rsidRPr="004F3B18" w:rsidRDefault="004171CC" w:rsidP="00B260E9">
            <w:pPr>
              <w:jc w:val="center"/>
              <w:rPr>
                <w:rFonts w:ascii="Calibri" w:hAnsi="Calibri" w:cs="Calibri"/>
              </w:rPr>
            </w:pPr>
            <w:r w:rsidRPr="004F3B18">
              <w:rPr>
                <w:rFonts w:ascii="Calibri" w:hAnsi="Calibri" w:cs="Calibri"/>
              </w:rPr>
              <w:t>3.06</w:t>
            </w:r>
          </w:p>
        </w:tc>
        <w:tc>
          <w:tcPr>
            <w:tcW w:w="671" w:type="dxa"/>
          </w:tcPr>
          <w:p w14:paraId="0C70DEE2" w14:textId="31BB7DD9" w:rsidR="00C174AB" w:rsidRPr="004F3B18" w:rsidRDefault="004171CC" w:rsidP="00B260E9">
            <w:pPr>
              <w:jc w:val="center"/>
              <w:rPr>
                <w:rFonts w:ascii="Calibri" w:hAnsi="Calibri" w:cs="Calibri"/>
              </w:rPr>
            </w:pPr>
            <w:r w:rsidRPr="004F3B18">
              <w:rPr>
                <w:rFonts w:ascii="Calibri" w:hAnsi="Calibri" w:cs="Calibri"/>
              </w:rPr>
              <w:t>0.86</w:t>
            </w:r>
          </w:p>
        </w:tc>
        <w:tc>
          <w:tcPr>
            <w:tcW w:w="1285" w:type="dxa"/>
          </w:tcPr>
          <w:p w14:paraId="612348CF" w14:textId="27FCE90A" w:rsidR="00C174AB" w:rsidRPr="004F3B18" w:rsidRDefault="007A1E07" w:rsidP="00B260E9">
            <w:pPr>
              <w:jc w:val="center"/>
              <w:rPr>
                <w:rFonts w:ascii="Calibri" w:hAnsi="Calibri" w:cs="Calibri"/>
              </w:rPr>
            </w:pPr>
            <w:r w:rsidRPr="004F3B18">
              <w:rPr>
                <w:rFonts w:ascii="Calibri" w:hAnsi="Calibri" w:cs="Calibri"/>
              </w:rPr>
              <w:t>1.55</w:t>
            </w:r>
          </w:p>
        </w:tc>
        <w:tc>
          <w:tcPr>
            <w:tcW w:w="850" w:type="dxa"/>
          </w:tcPr>
          <w:p w14:paraId="21AD1CB2" w14:textId="08270CED" w:rsidR="00C174AB" w:rsidRPr="004F3B18" w:rsidRDefault="007A1E07" w:rsidP="00B260E9">
            <w:pPr>
              <w:jc w:val="center"/>
              <w:rPr>
                <w:rFonts w:ascii="Calibri" w:hAnsi="Calibri" w:cs="Calibri"/>
              </w:rPr>
            </w:pPr>
            <w:r w:rsidRPr="004F3B18">
              <w:rPr>
                <w:rFonts w:ascii="Calibri" w:hAnsi="Calibri" w:cs="Calibri"/>
              </w:rPr>
              <w:t>3.32</w:t>
            </w:r>
          </w:p>
        </w:tc>
        <w:tc>
          <w:tcPr>
            <w:tcW w:w="851" w:type="dxa"/>
          </w:tcPr>
          <w:p w14:paraId="093296EF" w14:textId="2227EBB6" w:rsidR="00C174AB" w:rsidRPr="004F3B18" w:rsidRDefault="007A1E07" w:rsidP="00B260E9">
            <w:pPr>
              <w:jc w:val="center"/>
              <w:rPr>
                <w:rFonts w:ascii="Calibri" w:hAnsi="Calibri" w:cs="Calibri"/>
              </w:rPr>
            </w:pPr>
            <w:r w:rsidRPr="004F3B18">
              <w:rPr>
                <w:rFonts w:ascii="Calibri" w:hAnsi="Calibri" w:cs="Calibri"/>
              </w:rPr>
              <w:t>-4.24</w:t>
            </w:r>
          </w:p>
        </w:tc>
        <w:tc>
          <w:tcPr>
            <w:tcW w:w="992" w:type="dxa"/>
          </w:tcPr>
          <w:p w14:paraId="74D50020" w14:textId="4DE4DF16" w:rsidR="00C174AB" w:rsidRPr="004F3B18" w:rsidRDefault="007A1E07" w:rsidP="00B260E9">
            <w:pPr>
              <w:jc w:val="center"/>
              <w:rPr>
                <w:rFonts w:ascii="Calibri" w:hAnsi="Calibri" w:cs="Calibri"/>
              </w:rPr>
            </w:pPr>
            <w:r w:rsidRPr="004F3B18">
              <w:rPr>
                <w:rFonts w:ascii="Calibri" w:hAnsi="Calibri" w:cs="Calibri"/>
              </w:rPr>
              <w:t>3.88</w:t>
            </w:r>
          </w:p>
        </w:tc>
        <w:tc>
          <w:tcPr>
            <w:tcW w:w="941" w:type="dxa"/>
          </w:tcPr>
          <w:p w14:paraId="2A72B966" w14:textId="31241E44" w:rsidR="00C174AB" w:rsidRPr="004F3B18" w:rsidRDefault="007A1E07" w:rsidP="00B260E9">
            <w:pPr>
              <w:jc w:val="center"/>
              <w:rPr>
                <w:rFonts w:ascii="Calibri" w:hAnsi="Calibri" w:cs="Calibri"/>
              </w:rPr>
            </w:pPr>
            <w:r w:rsidRPr="004F3B18">
              <w:rPr>
                <w:rFonts w:ascii="Calibri" w:hAnsi="Calibri" w:cs="Calibri"/>
              </w:rPr>
              <w:t>-7.34</w:t>
            </w:r>
          </w:p>
        </w:tc>
      </w:tr>
      <w:tr w:rsidR="00C174AB" w:rsidRPr="004F3B18" w14:paraId="0D6B62B7" w14:textId="77777777" w:rsidTr="00B260E9">
        <w:tc>
          <w:tcPr>
            <w:tcW w:w="703" w:type="dxa"/>
            <w:vMerge/>
          </w:tcPr>
          <w:p w14:paraId="29F73919" w14:textId="77777777" w:rsidR="00C174AB" w:rsidRPr="004F3B18" w:rsidRDefault="00C174AB" w:rsidP="00B260E9">
            <w:pPr>
              <w:jc w:val="center"/>
              <w:rPr>
                <w:rFonts w:ascii="Calibri" w:hAnsi="Calibri" w:cs="Calibri"/>
              </w:rPr>
            </w:pPr>
          </w:p>
        </w:tc>
        <w:tc>
          <w:tcPr>
            <w:tcW w:w="1124" w:type="dxa"/>
            <w:vMerge/>
          </w:tcPr>
          <w:p w14:paraId="0C562EC1" w14:textId="77777777" w:rsidR="00C174AB" w:rsidRPr="004F3B18" w:rsidRDefault="00C174AB" w:rsidP="00B260E9">
            <w:pPr>
              <w:jc w:val="center"/>
              <w:rPr>
                <w:rFonts w:ascii="Calibri" w:hAnsi="Calibri" w:cs="Calibri"/>
              </w:rPr>
            </w:pPr>
          </w:p>
        </w:tc>
        <w:tc>
          <w:tcPr>
            <w:tcW w:w="851" w:type="dxa"/>
          </w:tcPr>
          <w:p w14:paraId="614C5E34" w14:textId="77777777" w:rsidR="00C174AB" w:rsidRPr="004F3B18" w:rsidRDefault="00C174AB" w:rsidP="00B260E9">
            <w:pPr>
              <w:jc w:val="center"/>
              <w:rPr>
                <w:rFonts w:ascii="Calibri" w:hAnsi="Calibri" w:cs="Calibri"/>
              </w:rPr>
            </w:pPr>
            <w:r w:rsidRPr="004F3B18">
              <w:rPr>
                <w:rFonts w:ascii="Calibri" w:hAnsi="Calibri" w:cs="Calibri"/>
              </w:rPr>
              <w:t>50</w:t>
            </w:r>
          </w:p>
        </w:tc>
        <w:tc>
          <w:tcPr>
            <w:tcW w:w="753" w:type="dxa"/>
          </w:tcPr>
          <w:p w14:paraId="49C6E4A8" w14:textId="10AA7FAA" w:rsidR="00C174AB" w:rsidRPr="004F3B18" w:rsidRDefault="00D972BC" w:rsidP="00B260E9">
            <w:pPr>
              <w:jc w:val="center"/>
              <w:rPr>
                <w:rFonts w:ascii="Calibri" w:hAnsi="Calibri" w:cs="Calibri"/>
              </w:rPr>
            </w:pPr>
            <w:r w:rsidRPr="004F3B18">
              <w:rPr>
                <w:rFonts w:ascii="Calibri" w:hAnsi="Calibri" w:cs="Calibri"/>
              </w:rPr>
              <w:t>2.66</w:t>
            </w:r>
          </w:p>
        </w:tc>
        <w:tc>
          <w:tcPr>
            <w:tcW w:w="671" w:type="dxa"/>
          </w:tcPr>
          <w:p w14:paraId="6E3ECCDB" w14:textId="206FCFF2" w:rsidR="00C174AB" w:rsidRPr="004F3B18" w:rsidRDefault="00D972BC" w:rsidP="00B260E9">
            <w:pPr>
              <w:jc w:val="center"/>
              <w:rPr>
                <w:rFonts w:ascii="Calibri" w:hAnsi="Calibri" w:cs="Calibri"/>
              </w:rPr>
            </w:pPr>
            <w:r w:rsidRPr="004F3B18">
              <w:rPr>
                <w:rFonts w:ascii="Calibri" w:hAnsi="Calibri" w:cs="Calibri"/>
              </w:rPr>
              <w:t>0.89</w:t>
            </w:r>
          </w:p>
        </w:tc>
        <w:tc>
          <w:tcPr>
            <w:tcW w:w="1285" w:type="dxa"/>
          </w:tcPr>
          <w:p w14:paraId="7A45E6DD" w14:textId="514A0386" w:rsidR="00C174AB" w:rsidRPr="004F3B18" w:rsidRDefault="00937AC7" w:rsidP="00B260E9">
            <w:pPr>
              <w:jc w:val="center"/>
              <w:rPr>
                <w:rFonts w:ascii="Calibri" w:hAnsi="Calibri" w:cs="Calibri"/>
              </w:rPr>
            </w:pPr>
            <w:r w:rsidRPr="004F3B18">
              <w:rPr>
                <w:rFonts w:ascii="Calibri" w:hAnsi="Calibri" w:cs="Calibri"/>
              </w:rPr>
              <w:t>1.41</w:t>
            </w:r>
          </w:p>
        </w:tc>
        <w:tc>
          <w:tcPr>
            <w:tcW w:w="850" w:type="dxa"/>
          </w:tcPr>
          <w:p w14:paraId="66B6AF7C" w14:textId="01880820" w:rsidR="00C174AB" w:rsidRPr="004F3B18" w:rsidRDefault="00937AC7" w:rsidP="00B260E9">
            <w:pPr>
              <w:jc w:val="center"/>
              <w:rPr>
                <w:rFonts w:ascii="Calibri" w:hAnsi="Calibri" w:cs="Calibri"/>
              </w:rPr>
            </w:pPr>
            <w:r w:rsidRPr="004F3B18">
              <w:rPr>
                <w:rFonts w:ascii="Calibri" w:hAnsi="Calibri" w:cs="Calibri"/>
              </w:rPr>
              <w:t>5.13</w:t>
            </w:r>
          </w:p>
        </w:tc>
        <w:tc>
          <w:tcPr>
            <w:tcW w:w="851" w:type="dxa"/>
          </w:tcPr>
          <w:p w14:paraId="097703FD" w14:textId="7C097D01" w:rsidR="00C174AB" w:rsidRPr="004F3B18" w:rsidRDefault="00DA3AA1" w:rsidP="00B260E9">
            <w:pPr>
              <w:jc w:val="center"/>
              <w:rPr>
                <w:rFonts w:ascii="Calibri" w:hAnsi="Calibri" w:cs="Calibri"/>
              </w:rPr>
            </w:pPr>
            <w:r w:rsidRPr="004F3B18">
              <w:rPr>
                <w:rFonts w:ascii="Calibri" w:hAnsi="Calibri" w:cs="Calibri"/>
              </w:rPr>
              <w:t>-13.68</w:t>
            </w:r>
          </w:p>
        </w:tc>
        <w:tc>
          <w:tcPr>
            <w:tcW w:w="992" w:type="dxa"/>
          </w:tcPr>
          <w:p w14:paraId="35E0AF84" w14:textId="5F2A3D9B" w:rsidR="00C174AB" w:rsidRPr="004F3B18" w:rsidRDefault="00DA3AA1" w:rsidP="00B260E9">
            <w:pPr>
              <w:jc w:val="center"/>
              <w:rPr>
                <w:rFonts w:ascii="Calibri" w:hAnsi="Calibri" w:cs="Calibri"/>
              </w:rPr>
            </w:pPr>
            <w:r w:rsidRPr="004F3B18">
              <w:rPr>
                <w:rFonts w:ascii="Calibri" w:hAnsi="Calibri" w:cs="Calibri"/>
              </w:rPr>
              <w:t>11.29</w:t>
            </w:r>
          </w:p>
        </w:tc>
        <w:tc>
          <w:tcPr>
            <w:tcW w:w="941" w:type="dxa"/>
          </w:tcPr>
          <w:p w14:paraId="07BA340C" w14:textId="7A49B0F4" w:rsidR="00C174AB" w:rsidRPr="004F3B18" w:rsidRDefault="00DA3AA1" w:rsidP="00B260E9">
            <w:pPr>
              <w:jc w:val="center"/>
              <w:rPr>
                <w:rFonts w:ascii="Calibri" w:hAnsi="Calibri" w:cs="Calibri"/>
              </w:rPr>
            </w:pPr>
            <w:r w:rsidRPr="004F3B18">
              <w:rPr>
                <w:rFonts w:ascii="Calibri" w:hAnsi="Calibri" w:cs="Calibri"/>
              </w:rPr>
              <w:t>-79.97</w:t>
            </w:r>
          </w:p>
        </w:tc>
      </w:tr>
      <w:tr w:rsidR="00C174AB" w:rsidRPr="004F3B18" w14:paraId="1248C537" w14:textId="77777777" w:rsidTr="00B260E9">
        <w:tc>
          <w:tcPr>
            <w:tcW w:w="703" w:type="dxa"/>
            <w:vMerge/>
          </w:tcPr>
          <w:p w14:paraId="6BB6BC5A" w14:textId="77777777" w:rsidR="00C174AB" w:rsidRPr="004F3B18" w:rsidRDefault="00C174AB" w:rsidP="00B260E9">
            <w:pPr>
              <w:jc w:val="center"/>
              <w:rPr>
                <w:rFonts w:ascii="Calibri" w:hAnsi="Calibri" w:cs="Calibri"/>
              </w:rPr>
            </w:pPr>
          </w:p>
        </w:tc>
        <w:tc>
          <w:tcPr>
            <w:tcW w:w="1124" w:type="dxa"/>
            <w:vMerge/>
          </w:tcPr>
          <w:p w14:paraId="5C64B989" w14:textId="77777777" w:rsidR="00C174AB" w:rsidRPr="004F3B18" w:rsidRDefault="00C174AB" w:rsidP="00B260E9">
            <w:pPr>
              <w:jc w:val="center"/>
              <w:rPr>
                <w:rFonts w:ascii="Calibri" w:hAnsi="Calibri" w:cs="Calibri"/>
              </w:rPr>
            </w:pPr>
          </w:p>
        </w:tc>
        <w:tc>
          <w:tcPr>
            <w:tcW w:w="851" w:type="dxa"/>
          </w:tcPr>
          <w:p w14:paraId="1F2EABE4" w14:textId="77777777" w:rsidR="00C174AB" w:rsidRPr="004F3B18" w:rsidRDefault="00C174AB" w:rsidP="00B260E9">
            <w:pPr>
              <w:jc w:val="center"/>
              <w:rPr>
                <w:rFonts w:ascii="Calibri" w:hAnsi="Calibri" w:cs="Calibri"/>
              </w:rPr>
            </w:pPr>
            <w:r w:rsidRPr="004F3B18">
              <w:rPr>
                <w:rFonts w:ascii="Calibri" w:hAnsi="Calibri" w:cs="Calibri"/>
              </w:rPr>
              <w:t>100</w:t>
            </w:r>
          </w:p>
        </w:tc>
        <w:tc>
          <w:tcPr>
            <w:tcW w:w="753" w:type="dxa"/>
          </w:tcPr>
          <w:p w14:paraId="5C850B9D" w14:textId="44A052F0" w:rsidR="00C174AB" w:rsidRPr="004F3B18" w:rsidRDefault="006A7D95" w:rsidP="00B260E9">
            <w:pPr>
              <w:jc w:val="center"/>
              <w:rPr>
                <w:rFonts w:ascii="Calibri" w:hAnsi="Calibri" w:cs="Calibri"/>
              </w:rPr>
            </w:pPr>
            <w:r w:rsidRPr="004F3B18">
              <w:rPr>
                <w:rFonts w:ascii="Calibri" w:hAnsi="Calibri" w:cs="Calibri"/>
              </w:rPr>
              <w:t>1.96</w:t>
            </w:r>
          </w:p>
        </w:tc>
        <w:tc>
          <w:tcPr>
            <w:tcW w:w="671" w:type="dxa"/>
          </w:tcPr>
          <w:p w14:paraId="771B724E" w14:textId="424247C0" w:rsidR="00C174AB" w:rsidRPr="004F3B18" w:rsidRDefault="006A7D95" w:rsidP="00B260E9">
            <w:pPr>
              <w:jc w:val="center"/>
              <w:rPr>
                <w:rFonts w:ascii="Calibri" w:hAnsi="Calibri" w:cs="Calibri"/>
              </w:rPr>
            </w:pPr>
            <w:r w:rsidRPr="004F3B18">
              <w:rPr>
                <w:rFonts w:ascii="Calibri" w:hAnsi="Calibri" w:cs="Calibri"/>
              </w:rPr>
              <w:t>0.94</w:t>
            </w:r>
          </w:p>
        </w:tc>
        <w:tc>
          <w:tcPr>
            <w:tcW w:w="1285" w:type="dxa"/>
          </w:tcPr>
          <w:p w14:paraId="72FD063B" w14:textId="01ADFAEC" w:rsidR="00C174AB" w:rsidRPr="004F3B18" w:rsidRDefault="006A7D95" w:rsidP="00B260E9">
            <w:pPr>
              <w:jc w:val="center"/>
              <w:rPr>
                <w:rFonts w:ascii="Calibri" w:hAnsi="Calibri" w:cs="Calibri"/>
              </w:rPr>
            </w:pPr>
            <w:r w:rsidRPr="004F3B18">
              <w:rPr>
                <w:rFonts w:ascii="Calibri" w:hAnsi="Calibri" w:cs="Calibri"/>
              </w:rPr>
              <w:t>0.59</w:t>
            </w:r>
          </w:p>
        </w:tc>
        <w:tc>
          <w:tcPr>
            <w:tcW w:w="850" w:type="dxa"/>
          </w:tcPr>
          <w:p w14:paraId="6FE4F4D9" w14:textId="39E532EF" w:rsidR="00C174AB" w:rsidRPr="004F3B18" w:rsidRDefault="006A7D95" w:rsidP="00B260E9">
            <w:pPr>
              <w:jc w:val="center"/>
              <w:rPr>
                <w:rFonts w:ascii="Calibri" w:hAnsi="Calibri" w:cs="Calibri"/>
              </w:rPr>
            </w:pPr>
            <w:r w:rsidRPr="004F3B18">
              <w:rPr>
                <w:rFonts w:ascii="Calibri" w:hAnsi="Calibri" w:cs="Calibri"/>
              </w:rPr>
              <w:t>2.9</w:t>
            </w:r>
          </w:p>
        </w:tc>
        <w:tc>
          <w:tcPr>
            <w:tcW w:w="851" w:type="dxa"/>
          </w:tcPr>
          <w:p w14:paraId="3D922CEE" w14:textId="34C04D49" w:rsidR="00C174AB" w:rsidRPr="004F3B18" w:rsidRDefault="006A7D95" w:rsidP="00B260E9">
            <w:pPr>
              <w:jc w:val="center"/>
              <w:rPr>
                <w:rFonts w:ascii="Calibri" w:hAnsi="Calibri" w:cs="Calibri"/>
              </w:rPr>
            </w:pPr>
            <w:r w:rsidRPr="004F3B18">
              <w:rPr>
                <w:rFonts w:ascii="Calibri" w:hAnsi="Calibri" w:cs="Calibri"/>
              </w:rPr>
              <w:t>-3.</w:t>
            </w:r>
            <w:r w:rsidR="001E3483" w:rsidRPr="004F3B18">
              <w:rPr>
                <w:rFonts w:ascii="Calibri" w:hAnsi="Calibri" w:cs="Calibri"/>
              </w:rPr>
              <w:t>0</w:t>
            </w:r>
          </w:p>
        </w:tc>
        <w:tc>
          <w:tcPr>
            <w:tcW w:w="992" w:type="dxa"/>
          </w:tcPr>
          <w:p w14:paraId="2BD2894B" w14:textId="4D1B4033" w:rsidR="00C174AB" w:rsidRPr="004F3B18" w:rsidRDefault="001E3483" w:rsidP="00B260E9">
            <w:pPr>
              <w:jc w:val="center"/>
              <w:rPr>
                <w:rFonts w:ascii="Calibri" w:hAnsi="Calibri" w:cs="Calibri"/>
              </w:rPr>
            </w:pPr>
            <w:r w:rsidRPr="004F3B18">
              <w:rPr>
                <w:rFonts w:ascii="Calibri" w:hAnsi="Calibri" w:cs="Calibri"/>
              </w:rPr>
              <w:t>3.1</w:t>
            </w:r>
          </w:p>
        </w:tc>
        <w:tc>
          <w:tcPr>
            <w:tcW w:w="941" w:type="dxa"/>
          </w:tcPr>
          <w:p w14:paraId="46E9CC20" w14:textId="54B69BA4" w:rsidR="00C174AB" w:rsidRPr="004F3B18" w:rsidRDefault="001E3483" w:rsidP="00B260E9">
            <w:pPr>
              <w:jc w:val="center"/>
              <w:rPr>
                <w:rFonts w:ascii="Calibri" w:hAnsi="Calibri" w:cs="Calibri"/>
              </w:rPr>
            </w:pPr>
            <w:r w:rsidRPr="004F3B18">
              <w:rPr>
                <w:rFonts w:ascii="Calibri" w:hAnsi="Calibri" w:cs="Calibri"/>
              </w:rPr>
              <w:t>-4.39</w:t>
            </w:r>
          </w:p>
        </w:tc>
      </w:tr>
      <w:tr w:rsidR="00C174AB" w:rsidRPr="004F3B18" w14:paraId="16E030D2" w14:textId="77777777" w:rsidTr="00B260E9">
        <w:tc>
          <w:tcPr>
            <w:tcW w:w="703" w:type="dxa"/>
            <w:vMerge/>
          </w:tcPr>
          <w:p w14:paraId="0CC27D71" w14:textId="77777777" w:rsidR="00C174AB" w:rsidRPr="004F3B18" w:rsidRDefault="00C174AB" w:rsidP="00B260E9">
            <w:pPr>
              <w:jc w:val="center"/>
              <w:rPr>
                <w:rFonts w:ascii="Calibri" w:hAnsi="Calibri" w:cs="Calibri"/>
              </w:rPr>
            </w:pPr>
          </w:p>
        </w:tc>
        <w:tc>
          <w:tcPr>
            <w:tcW w:w="1124" w:type="dxa"/>
            <w:vMerge/>
          </w:tcPr>
          <w:p w14:paraId="1C52FCD8" w14:textId="77777777" w:rsidR="00C174AB" w:rsidRPr="004F3B18" w:rsidRDefault="00C174AB" w:rsidP="00B260E9">
            <w:pPr>
              <w:jc w:val="center"/>
              <w:rPr>
                <w:rFonts w:ascii="Calibri" w:hAnsi="Calibri" w:cs="Calibri"/>
              </w:rPr>
            </w:pPr>
          </w:p>
        </w:tc>
        <w:tc>
          <w:tcPr>
            <w:tcW w:w="851" w:type="dxa"/>
          </w:tcPr>
          <w:p w14:paraId="36BAA510" w14:textId="77777777" w:rsidR="00C174AB" w:rsidRPr="004F3B18" w:rsidRDefault="00C174AB" w:rsidP="00B260E9">
            <w:pPr>
              <w:jc w:val="center"/>
              <w:rPr>
                <w:rFonts w:ascii="Calibri" w:hAnsi="Calibri" w:cs="Calibri"/>
              </w:rPr>
            </w:pPr>
            <w:r w:rsidRPr="004F3B18">
              <w:rPr>
                <w:rFonts w:ascii="Calibri" w:hAnsi="Calibri" w:cs="Calibri"/>
              </w:rPr>
              <w:t>150</w:t>
            </w:r>
          </w:p>
        </w:tc>
        <w:tc>
          <w:tcPr>
            <w:tcW w:w="753" w:type="dxa"/>
          </w:tcPr>
          <w:p w14:paraId="315B324D" w14:textId="4E0D27AF" w:rsidR="00C174AB" w:rsidRPr="004F3B18" w:rsidRDefault="00792259" w:rsidP="00B260E9">
            <w:pPr>
              <w:jc w:val="center"/>
              <w:rPr>
                <w:rFonts w:ascii="Calibri" w:hAnsi="Calibri" w:cs="Calibri"/>
              </w:rPr>
            </w:pPr>
            <w:r w:rsidRPr="004F3B18">
              <w:rPr>
                <w:rFonts w:ascii="Calibri" w:hAnsi="Calibri" w:cs="Calibri"/>
              </w:rPr>
              <w:t>1.88</w:t>
            </w:r>
          </w:p>
        </w:tc>
        <w:tc>
          <w:tcPr>
            <w:tcW w:w="671" w:type="dxa"/>
          </w:tcPr>
          <w:p w14:paraId="12A5857F" w14:textId="796D965C" w:rsidR="00C174AB" w:rsidRPr="004F3B18" w:rsidRDefault="00792259" w:rsidP="00B260E9">
            <w:pPr>
              <w:jc w:val="center"/>
              <w:rPr>
                <w:rFonts w:ascii="Calibri" w:hAnsi="Calibri" w:cs="Calibri"/>
              </w:rPr>
            </w:pPr>
            <w:r w:rsidRPr="004F3B18">
              <w:rPr>
                <w:rFonts w:ascii="Calibri" w:hAnsi="Calibri" w:cs="Calibri"/>
              </w:rPr>
              <w:t>0.94</w:t>
            </w:r>
          </w:p>
        </w:tc>
        <w:tc>
          <w:tcPr>
            <w:tcW w:w="1285" w:type="dxa"/>
          </w:tcPr>
          <w:p w14:paraId="72FF2496" w14:textId="32C3C5FE" w:rsidR="00C174AB" w:rsidRPr="004F3B18" w:rsidRDefault="00E5634B" w:rsidP="00B260E9">
            <w:pPr>
              <w:jc w:val="center"/>
              <w:rPr>
                <w:rFonts w:ascii="Calibri" w:hAnsi="Calibri" w:cs="Calibri"/>
              </w:rPr>
            </w:pPr>
            <w:r w:rsidRPr="004F3B18">
              <w:rPr>
                <w:rFonts w:ascii="Calibri" w:hAnsi="Calibri" w:cs="Calibri"/>
              </w:rPr>
              <w:t>0.65</w:t>
            </w:r>
          </w:p>
        </w:tc>
        <w:tc>
          <w:tcPr>
            <w:tcW w:w="850" w:type="dxa"/>
          </w:tcPr>
          <w:p w14:paraId="412B8B53" w14:textId="665D95A2" w:rsidR="00C174AB" w:rsidRPr="004F3B18" w:rsidRDefault="00E5634B" w:rsidP="00B260E9">
            <w:pPr>
              <w:jc w:val="center"/>
              <w:rPr>
                <w:rFonts w:ascii="Calibri" w:hAnsi="Calibri" w:cs="Calibri"/>
              </w:rPr>
            </w:pPr>
            <w:r w:rsidRPr="004F3B18">
              <w:rPr>
                <w:rFonts w:ascii="Calibri" w:hAnsi="Calibri" w:cs="Calibri"/>
              </w:rPr>
              <w:t>3.38</w:t>
            </w:r>
          </w:p>
        </w:tc>
        <w:tc>
          <w:tcPr>
            <w:tcW w:w="851" w:type="dxa"/>
          </w:tcPr>
          <w:p w14:paraId="3E8CBA4E" w14:textId="036FAF0A" w:rsidR="00C174AB" w:rsidRPr="004F3B18" w:rsidRDefault="00E5634B" w:rsidP="00B260E9">
            <w:pPr>
              <w:jc w:val="center"/>
              <w:rPr>
                <w:rFonts w:ascii="Calibri" w:hAnsi="Calibri" w:cs="Calibri"/>
              </w:rPr>
            </w:pPr>
            <w:r w:rsidRPr="004F3B18">
              <w:rPr>
                <w:rFonts w:ascii="Calibri" w:hAnsi="Calibri" w:cs="Calibri"/>
              </w:rPr>
              <w:t>-4.38</w:t>
            </w:r>
          </w:p>
        </w:tc>
        <w:tc>
          <w:tcPr>
            <w:tcW w:w="992" w:type="dxa"/>
          </w:tcPr>
          <w:p w14:paraId="37D4234B" w14:textId="5D603770" w:rsidR="00C174AB" w:rsidRPr="004F3B18" w:rsidRDefault="00B02FD5" w:rsidP="00B260E9">
            <w:pPr>
              <w:jc w:val="center"/>
              <w:rPr>
                <w:rFonts w:ascii="Calibri" w:hAnsi="Calibri" w:cs="Calibri"/>
              </w:rPr>
            </w:pPr>
            <w:r w:rsidRPr="004F3B18">
              <w:rPr>
                <w:rFonts w:ascii="Calibri" w:hAnsi="Calibri" w:cs="Calibri"/>
              </w:rPr>
              <w:t>4.39</w:t>
            </w:r>
          </w:p>
        </w:tc>
        <w:tc>
          <w:tcPr>
            <w:tcW w:w="941" w:type="dxa"/>
          </w:tcPr>
          <w:p w14:paraId="605ACFBB" w14:textId="55E440A1" w:rsidR="00C174AB" w:rsidRPr="004F3B18" w:rsidRDefault="00B02FD5" w:rsidP="00B260E9">
            <w:pPr>
              <w:jc w:val="center"/>
              <w:rPr>
                <w:rFonts w:ascii="Calibri" w:hAnsi="Calibri" w:cs="Calibri"/>
              </w:rPr>
            </w:pPr>
            <w:r w:rsidRPr="004F3B18">
              <w:rPr>
                <w:rFonts w:ascii="Calibri" w:hAnsi="Calibri" w:cs="Calibri"/>
              </w:rPr>
              <w:t>-9.85</w:t>
            </w:r>
          </w:p>
        </w:tc>
      </w:tr>
      <w:tr w:rsidR="00C174AB" w:rsidRPr="004F3B18" w14:paraId="56D27C31" w14:textId="77777777" w:rsidTr="00B260E9">
        <w:tc>
          <w:tcPr>
            <w:tcW w:w="703" w:type="dxa"/>
            <w:vMerge/>
          </w:tcPr>
          <w:p w14:paraId="31BDB3BE" w14:textId="77777777" w:rsidR="00C174AB" w:rsidRPr="004F3B18" w:rsidRDefault="00C174AB" w:rsidP="00B260E9">
            <w:pPr>
              <w:jc w:val="center"/>
              <w:rPr>
                <w:rFonts w:ascii="Calibri" w:hAnsi="Calibri" w:cs="Calibri"/>
              </w:rPr>
            </w:pPr>
          </w:p>
        </w:tc>
        <w:tc>
          <w:tcPr>
            <w:tcW w:w="1124" w:type="dxa"/>
            <w:vMerge w:val="restart"/>
          </w:tcPr>
          <w:p w14:paraId="55A5567D" w14:textId="77777777" w:rsidR="00C174AB" w:rsidRPr="004F3B18" w:rsidRDefault="00C174AB" w:rsidP="00B260E9">
            <w:pPr>
              <w:jc w:val="center"/>
              <w:rPr>
                <w:rFonts w:ascii="Calibri" w:hAnsi="Calibri" w:cs="Calibri"/>
              </w:rPr>
            </w:pPr>
            <w:r w:rsidRPr="004F3B18">
              <w:rPr>
                <w:rFonts w:ascii="Calibri" w:hAnsi="Calibri" w:cs="Calibri"/>
              </w:rPr>
              <w:t>25</w:t>
            </w:r>
          </w:p>
        </w:tc>
        <w:tc>
          <w:tcPr>
            <w:tcW w:w="851" w:type="dxa"/>
          </w:tcPr>
          <w:p w14:paraId="42F3EAC7" w14:textId="77777777" w:rsidR="00C174AB" w:rsidRPr="004F3B18" w:rsidRDefault="00C174AB" w:rsidP="00B260E9">
            <w:pPr>
              <w:jc w:val="center"/>
              <w:rPr>
                <w:rFonts w:ascii="Calibri" w:hAnsi="Calibri" w:cs="Calibri"/>
              </w:rPr>
            </w:pPr>
            <w:r w:rsidRPr="004F3B18">
              <w:rPr>
                <w:rFonts w:ascii="Calibri" w:hAnsi="Calibri" w:cs="Calibri"/>
              </w:rPr>
              <w:t>20</w:t>
            </w:r>
          </w:p>
        </w:tc>
        <w:tc>
          <w:tcPr>
            <w:tcW w:w="753" w:type="dxa"/>
          </w:tcPr>
          <w:p w14:paraId="2282A751" w14:textId="4C66E3AB" w:rsidR="00C174AB" w:rsidRPr="004F3B18" w:rsidRDefault="002A5CF6" w:rsidP="00B260E9">
            <w:pPr>
              <w:jc w:val="center"/>
              <w:rPr>
                <w:rFonts w:ascii="Calibri" w:hAnsi="Calibri" w:cs="Calibri"/>
              </w:rPr>
            </w:pPr>
            <w:r w:rsidRPr="004F3B18">
              <w:rPr>
                <w:rFonts w:ascii="Calibri" w:hAnsi="Calibri" w:cs="Calibri"/>
              </w:rPr>
              <w:t>3.04</w:t>
            </w:r>
          </w:p>
        </w:tc>
        <w:tc>
          <w:tcPr>
            <w:tcW w:w="671" w:type="dxa"/>
          </w:tcPr>
          <w:p w14:paraId="09598BCC" w14:textId="35F6A959" w:rsidR="00C174AB" w:rsidRPr="004F3B18" w:rsidRDefault="002A5CF6" w:rsidP="00B260E9">
            <w:pPr>
              <w:jc w:val="center"/>
              <w:rPr>
                <w:rFonts w:ascii="Calibri" w:hAnsi="Calibri" w:cs="Calibri"/>
              </w:rPr>
            </w:pPr>
            <w:r w:rsidRPr="004F3B18">
              <w:rPr>
                <w:rFonts w:ascii="Calibri" w:hAnsi="Calibri" w:cs="Calibri"/>
              </w:rPr>
              <w:t>0.86</w:t>
            </w:r>
          </w:p>
        </w:tc>
        <w:tc>
          <w:tcPr>
            <w:tcW w:w="1285" w:type="dxa"/>
          </w:tcPr>
          <w:p w14:paraId="4B54BB85" w14:textId="5F15E18E" w:rsidR="00C174AB" w:rsidRPr="004F3B18" w:rsidRDefault="00E46D63" w:rsidP="00B260E9">
            <w:pPr>
              <w:jc w:val="center"/>
              <w:rPr>
                <w:rFonts w:ascii="Calibri" w:hAnsi="Calibri" w:cs="Calibri"/>
              </w:rPr>
            </w:pPr>
            <w:r w:rsidRPr="004F3B18">
              <w:rPr>
                <w:rFonts w:ascii="Calibri" w:hAnsi="Calibri" w:cs="Calibri"/>
              </w:rPr>
              <w:t>1.8</w:t>
            </w:r>
          </w:p>
        </w:tc>
        <w:tc>
          <w:tcPr>
            <w:tcW w:w="850" w:type="dxa"/>
          </w:tcPr>
          <w:p w14:paraId="0CAAAFD1" w14:textId="763CA72F" w:rsidR="00C174AB" w:rsidRPr="004F3B18" w:rsidRDefault="00E46D63" w:rsidP="00B260E9">
            <w:pPr>
              <w:jc w:val="center"/>
              <w:rPr>
                <w:rFonts w:ascii="Calibri" w:hAnsi="Calibri" w:cs="Calibri"/>
              </w:rPr>
            </w:pPr>
            <w:r w:rsidRPr="004F3B18">
              <w:rPr>
                <w:rFonts w:ascii="Calibri" w:hAnsi="Calibri" w:cs="Calibri"/>
              </w:rPr>
              <w:t>4.71</w:t>
            </w:r>
          </w:p>
        </w:tc>
        <w:tc>
          <w:tcPr>
            <w:tcW w:w="851" w:type="dxa"/>
          </w:tcPr>
          <w:p w14:paraId="0B2797E1" w14:textId="4F8EA757" w:rsidR="00C174AB" w:rsidRPr="004F3B18" w:rsidRDefault="00E46D63" w:rsidP="00B260E9">
            <w:pPr>
              <w:jc w:val="center"/>
              <w:rPr>
                <w:rFonts w:ascii="Calibri" w:hAnsi="Calibri" w:cs="Calibri"/>
              </w:rPr>
            </w:pPr>
            <w:r w:rsidRPr="004F3B18">
              <w:rPr>
                <w:rFonts w:ascii="Calibri" w:hAnsi="Calibri" w:cs="Calibri"/>
              </w:rPr>
              <w:t>-9.69</w:t>
            </w:r>
          </w:p>
        </w:tc>
        <w:tc>
          <w:tcPr>
            <w:tcW w:w="992" w:type="dxa"/>
          </w:tcPr>
          <w:p w14:paraId="08FA5A00" w14:textId="71DCD366" w:rsidR="00C174AB" w:rsidRPr="004F3B18" w:rsidRDefault="00E46D63" w:rsidP="00B260E9">
            <w:pPr>
              <w:jc w:val="center"/>
              <w:rPr>
                <w:rFonts w:ascii="Calibri" w:hAnsi="Calibri" w:cs="Calibri"/>
              </w:rPr>
            </w:pPr>
            <w:r w:rsidRPr="004F3B18">
              <w:rPr>
                <w:rFonts w:ascii="Calibri" w:hAnsi="Calibri" w:cs="Calibri"/>
              </w:rPr>
              <w:t>6.63</w:t>
            </w:r>
          </w:p>
        </w:tc>
        <w:tc>
          <w:tcPr>
            <w:tcW w:w="941" w:type="dxa"/>
          </w:tcPr>
          <w:p w14:paraId="075B5B84" w14:textId="697787EB" w:rsidR="00C174AB" w:rsidRPr="004F3B18" w:rsidRDefault="00E118BB" w:rsidP="00B260E9">
            <w:pPr>
              <w:jc w:val="center"/>
              <w:rPr>
                <w:rFonts w:ascii="Calibri" w:hAnsi="Calibri" w:cs="Calibri"/>
              </w:rPr>
            </w:pPr>
            <w:r w:rsidRPr="004F3B18">
              <w:rPr>
                <w:rFonts w:ascii="Calibri" w:hAnsi="Calibri" w:cs="Calibri"/>
              </w:rPr>
              <w:t>-23.57</w:t>
            </w:r>
          </w:p>
        </w:tc>
      </w:tr>
      <w:tr w:rsidR="00C174AB" w:rsidRPr="004F3B18" w14:paraId="322AE560" w14:textId="77777777" w:rsidTr="00B260E9">
        <w:tc>
          <w:tcPr>
            <w:tcW w:w="703" w:type="dxa"/>
            <w:vMerge/>
          </w:tcPr>
          <w:p w14:paraId="63F34834" w14:textId="77777777" w:rsidR="00C174AB" w:rsidRPr="004F3B18" w:rsidRDefault="00C174AB" w:rsidP="00B260E9">
            <w:pPr>
              <w:jc w:val="center"/>
              <w:rPr>
                <w:rFonts w:ascii="Calibri" w:hAnsi="Calibri" w:cs="Calibri"/>
              </w:rPr>
            </w:pPr>
          </w:p>
        </w:tc>
        <w:tc>
          <w:tcPr>
            <w:tcW w:w="1124" w:type="dxa"/>
            <w:vMerge/>
          </w:tcPr>
          <w:p w14:paraId="0725DC05" w14:textId="77777777" w:rsidR="00C174AB" w:rsidRPr="004F3B18" w:rsidRDefault="00C174AB" w:rsidP="00B260E9">
            <w:pPr>
              <w:jc w:val="center"/>
              <w:rPr>
                <w:rFonts w:ascii="Calibri" w:hAnsi="Calibri" w:cs="Calibri"/>
              </w:rPr>
            </w:pPr>
          </w:p>
        </w:tc>
        <w:tc>
          <w:tcPr>
            <w:tcW w:w="851" w:type="dxa"/>
          </w:tcPr>
          <w:p w14:paraId="52765939" w14:textId="77777777" w:rsidR="00C174AB" w:rsidRPr="004F3B18" w:rsidRDefault="00C174AB" w:rsidP="00B260E9">
            <w:pPr>
              <w:jc w:val="center"/>
              <w:rPr>
                <w:rFonts w:ascii="Calibri" w:hAnsi="Calibri" w:cs="Calibri"/>
              </w:rPr>
            </w:pPr>
            <w:r w:rsidRPr="004F3B18">
              <w:rPr>
                <w:rFonts w:ascii="Calibri" w:hAnsi="Calibri" w:cs="Calibri"/>
              </w:rPr>
              <w:t>50</w:t>
            </w:r>
          </w:p>
        </w:tc>
        <w:tc>
          <w:tcPr>
            <w:tcW w:w="753" w:type="dxa"/>
          </w:tcPr>
          <w:p w14:paraId="2149BC65" w14:textId="4C59F1C2" w:rsidR="00C174AB" w:rsidRPr="004F3B18" w:rsidRDefault="00A62B7C" w:rsidP="00B260E9">
            <w:pPr>
              <w:jc w:val="center"/>
              <w:rPr>
                <w:rFonts w:ascii="Calibri" w:hAnsi="Calibri" w:cs="Calibri"/>
              </w:rPr>
            </w:pPr>
            <w:r w:rsidRPr="004F3B18">
              <w:rPr>
                <w:rFonts w:ascii="Calibri" w:hAnsi="Calibri" w:cs="Calibri"/>
              </w:rPr>
              <w:t>2.37</w:t>
            </w:r>
          </w:p>
        </w:tc>
        <w:tc>
          <w:tcPr>
            <w:tcW w:w="671" w:type="dxa"/>
          </w:tcPr>
          <w:p w14:paraId="24CD3C9E" w14:textId="14E3753A" w:rsidR="00C174AB" w:rsidRPr="004F3B18" w:rsidRDefault="00A62B7C" w:rsidP="00B260E9">
            <w:pPr>
              <w:jc w:val="center"/>
              <w:rPr>
                <w:rFonts w:ascii="Calibri" w:hAnsi="Calibri" w:cs="Calibri"/>
              </w:rPr>
            </w:pPr>
            <w:r w:rsidRPr="004F3B18">
              <w:rPr>
                <w:rFonts w:ascii="Calibri" w:hAnsi="Calibri" w:cs="Calibri"/>
              </w:rPr>
              <w:t>0.9</w:t>
            </w:r>
          </w:p>
        </w:tc>
        <w:tc>
          <w:tcPr>
            <w:tcW w:w="1285" w:type="dxa"/>
          </w:tcPr>
          <w:p w14:paraId="709B4FA3" w14:textId="37A01423" w:rsidR="00C174AB" w:rsidRPr="004F3B18" w:rsidRDefault="001A73F7" w:rsidP="00B260E9">
            <w:pPr>
              <w:jc w:val="center"/>
              <w:rPr>
                <w:rFonts w:ascii="Calibri" w:hAnsi="Calibri" w:cs="Calibri"/>
              </w:rPr>
            </w:pPr>
            <w:r w:rsidRPr="004F3B18">
              <w:rPr>
                <w:rFonts w:ascii="Calibri" w:hAnsi="Calibri" w:cs="Calibri"/>
              </w:rPr>
              <w:t>2.67</w:t>
            </w:r>
          </w:p>
        </w:tc>
        <w:tc>
          <w:tcPr>
            <w:tcW w:w="850" w:type="dxa"/>
          </w:tcPr>
          <w:p w14:paraId="114B230B" w14:textId="760014BE" w:rsidR="00C174AB" w:rsidRPr="004F3B18" w:rsidRDefault="00942C20" w:rsidP="00B260E9">
            <w:pPr>
              <w:jc w:val="center"/>
              <w:rPr>
                <w:rFonts w:ascii="Calibri" w:hAnsi="Calibri" w:cs="Calibri"/>
              </w:rPr>
            </w:pPr>
            <w:r w:rsidRPr="004F3B18">
              <w:rPr>
                <w:rFonts w:ascii="Calibri" w:hAnsi="Calibri" w:cs="Calibri"/>
              </w:rPr>
              <w:t>9.24</w:t>
            </w:r>
          </w:p>
        </w:tc>
        <w:tc>
          <w:tcPr>
            <w:tcW w:w="851" w:type="dxa"/>
          </w:tcPr>
          <w:p w14:paraId="0A8C162C" w14:textId="26B37B2F" w:rsidR="00C174AB" w:rsidRPr="004F3B18" w:rsidRDefault="00942C20" w:rsidP="00B260E9">
            <w:pPr>
              <w:jc w:val="center"/>
              <w:rPr>
                <w:rFonts w:ascii="Calibri" w:hAnsi="Calibri" w:cs="Calibri"/>
              </w:rPr>
            </w:pPr>
            <w:r w:rsidRPr="004F3B18">
              <w:rPr>
                <w:rFonts w:ascii="Calibri" w:hAnsi="Calibri" w:cs="Calibri"/>
              </w:rPr>
              <w:t>-40.19</w:t>
            </w:r>
          </w:p>
        </w:tc>
        <w:tc>
          <w:tcPr>
            <w:tcW w:w="992" w:type="dxa"/>
          </w:tcPr>
          <w:p w14:paraId="3B3B39CD" w14:textId="53803581" w:rsidR="00C174AB" w:rsidRPr="004F3B18" w:rsidRDefault="00942C20" w:rsidP="00B260E9">
            <w:pPr>
              <w:jc w:val="center"/>
              <w:rPr>
                <w:rFonts w:ascii="Calibri" w:hAnsi="Calibri" w:cs="Calibri"/>
              </w:rPr>
            </w:pPr>
            <w:r w:rsidRPr="004F3B18">
              <w:rPr>
                <w:rFonts w:ascii="Calibri" w:hAnsi="Calibri" w:cs="Calibri"/>
              </w:rPr>
              <w:t>15.93</w:t>
            </w:r>
          </w:p>
        </w:tc>
        <w:tc>
          <w:tcPr>
            <w:tcW w:w="941" w:type="dxa"/>
          </w:tcPr>
          <w:p w14:paraId="6A254091" w14:textId="56B9222C" w:rsidR="00C174AB" w:rsidRPr="004F3B18" w:rsidRDefault="00942C20" w:rsidP="00B260E9">
            <w:pPr>
              <w:jc w:val="center"/>
              <w:rPr>
                <w:rFonts w:ascii="Calibri" w:hAnsi="Calibri" w:cs="Calibri"/>
              </w:rPr>
            </w:pPr>
            <w:r w:rsidRPr="004F3B18">
              <w:rPr>
                <w:rFonts w:ascii="Calibri" w:hAnsi="Calibri" w:cs="Calibri"/>
              </w:rPr>
              <w:t>-148.71</w:t>
            </w:r>
          </w:p>
        </w:tc>
      </w:tr>
      <w:tr w:rsidR="00C174AB" w:rsidRPr="004F3B18" w14:paraId="3AADCED1" w14:textId="77777777" w:rsidTr="00B260E9">
        <w:tc>
          <w:tcPr>
            <w:tcW w:w="703" w:type="dxa"/>
            <w:vMerge/>
          </w:tcPr>
          <w:p w14:paraId="32AE6087" w14:textId="77777777" w:rsidR="00C174AB" w:rsidRPr="004F3B18" w:rsidRDefault="00C174AB" w:rsidP="00B260E9">
            <w:pPr>
              <w:jc w:val="center"/>
              <w:rPr>
                <w:rFonts w:ascii="Calibri" w:hAnsi="Calibri" w:cs="Calibri"/>
              </w:rPr>
            </w:pPr>
          </w:p>
        </w:tc>
        <w:tc>
          <w:tcPr>
            <w:tcW w:w="1124" w:type="dxa"/>
            <w:vMerge/>
          </w:tcPr>
          <w:p w14:paraId="66B9EDE9" w14:textId="77777777" w:rsidR="00C174AB" w:rsidRPr="004F3B18" w:rsidRDefault="00C174AB" w:rsidP="00B260E9">
            <w:pPr>
              <w:jc w:val="center"/>
              <w:rPr>
                <w:rFonts w:ascii="Calibri" w:hAnsi="Calibri" w:cs="Calibri"/>
              </w:rPr>
            </w:pPr>
          </w:p>
        </w:tc>
        <w:tc>
          <w:tcPr>
            <w:tcW w:w="851" w:type="dxa"/>
          </w:tcPr>
          <w:p w14:paraId="05E8FFCE" w14:textId="77777777" w:rsidR="00C174AB" w:rsidRPr="004F3B18" w:rsidRDefault="00C174AB" w:rsidP="00B260E9">
            <w:pPr>
              <w:jc w:val="center"/>
              <w:rPr>
                <w:rFonts w:ascii="Calibri" w:hAnsi="Calibri" w:cs="Calibri"/>
              </w:rPr>
            </w:pPr>
            <w:r w:rsidRPr="004F3B18">
              <w:rPr>
                <w:rFonts w:ascii="Calibri" w:hAnsi="Calibri" w:cs="Calibri"/>
              </w:rPr>
              <w:t>100</w:t>
            </w:r>
          </w:p>
        </w:tc>
        <w:tc>
          <w:tcPr>
            <w:tcW w:w="753" w:type="dxa"/>
          </w:tcPr>
          <w:p w14:paraId="56AA347D" w14:textId="62F222DC" w:rsidR="00C174AB" w:rsidRPr="004F3B18" w:rsidRDefault="00A86B91" w:rsidP="00B260E9">
            <w:pPr>
              <w:jc w:val="center"/>
              <w:rPr>
                <w:rFonts w:ascii="Calibri" w:hAnsi="Calibri" w:cs="Calibri"/>
              </w:rPr>
            </w:pPr>
            <w:r w:rsidRPr="004F3B18">
              <w:rPr>
                <w:rFonts w:ascii="Calibri" w:hAnsi="Calibri" w:cs="Calibri"/>
              </w:rPr>
              <w:t>2.04</w:t>
            </w:r>
          </w:p>
        </w:tc>
        <w:tc>
          <w:tcPr>
            <w:tcW w:w="671" w:type="dxa"/>
          </w:tcPr>
          <w:p w14:paraId="5AAC7128" w14:textId="20D1C159" w:rsidR="00C174AB" w:rsidRPr="004F3B18" w:rsidRDefault="005E14AB" w:rsidP="00B260E9">
            <w:pPr>
              <w:jc w:val="center"/>
              <w:rPr>
                <w:rFonts w:ascii="Calibri" w:hAnsi="Calibri" w:cs="Calibri"/>
              </w:rPr>
            </w:pPr>
            <w:r w:rsidRPr="004F3B18">
              <w:rPr>
                <w:rFonts w:ascii="Calibri" w:hAnsi="Calibri" w:cs="Calibri"/>
              </w:rPr>
              <w:t>0.94</w:t>
            </w:r>
          </w:p>
        </w:tc>
        <w:tc>
          <w:tcPr>
            <w:tcW w:w="1285" w:type="dxa"/>
          </w:tcPr>
          <w:p w14:paraId="247DEBE4" w14:textId="19790F7A" w:rsidR="00C174AB" w:rsidRPr="004F3B18" w:rsidRDefault="005E14AB" w:rsidP="00B260E9">
            <w:pPr>
              <w:jc w:val="center"/>
              <w:rPr>
                <w:rFonts w:ascii="Calibri" w:hAnsi="Calibri" w:cs="Calibri"/>
              </w:rPr>
            </w:pPr>
            <w:r w:rsidRPr="004F3B18">
              <w:rPr>
                <w:rFonts w:ascii="Calibri" w:hAnsi="Calibri" w:cs="Calibri"/>
              </w:rPr>
              <w:t>0.76</w:t>
            </w:r>
          </w:p>
        </w:tc>
        <w:tc>
          <w:tcPr>
            <w:tcW w:w="850" w:type="dxa"/>
          </w:tcPr>
          <w:p w14:paraId="0DCF53F0" w14:textId="742B2459" w:rsidR="00C174AB" w:rsidRPr="004F3B18" w:rsidRDefault="005E14AB" w:rsidP="00B260E9">
            <w:pPr>
              <w:jc w:val="center"/>
              <w:rPr>
                <w:rFonts w:ascii="Calibri" w:hAnsi="Calibri" w:cs="Calibri"/>
              </w:rPr>
            </w:pPr>
            <w:r w:rsidRPr="004F3B18">
              <w:rPr>
                <w:rFonts w:ascii="Calibri" w:hAnsi="Calibri" w:cs="Calibri"/>
              </w:rPr>
              <w:t>3.59</w:t>
            </w:r>
          </w:p>
        </w:tc>
        <w:tc>
          <w:tcPr>
            <w:tcW w:w="851" w:type="dxa"/>
          </w:tcPr>
          <w:p w14:paraId="65D3C3F3" w14:textId="6C73CE50" w:rsidR="00C174AB" w:rsidRPr="004F3B18" w:rsidRDefault="008F55B1" w:rsidP="00B260E9">
            <w:pPr>
              <w:jc w:val="center"/>
              <w:rPr>
                <w:rFonts w:ascii="Calibri" w:hAnsi="Calibri" w:cs="Calibri"/>
              </w:rPr>
            </w:pPr>
            <w:r w:rsidRPr="004F3B18">
              <w:rPr>
                <w:rFonts w:ascii="Calibri" w:hAnsi="Calibri" w:cs="Calibri"/>
              </w:rPr>
              <w:t>-5.11</w:t>
            </w:r>
          </w:p>
        </w:tc>
        <w:tc>
          <w:tcPr>
            <w:tcW w:w="992" w:type="dxa"/>
          </w:tcPr>
          <w:p w14:paraId="0811301A" w14:textId="4AACB55F" w:rsidR="00C174AB" w:rsidRPr="004F3B18" w:rsidRDefault="008F55B1" w:rsidP="00B260E9">
            <w:pPr>
              <w:jc w:val="center"/>
              <w:rPr>
                <w:rFonts w:ascii="Calibri" w:hAnsi="Calibri" w:cs="Calibri"/>
              </w:rPr>
            </w:pPr>
            <w:r w:rsidRPr="004F3B18">
              <w:rPr>
                <w:rFonts w:ascii="Calibri" w:hAnsi="Calibri" w:cs="Calibri"/>
              </w:rPr>
              <w:t>4.97</w:t>
            </w:r>
          </w:p>
        </w:tc>
        <w:tc>
          <w:tcPr>
            <w:tcW w:w="941" w:type="dxa"/>
          </w:tcPr>
          <w:p w14:paraId="166EFB5D" w14:textId="4BDD3C5B" w:rsidR="00C174AB" w:rsidRPr="004F3B18" w:rsidRDefault="008F55B1" w:rsidP="00B260E9">
            <w:pPr>
              <w:jc w:val="center"/>
              <w:rPr>
                <w:rFonts w:ascii="Calibri" w:hAnsi="Calibri" w:cs="Calibri"/>
              </w:rPr>
            </w:pPr>
            <w:r w:rsidRPr="004F3B18">
              <w:rPr>
                <w:rFonts w:ascii="Calibri" w:hAnsi="Calibri" w:cs="Calibri"/>
              </w:rPr>
              <w:t>-13.15</w:t>
            </w:r>
          </w:p>
        </w:tc>
      </w:tr>
      <w:tr w:rsidR="00C174AB" w:rsidRPr="004F3B18" w14:paraId="38D6E371" w14:textId="77777777" w:rsidTr="00B260E9">
        <w:tc>
          <w:tcPr>
            <w:tcW w:w="703" w:type="dxa"/>
            <w:vMerge/>
          </w:tcPr>
          <w:p w14:paraId="38E3EBF6" w14:textId="77777777" w:rsidR="00C174AB" w:rsidRPr="004F3B18" w:rsidRDefault="00C174AB" w:rsidP="00B260E9">
            <w:pPr>
              <w:jc w:val="center"/>
              <w:rPr>
                <w:rFonts w:ascii="Calibri" w:hAnsi="Calibri" w:cs="Calibri"/>
              </w:rPr>
            </w:pPr>
          </w:p>
        </w:tc>
        <w:tc>
          <w:tcPr>
            <w:tcW w:w="1124" w:type="dxa"/>
            <w:vMerge/>
          </w:tcPr>
          <w:p w14:paraId="1AE01383" w14:textId="77777777" w:rsidR="00C174AB" w:rsidRPr="004F3B18" w:rsidRDefault="00C174AB" w:rsidP="00B260E9">
            <w:pPr>
              <w:jc w:val="center"/>
              <w:rPr>
                <w:rFonts w:ascii="Calibri" w:hAnsi="Calibri" w:cs="Calibri"/>
              </w:rPr>
            </w:pPr>
          </w:p>
        </w:tc>
        <w:tc>
          <w:tcPr>
            <w:tcW w:w="851" w:type="dxa"/>
          </w:tcPr>
          <w:p w14:paraId="21594595" w14:textId="77777777" w:rsidR="00C174AB" w:rsidRPr="004F3B18" w:rsidRDefault="00C174AB" w:rsidP="00B260E9">
            <w:pPr>
              <w:jc w:val="center"/>
              <w:rPr>
                <w:rFonts w:ascii="Calibri" w:hAnsi="Calibri" w:cs="Calibri"/>
              </w:rPr>
            </w:pPr>
            <w:r w:rsidRPr="004F3B18">
              <w:rPr>
                <w:rFonts w:ascii="Calibri" w:hAnsi="Calibri" w:cs="Calibri"/>
              </w:rPr>
              <w:t>150</w:t>
            </w:r>
          </w:p>
        </w:tc>
        <w:tc>
          <w:tcPr>
            <w:tcW w:w="753" w:type="dxa"/>
          </w:tcPr>
          <w:p w14:paraId="78CF396C" w14:textId="5F7B75BA" w:rsidR="00C174AB" w:rsidRPr="004F3B18" w:rsidRDefault="00DB75B6" w:rsidP="00B260E9">
            <w:pPr>
              <w:jc w:val="center"/>
              <w:rPr>
                <w:rFonts w:ascii="Calibri" w:hAnsi="Calibri" w:cs="Calibri"/>
              </w:rPr>
            </w:pPr>
            <w:r w:rsidRPr="004F3B18">
              <w:rPr>
                <w:rFonts w:ascii="Calibri" w:hAnsi="Calibri" w:cs="Calibri"/>
              </w:rPr>
              <w:t>1.91</w:t>
            </w:r>
          </w:p>
        </w:tc>
        <w:tc>
          <w:tcPr>
            <w:tcW w:w="671" w:type="dxa"/>
          </w:tcPr>
          <w:p w14:paraId="40DACB56" w14:textId="065D1448" w:rsidR="00C174AB" w:rsidRPr="004F3B18" w:rsidRDefault="00DB75B6" w:rsidP="00B260E9">
            <w:pPr>
              <w:jc w:val="center"/>
              <w:rPr>
                <w:rFonts w:ascii="Calibri" w:hAnsi="Calibri" w:cs="Calibri"/>
              </w:rPr>
            </w:pPr>
            <w:r w:rsidRPr="004F3B18">
              <w:rPr>
                <w:rFonts w:ascii="Calibri" w:hAnsi="Calibri" w:cs="Calibri"/>
              </w:rPr>
              <w:t>0.94</w:t>
            </w:r>
          </w:p>
        </w:tc>
        <w:tc>
          <w:tcPr>
            <w:tcW w:w="1285" w:type="dxa"/>
          </w:tcPr>
          <w:p w14:paraId="24B779AF" w14:textId="1E8AE025" w:rsidR="00C174AB" w:rsidRPr="004F3B18" w:rsidRDefault="00DF6890" w:rsidP="00B260E9">
            <w:pPr>
              <w:jc w:val="center"/>
              <w:rPr>
                <w:rFonts w:ascii="Calibri" w:hAnsi="Calibri" w:cs="Calibri"/>
              </w:rPr>
            </w:pPr>
            <w:r w:rsidRPr="004F3B18">
              <w:rPr>
                <w:rFonts w:ascii="Calibri" w:hAnsi="Calibri" w:cs="Calibri"/>
              </w:rPr>
              <w:t>0.71</w:t>
            </w:r>
          </w:p>
        </w:tc>
        <w:tc>
          <w:tcPr>
            <w:tcW w:w="850" w:type="dxa"/>
          </w:tcPr>
          <w:p w14:paraId="2DC40771" w14:textId="18517A61" w:rsidR="00C174AB" w:rsidRPr="004F3B18" w:rsidRDefault="00DF6890" w:rsidP="00B260E9">
            <w:pPr>
              <w:jc w:val="center"/>
              <w:rPr>
                <w:rFonts w:ascii="Calibri" w:hAnsi="Calibri" w:cs="Calibri"/>
              </w:rPr>
            </w:pPr>
            <w:r w:rsidRPr="004F3B18">
              <w:rPr>
                <w:rFonts w:ascii="Calibri" w:hAnsi="Calibri" w:cs="Calibri"/>
              </w:rPr>
              <w:t>2.94</w:t>
            </w:r>
          </w:p>
        </w:tc>
        <w:tc>
          <w:tcPr>
            <w:tcW w:w="851" w:type="dxa"/>
          </w:tcPr>
          <w:p w14:paraId="545E3DDC" w14:textId="678DC41D" w:rsidR="00C174AB" w:rsidRPr="004F3B18" w:rsidRDefault="00DF6890" w:rsidP="00B260E9">
            <w:pPr>
              <w:jc w:val="center"/>
              <w:rPr>
                <w:rFonts w:ascii="Calibri" w:hAnsi="Calibri" w:cs="Calibri"/>
              </w:rPr>
            </w:pPr>
            <w:r w:rsidRPr="004F3B18">
              <w:rPr>
                <w:rFonts w:ascii="Calibri" w:hAnsi="Calibri" w:cs="Calibri"/>
              </w:rPr>
              <w:t>-3.09</w:t>
            </w:r>
          </w:p>
        </w:tc>
        <w:tc>
          <w:tcPr>
            <w:tcW w:w="992" w:type="dxa"/>
          </w:tcPr>
          <w:p w14:paraId="3E780986" w14:textId="08A794A9" w:rsidR="00C174AB" w:rsidRPr="004F3B18" w:rsidRDefault="00DF6890" w:rsidP="00B260E9">
            <w:pPr>
              <w:jc w:val="center"/>
              <w:rPr>
                <w:rFonts w:ascii="Calibri" w:hAnsi="Calibri" w:cs="Calibri"/>
              </w:rPr>
            </w:pPr>
            <w:r w:rsidRPr="004F3B18">
              <w:rPr>
                <w:rFonts w:ascii="Calibri" w:hAnsi="Calibri" w:cs="Calibri"/>
              </w:rPr>
              <w:t>3.53</w:t>
            </w:r>
          </w:p>
        </w:tc>
        <w:tc>
          <w:tcPr>
            <w:tcW w:w="941" w:type="dxa"/>
          </w:tcPr>
          <w:p w14:paraId="1E122309" w14:textId="18AA49CA" w:rsidR="00C174AB" w:rsidRPr="004F3B18" w:rsidRDefault="00DF6890" w:rsidP="00B260E9">
            <w:pPr>
              <w:jc w:val="center"/>
              <w:rPr>
                <w:rFonts w:ascii="Calibri" w:hAnsi="Calibri" w:cs="Calibri"/>
              </w:rPr>
            </w:pPr>
            <w:r w:rsidRPr="004F3B18">
              <w:rPr>
                <w:rFonts w:ascii="Calibri" w:hAnsi="Calibri" w:cs="Calibri"/>
              </w:rPr>
              <w:t>-6.12</w:t>
            </w:r>
          </w:p>
        </w:tc>
      </w:tr>
      <w:tr w:rsidR="00C174AB" w:rsidRPr="004F3B18" w14:paraId="4D0C5B0C" w14:textId="77777777" w:rsidTr="00B260E9">
        <w:tc>
          <w:tcPr>
            <w:tcW w:w="703" w:type="dxa"/>
            <w:vMerge/>
          </w:tcPr>
          <w:p w14:paraId="26E0315B" w14:textId="77777777" w:rsidR="00C174AB" w:rsidRPr="004F3B18" w:rsidRDefault="00C174AB" w:rsidP="00B260E9">
            <w:pPr>
              <w:jc w:val="center"/>
              <w:rPr>
                <w:rFonts w:ascii="Calibri" w:hAnsi="Calibri" w:cs="Calibri"/>
              </w:rPr>
            </w:pPr>
          </w:p>
        </w:tc>
        <w:tc>
          <w:tcPr>
            <w:tcW w:w="1124" w:type="dxa"/>
            <w:vMerge w:val="restart"/>
          </w:tcPr>
          <w:p w14:paraId="01D23898" w14:textId="77777777" w:rsidR="00C174AB" w:rsidRPr="004F3B18" w:rsidRDefault="00C174AB" w:rsidP="00B260E9">
            <w:pPr>
              <w:jc w:val="center"/>
              <w:rPr>
                <w:rFonts w:ascii="Calibri" w:hAnsi="Calibri" w:cs="Calibri"/>
              </w:rPr>
            </w:pPr>
            <w:r w:rsidRPr="004F3B18">
              <w:rPr>
                <w:rFonts w:ascii="Calibri" w:hAnsi="Calibri" w:cs="Calibri"/>
              </w:rPr>
              <w:t>50</w:t>
            </w:r>
          </w:p>
        </w:tc>
        <w:tc>
          <w:tcPr>
            <w:tcW w:w="851" w:type="dxa"/>
          </w:tcPr>
          <w:p w14:paraId="78D1CC19" w14:textId="77777777" w:rsidR="00C174AB" w:rsidRPr="004F3B18" w:rsidRDefault="00C174AB" w:rsidP="00B260E9">
            <w:pPr>
              <w:jc w:val="center"/>
              <w:rPr>
                <w:rFonts w:ascii="Calibri" w:hAnsi="Calibri" w:cs="Calibri"/>
              </w:rPr>
            </w:pPr>
            <w:r w:rsidRPr="004F3B18">
              <w:rPr>
                <w:rFonts w:ascii="Calibri" w:hAnsi="Calibri" w:cs="Calibri"/>
              </w:rPr>
              <w:t>20</w:t>
            </w:r>
          </w:p>
        </w:tc>
        <w:tc>
          <w:tcPr>
            <w:tcW w:w="753" w:type="dxa"/>
          </w:tcPr>
          <w:p w14:paraId="238FD3B9" w14:textId="301FB5BA" w:rsidR="00C174AB" w:rsidRPr="004F3B18" w:rsidRDefault="00653089" w:rsidP="00B260E9">
            <w:pPr>
              <w:jc w:val="center"/>
              <w:rPr>
                <w:rFonts w:ascii="Calibri" w:hAnsi="Calibri" w:cs="Calibri"/>
              </w:rPr>
            </w:pPr>
            <w:r w:rsidRPr="004F3B18">
              <w:rPr>
                <w:rFonts w:ascii="Calibri" w:hAnsi="Calibri" w:cs="Calibri"/>
              </w:rPr>
              <w:t>2.8</w:t>
            </w:r>
          </w:p>
        </w:tc>
        <w:tc>
          <w:tcPr>
            <w:tcW w:w="671" w:type="dxa"/>
          </w:tcPr>
          <w:p w14:paraId="5FBA1554" w14:textId="7537DDE6" w:rsidR="00C174AB" w:rsidRPr="004F3B18" w:rsidRDefault="00653089" w:rsidP="00B260E9">
            <w:pPr>
              <w:jc w:val="center"/>
              <w:rPr>
                <w:rFonts w:ascii="Calibri" w:hAnsi="Calibri" w:cs="Calibri"/>
              </w:rPr>
            </w:pPr>
            <w:r w:rsidRPr="004F3B18">
              <w:rPr>
                <w:rFonts w:ascii="Calibri" w:hAnsi="Calibri" w:cs="Calibri"/>
              </w:rPr>
              <w:t>0.87</w:t>
            </w:r>
          </w:p>
        </w:tc>
        <w:tc>
          <w:tcPr>
            <w:tcW w:w="1285" w:type="dxa"/>
          </w:tcPr>
          <w:p w14:paraId="00D12F68" w14:textId="2B9F9848" w:rsidR="00C174AB" w:rsidRPr="004F3B18" w:rsidRDefault="00EB6783" w:rsidP="00B260E9">
            <w:pPr>
              <w:jc w:val="center"/>
              <w:rPr>
                <w:rFonts w:ascii="Calibri" w:hAnsi="Calibri" w:cs="Calibri"/>
              </w:rPr>
            </w:pPr>
            <w:r w:rsidRPr="004F3B18">
              <w:rPr>
                <w:rFonts w:ascii="Calibri" w:hAnsi="Calibri" w:cs="Calibri"/>
              </w:rPr>
              <w:t>2.11</w:t>
            </w:r>
          </w:p>
        </w:tc>
        <w:tc>
          <w:tcPr>
            <w:tcW w:w="850" w:type="dxa"/>
          </w:tcPr>
          <w:p w14:paraId="74144DDE" w14:textId="3383A74A" w:rsidR="00C174AB" w:rsidRPr="004F3B18" w:rsidRDefault="00EB6783" w:rsidP="00B260E9">
            <w:pPr>
              <w:jc w:val="center"/>
              <w:rPr>
                <w:rFonts w:ascii="Calibri" w:hAnsi="Calibri" w:cs="Calibri"/>
              </w:rPr>
            </w:pPr>
            <w:r w:rsidRPr="004F3B18">
              <w:rPr>
                <w:rFonts w:ascii="Calibri" w:hAnsi="Calibri" w:cs="Calibri"/>
              </w:rPr>
              <w:t>4.51</w:t>
            </w:r>
          </w:p>
        </w:tc>
        <w:tc>
          <w:tcPr>
            <w:tcW w:w="851" w:type="dxa"/>
          </w:tcPr>
          <w:p w14:paraId="49FC3A7B" w14:textId="4041D646" w:rsidR="00C174AB" w:rsidRPr="004F3B18" w:rsidRDefault="00EB6783" w:rsidP="00B260E9">
            <w:pPr>
              <w:jc w:val="center"/>
              <w:rPr>
                <w:rFonts w:ascii="Calibri" w:hAnsi="Calibri" w:cs="Calibri"/>
              </w:rPr>
            </w:pPr>
            <w:r w:rsidRPr="004F3B18">
              <w:rPr>
                <w:rFonts w:ascii="Calibri" w:hAnsi="Calibri" w:cs="Calibri"/>
              </w:rPr>
              <w:t>-8.67</w:t>
            </w:r>
          </w:p>
        </w:tc>
        <w:tc>
          <w:tcPr>
            <w:tcW w:w="992" w:type="dxa"/>
          </w:tcPr>
          <w:p w14:paraId="6C5C5739" w14:textId="26959883" w:rsidR="00C174AB" w:rsidRPr="004F3B18" w:rsidRDefault="00EB6783" w:rsidP="00B260E9">
            <w:pPr>
              <w:jc w:val="center"/>
              <w:rPr>
                <w:rFonts w:ascii="Calibri" w:hAnsi="Calibri" w:cs="Calibri"/>
              </w:rPr>
            </w:pPr>
            <w:r w:rsidRPr="004F3B18">
              <w:rPr>
                <w:rFonts w:ascii="Calibri" w:hAnsi="Calibri" w:cs="Calibri"/>
              </w:rPr>
              <w:t>6.09</w:t>
            </w:r>
          </w:p>
        </w:tc>
        <w:tc>
          <w:tcPr>
            <w:tcW w:w="941" w:type="dxa"/>
          </w:tcPr>
          <w:p w14:paraId="2D8B1E0B" w14:textId="17A851A6" w:rsidR="00C174AB" w:rsidRPr="004F3B18" w:rsidRDefault="00EB6783" w:rsidP="00B260E9">
            <w:pPr>
              <w:jc w:val="center"/>
              <w:rPr>
                <w:rFonts w:ascii="Calibri" w:hAnsi="Calibri" w:cs="Calibri"/>
              </w:rPr>
            </w:pPr>
            <w:r w:rsidRPr="004F3B18">
              <w:rPr>
                <w:rFonts w:ascii="Calibri" w:hAnsi="Calibri" w:cs="Calibri"/>
              </w:rPr>
              <w:t>-19.53</w:t>
            </w:r>
          </w:p>
        </w:tc>
      </w:tr>
      <w:tr w:rsidR="00C174AB" w:rsidRPr="004F3B18" w14:paraId="73438297" w14:textId="77777777" w:rsidTr="00B260E9">
        <w:tc>
          <w:tcPr>
            <w:tcW w:w="703" w:type="dxa"/>
            <w:vMerge/>
          </w:tcPr>
          <w:p w14:paraId="6E0DA709" w14:textId="77777777" w:rsidR="00C174AB" w:rsidRPr="004F3B18" w:rsidRDefault="00C174AB" w:rsidP="00B260E9">
            <w:pPr>
              <w:jc w:val="center"/>
              <w:rPr>
                <w:rFonts w:ascii="Calibri" w:hAnsi="Calibri" w:cs="Calibri"/>
              </w:rPr>
            </w:pPr>
          </w:p>
        </w:tc>
        <w:tc>
          <w:tcPr>
            <w:tcW w:w="1124" w:type="dxa"/>
            <w:vMerge/>
          </w:tcPr>
          <w:p w14:paraId="1CCDEFA5" w14:textId="77777777" w:rsidR="00C174AB" w:rsidRPr="004F3B18" w:rsidRDefault="00C174AB" w:rsidP="00B260E9">
            <w:pPr>
              <w:jc w:val="center"/>
              <w:rPr>
                <w:rFonts w:ascii="Calibri" w:hAnsi="Calibri" w:cs="Calibri"/>
              </w:rPr>
            </w:pPr>
          </w:p>
        </w:tc>
        <w:tc>
          <w:tcPr>
            <w:tcW w:w="851" w:type="dxa"/>
          </w:tcPr>
          <w:p w14:paraId="236F4BA9" w14:textId="77777777" w:rsidR="00C174AB" w:rsidRPr="004F3B18" w:rsidRDefault="00C174AB" w:rsidP="00B260E9">
            <w:pPr>
              <w:jc w:val="center"/>
              <w:rPr>
                <w:rFonts w:ascii="Calibri" w:hAnsi="Calibri" w:cs="Calibri"/>
              </w:rPr>
            </w:pPr>
            <w:r w:rsidRPr="004F3B18">
              <w:rPr>
                <w:rFonts w:ascii="Calibri" w:hAnsi="Calibri" w:cs="Calibri"/>
              </w:rPr>
              <w:t>50</w:t>
            </w:r>
          </w:p>
        </w:tc>
        <w:tc>
          <w:tcPr>
            <w:tcW w:w="753" w:type="dxa"/>
          </w:tcPr>
          <w:p w14:paraId="7FB64724" w14:textId="31B33FBF" w:rsidR="00C174AB" w:rsidRPr="004F3B18" w:rsidRDefault="00245516" w:rsidP="00B260E9">
            <w:pPr>
              <w:jc w:val="center"/>
              <w:rPr>
                <w:rFonts w:ascii="Calibri" w:hAnsi="Calibri" w:cs="Calibri"/>
              </w:rPr>
            </w:pPr>
            <w:r w:rsidRPr="004F3B18">
              <w:rPr>
                <w:rFonts w:ascii="Calibri" w:hAnsi="Calibri" w:cs="Calibri"/>
              </w:rPr>
              <w:t>2.52</w:t>
            </w:r>
          </w:p>
        </w:tc>
        <w:tc>
          <w:tcPr>
            <w:tcW w:w="671" w:type="dxa"/>
          </w:tcPr>
          <w:p w14:paraId="0ED42B7D" w14:textId="2F4966AA" w:rsidR="00C174AB" w:rsidRPr="004F3B18" w:rsidRDefault="00245516" w:rsidP="00B260E9">
            <w:pPr>
              <w:jc w:val="center"/>
              <w:rPr>
                <w:rFonts w:ascii="Calibri" w:hAnsi="Calibri" w:cs="Calibri"/>
              </w:rPr>
            </w:pPr>
            <w:r w:rsidRPr="004F3B18">
              <w:rPr>
                <w:rFonts w:ascii="Calibri" w:hAnsi="Calibri" w:cs="Calibri"/>
              </w:rPr>
              <w:t>0.9</w:t>
            </w:r>
          </w:p>
        </w:tc>
        <w:tc>
          <w:tcPr>
            <w:tcW w:w="1285" w:type="dxa"/>
          </w:tcPr>
          <w:p w14:paraId="7C95142D" w14:textId="50DCABF5" w:rsidR="00C174AB" w:rsidRPr="004F3B18" w:rsidRDefault="00245516" w:rsidP="00B260E9">
            <w:pPr>
              <w:jc w:val="center"/>
              <w:rPr>
                <w:rFonts w:ascii="Calibri" w:hAnsi="Calibri" w:cs="Calibri"/>
              </w:rPr>
            </w:pPr>
            <w:r w:rsidRPr="004F3B18">
              <w:rPr>
                <w:rFonts w:ascii="Calibri" w:hAnsi="Calibri" w:cs="Calibri"/>
              </w:rPr>
              <w:t>0.08</w:t>
            </w:r>
          </w:p>
        </w:tc>
        <w:tc>
          <w:tcPr>
            <w:tcW w:w="850" w:type="dxa"/>
          </w:tcPr>
          <w:p w14:paraId="7E340445" w14:textId="01A80E79" w:rsidR="00C174AB" w:rsidRPr="004F3B18" w:rsidRDefault="00245516" w:rsidP="00B260E9">
            <w:pPr>
              <w:jc w:val="center"/>
              <w:rPr>
                <w:rFonts w:ascii="Calibri" w:hAnsi="Calibri" w:cs="Calibri"/>
              </w:rPr>
            </w:pPr>
            <w:r w:rsidRPr="004F3B18">
              <w:rPr>
                <w:rFonts w:ascii="Calibri" w:hAnsi="Calibri" w:cs="Calibri"/>
              </w:rPr>
              <w:t>1.46</w:t>
            </w:r>
          </w:p>
        </w:tc>
        <w:tc>
          <w:tcPr>
            <w:tcW w:w="851" w:type="dxa"/>
          </w:tcPr>
          <w:p w14:paraId="2C94CA12" w14:textId="6AEE39D1" w:rsidR="00C174AB" w:rsidRPr="004F3B18" w:rsidRDefault="00C021F2" w:rsidP="00B260E9">
            <w:pPr>
              <w:jc w:val="center"/>
              <w:rPr>
                <w:rFonts w:ascii="Calibri" w:hAnsi="Calibri" w:cs="Calibri"/>
              </w:rPr>
            </w:pPr>
            <w:r w:rsidRPr="004F3B18">
              <w:rPr>
                <w:rFonts w:ascii="Calibri" w:hAnsi="Calibri" w:cs="Calibri"/>
              </w:rPr>
              <w:t>-0.21</w:t>
            </w:r>
          </w:p>
        </w:tc>
        <w:tc>
          <w:tcPr>
            <w:tcW w:w="992" w:type="dxa"/>
          </w:tcPr>
          <w:p w14:paraId="6318E9E1" w14:textId="14538FAA" w:rsidR="00C174AB" w:rsidRPr="004F3B18" w:rsidRDefault="00C021F2" w:rsidP="00B260E9">
            <w:pPr>
              <w:jc w:val="center"/>
              <w:rPr>
                <w:rFonts w:ascii="Calibri" w:hAnsi="Calibri" w:cs="Calibri"/>
              </w:rPr>
            </w:pPr>
            <w:r w:rsidRPr="004F3B18">
              <w:rPr>
                <w:rFonts w:ascii="Calibri" w:hAnsi="Calibri" w:cs="Calibri"/>
              </w:rPr>
              <w:t>1.2</w:t>
            </w:r>
          </w:p>
        </w:tc>
        <w:tc>
          <w:tcPr>
            <w:tcW w:w="941" w:type="dxa"/>
          </w:tcPr>
          <w:p w14:paraId="4DD158AB" w14:textId="23CF5784" w:rsidR="00C174AB" w:rsidRPr="004F3B18" w:rsidRDefault="00C021F2" w:rsidP="00B260E9">
            <w:pPr>
              <w:jc w:val="center"/>
              <w:rPr>
                <w:rFonts w:ascii="Calibri" w:hAnsi="Calibri" w:cs="Calibri"/>
              </w:rPr>
            </w:pPr>
            <w:r w:rsidRPr="004F3B18">
              <w:rPr>
                <w:rFonts w:ascii="Calibri" w:hAnsi="Calibri" w:cs="Calibri"/>
              </w:rPr>
              <w:t>-0.04</w:t>
            </w:r>
          </w:p>
        </w:tc>
      </w:tr>
      <w:tr w:rsidR="00C174AB" w:rsidRPr="004F3B18" w14:paraId="541D1823" w14:textId="77777777" w:rsidTr="00B260E9">
        <w:tc>
          <w:tcPr>
            <w:tcW w:w="703" w:type="dxa"/>
            <w:vMerge/>
          </w:tcPr>
          <w:p w14:paraId="7FF5DF53" w14:textId="77777777" w:rsidR="00C174AB" w:rsidRPr="004F3B18" w:rsidRDefault="00C174AB" w:rsidP="00B260E9">
            <w:pPr>
              <w:jc w:val="center"/>
              <w:rPr>
                <w:rFonts w:ascii="Calibri" w:hAnsi="Calibri" w:cs="Calibri"/>
              </w:rPr>
            </w:pPr>
          </w:p>
        </w:tc>
        <w:tc>
          <w:tcPr>
            <w:tcW w:w="1124" w:type="dxa"/>
            <w:vMerge/>
          </w:tcPr>
          <w:p w14:paraId="168578C1" w14:textId="77777777" w:rsidR="00C174AB" w:rsidRPr="004F3B18" w:rsidRDefault="00C174AB" w:rsidP="00B260E9">
            <w:pPr>
              <w:jc w:val="center"/>
              <w:rPr>
                <w:rFonts w:ascii="Calibri" w:hAnsi="Calibri" w:cs="Calibri"/>
              </w:rPr>
            </w:pPr>
          </w:p>
        </w:tc>
        <w:tc>
          <w:tcPr>
            <w:tcW w:w="851" w:type="dxa"/>
          </w:tcPr>
          <w:p w14:paraId="1976327F" w14:textId="77777777" w:rsidR="00C174AB" w:rsidRPr="004F3B18" w:rsidRDefault="00C174AB" w:rsidP="00B260E9">
            <w:pPr>
              <w:jc w:val="center"/>
              <w:rPr>
                <w:rFonts w:ascii="Calibri" w:hAnsi="Calibri" w:cs="Calibri"/>
              </w:rPr>
            </w:pPr>
            <w:r w:rsidRPr="004F3B18">
              <w:rPr>
                <w:rFonts w:ascii="Calibri" w:hAnsi="Calibri" w:cs="Calibri"/>
              </w:rPr>
              <w:t>100</w:t>
            </w:r>
          </w:p>
        </w:tc>
        <w:tc>
          <w:tcPr>
            <w:tcW w:w="753" w:type="dxa"/>
          </w:tcPr>
          <w:p w14:paraId="667BF652" w14:textId="4D61C83A" w:rsidR="00C174AB" w:rsidRPr="004F3B18" w:rsidRDefault="003856EA" w:rsidP="00B260E9">
            <w:pPr>
              <w:jc w:val="center"/>
              <w:rPr>
                <w:rFonts w:ascii="Calibri" w:hAnsi="Calibri" w:cs="Calibri"/>
              </w:rPr>
            </w:pPr>
            <w:r w:rsidRPr="004F3B18">
              <w:rPr>
                <w:rFonts w:ascii="Calibri" w:hAnsi="Calibri" w:cs="Calibri"/>
              </w:rPr>
              <w:t>1.97</w:t>
            </w:r>
          </w:p>
        </w:tc>
        <w:tc>
          <w:tcPr>
            <w:tcW w:w="671" w:type="dxa"/>
          </w:tcPr>
          <w:p w14:paraId="3CA58CDE" w14:textId="7CA3CF29" w:rsidR="00C174AB" w:rsidRPr="004F3B18" w:rsidRDefault="003856EA" w:rsidP="00B260E9">
            <w:pPr>
              <w:jc w:val="center"/>
              <w:rPr>
                <w:rFonts w:ascii="Calibri" w:hAnsi="Calibri" w:cs="Calibri"/>
              </w:rPr>
            </w:pPr>
            <w:r w:rsidRPr="004F3B18">
              <w:rPr>
                <w:rFonts w:ascii="Calibri" w:hAnsi="Calibri" w:cs="Calibri"/>
              </w:rPr>
              <w:t>0.93</w:t>
            </w:r>
          </w:p>
        </w:tc>
        <w:tc>
          <w:tcPr>
            <w:tcW w:w="1285" w:type="dxa"/>
          </w:tcPr>
          <w:p w14:paraId="3619FBC3" w14:textId="43C16ACA" w:rsidR="00C174AB" w:rsidRPr="004F3B18" w:rsidRDefault="00D81492" w:rsidP="00B260E9">
            <w:pPr>
              <w:jc w:val="center"/>
              <w:rPr>
                <w:rFonts w:ascii="Calibri" w:hAnsi="Calibri" w:cs="Calibri"/>
              </w:rPr>
            </w:pPr>
            <w:r w:rsidRPr="004F3B18">
              <w:rPr>
                <w:rFonts w:ascii="Calibri" w:hAnsi="Calibri" w:cs="Calibri"/>
              </w:rPr>
              <w:t>0.53</w:t>
            </w:r>
          </w:p>
        </w:tc>
        <w:tc>
          <w:tcPr>
            <w:tcW w:w="850" w:type="dxa"/>
          </w:tcPr>
          <w:p w14:paraId="1DDC3CE3" w14:textId="2844A752" w:rsidR="00C174AB" w:rsidRPr="004F3B18" w:rsidRDefault="00D81492" w:rsidP="00B260E9">
            <w:pPr>
              <w:jc w:val="center"/>
              <w:rPr>
                <w:rFonts w:ascii="Calibri" w:hAnsi="Calibri" w:cs="Calibri"/>
              </w:rPr>
            </w:pPr>
            <w:r w:rsidRPr="004F3B18">
              <w:rPr>
                <w:rFonts w:ascii="Calibri" w:hAnsi="Calibri" w:cs="Calibri"/>
              </w:rPr>
              <w:t>3.24</w:t>
            </w:r>
          </w:p>
        </w:tc>
        <w:tc>
          <w:tcPr>
            <w:tcW w:w="851" w:type="dxa"/>
          </w:tcPr>
          <w:p w14:paraId="25188A29" w14:textId="23DD3AA4" w:rsidR="00C174AB" w:rsidRPr="004F3B18" w:rsidRDefault="00D81492" w:rsidP="00B260E9">
            <w:pPr>
              <w:jc w:val="center"/>
              <w:rPr>
                <w:rFonts w:ascii="Calibri" w:hAnsi="Calibri" w:cs="Calibri"/>
              </w:rPr>
            </w:pPr>
            <w:r w:rsidRPr="004F3B18">
              <w:rPr>
                <w:rFonts w:ascii="Calibri" w:hAnsi="Calibri" w:cs="Calibri"/>
              </w:rPr>
              <w:t>-3.93</w:t>
            </w:r>
          </w:p>
        </w:tc>
        <w:tc>
          <w:tcPr>
            <w:tcW w:w="992" w:type="dxa"/>
          </w:tcPr>
          <w:p w14:paraId="39791B7D" w14:textId="073258AC" w:rsidR="00C174AB" w:rsidRPr="004F3B18" w:rsidRDefault="00D81492" w:rsidP="00B260E9">
            <w:pPr>
              <w:jc w:val="center"/>
              <w:rPr>
                <w:rFonts w:ascii="Calibri" w:hAnsi="Calibri" w:cs="Calibri"/>
              </w:rPr>
            </w:pPr>
            <w:r w:rsidRPr="004F3B18">
              <w:rPr>
                <w:rFonts w:ascii="Calibri" w:hAnsi="Calibri" w:cs="Calibri"/>
              </w:rPr>
              <w:t>4.47</w:t>
            </w:r>
          </w:p>
        </w:tc>
        <w:tc>
          <w:tcPr>
            <w:tcW w:w="941" w:type="dxa"/>
          </w:tcPr>
          <w:p w14:paraId="76206705" w14:textId="6FEE4704" w:rsidR="00C174AB" w:rsidRPr="004F3B18" w:rsidRDefault="00D81492" w:rsidP="00B260E9">
            <w:pPr>
              <w:jc w:val="center"/>
              <w:rPr>
                <w:rFonts w:ascii="Calibri" w:hAnsi="Calibri" w:cs="Calibri"/>
              </w:rPr>
            </w:pPr>
            <w:r w:rsidRPr="004F3B18">
              <w:rPr>
                <w:rFonts w:ascii="Calibri" w:hAnsi="Calibri" w:cs="Calibri"/>
              </w:rPr>
              <w:t>-10.6</w:t>
            </w:r>
          </w:p>
        </w:tc>
      </w:tr>
      <w:tr w:rsidR="00C174AB" w:rsidRPr="004F3B18" w14:paraId="547F32B9" w14:textId="77777777" w:rsidTr="00B260E9">
        <w:tc>
          <w:tcPr>
            <w:tcW w:w="703" w:type="dxa"/>
            <w:vMerge/>
          </w:tcPr>
          <w:p w14:paraId="7B33D126" w14:textId="77777777" w:rsidR="00C174AB" w:rsidRPr="004F3B18" w:rsidRDefault="00C174AB" w:rsidP="00B260E9">
            <w:pPr>
              <w:jc w:val="center"/>
              <w:rPr>
                <w:rFonts w:ascii="Calibri" w:hAnsi="Calibri" w:cs="Calibri"/>
              </w:rPr>
            </w:pPr>
          </w:p>
        </w:tc>
        <w:tc>
          <w:tcPr>
            <w:tcW w:w="1124" w:type="dxa"/>
            <w:vMerge/>
          </w:tcPr>
          <w:p w14:paraId="0DEBA83A" w14:textId="77777777" w:rsidR="00C174AB" w:rsidRPr="004F3B18" w:rsidRDefault="00C174AB" w:rsidP="00B260E9">
            <w:pPr>
              <w:jc w:val="center"/>
              <w:rPr>
                <w:rFonts w:ascii="Calibri" w:hAnsi="Calibri" w:cs="Calibri"/>
              </w:rPr>
            </w:pPr>
          </w:p>
        </w:tc>
        <w:tc>
          <w:tcPr>
            <w:tcW w:w="851" w:type="dxa"/>
          </w:tcPr>
          <w:p w14:paraId="24A171A5" w14:textId="77777777" w:rsidR="00C174AB" w:rsidRPr="004F3B18" w:rsidRDefault="00C174AB" w:rsidP="00B260E9">
            <w:pPr>
              <w:jc w:val="center"/>
              <w:rPr>
                <w:rFonts w:ascii="Calibri" w:hAnsi="Calibri" w:cs="Calibri"/>
              </w:rPr>
            </w:pPr>
            <w:r w:rsidRPr="004F3B18">
              <w:rPr>
                <w:rFonts w:ascii="Calibri" w:hAnsi="Calibri" w:cs="Calibri"/>
              </w:rPr>
              <w:t>150</w:t>
            </w:r>
          </w:p>
        </w:tc>
        <w:tc>
          <w:tcPr>
            <w:tcW w:w="753" w:type="dxa"/>
          </w:tcPr>
          <w:p w14:paraId="60917FBC" w14:textId="39F66D6E" w:rsidR="00C174AB" w:rsidRPr="004F3B18" w:rsidRDefault="00471B42" w:rsidP="00B260E9">
            <w:pPr>
              <w:jc w:val="center"/>
              <w:rPr>
                <w:rFonts w:ascii="Calibri" w:hAnsi="Calibri" w:cs="Calibri"/>
              </w:rPr>
            </w:pPr>
            <w:r w:rsidRPr="004F3B18">
              <w:rPr>
                <w:rFonts w:ascii="Calibri" w:hAnsi="Calibri" w:cs="Calibri"/>
              </w:rPr>
              <w:t>1.96</w:t>
            </w:r>
          </w:p>
        </w:tc>
        <w:tc>
          <w:tcPr>
            <w:tcW w:w="671" w:type="dxa"/>
          </w:tcPr>
          <w:p w14:paraId="48DE435C" w14:textId="74DEA9EF" w:rsidR="00C174AB" w:rsidRPr="004F3B18" w:rsidRDefault="00471B42" w:rsidP="00B260E9">
            <w:pPr>
              <w:jc w:val="center"/>
              <w:rPr>
                <w:rFonts w:ascii="Calibri" w:hAnsi="Calibri" w:cs="Calibri"/>
              </w:rPr>
            </w:pPr>
            <w:r w:rsidRPr="004F3B18">
              <w:rPr>
                <w:rFonts w:ascii="Calibri" w:hAnsi="Calibri" w:cs="Calibri"/>
              </w:rPr>
              <w:t>0.94</w:t>
            </w:r>
          </w:p>
        </w:tc>
        <w:tc>
          <w:tcPr>
            <w:tcW w:w="1285" w:type="dxa"/>
          </w:tcPr>
          <w:p w14:paraId="11CB0820" w14:textId="1FF1CE0D" w:rsidR="00C174AB" w:rsidRPr="004F3B18" w:rsidRDefault="00466F24" w:rsidP="00B260E9">
            <w:pPr>
              <w:jc w:val="center"/>
              <w:rPr>
                <w:rFonts w:ascii="Calibri" w:hAnsi="Calibri" w:cs="Calibri"/>
              </w:rPr>
            </w:pPr>
            <w:r w:rsidRPr="004F3B18">
              <w:rPr>
                <w:rFonts w:ascii="Calibri" w:hAnsi="Calibri" w:cs="Calibri"/>
              </w:rPr>
              <w:t>0.27</w:t>
            </w:r>
          </w:p>
        </w:tc>
        <w:tc>
          <w:tcPr>
            <w:tcW w:w="850" w:type="dxa"/>
          </w:tcPr>
          <w:p w14:paraId="35037616" w14:textId="4E177FD7" w:rsidR="00C174AB" w:rsidRPr="004F3B18" w:rsidRDefault="00466F24" w:rsidP="00B260E9">
            <w:pPr>
              <w:jc w:val="center"/>
              <w:rPr>
                <w:rFonts w:ascii="Calibri" w:hAnsi="Calibri" w:cs="Calibri"/>
              </w:rPr>
            </w:pPr>
            <w:r w:rsidRPr="004F3B18">
              <w:rPr>
                <w:rFonts w:ascii="Calibri" w:hAnsi="Calibri" w:cs="Calibri"/>
              </w:rPr>
              <w:t>1.57</w:t>
            </w:r>
          </w:p>
        </w:tc>
        <w:tc>
          <w:tcPr>
            <w:tcW w:w="851" w:type="dxa"/>
          </w:tcPr>
          <w:p w14:paraId="60D60840" w14:textId="636C796E" w:rsidR="00C174AB" w:rsidRPr="004F3B18" w:rsidRDefault="00466F24" w:rsidP="00B260E9">
            <w:pPr>
              <w:jc w:val="center"/>
              <w:rPr>
                <w:rFonts w:ascii="Calibri" w:hAnsi="Calibri" w:cs="Calibri"/>
              </w:rPr>
            </w:pPr>
            <w:r w:rsidRPr="004F3B18">
              <w:rPr>
                <w:rFonts w:ascii="Calibri" w:hAnsi="Calibri" w:cs="Calibri"/>
              </w:rPr>
              <w:t>-0.35</w:t>
            </w:r>
          </w:p>
        </w:tc>
        <w:tc>
          <w:tcPr>
            <w:tcW w:w="992" w:type="dxa"/>
          </w:tcPr>
          <w:p w14:paraId="0E076C6D" w14:textId="4F3CE43D" w:rsidR="00C174AB" w:rsidRPr="004F3B18" w:rsidRDefault="00466F24" w:rsidP="00B260E9">
            <w:pPr>
              <w:jc w:val="center"/>
              <w:rPr>
                <w:rFonts w:ascii="Calibri" w:hAnsi="Calibri" w:cs="Calibri"/>
              </w:rPr>
            </w:pPr>
            <w:r w:rsidRPr="004F3B18">
              <w:rPr>
                <w:rFonts w:ascii="Calibri" w:hAnsi="Calibri" w:cs="Calibri"/>
              </w:rPr>
              <w:t>1.22</w:t>
            </w:r>
          </w:p>
        </w:tc>
        <w:tc>
          <w:tcPr>
            <w:tcW w:w="941" w:type="dxa"/>
          </w:tcPr>
          <w:p w14:paraId="4DD737A9" w14:textId="42727F42" w:rsidR="00C174AB" w:rsidRPr="004F3B18" w:rsidRDefault="00466F24" w:rsidP="00B260E9">
            <w:pPr>
              <w:jc w:val="center"/>
              <w:rPr>
                <w:rFonts w:ascii="Calibri" w:hAnsi="Calibri" w:cs="Calibri"/>
              </w:rPr>
            </w:pPr>
            <w:r w:rsidRPr="004F3B18">
              <w:rPr>
                <w:rFonts w:ascii="Calibri" w:hAnsi="Calibri" w:cs="Calibri"/>
              </w:rPr>
              <w:t>-0.11</w:t>
            </w:r>
          </w:p>
        </w:tc>
      </w:tr>
    </w:tbl>
    <w:p w14:paraId="2EC9C55D" w14:textId="77777777" w:rsidR="00C174AB" w:rsidRPr="004F3B18" w:rsidRDefault="00C174AB" w:rsidP="00C174AB">
      <w:pPr>
        <w:rPr>
          <w:rFonts w:ascii="Calibri" w:hAnsi="Calibri" w:cs="Calibri"/>
        </w:rPr>
      </w:pPr>
    </w:p>
    <w:p w14:paraId="44634CCC" w14:textId="02DB97CE" w:rsidR="0059309F" w:rsidRPr="004F3B18" w:rsidRDefault="0059309F" w:rsidP="0059309F">
      <w:pPr>
        <w:pStyle w:val="Caption"/>
        <w:keepNext/>
        <w:rPr>
          <w:rFonts w:ascii="Calibri" w:hAnsi="Calibri" w:cs="Calibri"/>
        </w:rPr>
      </w:pPr>
      <w:bookmarkStart w:id="109" w:name="_Toc165500136"/>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14</w:t>
      </w:r>
      <w:r w:rsidRPr="004F3B18">
        <w:rPr>
          <w:rFonts w:ascii="Calibri" w:hAnsi="Calibri" w:cs="Calibri"/>
        </w:rPr>
        <w:fldChar w:fldCharType="end"/>
      </w:r>
      <w:r w:rsidRPr="004F3B18">
        <w:rPr>
          <w:rFonts w:ascii="Calibri" w:hAnsi="Calibri" w:cs="Calibri"/>
        </w:rPr>
        <w:t>: Model-2 Metrics of SHEL With StandardScaler</w:t>
      </w:r>
      <w:bookmarkEnd w:id="109"/>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993"/>
        <w:gridCol w:w="850"/>
        <w:gridCol w:w="941"/>
      </w:tblGrid>
      <w:tr w:rsidR="00C174AB" w:rsidRPr="004F3B18" w14:paraId="4C5B8F90" w14:textId="77777777" w:rsidTr="00CA0CEC">
        <w:tc>
          <w:tcPr>
            <w:tcW w:w="2674" w:type="dxa"/>
            <w:gridSpan w:val="3"/>
          </w:tcPr>
          <w:p w14:paraId="0DA558AE" w14:textId="77777777" w:rsidR="00C174AB" w:rsidRPr="004F3B18" w:rsidRDefault="00C174AB" w:rsidP="00B260E9">
            <w:pPr>
              <w:jc w:val="center"/>
              <w:rPr>
                <w:rFonts w:ascii="Calibri" w:hAnsi="Calibri" w:cs="Calibri"/>
              </w:rPr>
            </w:pPr>
          </w:p>
        </w:tc>
        <w:tc>
          <w:tcPr>
            <w:tcW w:w="1424" w:type="dxa"/>
            <w:gridSpan w:val="2"/>
          </w:tcPr>
          <w:p w14:paraId="1B47C129" w14:textId="77777777" w:rsidR="00C174AB" w:rsidRPr="004F3B18" w:rsidRDefault="00C174AB" w:rsidP="00B260E9">
            <w:pPr>
              <w:jc w:val="center"/>
              <w:rPr>
                <w:rFonts w:ascii="Calibri" w:hAnsi="Calibri" w:cs="Calibri"/>
              </w:rPr>
            </w:pPr>
            <w:r w:rsidRPr="004F3B18">
              <w:rPr>
                <w:rFonts w:ascii="Calibri" w:hAnsi="Calibri" w:cs="Calibri"/>
              </w:rPr>
              <w:t>Test metrics</w:t>
            </w:r>
          </w:p>
        </w:tc>
        <w:tc>
          <w:tcPr>
            <w:tcW w:w="1285" w:type="dxa"/>
          </w:tcPr>
          <w:p w14:paraId="2ACA1358" w14:textId="77777777" w:rsidR="00C174AB" w:rsidRPr="004F3B18" w:rsidRDefault="00C174AB" w:rsidP="00B260E9">
            <w:pPr>
              <w:jc w:val="center"/>
              <w:rPr>
                <w:rFonts w:ascii="Calibri" w:hAnsi="Calibri" w:cs="Calibri"/>
              </w:rPr>
            </w:pPr>
            <w:r w:rsidRPr="004F3B18">
              <w:rPr>
                <w:rFonts w:ascii="Calibri" w:hAnsi="Calibri" w:cs="Calibri"/>
              </w:rPr>
              <w:t>1 day Forecast metrics</w:t>
            </w:r>
          </w:p>
        </w:tc>
        <w:tc>
          <w:tcPr>
            <w:tcW w:w="1843" w:type="dxa"/>
            <w:gridSpan w:val="2"/>
          </w:tcPr>
          <w:p w14:paraId="2554DB75" w14:textId="77777777" w:rsidR="00C174AB" w:rsidRPr="004F3B18" w:rsidRDefault="00C174AB" w:rsidP="00B260E9">
            <w:pPr>
              <w:jc w:val="center"/>
              <w:rPr>
                <w:rFonts w:ascii="Calibri" w:hAnsi="Calibri" w:cs="Calibri"/>
              </w:rPr>
            </w:pPr>
            <w:r w:rsidRPr="004F3B18">
              <w:rPr>
                <w:rFonts w:ascii="Calibri" w:hAnsi="Calibri" w:cs="Calibri"/>
              </w:rPr>
              <w:t>15 days Forecast metrics</w:t>
            </w:r>
          </w:p>
        </w:tc>
        <w:tc>
          <w:tcPr>
            <w:tcW w:w="1791" w:type="dxa"/>
            <w:gridSpan w:val="2"/>
          </w:tcPr>
          <w:p w14:paraId="4373CBBB" w14:textId="77777777" w:rsidR="00C174AB" w:rsidRPr="004F3B18" w:rsidRDefault="00C174AB" w:rsidP="00B260E9">
            <w:pPr>
              <w:jc w:val="center"/>
              <w:rPr>
                <w:rFonts w:ascii="Calibri" w:hAnsi="Calibri" w:cs="Calibri"/>
              </w:rPr>
            </w:pPr>
            <w:r w:rsidRPr="004F3B18">
              <w:rPr>
                <w:rFonts w:ascii="Calibri" w:hAnsi="Calibri" w:cs="Calibri"/>
              </w:rPr>
              <w:t>30 days Forecast metrics</w:t>
            </w:r>
          </w:p>
        </w:tc>
      </w:tr>
      <w:tr w:rsidR="00C174AB" w:rsidRPr="004F3B18" w14:paraId="75B3D734" w14:textId="77777777" w:rsidTr="00CA0CEC">
        <w:tc>
          <w:tcPr>
            <w:tcW w:w="699" w:type="dxa"/>
          </w:tcPr>
          <w:p w14:paraId="6F9F5DDA" w14:textId="77777777" w:rsidR="00C174AB" w:rsidRPr="004F3B18" w:rsidRDefault="00C174AB" w:rsidP="00B260E9">
            <w:pPr>
              <w:jc w:val="center"/>
              <w:rPr>
                <w:rFonts w:ascii="Calibri" w:hAnsi="Calibri" w:cs="Calibri"/>
              </w:rPr>
            </w:pPr>
            <w:r w:rsidRPr="004F3B18">
              <w:rPr>
                <w:rFonts w:ascii="Calibri" w:hAnsi="Calibri" w:cs="Calibri"/>
              </w:rPr>
              <w:t>Stock</w:t>
            </w:r>
          </w:p>
        </w:tc>
        <w:tc>
          <w:tcPr>
            <w:tcW w:w="1124" w:type="dxa"/>
          </w:tcPr>
          <w:p w14:paraId="4FE06C88" w14:textId="77777777" w:rsidR="00C174AB" w:rsidRPr="004F3B18" w:rsidRDefault="00C174AB" w:rsidP="00B260E9">
            <w:pPr>
              <w:jc w:val="center"/>
              <w:rPr>
                <w:rFonts w:ascii="Calibri" w:hAnsi="Calibri" w:cs="Calibri"/>
              </w:rPr>
            </w:pPr>
            <w:r w:rsidRPr="004F3B18">
              <w:rPr>
                <w:rFonts w:ascii="Calibri" w:hAnsi="Calibri" w:cs="Calibri"/>
              </w:rPr>
              <w:t>Look Back</w:t>
            </w:r>
          </w:p>
        </w:tc>
        <w:tc>
          <w:tcPr>
            <w:tcW w:w="851" w:type="dxa"/>
          </w:tcPr>
          <w:p w14:paraId="6FB06C74" w14:textId="77777777" w:rsidR="00C174AB" w:rsidRPr="004F3B18" w:rsidRDefault="00C174AB" w:rsidP="00B260E9">
            <w:pPr>
              <w:jc w:val="center"/>
              <w:rPr>
                <w:rFonts w:ascii="Calibri" w:hAnsi="Calibri" w:cs="Calibri"/>
              </w:rPr>
            </w:pPr>
            <w:r w:rsidRPr="004F3B18">
              <w:rPr>
                <w:rFonts w:ascii="Calibri" w:hAnsi="Calibri" w:cs="Calibri"/>
              </w:rPr>
              <w:t>Epochs</w:t>
            </w:r>
          </w:p>
        </w:tc>
        <w:tc>
          <w:tcPr>
            <w:tcW w:w="753" w:type="dxa"/>
          </w:tcPr>
          <w:p w14:paraId="5E3D902E"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671" w:type="dxa"/>
          </w:tcPr>
          <w:p w14:paraId="7AD1203B" w14:textId="77777777" w:rsidR="00C174AB" w:rsidRPr="004F3B18" w:rsidRDefault="00C174AB" w:rsidP="00B260E9">
            <w:pPr>
              <w:jc w:val="center"/>
              <w:rPr>
                <w:rFonts w:ascii="Calibri" w:hAnsi="Calibri" w:cs="Calibri"/>
              </w:rPr>
            </w:pPr>
            <w:r w:rsidRPr="004F3B18">
              <w:rPr>
                <w:rFonts w:ascii="Calibri" w:hAnsi="Calibri" w:cs="Calibri"/>
              </w:rPr>
              <w:t>R2</w:t>
            </w:r>
          </w:p>
        </w:tc>
        <w:tc>
          <w:tcPr>
            <w:tcW w:w="1285" w:type="dxa"/>
          </w:tcPr>
          <w:p w14:paraId="43CE6A60"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850" w:type="dxa"/>
          </w:tcPr>
          <w:p w14:paraId="60D3B0ED"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993" w:type="dxa"/>
          </w:tcPr>
          <w:p w14:paraId="34375BF3" w14:textId="77777777" w:rsidR="00C174AB" w:rsidRPr="004F3B18" w:rsidRDefault="00C174AB" w:rsidP="00B260E9">
            <w:pPr>
              <w:jc w:val="center"/>
              <w:rPr>
                <w:rFonts w:ascii="Calibri" w:hAnsi="Calibri" w:cs="Calibri"/>
              </w:rPr>
            </w:pPr>
            <w:r w:rsidRPr="004F3B18">
              <w:rPr>
                <w:rFonts w:ascii="Calibri" w:hAnsi="Calibri" w:cs="Calibri"/>
              </w:rPr>
              <w:t>R2</w:t>
            </w:r>
          </w:p>
        </w:tc>
        <w:tc>
          <w:tcPr>
            <w:tcW w:w="850" w:type="dxa"/>
          </w:tcPr>
          <w:p w14:paraId="4ACF49AD"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941" w:type="dxa"/>
          </w:tcPr>
          <w:p w14:paraId="0D4A47DE" w14:textId="77777777" w:rsidR="00C174AB" w:rsidRPr="004F3B18" w:rsidRDefault="00C174AB" w:rsidP="00B260E9">
            <w:pPr>
              <w:jc w:val="center"/>
              <w:rPr>
                <w:rFonts w:ascii="Calibri" w:hAnsi="Calibri" w:cs="Calibri"/>
              </w:rPr>
            </w:pPr>
            <w:r w:rsidRPr="004F3B18">
              <w:rPr>
                <w:rFonts w:ascii="Calibri" w:hAnsi="Calibri" w:cs="Calibri"/>
              </w:rPr>
              <w:t>R2</w:t>
            </w:r>
          </w:p>
        </w:tc>
      </w:tr>
      <w:tr w:rsidR="00417E15" w:rsidRPr="004F3B18" w14:paraId="1043C15D" w14:textId="77777777" w:rsidTr="00CA0CEC">
        <w:tc>
          <w:tcPr>
            <w:tcW w:w="699" w:type="dxa"/>
            <w:vMerge w:val="restart"/>
          </w:tcPr>
          <w:p w14:paraId="0F53D1A4" w14:textId="77777777" w:rsidR="00417E15" w:rsidRPr="004F3B18" w:rsidRDefault="00417E15" w:rsidP="00417E15">
            <w:pPr>
              <w:jc w:val="center"/>
              <w:rPr>
                <w:rFonts w:ascii="Calibri" w:hAnsi="Calibri" w:cs="Calibri"/>
              </w:rPr>
            </w:pPr>
            <w:r w:rsidRPr="004F3B18">
              <w:rPr>
                <w:rFonts w:ascii="Calibri" w:hAnsi="Calibri" w:cs="Calibri"/>
              </w:rPr>
              <w:t>SHEL</w:t>
            </w:r>
          </w:p>
        </w:tc>
        <w:tc>
          <w:tcPr>
            <w:tcW w:w="1124" w:type="dxa"/>
            <w:vMerge w:val="restart"/>
          </w:tcPr>
          <w:p w14:paraId="1D9E3BD9" w14:textId="77777777" w:rsidR="00417E15" w:rsidRPr="004F3B18" w:rsidRDefault="00417E15" w:rsidP="00417E15">
            <w:pPr>
              <w:jc w:val="center"/>
              <w:rPr>
                <w:rFonts w:ascii="Calibri" w:hAnsi="Calibri" w:cs="Calibri"/>
              </w:rPr>
            </w:pPr>
            <w:r w:rsidRPr="004F3B18">
              <w:rPr>
                <w:rFonts w:ascii="Calibri" w:hAnsi="Calibri" w:cs="Calibri"/>
              </w:rPr>
              <w:t>10</w:t>
            </w:r>
          </w:p>
        </w:tc>
        <w:tc>
          <w:tcPr>
            <w:tcW w:w="851" w:type="dxa"/>
          </w:tcPr>
          <w:p w14:paraId="5A6AC14E" w14:textId="77777777" w:rsidR="00417E15" w:rsidRPr="004F3B18" w:rsidRDefault="00417E15" w:rsidP="00417E15">
            <w:pPr>
              <w:jc w:val="center"/>
              <w:rPr>
                <w:rFonts w:ascii="Calibri" w:hAnsi="Calibri" w:cs="Calibri"/>
              </w:rPr>
            </w:pPr>
            <w:r w:rsidRPr="004F3B18">
              <w:rPr>
                <w:rFonts w:ascii="Calibri" w:hAnsi="Calibri" w:cs="Calibri"/>
              </w:rPr>
              <w:t>20</w:t>
            </w:r>
          </w:p>
        </w:tc>
        <w:tc>
          <w:tcPr>
            <w:tcW w:w="753" w:type="dxa"/>
          </w:tcPr>
          <w:p w14:paraId="4C86C67F" w14:textId="22157B6D" w:rsidR="00417E15" w:rsidRPr="004F3B18" w:rsidRDefault="00417E15" w:rsidP="00417E15">
            <w:pPr>
              <w:jc w:val="center"/>
              <w:rPr>
                <w:rFonts w:ascii="Calibri" w:hAnsi="Calibri" w:cs="Calibri"/>
              </w:rPr>
            </w:pPr>
            <w:r w:rsidRPr="004F3B18">
              <w:rPr>
                <w:rFonts w:ascii="Calibri" w:hAnsi="Calibri" w:cs="Calibri"/>
              </w:rPr>
              <w:t>2.95</w:t>
            </w:r>
          </w:p>
        </w:tc>
        <w:tc>
          <w:tcPr>
            <w:tcW w:w="671" w:type="dxa"/>
          </w:tcPr>
          <w:p w14:paraId="6979C4F6" w14:textId="30FB3A92" w:rsidR="00417E15" w:rsidRPr="004F3B18" w:rsidRDefault="00417E15" w:rsidP="00417E15">
            <w:pPr>
              <w:jc w:val="center"/>
              <w:rPr>
                <w:rFonts w:ascii="Calibri" w:hAnsi="Calibri" w:cs="Calibri"/>
              </w:rPr>
            </w:pPr>
            <w:r w:rsidRPr="004F3B18">
              <w:rPr>
                <w:rFonts w:ascii="Calibri" w:hAnsi="Calibri" w:cs="Calibri"/>
              </w:rPr>
              <w:t>0.82</w:t>
            </w:r>
          </w:p>
        </w:tc>
        <w:tc>
          <w:tcPr>
            <w:tcW w:w="1285" w:type="dxa"/>
          </w:tcPr>
          <w:p w14:paraId="7F85EE80" w14:textId="1709DE0C" w:rsidR="00417E15" w:rsidRPr="004F3B18" w:rsidRDefault="00417E15" w:rsidP="00417E15">
            <w:pPr>
              <w:jc w:val="center"/>
              <w:rPr>
                <w:rFonts w:ascii="Calibri" w:hAnsi="Calibri" w:cs="Calibri"/>
              </w:rPr>
            </w:pPr>
            <w:r w:rsidRPr="004F3B18">
              <w:rPr>
                <w:rFonts w:ascii="Calibri" w:hAnsi="Calibri" w:cs="Calibri"/>
              </w:rPr>
              <w:t>2.72</w:t>
            </w:r>
          </w:p>
        </w:tc>
        <w:tc>
          <w:tcPr>
            <w:tcW w:w="850" w:type="dxa"/>
          </w:tcPr>
          <w:p w14:paraId="501B9C3C" w14:textId="70984321" w:rsidR="00417E15" w:rsidRPr="004F3B18" w:rsidRDefault="00417E15" w:rsidP="00417E15">
            <w:pPr>
              <w:jc w:val="center"/>
              <w:rPr>
                <w:rFonts w:ascii="Calibri" w:hAnsi="Calibri" w:cs="Calibri"/>
              </w:rPr>
            </w:pPr>
            <w:r w:rsidRPr="004F3B18">
              <w:rPr>
                <w:rFonts w:ascii="Calibri" w:hAnsi="Calibri" w:cs="Calibri"/>
              </w:rPr>
              <w:t>2.92</w:t>
            </w:r>
          </w:p>
        </w:tc>
        <w:tc>
          <w:tcPr>
            <w:tcW w:w="993" w:type="dxa"/>
          </w:tcPr>
          <w:p w14:paraId="4E458DD3" w14:textId="1C5441DA" w:rsidR="00417E15" w:rsidRPr="004F3B18" w:rsidRDefault="00417E15" w:rsidP="00417E15">
            <w:pPr>
              <w:jc w:val="center"/>
              <w:rPr>
                <w:rFonts w:ascii="Calibri" w:hAnsi="Calibri" w:cs="Calibri"/>
              </w:rPr>
            </w:pPr>
            <w:r w:rsidRPr="004F3B18">
              <w:rPr>
                <w:rFonts w:ascii="Calibri" w:hAnsi="Calibri" w:cs="Calibri"/>
              </w:rPr>
              <w:t>-29.98</w:t>
            </w:r>
          </w:p>
        </w:tc>
        <w:tc>
          <w:tcPr>
            <w:tcW w:w="850" w:type="dxa"/>
          </w:tcPr>
          <w:p w14:paraId="5D5EC44C" w14:textId="676EFB38" w:rsidR="00417E15" w:rsidRPr="004F3B18" w:rsidRDefault="00417E15" w:rsidP="00417E15">
            <w:pPr>
              <w:jc w:val="center"/>
              <w:rPr>
                <w:rFonts w:ascii="Calibri" w:hAnsi="Calibri" w:cs="Calibri"/>
              </w:rPr>
            </w:pPr>
            <w:r w:rsidRPr="004F3B18">
              <w:rPr>
                <w:rFonts w:ascii="Calibri" w:hAnsi="Calibri" w:cs="Calibri"/>
              </w:rPr>
              <w:t>4.24</w:t>
            </w:r>
          </w:p>
        </w:tc>
        <w:tc>
          <w:tcPr>
            <w:tcW w:w="941" w:type="dxa"/>
          </w:tcPr>
          <w:p w14:paraId="179D7FFD" w14:textId="27A887EF" w:rsidR="00417E15" w:rsidRPr="004F3B18" w:rsidRDefault="00417E15" w:rsidP="00417E15">
            <w:pPr>
              <w:jc w:val="center"/>
              <w:rPr>
                <w:rFonts w:ascii="Calibri" w:hAnsi="Calibri" w:cs="Calibri"/>
              </w:rPr>
            </w:pPr>
            <w:r w:rsidRPr="004F3B18">
              <w:rPr>
                <w:rFonts w:ascii="Calibri" w:hAnsi="Calibri" w:cs="Calibri"/>
              </w:rPr>
              <w:t>-16.67</w:t>
            </w:r>
          </w:p>
        </w:tc>
      </w:tr>
      <w:tr w:rsidR="00417E15" w:rsidRPr="004F3B18" w14:paraId="12A00BA8" w14:textId="77777777" w:rsidTr="00CA0CEC">
        <w:tc>
          <w:tcPr>
            <w:tcW w:w="699" w:type="dxa"/>
            <w:vMerge/>
          </w:tcPr>
          <w:p w14:paraId="125DC5F5" w14:textId="77777777" w:rsidR="00417E15" w:rsidRPr="004F3B18" w:rsidRDefault="00417E15" w:rsidP="00417E15">
            <w:pPr>
              <w:jc w:val="center"/>
              <w:rPr>
                <w:rFonts w:ascii="Calibri" w:hAnsi="Calibri" w:cs="Calibri"/>
              </w:rPr>
            </w:pPr>
          </w:p>
        </w:tc>
        <w:tc>
          <w:tcPr>
            <w:tcW w:w="1124" w:type="dxa"/>
            <w:vMerge/>
          </w:tcPr>
          <w:p w14:paraId="3280122F" w14:textId="77777777" w:rsidR="00417E15" w:rsidRPr="004F3B18" w:rsidRDefault="00417E15" w:rsidP="00417E15">
            <w:pPr>
              <w:jc w:val="center"/>
              <w:rPr>
                <w:rFonts w:ascii="Calibri" w:hAnsi="Calibri" w:cs="Calibri"/>
              </w:rPr>
            </w:pPr>
          </w:p>
        </w:tc>
        <w:tc>
          <w:tcPr>
            <w:tcW w:w="851" w:type="dxa"/>
          </w:tcPr>
          <w:p w14:paraId="7646682B" w14:textId="77777777" w:rsidR="00417E15" w:rsidRPr="004F3B18" w:rsidRDefault="00417E15" w:rsidP="00417E15">
            <w:pPr>
              <w:jc w:val="center"/>
              <w:rPr>
                <w:rFonts w:ascii="Calibri" w:hAnsi="Calibri" w:cs="Calibri"/>
              </w:rPr>
            </w:pPr>
            <w:r w:rsidRPr="004F3B18">
              <w:rPr>
                <w:rFonts w:ascii="Calibri" w:hAnsi="Calibri" w:cs="Calibri"/>
              </w:rPr>
              <w:t>50</w:t>
            </w:r>
          </w:p>
        </w:tc>
        <w:tc>
          <w:tcPr>
            <w:tcW w:w="753" w:type="dxa"/>
          </w:tcPr>
          <w:p w14:paraId="06172453" w14:textId="10EBCEEE" w:rsidR="00417E15" w:rsidRPr="004F3B18" w:rsidRDefault="00D972BC" w:rsidP="00417E15">
            <w:pPr>
              <w:jc w:val="center"/>
              <w:rPr>
                <w:rFonts w:ascii="Calibri" w:hAnsi="Calibri" w:cs="Calibri"/>
              </w:rPr>
            </w:pPr>
            <w:r w:rsidRPr="004F3B18">
              <w:rPr>
                <w:rFonts w:ascii="Calibri" w:hAnsi="Calibri" w:cs="Calibri"/>
              </w:rPr>
              <w:t>2.46</w:t>
            </w:r>
          </w:p>
        </w:tc>
        <w:tc>
          <w:tcPr>
            <w:tcW w:w="671" w:type="dxa"/>
          </w:tcPr>
          <w:p w14:paraId="40D92A71" w14:textId="699F696C" w:rsidR="00417E15" w:rsidRPr="004F3B18" w:rsidRDefault="00D972BC" w:rsidP="00417E15">
            <w:pPr>
              <w:jc w:val="center"/>
              <w:rPr>
                <w:rFonts w:ascii="Calibri" w:hAnsi="Calibri" w:cs="Calibri"/>
              </w:rPr>
            </w:pPr>
            <w:r w:rsidRPr="004F3B18">
              <w:rPr>
                <w:rFonts w:ascii="Calibri" w:hAnsi="Calibri" w:cs="Calibri"/>
              </w:rPr>
              <w:t>0.86</w:t>
            </w:r>
          </w:p>
        </w:tc>
        <w:tc>
          <w:tcPr>
            <w:tcW w:w="1285" w:type="dxa"/>
          </w:tcPr>
          <w:p w14:paraId="663E03EB" w14:textId="49506115" w:rsidR="00417E15" w:rsidRPr="004F3B18" w:rsidRDefault="00DA3AA1" w:rsidP="00417E15">
            <w:pPr>
              <w:jc w:val="center"/>
              <w:rPr>
                <w:rFonts w:ascii="Calibri" w:hAnsi="Calibri" w:cs="Calibri"/>
              </w:rPr>
            </w:pPr>
            <w:r w:rsidRPr="004F3B18">
              <w:rPr>
                <w:rFonts w:ascii="Calibri" w:hAnsi="Calibri" w:cs="Calibri"/>
              </w:rPr>
              <w:t>0.68</w:t>
            </w:r>
          </w:p>
        </w:tc>
        <w:tc>
          <w:tcPr>
            <w:tcW w:w="850" w:type="dxa"/>
          </w:tcPr>
          <w:p w14:paraId="74294A86" w14:textId="04657705" w:rsidR="00417E15" w:rsidRPr="004F3B18" w:rsidRDefault="00DA3AA1" w:rsidP="00417E15">
            <w:pPr>
              <w:jc w:val="center"/>
              <w:rPr>
                <w:rFonts w:ascii="Calibri" w:hAnsi="Calibri" w:cs="Calibri"/>
              </w:rPr>
            </w:pPr>
            <w:r w:rsidRPr="004F3B18">
              <w:rPr>
                <w:rFonts w:ascii="Calibri" w:hAnsi="Calibri" w:cs="Calibri"/>
              </w:rPr>
              <w:t>7.21</w:t>
            </w:r>
          </w:p>
        </w:tc>
        <w:tc>
          <w:tcPr>
            <w:tcW w:w="993" w:type="dxa"/>
          </w:tcPr>
          <w:p w14:paraId="6F1CF60E" w14:textId="20B9F5C3" w:rsidR="00417E15" w:rsidRPr="004F3B18" w:rsidRDefault="00DA3AA1" w:rsidP="00417E15">
            <w:pPr>
              <w:jc w:val="center"/>
              <w:rPr>
                <w:rFonts w:ascii="Calibri" w:hAnsi="Calibri" w:cs="Calibri"/>
              </w:rPr>
            </w:pPr>
            <w:r w:rsidRPr="004F3B18">
              <w:rPr>
                <w:rFonts w:ascii="Calibri" w:hAnsi="Calibri" w:cs="Calibri"/>
              </w:rPr>
              <w:t>-207.82</w:t>
            </w:r>
          </w:p>
        </w:tc>
        <w:tc>
          <w:tcPr>
            <w:tcW w:w="850" w:type="dxa"/>
          </w:tcPr>
          <w:p w14:paraId="45186F32" w14:textId="187D2E18" w:rsidR="00417E15" w:rsidRPr="004F3B18" w:rsidRDefault="00CA0CEC" w:rsidP="00417E15">
            <w:pPr>
              <w:jc w:val="center"/>
              <w:rPr>
                <w:rFonts w:ascii="Calibri" w:hAnsi="Calibri" w:cs="Calibri"/>
              </w:rPr>
            </w:pPr>
            <w:r w:rsidRPr="004F3B18">
              <w:rPr>
                <w:rFonts w:ascii="Calibri" w:hAnsi="Calibri" w:cs="Calibri"/>
              </w:rPr>
              <w:t>12.03</w:t>
            </w:r>
          </w:p>
        </w:tc>
        <w:tc>
          <w:tcPr>
            <w:tcW w:w="941" w:type="dxa"/>
          </w:tcPr>
          <w:p w14:paraId="556EB199" w14:textId="08582560" w:rsidR="00417E15" w:rsidRPr="004F3B18" w:rsidRDefault="00CA0CEC" w:rsidP="00417E15">
            <w:pPr>
              <w:jc w:val="center"/>
              <w:rPr>
                <w:rFonts w:ascii="Calibri" w:hAnsi="Calibri" w:cs="Calibri"/>
              </w:rPr>
            </w:pPr>
            <w:r w:rsidRPr="004F3B18">
              <w:rPr>
                <w:rFonts w:ascii="Calibri" w:hAnsi="Calibri" w:cs="Calibri"/>
              </w:rPr>
              <w:t>-137.23</w:t>
            </w:r>
          </w:p>
        </w:tc>
      </w:tr>
      <w:tr w:rsidR="00417E15" w:rsidRPr="004F3B18" w14:paraId="4C425AEF" w14:textId="77777777" w:rsidTr="00CA0CEC">
        <w:tc>
          <w:tcPr>
            <w:tcW w:w="699" w:type="dxa"/>
            <w:vMerge/>
          </w:tcPr>
          <w:p w14:paraId="20EBF40A" w14:textId="77777777" w:rsidR="00417E15" w:rsidRPr="004F3B18" w:rsidRDefault="00417E15" w:rsidP="00417E15">
            <w:pPr>
              <w:jc w:val="center"/>
              <w:rPr>
                <w:rFonts w:ascii="Calibri" w:hAnsi="Calibri" w:cs="Calibri"/>
              </w:rPr>
            </w:pPr>
          </w:p>
        </w:tc>
        <w:tc>
          <w:tcPr>
            <w:tcW w:w="1124" w:type="dxa"/>
            <w:vMerge/>
          </w:tcPr>
          <w:p w14:paraId="16FDEC77" w14:textId="77777777" w:rsidR="00417E15" w:rsidRPr="004F3B18" w:rsidRDefault="00417E15" w:rsidP="00417E15">
            <w:pPr>
              <w:jc w:val="center"/>
              <w:rPr>
                <w:rFonts w:ascii="Calibri" w:hAnsi="Calibri" w:cs="Calibri"/>
              </w:rPr>
            </w:pPr>
          </w:p>
        </w:tc>
        <w:tc>
          <w:tcPr>
            <w:tcW w:w="851" w:type="dxa"/>
          </w:tcPr>
          <w:p w14:paraId="266559FD" w14:textId="77777777" w:rsidR="00417E15" w:rsidRPr="004F3B18" w:rsidRDefault="00417E15" w:rsidP="00417E15">
            <w:pPr>
              <w:jc w:val="center"/>
              <w:rPr>
                <w:rFonts w:ascii="Calibri" w:hAnsi="Calibri" w:cs="Calibri"/>
              </w:rPr>
            </w:pPr>
            <w:r w:rsidRPr="004F3B18">
              <w:rPr>
                <w:rFonts w:ascii="Calibri" w:hAnsi="Calibri" w:cs="Calibri"/>
              </w:rPr>
              <w:t>100</w:t>
            </w:r>
          </w:p>
        </w:tc>
        <w:tc>
          <w:tcPr>
            <w:tcW w:w="753" w:type="dxa"/>
          </w:tcPr>
          <w:p w14:paraId="193A00B3" w14:textId="4F8E02E9" w:rsidR="00417E15" w:rsidRPr="004F3B18" w:rsidRDefault="006A7D95" w:rsidP="00417E15">
            <w:pPr>
              <w:jc w:val="center"/>
              <w:rPr>
                <w:rFonts w:ascii="Calibri" w:hAnsi="Calibri" w:cs="Calibri"/>
              </w:rPr>
            </w:pPr>
            <w:r w:rsidRPr="004F3B18">
              <w:rPr>
                <w:rFonts w:ascii="Calibri" w:hAnsi="Calibri" w:cs="Calibri"/>
              </w:rPr>
              <w:t>1.76</w:t>
            </w:r>
          </w:p>
        </w:tc>
        <w:tc>
          <w:tcPr>
            <w:tcW w:w="671" w:type="dxa"/>
          </w:tcPr>
          <w:p w14:paraId="613998EF" w14:textId="33BB9E12" w:rsidR="00417E15" w:rsidRPr="004F3B18" w:rsidRDefault="006A7D95" w:rsidP="00417E15">
            <w:pPr>
              <w:jc w:val="center"/>
              <w:rPr>
                <w:rFonts w:ascii="Calibri" w:hAnsi="Calibri" w:cs="Calibri"/>
              </w:rPr>
            </w:pPr>
            <w:r w:rsidRPr="004F3B18">
              <w:rPr>
                <w:rFonts w:ascii="Calibri" w:hAnsi="Calibri" w:cs="Calibri"/>
              </w:rPr>
              <w:t>0.93</w:t>
            </w:r>
          </w:p>
        </w:tc>
        <w:tc>
          <w:tcPr>
            <w:tcW w:w="1285" w:type="dxa"/>
          </w:tcPr>
          <w:p w14:paraId="79ACF4B8" w14:textId="7DA55025" w:rsidR="00417E15" w:rsidRPr="004F3B18" w:rsidRDefault="00C93C6E" w:rsidP="00417E15">
            <w:pPr>
              <w:jc w:val="center"/>
              <w:rPr>
                <w:rFonts w:ascii="Calibri" w:hAnsi="Calibri" w:cs="Calibri"/>
              </w:rPr>
            </w:pPr>
            <w:r w:rsidRPr="004F3B18">
              <w:rPr>
                <w:rFonts w:ascii="Calibri" w:hAnsi="Calibri" w:cs="Calibri"/>
              </w:rPr>
              <w:t>2.26</w:t>
            </w:r>
          </w:p>
        </w:tc>
        <w:tc>
          <w:tcPr>
            <w:tcW w:w="850" w:type="dxa"/>
          </w:tcPr>
          <w:p w14:paraId="7B352642" w14:textId="311DA4E2" w:rsidR="00417E15" w:rsidRPr="004F3B18" w:rsidRDefault="00C93C6E" w:rsidP="00417E15">
            <w:pPr>
              <w:jc w:val="center"/>
              <w:rPr>
                <w:rFonts w:ascii="Calibri" w:hAnsi="Calibri" w:cs="Calibri"/>
              </w:rPr>
            </w:pPr>
            <w:r w:rsidRPr="004F3B18">
              <w:rPr>
                <w:rFonts w:ascii="Calibri" w:hAnsi="Calibri" w:cs="Calibri"/>
              </w:rPr>
              <w:t>4.08</w:t>
            </w:r>
          </w:p>
        </w:tc>
        <w:tc>
          <w:tcPr>
            <w:tcW w:w="993" w:type="dxa"/>
          </w:tcPr>
          <w:p w14:paraId="4109B613" w14:textId="1B100DC5" w:rsidR="00417E15" w:rsidRPr="004F3B18" w:rsidRDefault="00C93C6E" w:rsidP="00417E15">
            <w:pPr>
              <w:jc w:val="center"/>
              <w:rPr>
                <w:rFonts w:ascii="Calibri" w:hAnsi="Calibri" w:cs="Calibri"/>
              </w:rPr>
            </w:pPr>
            <w:r w:rsidRPr="004F3B18">
              <w:rPr>
                <w:rFonts w:ascii="Calibri" w:hAnsi="Calibri" w:cs="Calibri"/>
              </w:rPr>
              <w:t>-60.54</w:t>
            </w:r>
          </w:p>
        </w:tc>
        <w:tc>
          <w:tcPr>
            <w:tcW w:w="850" w:type="dxa"/>
          </w:tcPr>
          <w:p w14:paraId="2C9AD9BC" w14:textId="67985ACF" w:rsidR="00417E15" w:rsidRPr="004F3B18" w:rsidRDefault="00C93C6E" w:rsidP="00417E15">
            <w:pPr>
              <w:jc w:val="center"/>
              <w:rPr>
                <w:rFonts w:ascii="Calibri" w:hAnsi="Calibri" w:cs="Calibri"/>
              </w:rPr>
            </w:pPr>
            <w:r w:rsidRPr="004F3B18">
              <w:rPr>
                <w:rFonts w:ascii="Calibri" w:hAnsi="Calibri" w:cs="Calibri"/>
              </w:rPr>
              <w:t>5.68</w:t>
            </w:r>
          </w:p>
        </w:tc>
        <w:tc>
          <w:tcPr>
            <w:tcW w:w="941" w:type="dxa"/>
          </w:tcPr>
          <w:p w14:paraId="4B9FCB2D" w14:textId="27095861" w:rsidR="00417E15" w:rsidRPr="004F3B18" w:rsidRDefault="00EC1651" w:rsidP="00417E15">
            <w:pPr>
              <w:jc w:val="center"/>
              <w:rPr>
                <w:rFonts w:ascii="Calibri" w:hAnsi="Calibri" w:cs="Calibri"/>
              </w:rPr>
            </w:pPr>
            <w:r w:rsidRPr="004F3B18">
              <w:rPr>
                <w:rFonts w:ascii="Calibri" w:hAnsi="Calibri" w:cs="Calibri"/>
              </w:rPr>
              <w:t>-28.93</w:t>
            </w:r>
          </w:p>
        </w:tc>
      </w:tr>
      <w:tr w:rsidR="00417E15" w:rsidRPr="004F3B18" w14:paraId="2EBD5F27" w14:textId="77777777" w:rsidTr="00CA0CEC">
        <w:tc>
          <w:tcPr>
            <w:tcW w:w="699" w:type="dxa"/>
            <w:vMerge/>
          </w:tcPr>
          <w:p w14:paraId="28A757A5" w14:textId="77777777" w:rsidR="00417E15" w:rsidRPr="004F3B18" w:rsidRDefault="00417E15" w:rsidP="00417E15">
            <w:pPr>
              <w:jc w:val="center"/>
              <w:rPr>
                <w:rFonts w:ascii="Calibri" w:hAnsi="Calibri" w:cs="Calibri"/>
              </w:rPr>
            </w:pPr>
          </w:p>
        </w:tc>
        <w:tc>
          <w:tcPr>
            <w:tcW w:w="1124" w:type="dxa"/>
            <w:vMerge/>
          </w:tcPr>
          <w:p w14:paraId="36DA2018" w14:textId="77777777" w:rsidR="00417E15" w:rsidRPr="004F3B18" w:rsidRDefault="00417E15" w:rsidP="00417E15">
            <w:pPr>
              <w:jc w:val="center"/>
              <w:rPr>
                <w:rFonts w:ascii="Calibri" w:hAnsi="Calibri" w:cs="Calibri"/>
              </w:rPr>
            </w:pPr>
          </w:p>
        </w:tc>
        <w:tc>
          <w:tcPr>
            <w:tcW w:w="851" w:type="dxa"/>
          </w:tcPr>
          <w:p w14:paraId="690E19AC" w14:textId="77777777" w:rsidR="00417E15" w:rsidRPr="004F3B18" w:rsidRDefault="00417E15" w:rsidP="00417E15">
            <w:pPr>
              <w:jc w:val="center"/>
              <w:rPr>
                <w:rFonts w:ascii="Calibri" w:hAnsi="Calibri" w:cs="Calibri"/>
              </w:rPr>
            </w:pPr>
            <w:r w:rsidRPr="004F3B18">
              <w:rPr>
                <w:rFonts w:ascii="Calibri" w:hAnsi="Calibri" w:cs="Calibri"/>
              </w:rPr>
              <w:t>150</w:t>
            </w:r>
          </w:p>
        </w:tc>
        <w:tc>
          <w:tcPr>
            <w:tcW w:w="753" w:type="dxa"/>
          </w:tcPr>
          <w:p w14:paraId="5CFBDD55" w14:textId="2F909F34" w:rsidR="00417E15" w:rsidRPr="004F3B18" w:rsidRDefault="00DE27ED" w:rsidP="00417E15">
            <w:pPr>
              <w:jc w:val="center"/>
              <w:rPr>
                <w:rFonts w:ascii="Calibri" w:hAnsi="Calibri" w:cs="Calibri"/>
              </w:rPr>
            </w:pPr>
            <w:r w:rsidRPr="004F3B18">
              <w:rPr>
                <w:rFonts w:ascii="Calibri" w:hAnsi="Calibri" w:cs="Calibri"/>
              </w:rPr>
              <w:t>1.71</w:t>
            </w:r>
          </w:p>
        </w:tc>
        <w:tc>
          <w:tcPr>
            <w:tcW w:w="671" w:type="dxa"/>
          </w:tcPr>
          <w:p w14:paraId="4566FDC4" w14:textId="701E728B" w:rsidR="00417E15" w:rsidRPr="004F3B18" w:rsidRDefault="00DE27ED" w:rsidP="00417E15">
            <w:pPr>
              <w:jc w:val="center"/>
              <w:rPr>
                <w:rFonts w:ascii="Calibri" w:hAnsi="Calibri" w:cs="Calibri"/>
              </w:rPr>
            </w:pPr>
            <w:r w:rsidRPr="004F3B18">
              <w:rPr>
                <w:rFonts w:ascii="Calibri" w:hAnsi="Calibri" w:cs="Calibri"/>
              </w:rPr>
              <w:t>0.93</w:t>
            </w:r>
          </w:p>
        </w:tc>
        <w:tc>
          <w:tcPr>
            <w:tcW w:w="1285" w:type="dxa"/>
          </w:tcPr>
          <w:p w14:paraId="1B2213A9" w14:textId="1C38CC77" w:rsidR="00417E15" w:rsidRPr="004F3B18" w:rsidRDefault="00B02FD5" w:rsidP="00417E15">
            <w:pPr>
              <w:jc w:val="center"/>
              <w:rPr>
                <w:rFonts w:ascii="Calibri" w:hAnsi="Calibri" w:cs="Calibri"/>
              </w:rPr>
            </w:pPr>
            <w:r w:rsidRPr="004F3B18">
              <w:rPr>
                <w:rFonts w:ascii="Calibri" w:hAnsi="Calibri" w:cs="Calibri"/>
              </w:rPr>
              <w:t>1.4</w:t>
            </w:r>
          </w:p>
        </w:tc>
        <w:tc>
          <w:tcPr>
            <w:tcW w:w="850" w:type="dxa"/>
          </w:tcPr>
          <w:p w14:paraId="0558EA81" w14:textId="26EF282B" w:rsidR="00417E15" w:rsidRPr="004F3B18" w:rsidRDefault="00B02FD5" w:rsidP="00417E15">
            <w:pPr>
              <w:jc w:val="center"/>
              <w:rPr>
                <w:rFonts w:ascii="Calibri" w:hAnsi="Calibri" w:cs="Calibri"/>
              </w:rPr>
            </w:pPr>
            <w:r w:rsidRPr="004F3B18">
              <w:rPr>
                <w:rFonts w:ascii="Calibri" w:hAnsi="Calibri" w:cs="Calibri"/>
              </w:rPr>
              <w:t>1.22</w:t>
            </w:r>
          </w:p>
        </w:tc>
        <w:tc>
          <w:tcPr>
            <w:tcW w:w="993" w:type="dxa"/>
          </w:tcPr>
          <w:p w14:paraId="3F28FB81" w14:textId="1B9FD90F" w:rsidR="00417E15" w:rsidRPr="004F3B18" w:rsidRDefault="00785B92" w:rsidP="00417E15">
            <w:pPr>
              <w:jc w:val="center"/>
              <w:rPr>
                <w:rFonts w:ascii="Calibri" w:hAnsi="Calibri" w:cs="Calibri"/>
              </w:rPr>
            </w:pPr>
            <w:r w:rsidRPr="004F3B18">
              <w:rPr>
                <w:rFonts w:ascii="Calibri" w:hAnsi="Calibri" w:cs="Calibri"/>
              </w:rPr>
              <w:t>-5.11</w:t>
            </w:r>
          </w:p>
        </w:tc>
        <w:tc>
          <w:tcPr>
            <w:tcW w:w="850" w:type="dxa"/>
          </w:tcPr>
          <w:p w14:paraId="224556E3" w14:textId="196E7D8E" w:rsidR="00417E15" w:rsidRPr="004F3B18" w:rsidRDefault="00785B92" w:rsidP="00417E15">
            <w:pPr>
              <w:jc w:val="center"/>
              <w:rPr>
                <w:rFonts w:ascii="Calibri" w:hAnsi="Calibri" w:cs="Calibri"/>
              </w:rPr>
            </w:pPr>
            <w:r w:rsidRPr="004F3B18">
              <w:rPr>
                <w:rFonts w:ascii="Calibri" w:hAnsi="Calibri" w:cs="Calibri"/>
              </w:rPr>
              <w:t>1.87</w:t>
            </w:r>
          </w:p>
        </w:tc>
        <w:tc>
          <w:tcPr>
            <w:tcW w:w="941" w:type="dxa"/>
          </w:tcPr>
          <w:p w14:paraId="5922FFD4" w14:textId="5307EA65" w:rsidR="00417E15" w:rsidRPr="004F3B18" w:rsidRDefault="00785B92" w:rsidP="00417E15">
            <w:pPr>
              <w:jc w:val="center"/>
              <w:rPr>
                <w:rFonts w:ascii="Calibri" w:hAnsi="Calibri" w:cs="Calibri"/>
              </w:rPr>
            </w:pPr>
            <w:r w:rsidRPr="004F3B18">
              <w:rPr>
                <w:rFonts w:ascii="Calibri" w:hAnsi="Calibri" w:cs="Calibri"/>
              </w:rPr>
              <w:t>-3.59</w:t>
            </w:r>
          </w:p>
        </w:tc>
      </w:tr>
      <w:tr w:rsidR="00417E15" w:rsidRPr="004F3B18" w14:paraId="5B49DC0E" w14:textId="77777777" w:rsidTr="00CA0CEC">
        <w:tc>
          <w:tcPr>
            <w:tcW w:w="699" w:type="dxa"/>
            <w:vMerge/>
          </w:tcPr>
          <w:p w14:paraId="31F82DAA" w14:textId="77777777" w:rsidR="00417E15" w:rsidRPr="004F3B18" w:rsidRDefault="00417E15" w:rsidP="00417E15">
            <w:pPr>
              <w:jc w:val="center"/>
              <w:rPr>
                <w:rFonts w:ascii="Calibri" w:hAnsi="Calibri" w:cs="Calibri"/>
              </w:rPr>
            </w:pPr>
          </w:p>
        </w:tc>
        <w:tc>
          <w:tcPr>
            <w:tcW w:w="1124" w:type="dxa"/>
            <w:vMerge w:val="restart"/>
          </w:tcPr>
          <w:p w14:paraId="18FCAC13" w14:textId="77777777" w:rsidR="00417E15" w:rsidRPr="004F3B18" w:rsidRDefault="00417E15" w:rsidP="00417E15">
            <w:pPr>
              <w:jc w:val="center"/>
              <w:rPr>
                <w:rFonts w:ascii="Calibri" w:hAnsi="Calibri" w:cs="Calibri"/>
              </w:rPr>
            </w:pPr>
            <w:r w:rsidRPr="004F3B18">
              <w:rPr>
                <w:rFonts w:ascii="Calibri" w:hAnsi="Calibri" w:cs="Calibri"/>
              </w:rPr>
              <w:t>25</w:t>
            </w:r>
          </w:p>
        </w:tc>
        <w:tc>
          <w:tcPr>
            <w:tcW w:w="851" w:type="dxa"/>
          </w:tcPr>
          <w:p w14:paraId="30621C29" w14:textId="77777777" w:rsidR="00417E15" w:rsidRPr="004F3B18" w:rsidRDefault="00417E15" w:rsidP="00417E15">
            <w:pPr>
              <w:jc w:val="center"/>
              <w:rPr>
                <w:rFonts w:ascii="Calibri" w:hAnsi="Calibri" w:cs="Calibri"/>
              </w:rPr>
            </w:pPr>
            <w:r w:rsidRPr="004F3B18">
              <w:rPr>
                <w:rFonts w:ascii="Calibri" w:hAnsi="Calibri" w:cs="Calibri"/>
              </w:rPr>
              <w:t>20</w:t>
            </w:r>
          </w:p>
        </w:tc>
        <w:tc>
          <w:tcPr>
            <w:tcW w:w="753" w:type="dxa"/>
          </w:tcPr>
          <w:p w14:paraId="3EDF20C5" w14:textId="0CA77737" w:rsidR="00417E15" w:rsidRPr="004F3B18" w:rsidRDefault="00E46D63" w:rsidP="00417E15">
            <w:pPr>
              <w:jc w:val="center"/>
              <w:rPr>
                <w:rFonts w:ascii="Calibri" w:hAnsi="Calibri" w:cs="Calibri"/>
              </w:rPr>
            </w:pPr>
            <w:r w:rsidRPr="004F3B18">
              <w:rPr>
                <w:rFonts w:ascii="Calibri" w:hAnsi="Calibri" w:cs="Calibri"/>
              </w:rPr>
              <w:t>2.65</w:t>
            </w:r>
          </w:p>
        </w:tc>
        <w:tc>
          <w:tcPr>
            <w:tcW w:w="671" w:type="dxa"/>
          </w:tcPr>
          <w:p w14:paraId="10F8F12C" w14:textId="4808A992" w:rsidR="00417E15" w:rsidRPr="004F3B18" w:rsidRDefault="00E46D63" w:rsidP="00417E15">
            <w:pPr>
              <w:jc w:val="center"/>
              <w:rPr>
                <w:rFonts w:ascii="Calibri" w:hAnsi="Calibri" w:cs="Calibri"/>
              </w:rPr>
            </w:pPr>
            <w:r w:rsidRPr="004F3B18">
              <w:rPr>
                <w:rFonts w:ascii="Calibri" w:hAnsi="Calibri" w:cs="Calibri"/>
              </w:rPr>
              <w:t>0.84</w:t>
            </w:r>
          </w:p>
        </w:tc>
        <w:tc>
          <w:tcPr>
            <w:tcW w:w="1285" w:type="dxa"/>
          </w:tcPr>
          <w:p w14:paraId="3948E307" w14:textId="34A18754" w:rsidR="00417E15" w:rsidRPr="004F3B18" w:rsidRDefault="00E118BB" w:rsidP="00417E15">
            <w:pPr>
              <w:jc w:val="center"/>
              <w:rPr>
                <w:rFonts w:ascii="Calibri" w:hAnsi="Calibri" w:cs="Calibri"/>
              </w:rPr>
            </w:pPr>
            <w:r w:rsidRPr="004F3B18">
              <w:rPr>
                <w:rFonts w:ascii="Calibri" w:hAnsi="Calibri" w:cs="Calibri"/>
              </w:rPr>
              <w:t>2.84</w:t>
            </w:r>
          </w:p>
        </w:tc>
        <w:tc>
          <w:tcPr>
            <w:tcW w:w="850" w:type="dxa"/>
          </w:tcPr>
          <w:p w14:paraId="3C3A464E" w14:textId="6F78E572" w:rsidR="00417E15" w:rsidRPr="004F3B18" w:rsidRDefault="00E118BB" w:rsidP="00417E15">
            <w:pPr>
              <w:jc w:val="center"/>
              <w:rPr>
                <w:rFonts w:ascii="Calibri" w:hAnsi="Calibri" w:cs="Calibri"/>
              </w:rPr>
            </w:pPr>
            <w:r w:rsidRPr="004F3B18">
              <w:rPr>
                <w:rFonts w:ascii="Calibri" w:hAnsi="Calibri" w:cs="Calibri"/>
              </w:rPr>
              <w:t>3.8</w:t>
            </w:r>
          </w:p>
        </w:tc>
        <w:tc>
          <w:tcPr>
            <w:tcW w:w="993" w:type="dxa"/>
          </w:tcPr>
          <w:p w14:paraId="22A7F21C" w14:textId="6F684F09" w:rsidR="00417E15" w:rsidRPr="004F3B18" w:rsidRDefault="00E118BB" w:rsidP="00417E15">
            <w:pPr>
              <w:jc w:val="center"/>
              <w:rPr>
                <w:rFonts w:ascii="Calibri" w:hAnsi="Calibri" w:cs="Calibri"/>
              </w:rPr>
            </w:pPr>
            <w:r w:rsidRPr="004F3B18">
              <w:rPr>
                <w:rFonts w:ascii="Calibri" w:hAnsi="Calibri" w:cs="Calibri"/>
              </w:rPr>
              <w:t>-52.71</w:t>
            </w:r>
          </w:p>
        </w:tc>
        <w:tc>
          <w:tcPr>
            <w:tcW w:w="850" w:type="dxa"/>
          </w:tcPr>
          <w:p w14:paraId="1FFFD27F" w14:textId="4DB39915" w:rsidR="00417E15" w:rsidRPr="004F3B18" w:rsidRDefault="00E118BB" w:rsidP="00417E15">
            <w:pPr>
              <w:jc w:val="center"/>
              <w:rPr>
                <w:rFonts w:ascii="Calibri" w:hAnsi="Calibri" w:cs="Calibri"/>
              </w:rPr>
            </w:pPr>
            <w:r w:rsidRPr="004F3B18">
              <w:rPr>
                <w:rFonts w:ascii="Calibri" w:hAnsi="Calibri" w:cs="Calibri"/>
              </w:rPr>
              <w:t>6.14</w:t>
            </w:r>
          </w:p>
        </w:tc>
        <w:tc>
          <w:tcPr>
            <w:tcW w:w="941" w:type="dxa"/>
          </w:tcPr>
          <w:p w14:paraId="343B2010" w14:textId="1F685ACD" w:rsidR="00417E15" w:rsidRPr="004F3B18" w:rsidRDefault="00E118BB" w:rsidP="00417E15">
            <w:pPr>
              <w:jc w:val="center"/>
              <w:rPr>
                <w:rFonts w:ascii="Calibri" w:hAnsi="Calibri" w:cs="Calibri"/>
              </w:rPr>
            </w:pPr>
            <w:r w:rsidRPr="004F3B18">
              <w:rPr>
                <w:rFonts w:ascii="Calibri" w:hAnsi="Calibri" w:cs="Calibri"/>
              </w:rPr>
              <w:t>-36.87</w:t>
            </w:r>
          </w:p>
        </w:tc>
      </w:tr>
      <w:tr w:rsidR="00417E15" w:rsidRPr="004F3B18" w14:paraId="078AD149" w14:textId="77777777" w:rsidTr="00CA0CEC">
        <w:tc>
          <w:tcPr>
            <w:tcW w:w="699" w:type="dxa"/>
            <w:vMerge/>
          </w:tcPr>
          <w:p w14:paraId="3B8BE18C" w14:textId="77777777" w:rsidR="00417E15" w:rsidRPr="004F3B18" w:rsidRDefault="00417E15" w:rsidP="00417E15">
            <w:pPr>
              <w:jc w:val="center"/>
              <w:rPr>
                <w:rFonts w:ascii="Calibri" w:hAnsi="Calibri" w:cs="Calibri"/>
              </w:rPr>
            </w:pPr>
          </w:p>
        </w:tc>
        <w:tc>
          <w:tcPr>
            <w:tcW w:w="1124" w:type="dxa"/>
            <w:vMerge/>
          </w:tcPr>
          <w:p w14:paraId="0058973F" w14:textId="77777777" w:rsidR="00417E15" w:rsidRPr="004F3B18" w:rsidRDefault="00417E15" w:rsidP="00417E15">
            <w:pPr>
              <w:jc w:val="center"/>
              <w:rPr>
                <w:rFonts w:ascii="Calibri" w:hAnsi="Calibri" w:cs="Calibri"/>
              </w:rPr>
            </w:pPr>
          </w:p>
        </w:tc>
        <w:tc>
          <w:tcPr>
            <w:tcW w:w="851" w:type="dxa"/>
          </w:tcPr>
          <w:p w14:paraId="61AF0821" w14:textId="77777777" w:rsidR="00417E15" w:rsidRPr="004F3B18" w:rsidRDefault="00417E15" w:rsidP="00417E15">
            <w:pPr>
              <w:jc w:val="center"/>
              <w:rPr>
                <w:rFonts w:ascii="Calibri" w:hAnsi="Calibri" w:cs="Calibri"/>
              </w:rPr>
            </w:pPr>
            <w:r w:rsidRPr="004F3B18">
              <w:rPr>
                <w:rFonts w:ascii="Calibri" w:hAnsi="Calibri" w:cs="Calibri"/>
              </w:rPr>
              <w:t>50</w:t>
            </w:r>
          </w:p>
        </w:tc>
        <w:tc>
          <w:tcPr>
            <w:tcW w:w="753" w:type="dxa"/>
          </w:tcPr>
          <w:p w14:paraId="12D7B555" w14:textId="4DA89871" w:rsidR="00417E15" w:rsidRPr="004F3B18" w:rsidRDefault="00A62B7C" w:rsidP="00417E15">
            <w:pPr>
              <w:jc w:val="center"/>
              <w:rPr>
                <w:rFonts w:ascii="Calibri" w:hAnsi="Calibri" w:cs="Calibri"/>
              </w:rPr>
            </w:pPr>
            <w:r w:rsidRPr="004F3B18">
              <w:rPr>
                <w:rFonts w:ascii="Calibri" w:hAnsi="Calibri" w:cs="Calibri"/>
              </w:rPr>
              <w:t>2.16</w:t>
            </w:r>
          </w:p>
        </w:tc>
        <w:tc>
          <w:tcPr>
            <w:tcW w:w="671" w:type="dxa"/>
          </w:tcPr>
          <w:p w14:paraId="7854297C" w14:textId="26AC1B5F" w:rsidR="00417E15" w:rsidRPr="004F3B18" w:rsidRDefault="00A62B7C" w:rsidP="00417E15">
            <w:pPr>
              <w:jc w:val="center"/>
              <w:rPr>
                <w:rFonts w:ascii="Calibri" w:hAnsi="Calibri" w:cs="Calibri"/>
              </w:rPr>
            </w:pPr>
            <w:r w:rsidRPr="004F3B18">
              <w:rPr>
                <w:rFonts w:ascii="Calibri" w:hAnsi="Calibri" w:cs="Calibri"/>
              </w:rPr>
              <w:t>0.89</w:t>
            </w:r>
          </w:p>
        </w:tc>
        <w:tc>
          <w:tcPr>
            <w:tcW w:w="1285" w:type="dxa"/>
          </w:tcPr>
          <w:p w14:paraId="4FC86F4F" w14:textId="5E54D7B7" w:rsidR="00417E15" w:rsidRPr="004F3B18" w:rsidRDefault="00942C20" w:rsidP="00417E15">
            <w:pPr>
              <w:jc w:val="center"/>
              <w:rPr>
                <w:rFonts w:ascii="Calibri" w:hAnsi="Calibri" w:cs="Calibri"/>
              </w:rPr>
            </w:pPr>
            <w:r w:rsidRPr="004F3B18">
              <w:rPr>
                <w:rFonts w:ascii="Calibri" w:hAnsi="Calibri" w:cs="Calibri"/>
              </w:rPr>
              <w:t>3.67</w:t>
            </w:r>
          </w:p>
        </w:tc>
        <w:tc>
          <w:tcPr>
            <w:tcW w:w="850" w:type="dxa"/>
          </w:tcPr>
          <w:p w14:paraId="57630DE1" w14:textId="459C7292" w:rsidR="00417E15" w:rsidRPr="004F3B18" w:rsidRDefault="00942C20" w:rsidP="00417E15">
            <w:pPr>
              <w:jc w:val="center"/>
              <w:rPr>
                <w:rFonts w:ascii="Calibri" w:hAnsi="Calibri" w:cs="Calibri"/>
              </w:rPr>
            </w:pPr>
            <w:r w:rsidRPr="004F3B18">
              <w:rPr>
                <w:rFonts w:ascii="Calibri" w:hAnsi="Calibri" w:cs="Calibri"/>
              </w:rPr>
              <w:t>8.85</w:t>
            </w:r>
          </w:p>
        </w:tc>
        <w:tc>
          <w:tcPr>
            <w:tcW w:w="993" w:type="dxa"/>
          </w:tcPr>
          <w:p w14:paraId="0E1844F6" w14:textId="1B5DF8B5" w:rsidR="00417E15" w:rsidRPr="004F3B18" w:rsidRDefault="00942C20" w:rsidP="00417E15">
            <w:pPr>
              <w:jc w:val="center"/>
              <w:rPr>
                <w:rFonts w:ascii="Calibri" w:hAnsi="Calibri" w:cs="Calibri"/>
              </w:rPr>
            </w:pPr>
            <w:r w:rsidRPr="004F3B18">
              <w:rPr>
                <w:rFonts w:ascii="Calibri" w:hAnsi="Calibri" w:cs="Calibri"/>
              </w:rPr>
              <w:t>-300.13</w:t>
            </w:r>
          </w:p>
        </w:tc>
        <w:tc>
          <w:tcPr>
            <w:tcW w:w="850" w:type="dxa"/>
          </w:tcPr>
          <w:p w14:paraId="541A4B23" w14:textId="593F7840" w:rsidR="00417E15" w:rsidRPr="004F3B18" w:rsidRDefault="00942C20" w:rsidP="00417E15">
            <w:pPr>
              <w:jc w:val="center"/>
              <w:rPr>
                <w:rFonts w:ascii="Calibri" w:hAnsi="Calibri" w:cs="Calibri"/>
              </w:rPr>
            </w:pPr>
            <w:r w:rsidRPr="004F3B18">
              <w:rPr>
                <w:rFonts w:ascii="Calibri" w:hAnsi="Calibri" w:cs="Calibri"/>
              </w:rPr>
              <w:t>15.5</w:t>
            </w:r>
          </w:p>
        </w:tc>
        <w:tc>
          <w:tcPr>
            <w:tcW w:w="941" w:type="dxa"/>
          </w:tcPr>
          <w:p w14:paraId="0FC15948" w14:textId="2F232431" w:rsidR="00417E15" w:rsidRPr="004F3B18" w:rsidRDefault="00942C20" w:rsidP="00417E15">
            <w:pPr>
              <w:jc w:val="center"/>
              <w:rPr>
                <w:rFonts w:ascii="Calibri" w:hAnsi="Calibri" w:cs="Calibri"/>
              </w:rPr>
            </w:pPr>
            <w:r w:rsidRPr="004F3B18">
              <w:rPr>
                <w:rFonts w:ascii="Calibri" w:hAnsi="Calibri" w:cs="Calibri"/>
              </w:rPr>
              <w:t>-243.29</w:t>
            </w:r>
          </w:p>
        </w:tc>
      </w:tr>
      <w:tr w:rsidR="00417E15" w:rsidRPr="004F3B18" w14:paraId="453167AD" w14:textId="77777777" w:rsidTr="00CA0CEC">
        <w:tc>
          <w:tcPr>
            <w:tcW w:w="699" w:type="dxa"/>
            <w:vMerge/>
          </w:tcPr>
          <w:p w14:paraId="738BA4D9" w14:textId="77777777" w:rsidR="00417E15" w:rsidRPr="004F3B18" w:rsidRDefault="00417E15" w:rsidP="00417E15">
            <w:pPr>
              <w:jc w:val="center"/>
              <w:rPr>
                <w:rFonts w:ascii="Calibri" w:hAnsi="Calibri" w:cs="Calibri"/>
              </w:rPr>
            </w:pPr>
          </w:p>
        </w:tc>
        <w:tc>
          <w:tcPr>
            <w:tcW w:w="1124" w:type="dxa"/>
            <w:vMerge/>
          </w:tcPr>
          <w:p w14:paraId="4F401609" w14:textId="77777777" w:rsidR="00417E15" w:rsidRPr="004F3B18" w:rsidRDefault="00417E15" w:rsidP="00417E15">
            <w:pPr>
              <w:jc w:val="center"/>
              <w:rPr>
                <w:rFonts w:ascii="Calibri" w:hAnsi="Calibri" w:cs="Calibri"/>
              </w:rPr>
            </w:pPr>
          </w:p>
        </w:tc>
        <w:tc>
          <w:tcPr>
            <w:tcW w:w="851" w:type="dxa"/>
          </w:tcPr>
          <w:p w14:paraId="689A4530" w14:textId="77777777" w:rsidR="00417E15" w:rsidRPr="004F3B18" w:rsidRDefault="00417E15" w:rsidP="00417E15">
            <w:pPr>
              <w:jc w:val="center"/>
              <w:rPr>
                <w:rFonts w:ascii="Calibri" w:hAnsi="Calibri" w:cs="Calibri"/>
              </w:rPr>
            </w:pPr>
            <w:r w:rsidRPr="004F3B18">
              <w:rPr>
                <w:rFonts w:ascii="Calibri" w:hAnsi="Calibri" w:cs="Calibri"/>
              </w:rPr>
              <w:t>100</w:t>
            </w:r>
          </w:p>
        </w:tc>
        <w:tc>
          <w:tcPr>
            <w:tcW w:w="753" w:type="dxa"/>
          </w:tcPr>
          <w:p w14:paraId="015D2E30" w14:textId="7D01C338" w:rsidR="00417E15" w:rsidRPr="004F3B18" w:rsidRDefault="005E14AB" w:rsidP="00417E15">
            <w:pPr>
              <w:jc w:val="center"/>
              <w:rPr>
                <w:rFonts w:ascii="Calibri" w:hAnsi="Calibri" w:cs="Calibri"/>
              </w:rPr>
            </w:pPr>
            <w:r w:rsidRPr="004F3B18">
              <w:rPr>
                <w:rFonts w:ascii="Calibri" w:hAnsi="Calibri" w:cs="Calibri"/>
              </w:rPr>
              <w:t>1.85</w:t>
            </w:r>
          </w:p>
        </w:tc>
        <w:tc>
          <w:tcPr>
            <w:tcW w:w="671" w:type="dxa"/>
          </w:tcPr>
          <w:p w14:paraId="6EC1A28E" w14:textId="429CB787" w:rsidR="00417E15" w:rsidRPr="004F3B18" w:rsidRDefault="005E14AB" w:rsidP="00417E15">
            <w:pPr>
              <w:jc w:val="center"/>
              <w:rPr>
                <w:rFonts w:ascii="Calibri" w:hAnsi="Calibri" w:cs="Calibri"/>
              </w:rPr>
            </w:pPr>
            <w:r w:rsidRPr="004F3B18">
              <w:rPr>
                <w:rFonts w:ascii="Calibri" w:hAnsi="Calibri" w:cs="Calibri"/>
              </w:rPr>
              <w:t>0.92</w:t>
            </w:r>
          </w:p>
        </w:tc>
        <w:tc>
          <w:tcPr>
            <w:tcW w:w="1285" w:type="dxa"/>
          </w:tcPr>
          <w:p w14:paraId="1586077E" w14:textId="3500C330" w:rsidR="00417E15" w:rsidRPr="004F3B18" w:rsidRDefault="008F55B1" w:rsidP="00417E15">
            <w:pPr>
              <w:jc w:val="center"/>
              <w:rPr>
                <w:rFonts w:ascii="Calibri" w:hAnsi="Calibri" w:cs="Calibri"/>
              </w:rPr>
            </w:pPr>
            <w:r w:rsidRPr="004F3B18">
              <w:rPr>
                <w:rFonts w:ascii="Calibri" w:hAnsi="Calibri" w:cs="Calibri"/>
              </w:rPr>
              <w:t>1.37</w:t>
            </w:r>
          </w:p>
        </w:tc>
        <w:tc>
          <w:tcPr>
            <w:tcW w:w="850" w:type="dxa"/>
          </w:tcPr>
          <w:p w14:paraId="51DA2CFC" w14:textId="6718A356" w:rsidR="00417E15" w:rsidRPr="004F3B18" w:rsidRDefault="008F55B1" w:rsidP="00417E15">
            <w:pPr>
              <w:jc w:val="center"/>
              <w:rPr>
                <w:rFonts w:ascii="Calibri" w:hAnsi="Calibri" w:cs="Calibri"/>
              </w:rPr>
            </w:pPr>
            <w:r w:rsidRPr="004F3B18">
              <w:rPr>
                <w:rFonts w:ascii="Calibri" w:hAnsi="Calibri" w:cs="Calibri"/>
              </w:rPr>
              <w:t>0.78</w:t>
            </w:r>
          </w:p>
        </w:tc>
        <w:tc>
          <w:tcPr>
            <w:tcW w:w="993" w:type="dxa"/>
          </w:tcPr>
          <w:p w14:paraId="39FCB2F0" w14:textId="42BF6252" w:rsidR="00417E15" w:rsidRPr="004F3B18" w:rsidRDefault="008F55B1" w:rsidP="00417E15">
            <w:pPr>
              <w:jc w:val="center"/>
              <w:rPr>
                <w:rFonts w:ascii="Calibri" w:hAnsi="Calibri" w:cs="Calibri"/>
              </w:rPr>
            </w:pPr>
            <w:r w:rsidRPr="004F3B18">
              <w:rPr>
                <w:rFonts w:ascii="Calibri" w:hAnsi="Calibri" w:cs="Calibri"/>
              </w:rPr>
              <w:t>-1.69</w:t>
            </w:r>
          </w:p>
        </w:tc>
        <w:tc>
          <w:tcPr>
            <w:tcW w:w="850" w:type="dxa"/>
          </w:tcPr>
          <w:p w14:paraId="2E69708A" w14:textId="6DB7A386" w:rsidR="00417E15" w:rsidRPr="004F3B18" w:rsidRDefault="008F55B1" w:rsidP="00417E15">
            <w:pPr>
              <w:jc w:val="center"/>
              <w:rPr>
                <w:rFonts w:ascii="Calibri" w:hAnsi="Calibri" w:cs="Calibri"/>
              </w:rPr>
            </w:pPr>
            <w:r w:rsidRPr="004F3B18">
              <w:rPr>
                <w:rFonts w:ascii="Calibri" w:hAnsi="Calibri" w:cs="Calibri"/>
              </w:rPr>
              <w:t>1.02</w:t>
            </w:r>
          </w:p>
        </w:tc>
        <w:tc>
          <w:tcPr>
            <w:tcW w:w="941" w:type="dxa"/>
          </w:tcPr>
          <w:p w14:paraId="1E0F1F53" w14:textId="541C462D" w:rsidR="00417E15" w:rsidRPr="004F3B18" w:rsidRDefault="008F55B1" w:rsidP="00417E15">
            <w:pPr>
              <w:jc w:val="center"/>
              <w:rPr>
                <w:rFonts w:ascii="Calibri" w:hAnsi="Calibri" w:cs="Calibri"/>
              </w:rPr>
            </w:pPr>
            <w:r w:rsidRPr="004F3B18">
              <w:rPr>
                <w:rFonts w:ascii="Calibri" w:hAnsi="Calibri" w:cs="Calibri"/>
              </w:rPr>
              <w:t>-0.36</w:t>
            </w:r>
          </w:p>
        </w:tc>
      </w:tr>
      <w:tr w:rsidR="00417E15" w:rsidRPr="004F3B18" w14:paraId="1828E7F5" w14:textId="77777777" w:rsidTr="00CA0CEC">
        <w:tc>
          <w:tcPr>
            <w:tcW w:w="699" w:type="dxa"/>
            <w:vMerge/>
          </w:tcPr>
          <w:p w14:paraId="13633E5A" w14:textId="77777777" w:rsidR="00417E15" w:rsidRPr="004F3B18" w:rsidRDefault="00417E15" w:rsidP="00417E15">
            <w:pPr>
              <w:jc w:val="center"/>
              <w:rPr>
                <w:rFonts w:ascii="Calibri" w:hAnsi="Calibri" w:cs="Calibri"/>
              </w:rPr>
            </w:pPr>
          </w:p>
        </w:tc>
        <w:tc>
          <w:tcPr>
            <w:tcW w:w="1124" w:type="dxa"/>
            <w:vMerge/>
          </w:tcPr>
          <w:p w14:paraId="615BC8C0" w14:textId="77777777" w:rsidR="00417E15" w:rsidRPr="004F3B18" w:rsidRDefault="00417E15" w:rsidP="00417E15">
            <w:pPr>
              <w:jc w:val="center"/>
              <w:rPr>
                <w:rFonts w:ascii="Calibri" w:hAnsi="Calibri" w:cs="Calibri"/>
              </w:rPr>
            </w:pPr>
          </w:p>
        </w:tc>
        <w:tc>
          <w:tcPr>
            <w:tcW w:w="851" w:type="dxa"/>
          </w:tcPr>
          <w:p w14:paraId="19316796" w14:textId="77777777" w:rsidR="00417E15" w:rsidRPr="004F3B18" w:rsidRDefault="00417E15" w:rsidP="00417E15">
            <w:pPr>
              <w:jc w:val="center"/>
              <w:rPr>
                <w:rFonts w:ascii="Calibri" w:hAnsi="Calibri" w:cs="Calibri"/>
              </w:rPr>
            </w:pPr>
            <w:r w:rsidRPr="004F3B18">
              <w:rPr>
                <w:rFonts w:ascii="Calibri" w:hAnsi="Calibri" w:cs="Calibri"/>
              </w:rPr>
              <w:t>150</w:t>
            </w:r>
          </w:p>
        </w:tc>
        <w:tc>
          <w:tcPr>
            <w:tcW w:w="753" w:type="dxa"/>
          </w:tcPr>
          <w:p w14:paraId="175FA64F" w14:textId="6362EED9" w:rsidR="00417E15" w:rsidRPr="004F3B18" w:rsidRDefault="0005242D" w:rsidP="00417E15">
            <w:pPr>
              <w:jc w:val="center"/>
              <w:rPr>
                <w:rFonts w:ascii="Calibri" w:hAnsi="Calibri" w:cs="Calibri"/>
              </w:rPr>
            </w:pPr>
            <w:r w:rsidRPr="004F3B18">
              <w:rPr>
                <w:rFonts w:ascii="Calibri" w:hAnsi="Calibri" w:cs="Calibri"/>
              </w:rPr>
              <w:t>1.78</w:t>
            </w:r>
          </w:p>
        </w:tc>
        <w:tc>
          <w:tcPr>
            <w:tcW w:w="671" w:type="dxa"/>
          </w:tcPr>
          <w:p w14:paraId="4B7BDCBF" w14:textId="335CD342" w:rsidR="00417E15" w:rsidRPr="004F3B18" w:rsidRDefault="0005242D" w:rsidP="00417E15">
            <w:pPr>
              <w:jc w:val="center"/>
              <w:rPr>
                <w:rFonts w:ascii="Calibri" w:hAnsi="Calibri" w:cs="Calibri"/>
              </w:rPr>
            </w:pPr>
            <w:r w:rsidRPr="004F3B18">
              <w:rPr>
                <w:rFonts w:ascii="Calibri" w:hAnsi="Calibri" w:cs="Calibri"/>
              </w:rPr>
              <w:t>0.93</w:t>
            </w:r>
          </w:p>
        </w:tc>
        <w:tc>
          <w:tcPr>
            <w:tcW w:w="1285" w:type="dxa"/>
          </w:tcPr>
          <w:p w14:paraId="69D06021" w14:textId="703FCD62" w:rsidR="00417E15" w:rsidRPr="004F3B18" w:rsidRDefault="00DF6890" w:rsidP="00417E15">
            <w:pPr>
              <w:jc w:val="center"/>
              <w:rPr>
                <w:rFonts w:ascii="Calibri" w:hAnsi="Calibri" w:cs="Calibri"/>
              </w:rPr>
            </w:pPr>
            <w:r w:rsidRPr="004F3B18">
              <w:rPr>
                <w:rFonts w:ascii="Calibri" w:hAnsi="Calibri" w:cs="Calibri"/>
              </w:rPr>
              <w:t>1.52</w:t>
            </w:r>
          </w:p>
        </w:tc>
        <w:tc>
          <w:tcPr>
            <w:tcW w:w="850" w:type="dxa"/>
          </w:tcPr>
          <w:p w14:paraId="7A04BC88" w14:textId="189E548A" w:rsidR="00417E15" w:rsidRPr="004F3B18" w:rsidRDefault="00DF6890" w:rsidP="00417E15">
            <w:pPr>
              <w:jc w:val="center"/>
              <w:rPr>
                <w:rFonts w:ascii="Calibri" w:hAnsi="Calibri" w:cs="Calibri"/>
              </w:rPr>
            </w:pPr>
            <w:r w:rsidRPr="004F3B18">
              <w:rPr>
                <w:rFonts w:ascii="Calibri" w:hAnsi="Calibri" w:cs="Calibri"/>
              </w:rPr>
              <w:t>1.46</w:t>
            </w:r>
          </w:p>
        </w:tc>
        <w:tc>
          <w:tcPr>
            <w:tcW w:w="993" w:type="dxa"/>
          </w:tcPr>
          <w:p w14:paraId="22C1B8DA" w14:textId="5B1D77D7" w:rsidR="00417E15" w:rsidRPr="004F3B18" w:rsidRDefault="00DF6890" w:rsidP="00417E15">
            <w:pPr>
              <w:jc w:val="center"/>
              <w:rPr>
                <w:rFonts w:ascii="Calibri" w:hAnsi="Calibri" w:cs="Calibri"/>
              </w:rPr>
            </w:pPr>
            <w:r w:rsidRPr="004F3B18">
              <w:rPr>
                <w:rFonts w:ascii="Calibri" w:hAnsi="Calibri" w:cs="Calibri"/>
              </w:rPr>
              <w:t>-7.45</w:t>
            </w:r>
          </w:p>
        </w:tc>
        <w:tc>
          <w:tcPr>
            <w:tcW w:w="850" w:type="dxa"/>
          </w:tcPr>
          <w:p w14:paraId="7CDD3804" w14:textId="56F9ABF5" w:rsidR="00417E15" w:rsidRPr="004F3B18" w:rsidRDefault="00DF6890" w:rsidP="00417E15">
            <w:pPr>
              <w:jc w:val="center"/>
              <w:rPr>
                <w:rFonts w:ascii="Calibri" w:hAnsi="Calibri" w:cs="Calibri"/>
              </w:rPr>
            </w:pPr>
            <w:r w:rsidRPr="004F3B18">
              <w:rPr>
                <w:rFonts w:ascii="Calibri" w:hAnsi="Calibri" w:cs="Calibri"/>
              </w:rPr>
              <w:t>2.06</w:t>
            </w:r>
          </w:p>
        </w:tc>
        <w:tc>
          <w:tcPr>
            <w:tcW w:w="941" w:type="dxa"/>
          </w:tcPr>
          <w:p w14:paraId="4DBAF3D4" w14:textId="7EA98B42" w:rsidR="00417E15" w:rsidRPr="004F3B18" w:rsidRDefault="00DF6890" w:rsidP="00417E15">
            <w:pPr>
              <w:jc w:val="center"/>
              <w:rPr>
                <w:rFonts w:ascii="Calibri" w:hAnsi="Calibri" w:cs="Calibri"/>
              </w:rPr>
            </w:pPr>
            <w:r w:rsidRPr="004F3B18">
              <w:rPr>
                <w:rFonts w:ascii="Calibri" w:hAnsi="Calibri" w:cs="Calibri"/>
              </w:rPr>
              <w:t>-4.0</w:t>
            </w:r>
          </w:p>
        </w:tc>
      </w:tr>
      <w:tr w:rsidR="00417E15" w:rsidRPr="004F3B18" w14:paraId="5A362D6D" w14:textId="77777777" w:rsidTr="00CA0CEC">
        <w:tc>
          <w:tcPr>
            <w:tcW w:w="699" w:type="dxa"/>
            <w:vMerge/>
          </w:tcPr>
          <w:p w14:paraId="7457509B" w14:textId="77777777" w:rsidR="00417E15" w:rsidRPr="004F3B18" w:rsidRDefault="00417E15" w:rsidP="00417E15">
            <w:pPr>
              <w:jc w:val="center"/>
              <w:rPr>
                <w:rFonts w:ascii="Calibri" w:hAnsi="Calibri" w:cs="Calibri"/>
              </w:rPr>
            </w:pPr>
          </w:p>
        </w:tc>
        <w:tc>
          <w:tcPr>
            <w:tcW w:w="1124" w:type="dxa"/>
            <w:vMerge w:val="restart"/>
          </w:tcPr>
          <w:p w14:paraId="54BC49C3" w14:textId="77777777" w:rsidR="00417E15" w:rsidRPr="004F3B18" w:rsidRDefault="00417E15" w:rsidP="00417E15">
            <w:pPr>
              <w:jc w:val="center"/>
              <w:rPr>
                <w:rFonts w:ascii="Calibri" w:hAnsi="Calibri" w:cs="Calibri"/>
              </w:rPr>
            </w:pPr>
            <w:r w:rsidRPr="004F3B18">
              <w:rPr>
                <w:rFonts w:ascii="Calibri" w:hAnsi="Calibri" w:cs="Calibri"/>
              </w:rPr>
              <w:t>50</w:t>
            </w:r>
          </w:p>
        </w:tc>
        <w:tc>
          <w:tcPr>
            <w:tcW w:w="851" w:type="dxa"/>
          </w:tcPr>
          <w:p w14:paraId="566696A1" w14:textId="77777777" w:rsidR="00417E15" w:rsidRPr="004F3B18" w:rsidRDefault="00417E15" w:rsidP="00417E15">
            <w:pPr>
              <w:jc w:val="center"/>
              <w:rPr>
                <w:rFonts w:ascii="Calibri" w:hAnsi="Calibri" w:cs="Calibri"/>
              </w:rPr>
            </w:pPr>
            <w:r w:rsidRPr="004F3B18">
              <w:rPr>
                <w:rFonts w:ascii="Calibri" w:hAnsi="Calibri" w:cs="Calibri"/>
              </w:rPr>
              <w:t>20</w:t>
            </w:r>
          </w:p>
        </w:tc>
        <w:tc>
          <w:tcPr>
            <w:tcW w:w="753" w:type="dxa"/>
          </w:tcPr>
          <w:p w14:paraId="38AD81B2" w14:textId="5FE3B5A7" w:rsidR="00417E15" w:rsidRPr="004F3B18" w:rsidRDefault="00653089" w:rsidP="00417E15">
            <w:pPr>
              <w:jc w:val="center"/>
              <w:rPr>
                <w:rFonts w:ascii="Calibri" w:hAnsi="Calibri" w:cs="Calibri"/>
              </w:rPr>
            </w:pPr>
            <w:r w:rsidRPr="004F3B18">
              <w:rPr>
                <w:rFonts w:ascii="Calibri" w:hAnsi="Calibri" w:cs="Calibri"/>
              </w:rPr>
              <w:t>2.44</w:t>
            </w:r>
          </w:p>
        </w:tc>
        <w:tc>
          <w:tcPr>
            <w:tcW w:w="671" w:type="dxa"/>
          </w:tcPr>
          <w:p w14:paraId="73555005" w14:textId="368FEB24" w:rsidR="00417E15" w:rsidRPr="004F3B18" w:rsidRDefault="00653089" w:rsidP="00417E15">
            <w:pPr>
              <w:jc w:val="center"/>
              <w:rPr>
                <w:rFonts w:ascii="Calibri" w:hAnsi="Calibri" w:cs="Calibri"/>
              </w:rPr>
            </w:pPr>
            <w:r w:rsidRPr="004F3B18">
              <w:rPr>
                <w:rFonts w:ascii="Calibri" w:hAnsi="Calibri" w:cs="Calibri"/>
              </w:rPr>
              <w:t>0.86</w:t>
            </w:r>
          </w:p>
        </w:tc>
        <w:tc>
          <w:tcPr>
            <w:tcW w:w="1285" w:type="dxa"/>
          </w:tcPr>
          <w:p w14:paraId="2AEBBF29" w14:textId="02DA0609" w:rsidR="00417E15" w:rsidRPr="004F3B18" w:rsidRDefault="00EB6783" w:rsidP="00417E15">
            <w:pPr>
              <w:jc w:val="center"/>
              <w:rPr>
                <w:rFonts w:ascii="Calibri" w:hAnsi="Calibri" w:cs="Calibri"/>
              </w:rPr>
            </w:pPr>
            <w:r w:rsidRPr="004F3B18">
              <w:rPr>
                <w:rFonts w:ascii="Calibri" w:hAnsi="Calibri" w:cs="Calibri"/>
              </w:rPr>
              <w:t>3.44</w:t>
            </w:r>
          </w:p>
        </w:tc>
        <w:tc>
          <w:tcPr>
            <w:tcW w:w="850" w:type="dxa"/>
          </w:tcPr>
          <w:p w14:paraId="31115EBD" w14:textId="5FE78BFD" w:rsidR="00417E15" w:rsidRPr="004F3B18" w:rsidRDefault="00EB6783" w:rsidP="00417E15">
            <w:pPr>
              <w:jc w:val="center"/>
              <w:rPr>
                <w:rFonts w:ascii="Calibri" w:hAnsi="Calibri" w:cs="Calibri"/>
              </w:rPr>
            </w:pPr>
            <w:r w:rsidRPr="004F3B18">
              <w:rPr>
                <w:rFonts w:ascii="Calibri" w:hAnsi="Calibri" w:cs="Calibri"/>
              </w:rPr>
              <w:t>4.22</w:t>
            </w:r>
          </w:p>
        </w:tc>
        <w:tc>
          <w:tcPr>
            <w:tcW w:w="993" w:type="dxa"/>
          </w:tcPr>
          <w:p w14:paraId="026C4025" w14:textId="02426BC1" w:rsidR="00417E15" w:rsidRPr="004F3B18" w:rsidRDefault="00C34A82" w:rsidP="00417E15">
            <w:pPr>
              <w:jc w:val="center"/>
              <w:rPr>
                <w:rFonts w:ascii="Calibri" w:hAnsi="Calibri" w:cs="Calibri"/>
              </w:rPr>
            </w:pPr>
            <w:r w:rsidRPr="004F3B18">
              <w:rPr>
                <w:rFonts w:ascii="Calibri" w:hAnsi="Calibri" w:cs="Calibri"/>
              </w:rPr>
              <w:t>-62.96</w:t>
            </w:r>
          </w:p>
        </w:tc>
        <w:tc>
          <w:tcPr>
            <w:tcW w:w="850" w:type="dxa"/>
          </w:tcPr>
          <w:p w14:paraId="0DE589DC" w14:textId="0B7A5706" w:rsidR="00417E15" w:rsidRPr="004F3B18" w:rsidRDefault="00C34A82" w:rsidP="00417E15">
            <w:pPr>
              <w:jc w:val="center"/>
              <w:rPr>
                <w:rFonts w:ascii="Calibri" w:hAnsi="Calibri" w:cs="Calibri"/>
              </w:rPr>
            </w:pPr>
            <w:r w:rsidRPr="004F3B18">
              <w:rPr>
                <w:rFonts w:ascii="Calibri" w:hAnsi="Calibri" w:cs="Calibri"/>
              </w:rPr>
              <w:t>6.35</w:t>
            </w:r>
          </w:p>
        </w:tc>
        <w:tc>
          <w:tcPr>
            <w:tcW w:w="941" w:type="dxa"/>
          </w:tcPr>
          <w:p w14:paraId="39E67C2A" w14:textId="33CCF88F" w:rsidR="00417E15" w:rsidRPr="004F3B18" w:rsidRDefault="00C34A82" w:rsidP="00417E15">
            <w:pPr>
              <w:jc w:val="center"/>
              <w:rPr>
                <w:rFonts w:ascii="Calibri" w:hAnsi="Calibri" w:cs="Calibri"/>
              </w:rPr>
            </w:pPr>
            <w:r w:rsidRPr="004F3B18">
              <w:rPr>
                <w:rFonts w:ascii="Calibri" w:hAnsi="Calibri" w:cs="Calibri"/>
              </w:rPr>
              <w:t>-37.83</w:t>
            </w:r>
          </w:p>
        </w:tc>
      </w:tr>
      <w:tr w:rsidR="00417E15" w:rsidRPr="004F3B18" w14:paraId="7505E6B9" w14:textId="77777777" w:rsidTr="00CA0CEC">
        <w:tc>
          <w:tcPr>
            <w:tcW w:w="699" w:type="dxa"/>
            <w:vMerge/>
          </w:tcPr>
          <w:p w14:paraId="6B798417" w14:textId="77777777" w:rsidR="00417E15" w:rsidRPr="004F3B18" w:rsidRDefault="00417E15" w:rsidP="00417E15">
            <w:pPr>
              <w:jc w:val="center"/>
              <w:rPr>
                <w:rFonts w:ascii="Calibri" w:hAnsi="Calibri" w:cs="Calibri"/>
              </w:rPr>
            </w:pPr>
          </w:p>
        </w:tc>
        <w:tc>
          <w:tcPr>
            <w:tcW w:w="1124" w:type="dxa"/>
            <w:vMerge/>
          </w:tcPr>
          <w:p w14:paraId="2FCD49DD" w14:textId="77777777" w:rsidR="00417E15" w:rsidRPr="004F3B18" w:rsidRDefault="00417E15" w:rsidP="00417E15">
            <w:pPr>
              <w:jc w:val="center"/>
              <w:rPr>
                <w:rFonts w:ascii="Calibri" w:hAnsi="Calibri" w:cs="Calibri"/>
              </w:rPr>
            </w:pPr>
          </w:p>
        </w:tc>
        <w:tc>
          <w:tcPr>
            <w:tcW w:w="851" w:type="dxa"/>
          </w:tcPr>
          <w:p w14:paraId="71975F26" w14:textId="77777777" w:rsidR="00417E15" w:rsidRPr="004F3B18" w:rsidRDefault="00417E15" w:rsidP="00417E15">
            <w:pPr>
              <w:jc w:val="center"/>
              <w:rPr>
                <w:rFonts w:ascii="Calibri" w:hAnsi="Calibri" w:cs="Calibri"/>
              </w:rPr>
            </w:pPr>
            <w:r w:rsidRPr="004F3B18">
              <w:rPr>
                <w:rFonts w:ascii="Calibri" w:hAnsi="Calibri" w:cs="Calibri"/>
              </w:rPr>
              <w:t>50</w:t>
            </w:r>
          </w:p>
        </w:tc>
        <w:tc>
          <w:tcPr>
            <w:tcW w:w="753" w:type="dxa"/>
          </w:tcPr>
          <w:p w14:paraId="572A3A07" w14:textId="448F8718" w:rsidR="00417E15" w:rsidRPr="004F3B18" w:rsidRDefault="00245516" w:rsidP="00417E15">
            <w:pPr>
              <w:jc w:val="center"/>
              <w:rPr>
                <w:rFonts w:ascii="Calibri" w:hAnsi="Calibri" w:cs="Calibri"/>
              </w:rPr>
            </w:pPr>
            <w:r w:rsidRPr="004F3B18">
              <w:rPr>
                <w:rFonts w:ascii="Calibri" w:hAnsi="Calibri" w:cs="Calibri"/>
              </w:rPr>
              <w:t>2.4</w:t>
            </w:r>
          </w:p>
        </w:tc>
        <w:tc>
          <w:tcPr>
            <w:tcW w:w="671" w:type="dxa"/>
          </w:tcPr>
          <w:p w14:paraId="0A00F6E3" w14:textId="447A54C2" w:rsidR="00417E15" w:rsidRPr="004F3B18" w:rsidRDefault="00245516" w:rsidP="00417E15">
            <w:pPr>
              <w:jc w:val="center"/>
              <w:rPr>
                <w:rFonts w:ascii="Calibri" w:hAnsi="Calibri" w:cs="Calibri"/>
              </w:rPr>
            </w:pPr>
            <w:r w:rsidRPr="004F3B18">
              <w:rPr>
                <w:rFonts w:ascii="Calibri" w:hAnsi="Calibri" w:cs="Calibri"/>
              </w:rPr>
              <w:t>0.87</w:t>
            </w:r>
          </w:p>
        </w:tc>
        <w:tc>
          <w:tcPr>
            <w:tcW w:w="1285" w:type="dxa"/>
          </w:tcPr>
          <w:p w14:paraId="620C1BDC" w14:textId="48526CD1" w:rsidR="00417E15" w:rsidRPr="004F3B18" w:rsidRDefault="00C021F2" w:rsidP="00417E15">
            <w:pPr>
              <w:jc w:val="center"/>
              <w:rPr>
                <w:rFonts w:ascii="Calibri" w:hAnsi="Calibri" w:cs="Calibri"/>
              </w:rPr>
            </w:pPr>
            <w:r w:rsidRPr="004F3B18">
              <w:rPr>
                <w:rFonts w:ascii="Calibri" w:hAnsi="Calibri" w:cs="Calibri"/>
              </w:rPr>
              <w:t>1.45</w:t>
            </w:r>
          </w:p>
        </w:tc>
        <w:tc>
          <w:tcPr>
            <w:tcW w:w="850" w:type="dxa"/>
          </w:tcPr>
          <w:p w14:paraId="0595A603" w14:textId="1FE90E3A" w:rsidR="00417E15" w:rsidRPr="004F3B18" w:rsidRDefault="00C021F2" w:rsidP="00417E15">
            <w:pPr>
              <w:jc w:val="center"/>
              <w:rPr>
                <w:rFonts w:ascii="Calibri" w:hAnsi="Calibri" w:cs="Calibri"/>
              </w:rPr>
            </w:pPr>
            <w:r w:rsidRPr="004F3B18">
              <w:rPr>
                <w:rFonts w:ascii="Calibri" w:hAnsi="Calibri" w:cs="Calibri"/>
              </w:rPr>
              <w:t>1.14</w:t>
            </w:r>
          </w:p>
        </w:tc>
        <w:tc>
          <w:tcPr>
            <w:tcW w:w="993" w:type="dxa"/>
          </w:tcPr>
          <w:p w14:paraId="590E6175" w14:textId="2FA44B06" w:rsidR="00417E15" w:rsidRPr="004F3B18" w:rsidRDefault="00C021F2" w:rsidP="00417E15">
            <w:pPr>
              <w:jc w:val="center"/>
              <w:rPr>
                <w:rFonts w:ascii="Calibri" w:hAnsi="Calibri" w:cs="Calibri"/>
              </w:rPr>
            </w:pPr>
            <w:r w:rsidRPr="004F3B18">
              <w:rPr>
                <w:rFonts w:ascii="Calibri" w:hAnsi="Calibri" w:cs="Calibri"/>
              </w:rPr>
              <w:t>-4.32</w:t>
            </w:r>
          </w:p>
        </w:tc>
        <w:tc>
          <w:tcPr>
            <w:tcW w:w="850" w:type="dxa"/>
          </w:tcPr>
          <w:p w14:paraId="17BDB154" w14:textId="309ECB2E" w:rsidR="00417E15" w:rsidRPr="004F3B18" w:rsidRDefault="00C021F2" w:rsidP="00417E15">
            <w:pPr>
              <w:jc w:val="center"/>
              <w:rPr>
                <w:rFonts w:ascii="Calibri" w:hAnsi="Calibri" w:cs="Calibri"/>
              </w:rPr>
            </w:pPr>
            <w:r w:rsidRPr="004F3B18">
              <w:rPr>
                <w:rFonts w:ascii="Calibri" w:hAnsi="Calibri" w:cs="Calibri"/>
              </w:rPr>
              <w:t>1.55</w:t>
            </w:r>
          </w:p>
        </w:tc>
        <w:tc>
          <w:tcPr>
            <w:tcW w:w="941" w:type="dxa"/>
          </w:tcPr>
          <w:p w14:paraId="6348A59A" w14:textId="005B73E5" w:rsidR="00417E15" w:rsidRPr="004F3B18" w:rsidRDefault="00C021F2" w:rsidP="00417E15">
            <w:pPr>
              <w:jc w:val="center"/>
              <w:rPr>
                <w:rFonts w:ascii="Calibri" w:hAnsi="Calibri" w:cs="Calibri"/>
              </w:rPr>
            </w:pPr>
            <w:r w:rsidRPr="004F3B18">
              <w:rPr>
                <w:rFonts w:ascii="Calibri" w:hAnsi="Calibri" w:cs="Calibri"/>
              </w:rPr>
              <w:t>-2.14</w:t>
            </w:r>
          </w:p>
        </w:tc>
      </w:tr>
      <w:tr w:rsidR="00417E15" w:rsidRPr="004F3B18" w14:paraId="615A469C" w14:textId="77777777" w:rsidTr="00CA0CEC">
        <w:tc>
          <w:tcPr>
            <w:tcW w:w="699" w:type="dxa"/>
            <w:vMerge/>
          </w:tcPr>
          <w:p w14:paraId="7E7148FB" w14:textId="77777777" w:rsidR="00417E15" w:rsidRPr="004F3B18" w:rsidRDefault="00417E15" w:rsidP="00417E15">
            <w:pPr>
              <w:jc w:val="center"/>
              <w:rPr>
                <w:rFonts w:ascii="Calibri" w:hAnsi="Calibri" w:cs="Calibri"/>
              </w:rPr>
            </w:pPr>
          </w:p>
        </w:tc>
        <w:tc>
          <w:tcPr>
            <w:tcW w:w="1124" w:type="dxa"/>
            <w:vMerge/>
          </w:tcPr>
          <w:p w14:paraId="5B09B619" w14:textId="77777777" w:rsidR="00417E15" w:rsidRPr="004F3B18" w:rsidRDefault="00417E15" w:rsidP="00417E15">
            <w:pPr>
              <w:jc w:val="center"/>
              <w:rPr>
                <w:rFonts w:ascii="Calibri" w:hAnsi="Calibri" w:cs="Calibri"/>
              </w:rPr>
            </w:pPr>
          </w:p>
        </w:tc>
        <w:tc>
          <w:tcPr>
            <w:tcW w:w="851" w:type="dxa"/>
          </w:tcPr>
          <w:p w14:paraId="1E9BD319" w14:textId="77777777" w:rsidR="00417E15" w:rsidRPr="004F3B18" w:rsidRDefault="00417E15" w:rsidP="00417E15">
            <w:pPr>
              <w:jc w:val="center"/>
              <w:rPr>
                <w:rFonts w:ascii="Calibri" w:hAnsi="Calibri" w:cs="Calibri"/>
              </w:rPr>
            </w:pPr>
            <w:r w:rsidRPr="004F3B18">
              <w:rPr>
                <w:rFonts w:ascii="Calibri" w:hAnsi="Calibri" w:cs="Calibri"/>
              </w:rPr>
              <w:t>100</w:t>
            </w:r>
          </w:p>
        </w:tc>
        <w:tc>
          <w:tcPr>
            <w:tcW w:w="753" w:type="dxa"/>
          </w:tcPr>
          <w:p w14:paraId="5AFE1CC7" w14:textId="372FA057" w:rsidR="00417E15" w:rsidRPr="004F3B18" w:rsidRDefault="003856EA" w:rsidP="00417E15">
            <w:pPr>
              <w:jc w:val="center"/>
              <w:rPr>
                <w:rFonts w:ascii="Calibri" w:hAnsi="Calibri" w:cs="Calibri"/>
              </w:rPr>
            </w:pPr>
            <w:r w:rsidRPr="004F3B18">
              <w:rPr>
                <w:rFonts w:ascii="Calibri" w:hAnsi="Calibri" w:cs="Calibri"/>
              </w:rPr>
              <w:t>1.86</w:t>
            </w:r>
          </w:p>
        </w:tc>
        <w:tc>
          <w:tcPr>
            <w:tcW w:w="671" w:type="dxa"/>
          </w:tcPr>
          <w:p w14:paraId="61A2EF0F" w14:textId="322CAE9E" w:rsidR="00417E15" w:rsidRPr="004F3B18" w:rsidRDefault="003856EA" w:rsidP="00417E15">
            <w:pPr>
              <w:jc w:val="center"/>
              <w:rPr>
                <w:rFonts w:ascii="Calibri" w:hAnsi="Calibri" w:cs="Calibri"/>
              </w:rPr>
            </w:pPr>
            <w:r w:rsidRPr="004F3B18">
              <w:rPr>
                <w:rFonts w:ascii="Calibri" w:hAnsi="Calibri" w:cs="Calibri"/>
              </w:rPr>
              <w:t>0.92</w:t>
            </w:r>
          </w:p>
        </w:tc>
        <w:tc>
          <w:tcPr>
            <w:tcW w:w="1285" w:type="dxa"/>
          </w:tcPr>
          <w:p w14:paraId="42B9FA73" w14:textId="34F6AC60" w:rsidR="00417E15" w:rsidRPr="004F3B18" w:rsidRDefault="00D81492" w:rsidP="00417E15">
            <w:pPr>
              <w:jc w:val="center"/>
              <w:rPr>
                <w:rFonts w:ascii="Calibri" w:hAnsi="Calibri" w:cs="Calibri"/>
              </w:rPr>
            </w:pPr>
            <w:r w:rsidRPr="004F3B18">
              <w:rPr>
                <w:rFonts w:ascii="Calibri" w:hAnsi="Calibri" w:cs="Calibri"/>
              </w:rPr>
              <w:t>1.33</w:t>
            </w:r>
          </w:p>
        </w:tc>
        <w:tc>
          <w:tcPr>
            <w:tcW w:w="850" w:type="dxa"/>
          </w:tcPr>
          <w:p w14:paraId="73C9EC1C" w14:textId="14722C99" w:rsidR="00417E15" w:rsidRPr="004F3B18" w:rsidRDefault="00D81492" w:rsidP="00417E15">
            <w:pPr>
              <w:jc w:val="center"/>
              <w:rPr>
                <w:rFonts w:ascii="Calibri" w:hAnsi="Calibri" w:cs="Calibri"/>
              </w:rPr>
            </w:pPr>
            <w:r w:rsidRPr="004F3B18">
              <w:rPr>
                <w:rFonts w:ascii="Calibri" w:hAnsi="Calibri" w:cs="Calibri"/>
              </w:rPr>
              <w:t>1.11</w:t>
            </w:r>
          </w:p>
        </w:tc>
        <w:tc>
          <w:tcPr>
            <w:tcW w:w="993" w:type="dxa"/>
          </w:tcPr>
          <w:p w14:paraId="2473E250" w14:textId="03321515" w:rsidR="00417E15" w:rsidRPr="004F3B18" w:rsidRDefault="00D81492" w:rsidP="00417E15">
            <w:pPr>
              <w:jc w:val="center"/>
              <w:rPr>
                <w:rFonts w:ascii="Calibri" w:hAnsi="Calibri" w:cs="Calibri"/>
              </w:rPr>
            </w:pPr>
            <w:r w:rsidRPr="004F3B18">
              <w:rPr>
                <w:rFonts w:ascii="Calibri" w:hAnsi="Calibri" w:cs="Calibri"/>
              </w:rPr>
              <w:t>-4.18</w:t>
            </w:r>
          </w:p>
        </w:tc>
        <w:tc>
          <w:tcPr>
            <w:tcW w:w="850" w:type="dxa"/>
          </w:tcPr>
          <w:p w14:paraId="0CBDDF86" w14:textId="3C49C134" w:rsidR="00417E15" w:rsidRPr="004F3B18" w:rsidRDefault="00D81492" w:rsidP="00417E15">
            <w:pPr>
              <w:jc w:val="center"/>
              <w:rPr>
                <w:rFonts w:ascii="Calibri" w:hAnsi="Calibri" w:cs="Calibri"/>
              </w:rPr>
            </w:pPr>
            <w:r w:rsidRPr="004F3B18">
              <w:rPr>
                <w:rFonts w:ascii="Calibri" w:hAnsi="Calibri" w:cs="Calibri"/>
              </w:rPr>
              <w:t>1.7</w:t>
            </w:r>
          </w:p>
        </w:tc>
        <w:tc>
          <w:tcPr>
            <w:tcW w:w="941" w:type="dxa"/>
          </w:tcPr>
          <w:p w14:paraId="6B34BD97" w14:textId="6F9FFE10" w:rsidR="00417E15" w:rsidRPr="004F3B18" w:rsidRDefault="00D81492" w:rsidP="00417E15">
            <w:pPr>
              <w:jc w:val="center"/>
              <w:rPr>
                <w:rFonts w:ascii="Calibri" w:hAnsi="Calibri" w:cs="Calibri"/>
              </w:rPr>
            </w:pPr>
            <w:r w:rsidRPr="004F3B18">
              <w:rPr>
                <w:rFonts w:ascii="Calibri" w:hAnsi="Calibri" w:cs="Calibri"/>
              </w:rPr>
              <w:t>-2.96</w:t>
            </w:r>
          </w:p>
        </w:tc>
      </w:tr>
      <w:tr w:rsidR="00417E15" w:rsidRPr="004F3B18" w14:paraId="5F3E0B5B" w14:textId="77777777" w:rsidTr="00CA0CEC">
        <w:tc>
          <w:tcPr>
            <w:tcW w:w="699" w:type="dxa"/>
            <w:vMerge/>
          </w:tcPr>
          <w:p w14:paraId="5F53B925" w14:textId="77777777" w:rsidR="00417E15" w:rsidRPr="004F3B18" w:rsidRDefault="00417E15" w:rsidP="00417E15">
            <w:pPr>
              <w:jc w:val="center"/>
              <w:rPr>
                <w:rFonts w:ascii="Calibri" w:hAnsi="Calibri" w:cs="Calibri"/>
              </w:rPr>
            </w:pPr>
          </w:p>
        </w:tc>
        <w:tc>
          <w:tcPr>
            <w:tcW w:w="1124" w:type="dxa"/>
            <w:vMerge/>
          </w:tcPr>
          <w:p w14:paraId="29F29E8E" w14:textId="77777777" w:rsidR="00417E15" w:rsidRPr="004F3B18" w:rsidRDefault="00417E15" w:rsidP="00417E15">
            <w:pPr>
              <w:jc w:val="center"/>
              <w:rPr>
                <w:rFonts w:ascii="Calibri" w:hAnsi="Calibri" w:cs="Calibri"/>
              </w:rPr>
            </w:pPr>
          </w:p>
        </w:tc>
        <w:tc>
          <w:tcPr>
            <w:tcW w:w="851" w:type="dxa"/>
          </w:tcPr>
          <w:p w14:paraId="5BB96675" w14:textId="77777777" w:rsidR="00417E15" w:rsidRPr="004F3B18" w:rsidRDefault="00417E15" w:rsidP="00417E15">
            <w:pPr>
              <w:jc w:val="center"/>
              <w:rPr>
                <w:rFonts w:ascii="Calibri" w:hAnsi="Calibri" w:cs="Calibri"/>
              </w:rPr>
            </w:pPr>
            <w:r w:rsidRPr="004F3B18">
              <w:rPr>
                <w:rFonts w:ascii="Calibri" w:hAnsi="Calibri" w:cs="Calibri"/>
              </w:rPr>
              <w:t>150</w:t>
            </w:r>
          </w:p>
        </w:tc>
        <w:tc>
          <w:tcPr>
            <w:tcW w:w="753" w:type="dxa"/>
          </w:tcPr>
          <w:p w14:paraId="729C6B2C" w14:textId="5D0BE801" w:rsidR="00417E15" w:rsidRPr="004F3B18" w:rsidRDefault="00471B42" w:rsidP="00417E15">
            <w:pPr>
              <w:jc w:val="center"/>
              <w:rPr>
                <w:rFonts w:ascii="Calibri" w:hAnsi="Calibri" w:cs="Calibri"/>
              </w:rPr>
            </w:pPr>
            <w:r w:rsidRPr="004F3B18">
              <w:rPr>
                <w:rFonts w:ascii="Calibri" w:hAnsi="Calibri" w:cs="Calibri"/>
              </w:rPr>
              <w:t>1.81</w:t>
            </w:r>
          </w:p>
        </w:tc>
        <w:tc>
          <w:tcPr>
            <w:tcW w:w="671" w:type="dxa"/>
          </w:tcPr>
          <w:p w14:paraId="75C85A90" w14:textId="7F06DDC6" w:rsidR="00417E15" w:rsidRPr="004F3B18" w:rsidRDefault="00471B42" w:rsidP="00417E15">
            <w:pPr>
              <w:jc w:val="center"/>
              <w:rPr>
                <w:rFonts w:ascii="Calibri" w:hAnsi="Calibri" w:cs="Calibri"/>
              </w:rPr>
            </w:pPr>
            <w:r w:rsidRPr="004F3B18">
              <w:rPr>
                <w:rFonts w:ascii="Calibri" w:hAnsi="Calibri" w:cs="Calibri"/>
              </w:rPr>
              <w:t>0.93</w:t>
            </w:r>
          </w:p>
        </w:tc>
        <w:tc>
          <w:tcPr>
            <w:tcW w:w="1285" w:type="dxa"/>
          </w:tcPr>
          <w:p w14:paraId="22472F97" w14:textId="1EAAF92E" w:rsidR="00417E15" w:rsidRPr="004F3B18" w:rsidRDefault="007B01CB" w:rsidP="00417E15">
            <w:pPr>
              <w:jc w:val="center"/>
              <w:rPr>
                <w:rFonts w:ascii="Calibri" w:hAnsi="Calibri" w:cs="Calibri"/>
              </w:rPr>
            </w:pPr>
            <w:r w:rsidRPr="004F3B18">
              <w:rPr>
                <w:rFonts w:ascii="Calibri" w:hAnsi="Calibri" w:cs="Calibri"/>
              </w:rPr>
              <w:t>1.36</w:t>
            </w:r>
          </w:p>
        </w:tc>
        <w:tc>
          <w:tcPr>
            <w:tcW w:w="850" w:type="dxa"/>
          </w:tcPr>
          <w:p w14:paraId="1FF96F47" w14:textId="0AD02FF0" w:rsidR="00417E15" w:rsidRPr="004F3B18" w:rsidRDefault="007B01CB" w:rsidP="00417E15">
            <w:pPr>
              <w:jc w:val="center"/>
              <w:rPr>
                <w:rFonts w:ascii="Calibri" w:hAnsi="Calibri" w:cs="Calibri"/>
              </w:rPr>
            </w:pPr>
            <w:r w:rsidRPr="004F3B18">
              <w:rPr>
                <w:rFonts w:ascii="Calibri" w:hAnsi="Calibri" w:cs="Calibri"/>
              </w:rPr>
              <w:t>0.84</w:t>
            </w:r>
          </w:p>
        </w:tc>
        <w:tc>
          <w:tcPr>
            <w:tcW w:w="993" w:type="dxa"/>
          </w:tcPr>
          <w:p w14:paraId="3F2EABD8" w14:textId="00CD8E34" w:rsidR="00417E15" w:rsidRPr="004F3B18" w:rsidRDefault="007B01CB" w:rsidP="00417E15">
            <w:pPr>
              <w:jc w:val="center"/>
              <w:rPr>
                <w:rFonts w:ascii="Calibri" w:hAnsi="Calibri" w:cs="Calibri"/>
              </w:rPr>
            </w:pPr>
            <w:r w:rsidRPr="004F3B18">
              <w:rPr>
                <w:rFonts w:ascii="Calibri" w:hAnsi="Calibri" w:cs="Calibri"/>
              </w:rPr>
              <w:t>-2.03</w:t>
            </w:r>
          </w:p>
        </w:tc>
        <w:tc>
          <w:tcPr>
            <w:tcW w:w="850" w:type="dxa"/>
          </w:tcPr>
          <w:p w14:paraId="7C834805" w14:textId="7DBFBD34" w:rsidR="00417E15" w:rsidRPr="004F3B18" w:rsidRDefault="007B01CB" w:rsidP="00417E15">
            <w:pPr>
              <w:jc w:val="center"/>
              <w:rPr>
                <w:rFonts w:ascii="Calibri" w:hAnsi="Calibri" w:cs="Calibri"/>
              </w:rPr>
            </w:pPr>
            <w:r w:rsidRPr="004F3B18">
              <w:rPr>
                <w:rFonts w:ascii="Calibri" w:hAnsi="Calibri" w:cs="Calibri"/>
              </w:rPr>
              <w:t>1.12</w:t>
            </w:r>
          </w:p>
        </w:tc>
        <w:tc>
          <w:tcPr>
            <w:tcW w:w="941" w:type="dxa"/>
          </w:tcPr>
          <w:p w14:paraId="536EDDC1" w14:textId="4D05C41B" w:rsidR="00417E15" w:rsidRPr="004F3B18" w:rsidRDefault="007B01CB" w:rsidP="00417E15">
            <w:pPr>
              <w:jc w:val="center"/>
              <w:rPr>
                <w:rFonts w:ascii="Calibri" w:hAnsi="Calibri" w:cs="Calibri"/>
              </w:rPr>
            </w:pPr>
            <w:r w:rsidRPr="004F3B18">
              <w:rPr>
                <w:rFonts w:ascii="Calibri" w:hAnsi="Calibri" w:cs="Calibri"/>
              </w:rPr>
              <w:t>-0.7</w:t>
            </w:r>
          </w:p>
        </w:tc>
      </w:tr>
    </w:tbl>
    <w:p w14:paraId="2D7093B4" w14:textId="77777777" w:rsidR="00C174AB" w:rsidRPr="004F3B18" w:rsidRDefault="00C174AB" w:rsidP="00C174AB">
      <w:pPr>
        <w:rPr>
          <w:rFonts w:ascii="Calibri" w:hAnsi="Calibri" w:cs="Calibri"/>
        </w:rPr>
      </w:pPr>
    </w:p>
    <w:p w14:paraId="0029B8D2" w14:textId="18CD5B71" w:rsidR="0059309F" w:rsidRPr="004F3B18" w:rsidRDefault="0059309F" w:rsidP="0059309F">
      <w:pPr>
        <w:pStyle w:val="Caption"/>
        <w:keepNext/>
        <w:rPr>
          <w:rFonts w:ascii="Calibri" w:hAnsi="Calibri" w:cs="Calibri"/>
        </w:rPr>
      </w:pPr>
      <w:bookmarkStart w:id="110" w:name="_Toc165500137"/>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15</w:t>
      </w:r>
      <w:r w:rsidRPr="004F3B18">
        <w:rPr>
          <w:rFonts w:ascii="Calibri" w:hAnsi="Calibri" w:cs="Calibri"/>
        </w:rPr>
        <w:fldChar w:fldCharType="end"/>
      </w:r>
      <w:r w:rsidRPr="004F3B18">
        <w:rPr>
          <w:rFonts w:ascii="Calibri" w:hAnsi="Calibri" w:cs="Calibri"/>
        </w:rPr>
        <w:t>: Model-2 Metrics of XOM With StandardScaler</w:t>
      </w:r>
      <w:bookmarkEnd w:id="110"/>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851"/>
        <w:gridCol w:w="992"/>
        <w:gridCol w:w="941"/>
      </w:tblGrid>
      <w:tr w:rsidR="00C174AB" w:rsidRPr="004F3B18" w14:paraId="5E18F595" w14:textId="77777777" w:rsidTr="00B260E9">
        <w:tc>
          <w:tcPr>
            <w:tcW w:w="2674" w:type="dxa"/>
            <w:gridSpan w:val="3"/>
          </w:tcPr>
          <w:p w14:paraId="52DF1CA2" w14:textId="77777777" w:rsidR="00C174AB" w:rsidRPr="004F3B18" w:rsidRDefault="00C174AB" w:rsidP="00B260E9">
            <w:pPr>
              <w:jc w:val="center"/>
              <w:rPr>
                <w:rFonts w:ascii="Calibri" w:hAnsi="Calibri" w:cs="Calibri"/>
              </w:rPr>
            </w:pPr>
          </w:p>
        </w:tc>
        <w:tc>
          <w:tcPr>
            <w:tcW w:w="1424" w:type="dxa"/>
            <w:gridSpan w:val="2"/>
          </w:tcPr>
          <w:p w14:paraId="545A4E30" w14:textId="77777777" w:rsidR="00C174AB" w:rsidRPr="004F3B18" w:rsidRDefault="00C174AB" w:rsidP="00B260E9">
            <w:pPr>
              <w:jc w:val="center"/>
              <w:rPr>
                <w:rFonts w:ascii="Calibri" w:hAnsi="Calibri" w:cs="Calibri"/>
              </w:rPr>
            </w:pPr>
            <w:r w:rsidRPr="004F3B18">
              <w:rPr>
                <w:rFonts w:ascii="Calibri" w:hAnsi="Calibri" w:cs="Calibri"/>
              </w:rPr>
              <w:t>Test metrics</w:t>
            </w:r>
          </w:p>
        </w:tc>
        <w:tc>
          <w:tcPr>
            <w:tcW w:w="1285" w:type="dxa"/>
          </w:tcPr>
          <w:p w14:paraId="27767163" w14:textId="77777777" w:rsidR="00C174AB" w:rsidRPr="004F3B18" w:rsidRDefault="00C174AB" w:rsidP="00B260E9">
            <w:pPr>
              <w:jc w:val="center"/>
              <w:rPr>
                <w:rFonts w:ascii="Calibri" w:hAnsi="Calibri" w:cs="Calibri"/>
              </w:rPr>
            </w:pPr>
            <w:r w:rsidRPr="004F3B18">
              <w:rPr>
                <w:rFonts w:ascii="Calibri" w:hAnsi="Calibri" w:cs="Calibri"/>
              </w:rPr>
              <w:t>1 day Forecast metrics</w:t>
            </w:r>
          </w:p>
        </w:tc>
        <w:tc>
          <w:tcPr>
            <w:tcW w:w="1701" w:type="dxa"/>
            <w:gridSpan w:val="2"/>
          </w:tcPr>
          <w:p w14:paraId="05E8B6AA" w14:textId="77777777" w:rsidR="00C174AB" w:rsidRPr="004F3B18" w:rsidRDefault="00C174AB" w:rsidP="00B260E9">
            <w:pPr>
              <w:jc w:val="center"/>
              <w:rPr>
                <w:rFonts w:ascii="Calibri" w:hAnsi="Calibri" w:cs="Calibri"/>
              </w:rPr>
            </w:pPr>
            <w:r w:rsidRPr="004F3B18">
              <w:rPr>
                <w:rFonts w:ascii="Calibri" w:hAnsi="Calibri" w:cs="Calibri"/>
              </w:rPr>
              <w:t>15 days Forecast metrics</w:t>
            </w:r>
          </w:p>
        </w:tc>
        <w:tc>
          <w:tcPr>
            <w:tcW w:w="1933" w:type="dxa"/>
            <w:gridSpan w:val="2"/>
          </w:tcPr>
          <w:p w14:paraId="4BB4471D" w14:textId="77777777" w:rsidR="00C174AB" w:rsidRPr="004F3B18" w:rsidRDefault="00C174AB" w:rsidP="00B260E9">
            <w:pPr>
              <w:jc w:val="center"/>
              <w:rPr>
                <w:rFonts w:ascii="Calibri" w:hAnsi="Calibri" w:cs="Calibri"/>
              </w:rPr>
            </w:pPr>
            <w:r w:rsidRPr="004F3B18">
              <w:rPr>
                <w:rFonts w:ascii="Calibri" w:hAnsi="Calibri" w:cs="Calibri"/>
              </w:rPr>
              <w:t>30 days Forecast metrics</w:t>
            </w:r>
          </w:p>
        </w:tc>
      </w:tr>
      <w:tr w:rsidR="00C174AB" w:rsidRPr="004F3B18" w14:paraId="3C6B1DC4" w14:textId="77777777" w:rsidTr="00B260E9">
        <w:tc>
          <w:tcPr>
            <w:tcW w:w="699" w:type="dxa"/>
          </w:tcPr>
          <w:p w14:paraId="7E922AFE" w14:textId="77777777" w:rsidR="00C174AB" w:rsidRPr="004F3B18" w:rsidRDefault="00C174AB" w:rsidP="00B260E9">
            <w:pPr>
              <w:jc w:val="center"/>
              <w:rPr>
                <w:rFonts w:ascii="Calibri" w:hAnsi="Calibri" w:cs="Calibri"/>
              </w:rPr>
            </w:pPr>
            <w:r w:rsidRPr="004F3B18">
              <w:rPr>
                <w:rFonts w:ascii="Calibri" w:hAnsi="Calibri" w:cs="Calibri"/>
              </w:rPr>
              <w:t>Stock</w:t>
            </w:r>
          </w:p>
        </w:tc>
        <w:tc>
          <w:tcPr>
            <w:tcW w:w="1124" w:type="dxa"/>
          </w:tcPr>
          <w:p w14:paraId="4888589F" w14:textId="77777777" w:rsidR="00C174AB" w:rsidRPr="004F3B18" w:rsidRDefault="00C174AB" w:rsidP="00B260E9">
            <w:pPr>
              <w:jc w:val="center"/>
              <w:rPr>
                <w:rFonts w:ascii="Calibri" w:hAnsi="Calibri" w:cs="Calibri"/>
              </w:rPr>
            </w:pPr>
            <w:r w:rsidRPr="004F3B18">
              <w:rPr>
                <w:rFonts w:ascii="Calibri" w:hAnsi="Calibri" w:cs="Calibri"/>
              </w:rPr>
              <w:t>Look Back</w:t>
            </w:r>
          </w:p>
        </w:tc>
        <w:tc>
          <w:tcPr>
            <w:tcW w:w="851" w:type="dxa"/>
          </w:tcPr>
          <w:p w14:paraId="31BC9977" w14:textId="77777777" w:rsidR="00C174AB" w:rsidRPr="004F3B18" w:rsidRDefault="00C174AB" w:rsidP="00B260E9">
            <w:pPr>
              <w:jc w:val="center"/>
              <w:rPr>
                <w:rFonts w:ascii="Calibri" w:hAnsi="Calibri" w:cs="Calibri"/>
              </w:rPr>
            </w:pPr>
            <w:r w:rsidRPr="004F3B18">
              <w:rPr>
                <w:rFonts w:ascii="Calibri" w:hAnsi="Calibri" w:cs="Calibri"/>
              </w:rPr>
              <w:t>Epochs</w:t>
            </w:r>
          </w:p>
        </w:tc>
        <w:tc>
          <w:tcPr>
            <w:tcW w:w="753" w:type="dxa"/>
          </w:tcPr>
          <w:p w14:paraId="2B582B92"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671" w:type="dxa"/>
          </w:tcPr>
          <w:p w14:paraId="708C427F" w14:textId="77777777" w:rsidR="00C174AB" w:rsidRPr="004F3B18" w:rsidRDefault="00C174AB" w:rsidP="00B260E9">
            <w:pPr>
              <w:jc w:val="center"/>
              <w:rPr>
                <w:rFonts w:ascii="Calibri" w:hAnsi="Calibri" w:cs="Calibri"/>
              </w:rPr>
            </w:pPr>
            <w:r w:rsidRPr="004F3B18">
              <w:rPr>
                <w:rFonts w:ascii="Calibri" w:hAnsi="Calibri" w:cs="Calibri"/>
              </w:rPr>
              <w:t>R2</w:t>
            </w:r>
          </w:p>
        </w:tc>
        <w:tc>
          <w:tcPr>
            <w:tcW w:w="1285" w:type="dxa"/>
          </w:tcPr>
          <w:p w14:paraId="4FE006C2"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850" w:type="dxa"/>
          </w:tcPr>
          <w:p w14:paraId="60702DCC"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851" w:type="dxa"/>
          </w:tcPr>
          <w:p w14:paraId="4A99C579" w14:textId="77777777" w:rsidR="00C174AB" w:rsidRPr="004F3B18" w:rsidRDefault="00C174AB" w:rsidP="00B260E9">
            <w:pPr>
              <w:jc w:val="center"/>
              <w:rPr>
                <w:rFonts w:ascii="Calibri" w:hAnsi="Calibri" w:cs="Calibri"/>
              </w:rPr>
            </w:pPr>
            <w:r w:rsidRPr="004F3B18">
              <w:rPr>
                <w:rFonts w:ascii="Calibri" w:hAnsi="Calibri" w:cs="Calibri"/>
              </w:rPr>
              <w:t>R2</w:t>
            </w:r>
          </w:p>
        </w:tc>
        <w:tc>
          <w:tcPr>
            <w:tcW w:w="992" w:type="dxa"/>
          </w:tcPr>
          <w:p w14:paraId="08398F0C"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941" w:type="dxa"/>
          </w:tcPr>
          <w:p w14:paraId="23317BE7" w14:textId="77777777" w:rsidR="00C174AB" w:rsidRPr="004F3B18" w:rsidRDefault="00C174AB" w:rsidP="00B260E9">
            <w:pPr>
              <w:jc w:val="center"/>
              <w:rPr>
                <w:rFonts w:ascii="Calibri" w:hAnsi="Calibri" w:cs="Calibri"/>
              </w:rPr>
            </w:pPr>
            <w:r w:rsidRPr="004F3B18">
              <w:rPr>
                <w:rFonts w:ascii="Calibri" w:hAnsi="Calibri" w:cs="Calibri"/>
              </w:rPr>
              <w:t>R2</w:t>
            </w:r>
          </w:p>
        </w:tc>
      </w:tr>
      <w:tr w:rsidR="00417E15" w:rsidRPr="004F3B18" w14:paraId="4BD07B1D" w14:textId="77777777" w:rsidTr="00B260E9">
        <w:tc>
          <w:tcPr>
            <w:tcW w:w="699" w:type="dxa"/>
            <w:vMerge w:val="restart"/>
          </w:tcPr>
          <w:p w14:paraId="7461C1AA" w14:textId="77777777" w:rsidR="00417E15" w:rsidRPr="004F3B18" w:rsidRDefault="00417E15" w:rsidP="00417E15">
            <w:pPr>
              <w:jc w:val="center"/>
              <w:rPr>
                <w:rFonts w:ascii="Calibri" w:hAnsi="Calibri" w:cs="Calibri"/>
              </w:rPr>
            </w:pPr>
            <w:r w:rsidRPr="004F3B18">
              <w:rPr>
                <w:rFonts w:ascii="Calibri" w:hAnsi="Calibri" w:cs="Calibri"/>
              </w:rPr>
              <w:t>XOM</w:t>
            </w:r>
          </w:p>
        </w:tc>
        <w:tc>
          <w:tcPr>
            <w:tcW w:w="1124" w:type="dxa"/>
            <w:vMerge w:val="restart"/>
          </w:tcPr>
          <w:p w14:paraId="654F9250" w14:textId="77777777" w:rsidR="00417E15" w:rsidRPr="004F3B18" w:rsidRDefault="00417E15" w:rsidP="00417E15">
            <w:pPr>
              <w:jc w:val="center"/>
              <w:rPr>
                <w:rFonts w:ascii="Calibri" w:hAnsi="Calibri" w:cs="Calibri"/>
              </w:rPr>
            </w:pPr>
            <w:r w:rsidRPr="004F3B18">
              <w:rPr>
                <w:rFonts w:ascii="Calibri" w:hAnsi="Calibri" w:cs="Calibri"/>
              </w:rPr>
              <w:t>10</w:t>
            </w:r>
          </w:p>
        </w:tc>
        <w:tc>
          <w:tcPr>
            <w:tcW w:w="851" w:type="dxa"/>
          </w:tcPr>
          <w:p w14:paraId="38ACF522" w14:textId="77777777" w:rsidR="00417E15" w:rsidRPr="004F3B18" w:rsidRDefault="00417E15" w:rsidP="00417E15">
            <w:pPr>
              <w:jc w:val="center"/>
              <w:rPr>
                <w:rFonts w:ascii="Calibri" w:hAnsi="Calibri" w:cs="Calibri"/>
              </w:rPr>
            </w:pPr>
            <w:r w:rsidRPr="004F3B18">
              <w:rPr>
                <w:rFonts w:ascii="Calibri" w:hAnsi="Calibri" w:cs="Calibri"/>
              </w:rPr>
              <w:t>20</w:t>
            </w:r>
          </w:p>
        </w:tc>
        <w:tc>
          <w:tcPr>
            <w:tcW w:w="753" w:type="dxa"/>
          </w:tcPr>
          <w:p w14:paraId="5E44ECAC" w14:textId="0C51C66E" w:rsidR="00417E15" w:rsidRPr="004F3B18" w:rsidRDefault="00417E15" w:rsidP="00417E15">
            <w:pPr>
              <w:jc w:val="center"/>
              <w:rPr>
                <w:rFonts w:ascii="Calibri" w:hAnsi="Calibri" w:cs="Calibri"/>
              </w:rPr>
            </w:pPr>
            <w:r w:rsidRPr="004F3B18">
              <w:rPr>
                <w:rFonts w:ascii="Calibri" w:hAnsi="Calibri" w:cs="Calibri"/>
              </w:rPr>
              <w:t>4.06</w:t>
            </w:r>
          </w:p>
        </w:tc>
        <w:tc>
          <w:tcPr>
            <w:tcW w:w="671" w:type="dxa"/>
          </w:tcPr>
          <w:p w14:paraId="15385BBA" w14:textId="121DE2AE" w:rsidR="00417E15" w:rsidRPr="004F3B18" w:rsidRDefault="00417E15" w:rsidP="00417E15">
            <w:pPr>
              <w:jc w:val="center"/>
              <w:rPr>
                <w:rFonts w:ascii="Calibri" w:hAnsi="Calibri" w:cs="Calibri"/>
              </w:rPr>
            </w:pPr>
            <w:r w:rsidRPr="004F3B18">
              <w:rPr>
                <w:rFonts w:ascii="Calibri" w:hAnsi="Calibri" w:cs="Calibri"/>
              </w:rPr>
              <w:t>0.78</w:t>
            </w:r>
          </w:p>
        </w:tc>
        <w:tc>
          <w:tcPr>
            <w:tcW w:w="1285" w:type="dxa"/>
          </w:tcPr>
          <w:p w14:paraId="2E23AEDC" w14:textId="7828B249" w:rsidR="00417E15" w:rsidRPr="004F3B18" w:rsidRDefault="00417E15" w:rsidP="00417E15">
            <w:pPr>
              <w:jc w:val="center"/>
              <w:rPr>
                <w:rFonts w:ascii="Calibri" w:hAnsi="Calibri" w:cs="Calibri"/>
              </w:rPr>
            </w:pPr>
            <w:r w:rsidRPr="004F3B18">
              <w:rPr>
                <w:rFonts w:ascii="Calibri" w:hAnsi="Calibri" w:cs="Calibri"/>
              </w:rPr>
              <w:t>1.52</w:t>
            </w:r>
          </w:p>
        </w:tc>
        <w:tc>
          <w:tcPr>
            <w:tcW w:w="850" w:type="dxa"/>
          </w:tcPr>
          <w:p w14:paraId="29F801EB" w14:textId="4C4C8A76" w:rsidR="00417E15" w:rsidRPr="004F3B18" w:rsidRDefault="00417E15" w:rsidP="00417E15">
            <w:pPr>
              <w:jc w:val="center"/>
              <w:rPr>
                <w:rFonts w:ascii="Calibri" w:hAnsi="Calibri" w:cs="Calibri"/>
              </w:rPr>
            </w:pPr>
            <w:r w:rsidRPr="004F3B18">
              <w:rPr>
                <w:rFonts w:ascii="Calibri" w:hAnsi="Calibri" w:cs="Calibri"/>
              </w:rPr>
              <w:t>2.44</w:t>
            </w:r>
          </w:p>
        </w:tc>
        <w:tc>
          <w:tcPr>
            <w:tcW w:w="851" w:type="dxa"/>
          </w:tcPr>
          <w:p w14:paraId="2A6E5F9A" w14:textId="2F68B918" w:rsidR="00417E15" w:rsidRPr="004F3B18" w:rsidRDefault="00417E15" w:rsidP="00417E15">
            <w:pPr>
              <w:jc w:val="center"/>
              <w:rPr>
                <w:rFonts w:ascii="Calibri" w:hAnsi="Calibri" w:cs="Calibri"/>
              </w:rPr>
            </w:pPr>
            <w:r w:rsidRPr="004F3B18">
              <w:rPr>
                <w:rFonts w:ascii="Calibri" w:hAnsi="Calibri" w:cs="Calibri"/>
              </w:rPr>
              <w:t>-5.63</w:t>
            </w:r>
          </w:p>
        </w:tc>
        <w:tc>
          <w:tcPr>
            <w:tcW w:w="992" w:type="dxa"/>
          </w:tcPr>
          <w:p w14:paraId="67565881" w14:textId="5F919A98" w:rsidR="00417E15" w:rsidRPr="004F3B18" w:rsidRDefault="00417E15" w:rsidP="00417E15">
            <w:pPr>
              <w:jc w:val="center"/>
              <w:rPr>
                <w:rFonts w:ascii="Calibri" w:hAnsi="Calibri" w:cs="Calibri"/>
              </w:rPr>
            </w:pPr>
            <w:r w:rsidRPr="004F3B18">
              <w:rPr>
                <w:rFonts w:ascii="Calibri" w:hAnsi="Calibri" w:cs="Calibri"/>
              </w:rPr>
              <w:t>5.51</w:t>
            </w:r>
          </w:p>
        </w:tc>
        <w:tc>
          <w:tcPr>
            <w:tcW w:w="941" w:type="dxa"/>
          </w:tcPr>
          <w:p w14:paraId="768E4A97" w14:textId="6FE4A0FE" w:rsidR="00417E15" w:rsidRPr="004F3B18" w:rsidRDefault="00417E15" w:rsidP="00417E15">
            <w:pPr>
              <w:jc w:val="center"/>
              <w:rPr>
                <w:rFonts w:ascii="Calibri" w:hAnsi="Calibri" w:cs="Calibri"/>
              </w:rPr>
            </w:pPr>
            <w:r w:rsidRPr="004F3B18">
              <w:rPr>
                <w:rFonts w:ascii="Calibri" w:hAnsi="Calibri" w:cs="Calibri"/>
              </w:rPr>
              <w:t>-6.49</w:t>
            </w:r>
          </w:p>
        </w:tc>
      </w:tr>
      <w:tr w:rsidR="00417E15" w:rsidRPr="004F3B18" w14:paraId="26A70F53" w14:textId="77777777" w:rsidTr="00B260E9">
        <w:tc>
          <w:tcPr>
            <w:tcW w:w="699" w:type="dxa"/>
            <w:vMerge/>
          </w:tcPr>
          <w:p w14:paraId="180FF5E8" w14:textId="77777777" w:rsidR="00417E15" w:rsidRPr="004F3B18" w:rsidRDefault="00417E15" w:rsidP="00417E15">
            <w:pPr>
              <w:jc w:val="center"/>
              <w:rPr>
                <w:rFonts w:ascii="Calibri" w:hAnsi="Calibri" w:cs="Calibri"/>
              </w:rPr>
            </w:pPr>
          </w:p>
        </w:tc>
        <w:tc>
          <w:tcPr>
            <w:tcW w:w="1124" w:type="dxa"/>
            <w:vMerge/>
          </w:tcPr>
          <w:p w14:paraId="37598E1D" w14:textId="77777777" w:rsidR="00417E15" w:rsidRPr="004F3B18" w:rsidRDefault="00417E15" w:rsidP="00417E15">
            <w:pPr>
              <w:jc w:val="center"/>
              <w:rPr>
                <w:rFonts w:ascii="Calibri" w:hAnsi="Calibri" w:cs="Calibri"/>
              </w:rPr>
            </w:pPr>
          </w:p>
        </w:tc>
        <w:tc>
          <w:tcPr>
            <w:tcW w:w="851" w:type="dxa"/>
          </w:tcPr>
          <w:p w14:paraId="01ADB74B" w14:textId="77777777" w:rsidR="00417E15" w:rsidRPr="004F3B18" w:rsidRDefault="00417E15" w:rsidP="00417E15">
            <w:pPr>
              <w:jc w:val="center"/>
              <w:rPr>
                <w:rFonts w:ascii="Calibri" w:hAnsi="Calibri" w:cs="Calibri"/>
              </w:rPr>
            </w:pPr>
            <w:r w:rsidRPr="004F3B18">
              <w:rPr>
                <w:rFonts w:ascii="Calibri" w:hAnsi="Calibri" w:cs="Calibri"/>
              </w:rPr>
              <w:t>50</w:t>
            </w:r>
          </w:p>
        </w:tc>
        <w:tc>
          <w:tcPr>
            <w:tcW w:w="753" w:type="dxa"/>
          </w:tcPr>
          <w:p w14:paraId="005D7A0A" w14:textId="4B114640" w:rsidR="00417E15" w:rsidRPr="004F3B18" w:rsidRDefault="00D972BC" w:rsidP="00417E15">
            <w:pPr>
              <w:jc w:val="center"/>
              <w:rPr>
                <w:rFonts w:ascii="Calibri" w:hAnsi="Calibri" w:cs="Calibri"/>
              </w:rPr>
            </w:pPr>
            <w:r w:rsidRPr="004F3B18">
              <w:rPr>
                <w:rFonts w:ascii="Calibri" w:hAnsi="Calibri" w:cs="Calibri"/>
              </w:rPr>
              <w:t>2.86</w:t>
            </w:r>
          </w:p>
        </w:tc>
        <w:tc>
          <w:tcPr>
            <w:tcW w:w="671" w:type="dxa"/>
          </w:tcPr>
          <w:p w14:paraId="1D1F712F" w14:textId="73A93C5C" w:rsidR="00417E15" w:rsidRPr="004F3B18" w:rsidRDefault="00937AC7" w:rsidP="00417E15">
            <w:pPr>
              <w:jc w:val="center"/>
              <w:rPr>
                <w:rFonts w:ascii="Calibri" w:hAnsi="Calibri" w:cs="Calibri"/>
              </w:rPr>
            </w:pPr>
            <w:r w:rsidRPr="004F3B18">
              <w:rPr>
                <w:rFonts w:ascii="Calibri" w:hAnsi="Calibri" w:cs="Calibri"/>
              </w:rPr>
              <w:t>0.89</w:t>
            </w:r>
          </w:p>
        </w:tc>
        <w:tc>
          <w:tcPr>
            <w:tcW w:w="1285" w:type="dxa"/>
          </w:tcPr>
          <w:p w14:paraId="5A45CE3E" w14:textId="7D11FE2B" w:rsidR="00417E15" w:rsidRPr="004F3B18" w:rsidRDefault="00CA0CEC" w:rsidP="00417E15">
            <w:pPr>
              <w:jc w:val="center"/>
              <w:rPr>
                <w:rFonts w:ascii="Calibri" w:hAnsi="Calibri" w:cs="Calibri"/>
              </w:rPr>
            </w:pPr>
            <w:r w:rsidRPr="004F3B18">
              <w:rPr>
                <w:rFonts w:ascii="Calibri" w:hAnsi="Calibri" w:cs="Calibri"/>
              </w:rPr>
              <w:t>3.06</w:t>
            </w:r>
          </w:p>
        </w:tc>
        <w:tc>
          <w:tcPr>
            <w:tcW w:w="850" w:type="dxa"/>
          </w:tcPr>
          <w:p w14:paraId="4305F69E" w14:textId="79F9E743" w:rsidR="00417E15" w:rsidRPr="004F3B18" w:rsidRDefault="00CA0CEC" w:rsidP="00417E15">
            <w:pPr>
              <w:jc w:val="center"/>
              <w:rPr>
                <w:rFonts w:ascii="Calibri" w:hAnsi="Calibri" w:cs="Calibri"/>
              </w:rPr>
            </w:pPr>
            <w:r w:rsidRPr="004F3B18">
              <w:rPr>
                <w:rFonts w:ascii="Calibri" w:hAnsi="Calibri" w:cs="Calibri"/>
              </w:rPr>
              <w:t>6.47</w:t>
            </w:r>
          </w:p>
        </w:tc>
        <w:tc>
          <w:tcPr>
            <w:tcW w:w="851" w:type="dxa"/>
          </w:tcPr>
          <w:p w14:paraId="56D2D9EC" w14:textId="571740D6" w:rsidR="00417E15" w:rsidRPr="004F3B18" w:rsidRDefault="00CA0CEC" w:rsidP="00417E15">
            <w:pPr>
              <w:jc w:val="center"/>
              <w:rPr>
                <w:rFonts w:ascii="Calibri" w:hAnsi="Calibri" w:cs="Calibri"/>
              </w:rPr>
            </w:pPr>
            <w:r w:rsidRPr="004F3B18">
              <w:rPr>
                <w:rFonts w:ascii="Calibri" w:hAnsi="Calibri" w:cs="Calibri"/>
              </w:rPr>
              <w:t>-32.21</w:t>
            </w:r>
          </w:p>
        </w:tc>
        <w:tc>
          <w:tcPr>
            <w:tcW w:w="992" w:type="dxa"/>
          </w:tcPr>
          <w:p w14:paraId="71FF1A5C" w14:textId="42864F8F" w:rsidR="00417E15" w:rsidRPr="004F3B18" w:rsidRDefault="00CA0CEC" w:rsidP="00417E15">
            <w:pPr>
              <w:jc w:val="center"/>
              <w:rPr>
                <w:rFonts w:ascii="Calibri" w:hAnsi="Calibri" w:cs="Calibri"/>
              </w:rPr>
            </w:pPr>
            <w:r w:rsidRPr="004F3B18">
              <w:rPr>
                <w:rFonts w:ascii="Calibri" w:hAnsi="Calibri" w:cs="Calibri"/>
              </w:rPr>
              <w:t>6.04</w:t>
            </w:r>
          </w:p>
        </w:tc>
        <w:tc>
          <w:tcPr>
            <w:tcW w:w="941" w:type="dxa"/>
          </w:tcPr>
          <w:p w14:paraId="62A31D47" w14:textId="70F4273C" w:rsidR="00417E15" w:rsidRPr="004F3B18" w:rsidRDefault="00CA0CEC" w:rsidP="00417E15">
            <w:pPr>
              <w:jc w:val="center"/>
              <w:rPr>
                <w:rFonts w:ascii="Calibri" w:hAnsi="Calibri" w:cs="Calibri"/>
              </w:rPr>
            </w:pPr>
            <w:r w:rsidRPr="004F3B18">
              <w:rPr>
                <w:rFonts w:ascii="Calibri" w:hAnsi="Calibri" w:cs="Calibri"/>
              </w:rPr>
              <w:t>-5.27</w:t>
            </w:r>
          </w:p>
        </w:tc>
      </w:tr>
      <w:tr w:rsidR="00417E15" w:rsidRPr="004F3B18" w14:paraId="6365BD91" w14:textId="77777777" w:rsidTr="00B260E9">
        <w:tc>
          <w:tcPr>
            <w:tcW w:w="699" w:type="dxa"/>
            <w:vMerge/>
          </w:tcPr>
          <w:p w14:paraId="7203B785" w14:textId="77777777" w:rsidR="00417E15" w:rsidRPr="004F3B18" w:rsidRDefault="00417E15" w:rsidP="00417E15">
            <w:pPr>
              <w:jc w:val="center"/>
              <w:rPr>
                <w:rFonts w:ascii="Calibri" w:hAnsi="Calibri" w:cs="Calibri"/>
              </w:rPr>
            </w:pPr>
          </w:p>
        </w:tc>
        <w:tc>
          <w:tcPr>
            <w:tcW w:w="1124" w:type="dxa"/>
            <w:vMerge/>
          </w:tcPr>
          <w:p w14:paraId="13A45764" w14:textId="77777777" w:rsidR="00417E15" w:rsidRPr="004F3B18" w:rsidRDefault="00417E15" w:rsidP="00417E15">
            <w:pPr>
              <w:jc w:val="center"/>
              <w:rPr>
                <w:rFonts w:ascii="Calibri" w:hAnsi="Calibri" w:cs="Calibri"/>
              </w:rPr>
            </w:pPr>
          </w:p>
        </w:tc>
        <w:tc>
          <w:tcPr>
            <w:tcW w:w="851" w:type="dxa"/>
          </w:tcPr>
          <w:p w14:paraId="22B9445D" w14:textId="77777777" w:rsidR="00417E15" w:rsidRPr="004F3B18" w:rsidRDefault="00417E15" w:rsidP="00417E15">
            <w:pPr>
              <w:jc w:val="center"/>
              <w:rPr>
                <w:rFonts w:ascii="Calibri" w:hAnsi="Calibri" w:cs="Calibri"/>
              </w:rPr>
            </w:pPr>
            <w:r w:rsidRPr="004F3B18">
              <w:rPr>
                <w:rFonts w:ascii="Calibri" w:hAnsi="Calibri" w:cs="Calibri"/>
              </w:rPr>
              <w:t>100</w:t>
            </w:r>
          </w:p>
        </w:tc>
        <w:tc>
          <w:tcPr>
            <w:tcW w:w="753" w:type="dxa"/>
          </w:tcPr>
          <w:p w14:paraId="38805DA1" w14:textId="1B748742" w:rsidR="00417E15" w:rsidRPr="004F3B18" w:rsidRDefault="006A7D95" w:rsidP="00417E15">
            <w:pPr>
              <w:jc w:val="center"/>
              <w:rPr>
                <w:rFonts w:ascii="Calibri" w:hAnsi="Calibri" w:cs="Calibri"/>
              </w:rPr>
            </w:pPr>
            <w:r w:rsidRPr="004F3B18">
              <w:rPr>
                <w:rFonts w:ascii="Calibri" w:hAnsi="Calibri" w:cs="Calibri"/>
              </w:rPr>
              <w:t>2.4</w:t>
            </w:r>
          </w:p>
        </w:tc>
        <w:tc>
          <w:tcPr>
            <w:tcW w:w="671" w:type="dxa"/>
          </w:tcPr>
          <w:p w14:paraId="2F94CC05" w14:textId="0F62897E" w:rsidR="00417E15" w:rsidRPr="004F3B18" w:rsidRDefault="006A7D95" w:rsidP="00417E15">
            <w:pPr>
              <w:jc w:val="center"/>
              <w:rPr>
                <w:rFonts w:ascii="Calibri" w:hAnsi="Calibri" w:cs="Calibri"/>
              </w:rPr>
            </w:pPr>
            <w:r w:rsidRPr="004F3B18">
              <w:rPr>
                <w:rFonts w:ascii="Calibri" w:hAnsi="Calibri" w:cs="Calibri"/>
              </w:rPr>
              <w:t>0.92</w:t>
            </w:r>
          </w:p>
        </w:tc>
        <w:tc>
          <w:tcPr>
            <w:tcW w:w="1285" w:type="dxa"/>
          </w:tcPr>
          <w:p w14:paraId="7A63B02F" w14:textId="778CCFDD" w:rsidR="00417E15" w:rsidRPr="004F3B18" w:rsidRDefault="00DD15E6" w:rsidP="00417E15">
            <w:pPr>
              <w:jc w:val="center"/>
              <w:rPr>
                <w:rFonts w:ascii="Calibri" w:hAnsi="Calibri" w:cs="Calibri"/>
              </w:rPr>
            </w:pPr>
            <w:r w:rsidRPr="004F3B18">
              <w:rPr>
                <w:rFonts w:ascii="Calibri" w:hAnsi="Calibri" w:cs="Calibri"/>
              </w:rPr>
              <w:t>0.76</w:t>
            </w:r>
          </w:p>
        </w:tc>
        <w:tc>
          <w:tcPr>
            <w:tcW w:w="850" w:type="dxa"/>
          </w:tcPr>
          <w:p w14:paraId="5D6AE924" w14:textId="2B29BAE1" w:rsidR="00417E15" w:rsidRPr="004F3B18" w:rsidRDefault="00DD15E6" w:rsidP="00417E15">
            <w:pPr>
              <w:jc w:val="center"/>
              <w:rPr>
                <w:rFonts w:ascii="Calibri" w:hAnsi="Calibri" w:cs="Calibri"/>
              </w:rPr>
            </w:pPr>
            <w:r w:rsidRPr="004F3B18">
              <w:rPr>
                <w:rFonts w:ascii="Calibri" w:hAnsi="Calibri" w:cs="Calibri"/>
              </w:rPr>
              <w:t>5.94</w:t>
            </w:r>
          </w:p>
        </w:tc>
        <w:tc>
          <w:tcPr>
            <w:tcW w:w="851" w:type="dxa"/>
          </w:tcPr>
          <w:p w14:paraId="697F03D6" w14:textId="3BB91769" w:rsidR="00417E15" w:rsidRPr="004F3B18" w:rsidRDefault="00DD15E6" w:rsidP="00417E15">
            <w:pPr>
              <w:jc w:val="center"/>
              <w:rPr>
                <w:rFonts w:ascii="Calibri" w:hAnsi="Calibri" w:cs="Calibri"/>
              </w:rPr>
            </w:pPr>
            <w:r w:rsidRPr="004F3B18">
              <w:rPr>
                <w:rFonts w:ascii="Calibri" w:hAnsi="Calibri" w:cs="Calibri"/>
              </w:rPr>
              <w:t>-35.29</w:t>
            </w:r>
          </w:p>
        </w:tc>
        <w:tc>
          <w:tcPr>
            <w:tcW w:w="992" w:type="dxa"/>
          </w:tcPr>
          <w:p w14:paraId="48C308F3" w14:textId="0773EA93" w:rsidR="00417E15" w:rsidRPr="004F3B18" w:rsidRDefault="00DD15E6" w:rsidP="00417E15">
            <w:pPr>
              <w:jc w:val="center"/>
              <w:rPr>
                <w:rFonts w:ascii="Calibri" w:hAnsi="Calibri" w:cs="Calibri"/>
              </w:rPr>
            </w:pPr>
            <w:r w:rsidRPr="004F3B18">
              <w:rPr>
                <w:rFonts w:ascii="Calibri" w:hAnsi="Calibri" w:cs="Calibri"/>
              </w:rPr>
              <w:t>11.06</w:t>
            </w:r>
          </w:p>
        </w:tc>
        <w:tc>
          <w:tcPr>
            <w:tcW w:w="941" w:type="dxa"/>
          </w:tcPr>
          <w:p w14:paraId="7D3B34CE" w14:textId="555C4A67" w:rsidR="00417E15" w:rsidRPr="004F3B18" w:rsidRDefault="00D0455C" w:rsidP="00417E15">
            <w:pPr>
              <w:jc w:val="center"/>
              <w:rPr>
                <w:rFonts w:ascii="Calibri" w:hAnsi="Calibri" w:cs="Calibri"/>
              </w:rPr>
            </w:pPr>
            <w:r w:rsidRPr="004F3B18">
              <w:rPr>
                <w:rFonts w:ascii="Calibri" w:hAnsi="Calibri" w:cs="Calibri"/>
              </w:rPr>
              <w:t>-25.26</w:t>
            </w:r>
          </w:p>
        </w:tc>
      </w:tr>
      <w:tr w:rsidR="00417E15" w:rsidRPr="004F3B18" w14:paraId="7AA84397" w14:textId="77777777" w:rsidTr="00B260E9">
        <w:tc>
          <w:tcPr>
            <w:tcW w:w="699" w:type="dxa"/>
            <w:vMerge/>
          </w:tcPr>
          <w:p w14:paraId="512651E5" w14:textId="77777777" w:rsidR="00417E15" w:rsidRPr="004F3B18" w:rsidRDefault="00417E15" w:rsidP="00417E15">
            <w:pPr>
              <w:jc w:val="center"/>
              <w:rPr>
                <w:rFonts w:ascii="Calibri" w:hAnsi="Calibri" w:cs="Calibri"/>
              </w:rPr>
            </w:pPr>
          </w:p>
        </w:tc>
        <w:tc>
          <w:tcPr>
            <w:tcW w:w="1124" w:type="dxa"/>
            <w:vMerge/>
          </w:tcPr>
          <w:p w14:paraId="46209F73" w14:textId="77777777" w:rsidR="00417E15" w:rsidRPr="004F3B18" w:rsidRDefault="00417E15" w:rsidP="00417E15">
            <w:pPr>
              <w:jc w:val="center"/>
              <w:rPr>
                <w:rFonts w:ascii="Calibri" w:hAnsi="Calibri" w:cs="Calibri"/>
              </w:rPr>
            </w:pPr>
          </w:p>
        </w:tc>
        <w:tc>
          <w:tcPr>
            <w:tcW w:w="851" w:type="dxa"/>
          </w:tcPr>
          <w:p w14:paraId="6C91CFC6" w14:textId="77777777" w:rsidR="00417E15" w:rsidRPr="004F3B18" w:rsidRDefault="00417E15" w:rsidP="00417E15">
            <w:pPr>
              <w:jc w:val="center"/>
              <w:rPr>
                <w:rFonts w:ascii="Calibri" w:hAnsi="Calibri" w:cs="Calibri"/>
              </w:rPr>
            </w:pPr>
            <w:r w:rsidRPr="004F3B18">
              <w:rPr>
                <w:rFonts w:ascii="Calibri" w:hAnsi="Calibri" w:cs="Calibri"/>
              </w:rPr>
              <w:t>150</w:t>
            </w:r>
          </w:p>
        </w:tc>
        <w:tc>
          <w:tcPr>
            <w:tcW w:w="753" w:type="dxa"/>
          </w:tcPr>
          <w:p w14:paraId="30DCC655" w14:textId="53C5B743" w:rsidR="00417E15" w:rsidRPr="004F3B18" w:rsidRDefault="008F7D9B" w:rsidP="00417E15">
            <w:pPr>
              <w:jc w:val="center"/>
              <w:rPr>
                <w:rFonts w:ascii="Calibri" w:hAnsi="Calibri" w:cs="Calibri"/>
              </w:rPr>
            </w:pPr>
            <w:r w:rsidRPr="004F3B18">
              <w:rPr>
                <w:rFonts w:ascii="Calibri" w:hAnsi="Calibri" w:cs="Calibri"/>
              </w:rPr>
              <w:t>2.21</w:t>
            </w:r>
          </w:p>
        </w:tc>
        <w:tc>
          <w:tcPr>
            <w:tcW w:w="671" w:type="dxa"/>
          </w:tcPr>
          <w:p w14:paraId="20B177D5" w14:textId="425FBF5F" w:rsidR="00417E15" w:rsidRPr="004F3B18" w:rsidRDefault="008F7D9B" w:rsidP="00417E15">
            <w:pPr>
              <w:jc w:val="center"/>
              <w:rPr>
                <w:rFonts w:ascii="Calibri" w:hAnsi="Calibri" w:cs="Calibri"/>
              </w:rPr>
            </w:pPr>
            <w:r w:rsidRPr="004F3B18">
              <w:rPr>
                <w:rFonts w:ascii="Calibri" w:hAnsi="Calibri" w:cs="Calibri"/>
              </w:rPr>
              <w:t>0.93</w:t>
            </w:r>
          </w:p>
        </w:tc>
        <w:tc>
          <w:tcPr>
            <w:tcW w:w="1285" w:type="dxa"/>
          </w:tcPr>
          <w:p w14:paraId="534EEEC2" w14:textId="2BA93115" w:rsidR="00417E15" w:rsidRPr="004F3B18" w:rsidRDefault="00785B92" w:rsidP="00417E15">
            <w:pPr>
              <w:jc w:val="center"/>
              <w:rPr>
                <w:rFonts w:ascii="Calibri" w:hAnsi="Calibri" w:cs="Calibri"/>
              </w:rPr>
            </w:pPr>
            <w:r w:rsidRPr="004F3B18">
              <w:rPr>
                <w:rFonts w:ascii="Calibri" w:hAnsi="Calibri" w:cs="Calibri"/>
              </w:rPr>
              <w:t>1.88</w:t>
            </w:r>
          </w:p>
        </w:tc>
        <w:tc>
          <w:tcPr>
            <w:tcW w:w="850" w:type="dxa"/>
          </w:tcPr>
          <w:p w14:paraId="162A7427" w14:textId="48E42967" w:rsidR="00417E15" w:rsidRPr="004F3B18" w:rsidRDefault="00785B92" w:rsidP="00417E15">
            <w:pPr>
              <w:jc w:val="center"/>
              <w:rPr>
                <w:rFonts w:ascii="Calibri" w:hAnsi="Calibri" w:cs="Calibri"/>
              </w:rPr>
            </w:pPr>
            <w:r w:rsidRPr="004F3B18">
              <w:rPr>
                <w:rFonts w:ascii="Calibri" w:hAnsi="Calibri" w:cs="Calibri"/>
              </w:rPr>
              <w:t>4.23</w:t>
            </w:r>
          </w:p>
        </w:tc>
        <w:tc>
          <w:tcPr>
            <w:tcW w:w="851" w:type="dxa"/>
          </w:tcPr>
          <w:p w14:paraId="75B6B051" w14:textId="01046269" w:rsidR="00417E15" w:rsidRPr="004F3B18" w:rsidRDefault="00785B92" w:rsidP="00417E15">
            <w:pPr>
              <w:jc w:val="center"/>
              <w:rPr>
                <w:rFonts w:ascii="Calibri" w:hAnsi="Calibri" w:cs="Calibri"/>
              </w:rPr>
            </w:pPr>
            <w:r w:rsidRPr="004F3B18">
              <w:rPr>
                <w:rFonts w:ascii="Calibri" w:hAnsi="Calibri" w:cs="Calibri"/>
              </w:rPr>
              <w:t>-13.75</w:t>
            </w:r>
          </w:p>
        </w:tc>
        <w:tc>
          <w:tcPr>
            <w:tcW w:w="992" w:type="dxa"/>
          </w:tcPr>
          <w:p w14:paraId="7C96FD72" w14:textId="3D04C51C" w:rsidR="00417E15" w:rsidRPr="004F3B18" w:rsidRDefault="00785B92" w:rsidP="00417E15">
            <w:pPr>
              <w:jc w:val="center"/>
              <w:rPr>
                <w:rFonts w:ascii="Calibri" w:hAnsi="Calibri" w:cs="Calibri"/>
              </w:rPr>
            </w:pPr>
            <w:r w:rsidRPr="004F3B18">
              <w:rPr>
                <w:rFonts w:ascii="Calibri" w:hAnsi="Calibri" w:cs="Calibri"/>
              </w:rPr>
              <w:t>3.95</w:t>
            </w:r>
          </w:p>
        </w:tc>
        <w:tc>
          <w:tcPr>
            <w:tcW w:w="941" w:type="dxa"/>
          </w:tcPr>
          <w:p w14:paraId="4785FF84" w14:textId="5B1B243A" w:rsidR="00417E15" w:rsidRPr="004F3B18" w:rsidRDefault="00785B92" w:rsidP="00417E15">
            <w:pPr>
              <w:jc w:val="center"/>
              <w:rPr>
                <w:rFonts w:ascii="Calibri" w:hAnsi="Calibri" w:cs="Calibri"/>
              </w:rPr>
            </w:pPr>
            <w:r w:rsidRPr="004F3B18">
              <w:rPr>
                <w:rFonts w:ascii="Calibri" w:hAnsi="Calibri" w:cs="Calibri"/>
              </w:rPr>
              <w:t>-1.85</w:t>
            </w:r>
          </w:p>
        </w:tc>
      </w:tr>
      <w:tr w:rsidR="00417E15" w:rsidRPr="004F3B18" w14:paraId="639FA990" w14:textId="77777777" w:rsidTr="00B260E9">
        <w:tc>
          <w:tcPr>
            <w:tcW w:w="699" w:type="dxa"/>
            <w:vMerge/>
          </w:tcPr>
          <w:p w14:paraId="2435F37D" w14:textId="77777777" w:rsidR="00417E15" w:rsidRPr="004F3B18" w:rsidRDefault="00417E15" w:rsidP="00417E15">
            <w:pPr>
              <w:jc w:val="center"/>
              <w:rPr>
                <w:rFonts w:ascii="Calibri" w:hAnsi="Calibri" w:cs="Calibri"/>
              </w:rPr>
            </w:pPr>
          </w:p>
        </w:tc>
        <w:tc>
          <w:tcPr>
            <w:tcW w:w="1124" w:type="dxa"/>
            <w:vMerge w:val="restart"/>
          </w:tcPr>
          <w:p w14:paraId="44CAD129" w14:textId="77777777" w:rsidR="00417E15" w:rsidRPr="004F3B18" w:rsidRDefault="00417E15" w:rsidP="00417E15">
            <w:pPr>
              <w:jc w:val="center"/>
              <w:rPr>
                <w:rFonts w:ascii="Calibri" w:hAnsi="Calibri" w:cs="Calibri"/>
              </w:rPr>
            </w:pPr>
            <w:r w:rsidRPr="004F3B18">
              <w:rPr>
                <w:rFonts w:ascii="Calibri" w:hAnsi="Calibri" w:cs="Calibri"/>
              </w:rPr>
              <w:t>25</w:t>
            </w:r>
          </w:p>
        </w:tc>
        <w:tc>
          <w:tcPr>
            <w:tcW w:w="851" w:type="dxa"/>
          </w:tcPr>
          <w:p w14:paraId="33C6E810" w14:textId="77777777" w:rsidR="00417E15" w:rsidRPr="004F3B18" w:rsidRDefault="00417E15" w:rsidP="00417E15">
            <w:pPr>
              <w:jc w:val="center"/>
              <w:rPr>
                <w:rFonts w:ascii="Calibri" w:hAnsi="Calibri" w:cs="Calibri"/>
              </w:rPr>
            </w:pPr>
            <w:r w:rsidRPr="004F3B18">
              <w:rPr>
                <w:rFonts w:ascii="Calibri" w:hAnsi="Calibri" w:cs="Calibri"/>
              </w:rPr>
              <w:t>20</w:t>
            </w:r>
          </w:p>
        </w:tc>
        <w:tc>
          <w:tcPr>
            <w:tcW w:w="753" w:type="dxa"/>
          </w:tcPr>
          <w:p w14:paraId="70C1834E" w14:textId="1F2E8C5D" w:rsidR="00417E15" w:rsidRPr="004F3B18" w:rsidRDefault="00E46D63" w:rsidP="00417E15">
            <w:pPr>
              <w:jc w:val="center"/>
              <w:rPr>
                <w:rFonts w:ascii="Calibri" w:hAnsi="Calibri" w:cs="Calibri"/>
              </w:rPr>
            </w:pPr>
            <w:r w:rsidRPr="004F3B18">
              <w:rPr>
                <w:rFonts w:ascii="Calibri" w:hAnsi="Calibri" w:cs="Calibri"/>
              </w:rPr>
              <w:t>3.33</w:t>
            </w:r>
          </w:p>
        </w:tc>
        <w:tc>
          <w:tcPr>
            <w:tcW w:w="671" w:type="dxa"/>
          </w:tcPr>
          <w:p w14:paraId="4AD72AD7" w14:textId="727D062C" w:rsidR="00417E15" w:rsidRPr="004F3B18" w:rsidRDefault="00E46D63" w:rsidP="00417E15">
            <w:pPr>
              <w:jc w:val="center"/>
              <w:rPr>
                <w:rFonts w:ascii="Calibri" w:hAnsi="Calibri" w:cs="Calibri"/>
              </w:rPr>
            </w:pPr>
            <w:r w:rsidRPr="004F3B18">
              <w:rPr>
                <w:rFonts w:ascii="Calibri" w:hAnsi="Calibri" w:cs="Calibri"/>
              </w:rPr>
              <w:t>0.85</w:t>
            </w:r>
          </w:p>
        </w:tc>
        <w:tc>
          <w:tcPr>
            <w:tcW w:w="1285" w:type="dxa"/>
          </w:tcPr>
          <w:p w14:paraId="3B935C56" w14:textId="62CE9958" w:rsidR="00417E15" w:rsidRPr="004F3B18" w:rsidRDefault="00E118BB" w:rsidP="00417E15">
            <w:pPr>
              <w:jc w:val="center"/>
              <w:rPr>
                <w:rFonts w:ascii="Calibri" w:hAnsi="Calibri" w:cs="Calibri"/>
              </w:rPr>
            </w:pPr>
            <w:r w:rsidRPr="004F3B18">
              <w:rPr>
                <w:rFonts w:ascii="Calibri" w:hAnsi="Calibri" w:cs="Calibri"/>
              </w:rPr>
              <w:t>1.18</w:t>
            </w:r>
          </w:p>
        </w:tc>
        <w:tc>
          <w:tcPr>
            <w:tcW w:w="850" w:type="dxa"/>
          </w:tcPr>
          <w:p w14:paraId="1F4A2E1B" w14:textId="09FFF703" w:rsidR="00417E15" w:rsidRPr="004F3B18" w:rsidRDefault="00E118BB" w:rsidP="00417E15">
            <w:pPr>
              <w:jc w:val="center"/>
              <w:rPr>
                <w:rFonts w:ascii="Calibri" w:hAnsi="Calibri" w:cs="Calibri"/>
              </w:rPr>
            </w:pPr>
            <w:r w:rsidRPr="004F3B18">
              <w:rPr>
                <w:rFonts w:ascii="Calibri" w:hAnsi="Calibri" w:cs="Calibri"/>
              </w:rPr>
              <w:t>1.49</w:t>
            </w:r>
          </w:p>
        </w:tc>
        <w:tc>
          <w:tcPr>
            <w:tcW w:w="851" w:type="dxa"/>
          </w:tcPr>
          <w:p w14:paraId="7BD773A2" w14:textId="126B4B50" w:rsidR="00417E15" w:rsidRPr="004F3B18" w:rsidRDefault="00E118BB" w:rsidP="00417E15">
            <w:pPr>
              <w:jc w:val="center"/>
              <w:rPr>
                <w:rFonts w:ascii="Calibri" w:hAnsi="Calibri" w:cs="Calibri"/>
              </w:rPr>
            </w:pPr>
            <w:r w:rsidRPr="004F3B18">
              <w:rPr>
                <w:rFonts w:ascii="Calibri" w:hAnsi="Calibri" w:cs="Calibri"/>
              </w:rPr>
              <w:t>-1.77</w:t>
            </w:r>
          </w:p>
        </w:tc>
        <w:tc>
          <w:tcPr>
            <w:tcW w:w="992" w:type="dxa"/>
          </w:tcPr>
          <w:p w14:paraId="137C060A" w14:textId="1BECC1B4" w:rsidR="00417E15" w:rsidRPr="004F3B18" w:rsidRDefault="008D3EC7" w:rsidP="00417E15">
            <w:pPr>
              <w:jc w:val="center"/>
              <w:rPr>
                <w:rFonts w:ascii="Calibri" w:hAnsi="Calibri" w:cs="Calibri"/>
              </w:rPr>
            </w:pPr>
            <w:r w:rsidRPr="004F3B18">
              <w:rPr>
                <w:rFonts w:ascii="Calibri" w:hAnsi="Calibri" w:cs="Calibri"/>
              </w:rPr>
              <w:t>3.56</w:t>
            </w:r>
          </w:p>
        </w:tc>
        <w:tc>
          <w:tcPr>
            <w:tcW w:w="941" w:type="dxa"/>
          </w:tcPr>
          <w:p w14:paraId="18006E99" w14:textId="3262C0A0" w:rsidR="00417E15" w:rsidRPr="004F3B18" w:rsidRDefault="008D3EC7" w:rsidP="00417E15">
            <w:pPr>
              <w:jc w:val="center"/>
              <w:rPr>
                <w:rFonts w:ascii="Calibri" w:hAnsi="Calibri" w:cs="Calibri"/>
              </w:rPr>
            </w:pPr>
            <w:r w:rsidRPr="004F3B18">
              <w:rPr>
                <w:rFonts w:ascii="Calibri" w:hAnsi="Calibri" w:cs="Calibri"/>
              </w:rPr>
              <w:t>-2.4</w:t>
            </w:r>
          </w:p>
        </w:tc>
      </w:tr>
      <w:tr w:rsidR="00A62B7C" w:rsidRPr="004F3B18" w14:paraId="60860AE2" w14:textId="77777777" w:rsidTr="00B260E9">
        <w:tc>
          <w:tcPr>
            <w:tcW w:w="699" w:type="dxa"/>
            <w:vMerge/>
          </w:tcPr>
          <w:p w14:paraId="7F38EC2D" w14:textId="77777777" w:rsidR="00A62B7C" w:rsidRPr="004F3B18" w:rsidRDefault="00A62B7C" w:rsidP="00A62B7C">
            <w:pPr>
              <w:jc w:val="center"/>
              <w:rPr>
                <w:rFonts w:ascii="Calibri" w:hAnsi="Calibri" w:cs="Calibri"/>
              </w:rPr>
            </w:pPr>
          </w:p>
        </w:tc>
        <w:tc>
          <w:tcPr>
            <w:tcW w:w="1124" w:type="dxa"/>
            <w:vMerge/>
          </w:tcPr>
          <w:p w14:paraId="45C965A5" w14:textId="77777777" w:rsidR="00A62B7C" w:rsidRPr="004F3B18" w:rsidRDefault="00A62B7C" w:rsidP="00A62B7C">
            <w:pPr>
              <w:jc w:val="center"/>
              <w:rPr>
                <w:rFonts w:ascii="Calibri" w:hAnsi="Calibri" w:cs="Calibri"/>
              </w:rPr>
            </w:pPr>
          </w:p>
        </w:tc>
        <w:tc>
          <w:tcPr>
            <w:tcW w:w="851" w:type="dxa"/>
          </w:tcPr>
          <w:p w14:paraId="5A4D48FA" w14:textId="77777777" w:rsidR="00A62B7C" w:rsidRPr="004F3B18" w:rsidRDefault="00A62B7C" w:rsidP="00A62B7C">
            <w:pPr>
              <w:jc w:val="center"/>
              <w:rPr>
                <w:rFonts w:ascii="Calibri" w:hAnsi="Calibri" w:cs="Calibri"/>
              </w:rPr>
            </w:pPr>
            <w:r w:rsidRPr="004F3B18">
              <w:rPr>
                <w:rFonts w:ascii="Calibri" w:hAnsi="Calibri" w:cs="Calibri"/>
              </w:rPr>
              <w:t>50</w:t>
            </w:r>
          </w:p>
        </w:tc>
        <w:tc>
          <w:tcPr>
            <w:tcW w:w="753" w:type="dxa"/>
          </w:tcPr>
          <w:p w14:paraId="61F57716" w14:textId="0BE8F53A" w:rsidR="00A62B7C" w:rsidRPr="004F3B18" w:rsidRDefault="00A62B7C" w:rsidP="00A62B7C">
            <w:pPr>
              <w:jc w:val="center"/>
              <w:rPr>
                <w:rFonts w:ascii="Calibri" w:hAnsi="Calibri" w:cs="Calibri"/>
              </w:rPr>
            </w:pPr>
            <w:r w:rsidRPr="004F3B18">
              <w:rPr>
                <w:rFonts w:ascii="Calibri" w:hAnsi="Calibri" w:cs="Calibri"/>
              </w:rPr>
              <w:t>2.86</w:t>
            </w:r>
          </w:p>
        </w:tc>
        <w:tc>
          <w:tcPr>
            <w:tcW w:w="671" w:type="dxa"/>
          </w:tcPr>
          <w:p w14:paraId="20E65FC9" w14:textId="031474C3" w:rsidR="00A62B7C" w:rsidRPr="004F3B18" w:rsidRDefault="00A62B7C" w:rsidP="00A62B7C">
            <w:pPr>
              <w:jc w:val="center"/>
              <w:rPr>
                <w:rFonts w:ascii="Calibri" w:hAnsi="Calibri" w:cs="Calibri"/>
              </w:rPr>
            </w:pPr>
            <w:r w:rsidRPr="004F3B18">
              <w:rPr>
                <w:rFonts w:ascii="Calibri" w:hAnsi="Calibri" w:cs="Calibri"/>
              </w:rPr>
              <w:t>0.89</w:t>
            </w:r>
          </w:p>
        </w:tc>
        <w:tc>
          <w:tcPr>
            <w:tcW w:w="1285" w:type="dxa"/>
          </w:tcPr>
          <w:p w14:paraId="40F55EDD" w14:textId="14C41876" w:rsidR="00A62B7C" w:rsidRPr="004F3B18" w:rsidRDefault="00C13154" w:rsidP="00A62B7C">
            <w:pPr>
              <w:jc w:val="center"/>
              <w:rPr>
                <w:rFonts w:ascii="Calibri" w:hAnsi="Calibri" w:cs="Calibri"/>
              </w:rPr>
            </w:pPr>
            <w:r w:rsidRPr="004F3B18">
              <w:rPr>
                <w:rFonts w:ascii="Calibri" w:hAnsi="Calibri" w:cs="Calibri"/>
              </w:rPr>
              <w:t>0.81</w:t>
            </w:r>
          </w:p>
        </w:tc>
        <w:tc>
          <w:tcPr>
            <w:tcW w:w="850" w:type="dxa"/>
          </w:tcPr>
          <w:p w14:paraId="20450AA5" w14:textId="53FD1A51" w:rsidR="00A62B7C" w:rsidRPr="004F3B18" w:rsidRDefault="00C13154" w:rsidP="00A62B7C">
            <w:pPr>
              <w:jc w:val="center"/>
              <w:rPr>
                <w:rFonts w:ascii="Calibri" w:hAnsi="Calibri" w:cs="Calibri"/>
              </w:rPr>
            </w:pPr>
            <w:r w:rsidRPr="004F3B18">
              <w:rPr>
                <w:rFonts w:ascii="Calibri" w:hAnsi="Calibri" w:cs="Calibri"/>
              </w:rPr>
              <w:t>4.0</w:t>
            </w:r>
          </w:p>
        </w:tc>
        <w:tc>
          <w:tcPr>
            <w:tcW w:w="851" w:type="dxa"/>
          </w:tcPr>
          <w:p w14:paraId="13B624ED" w14:textId="31F894A5" w:rsidR="00A62B7C" w:rsidRPr="004F3B18" w:rsidRDefault="00C13154" w:rsidP="00A62B7C">
            <w:pPr>
              <w:jc w:val="center"/>
              <w:rPr>
                <w:rFonts w:ascii="Calibri" w:hAnsi="Calibri" w:cs="Calibri"/>
              </w:rPr>
            </w:pPr>
            <w:r w:rsidRPr="004F3B18">
              <w:rPr>
                <w:rFonts w:ascii="Calibri" w:hAnsi="Calibri" w:cs="Calibri"/>
              </w:rPr>
              <w:t>-17.55</w:t>
            </w:r>
          </w:p>
        </w:tc>
        <w:tc>
          <w:tcPr>
            <w:tcW w:w="992" w:type="dxa"/>
          </w:tcPr>
          <w:p w14:paraId="4DB3486D" w14:textId="7A8A1FB7" w:rsidR="00A62B7C" w:rsidRPr="004F3B18" w:rsidRDefault="00C13154" w:rsidP="00A62B7C">
            <w:pPr>
              <w:jc w:val="center"/>
              <w:rPr>
                <w:rFonts w:ascii="Calibri" w:hAnsi="Calibri" w:cs="Calibri"/>
              </w:rPr>
            </w:pPr>
            <w:r w:rsidRPr="004F3B18">
              <w:rPr>
                <w:rFonts w:ascii="Calibri" w:hAnsi="Calibri" w:cs="Calibri"/>
              </w:rPr>
              <w:t>10.75</w:t>
            </w:r>
          </w:p>
        </w:tc>
        <w:tc>
          <w:tcPr>
            <w:tcW w:w="941" w:type="dxa"/>
          </w:tcPr>
          <w:p w14:paraId="71EE5D81" w14:textId="316CE865" w:rsidR="00A62B7C" w:rsidRPr="004F3B18" w:rsidRDefault="002345CF" w:rsidP="00A62B7C">
            <w:pPr>
              <w:jc w:val="center"/>
              <w:rPr>
                <w:rFonts w:ascii="Calibri" w:hAnsi="Calibri" w:cs="Calibri"/>
              </w:rPr>
            </w:pPr>
            <w:r w:rsidRPr="004F3B18">
              <w:rPr>
                <w:rFonts w:ascii="Calibri" w:hAnsi="Calibri" w:cs="Calibri"/>
              </w:rPr>
              <w:t>-28.97</w:t>
            </w:r>
          </w:p>
        </w:tc>
      </w:tr>
      <w:tr w:rsidR="00A62B7C" w:rsidRPr="004F3B18" w14:paraId="7FF7B6CB" w14:textId="77777777" w:rsidTr="00B260E9">
        <w:tc>
          <w:tcPr>
            <w:tcW w:w="699" w:type="dxa"/>
            <w:vMerge/>
          </w:tcPr>
          <w:p w14:paraId="115C6508" w14:textId="77777777" w:rsidR="00A62B7C" w:rsidRPr="004F3B18" w:rsidRDefault="00A62B7C" w:rsidP="00A62B7C">
            <w:pPr>
              <w:jc w:val="center"/>
              <w:rPr>
                <w:rFonts w:ascii="Calibri" w:hAnsi="Calibri" w:cs="Calibri"/>
              </w:rPr>
            </w:pPr>
          </w:p>
        </w:tc>
        <w:tc>
          <w:tcPr>
            <w:tcW w:w="1124" w:type="dxa"/>
            <w:vMerge/>
          </w:tcPr>
          <w:p w14:paraId="209CB116" w14:textId="77777777" w:rsidR="00A62B7C" w:rsidRPr="004F3B18" w:rsidRDefault="00A62B7C" w:rsidP="00A62B7C">
            <w:pPr>
              <w:jc w:val="center"/>
              <w:rPr>
                <w:rFonts w:ascii="Calibri" w:hAnsi="Calibri" w:cs="Calibri"/>
              </w:rPr>
            </w:pPr>
          </w:p>
        </w:tc>
        <w:tc>
          <w:tcPr>
            <w:tcW w:w="851" w:type="dxa"/>
          </w:tcPr>
          <w:p w14:paraId="36424FEA" w14:textId="77777777" w:rsidR="00A62B7C" w:rsidRPr="004F3B18" w:rsidRDefault="00A62B7C" w:rsidP="00A62B7C">
            <w:pPr>
              <w:jc w:val="center"/>
              <w:rPr>
                <w:rFonts w:ascii="Calibri" w:hAnsi="Calibri" w:cs="Calibri"/>
              </w:rPr>
            </w:pPr>
            <w:r w:rsidRPr="004F3B18">
              <w:rPr>
                <w:rFonts w:ascii="Calibri" w:hAnsi="Calibri" w:cs="Calibri"/>
              </w:rPr>
              <w:t>100</w:t>
            </w:r>
          </w:p>
        </w:tc>
        <w:tc>
          <w:tcPr>
            <w:tcW w:w="753" w:type="dxa"/>
          </w:tcPr>
          <w:p w14:paraId="2900A351" w14:textId="24E31E27" w:rsidR="00A62B7C" w:rsidRPr="004F3B18" w:rsidRDefault="005E14AB" w:rsidP="00A62B7C">
            <w:pPr>
              <w:jc w:val="center"/>
              <w:rPr>
                <w:rFonts w:ascii="Calibri" w:hAnsi="Calibri" w:cs="Calibri"/>
              </w:rPr>
            </w:pPr>
            <w:r w:rsidRPr="004F3B18">
              <w:rPr>
                <w:rFonts w:ascii="Calibri" w:hAnsi="Calibri" w:cs="Calibri"/>
              </w:rPr>
              <w:t>2.42</w:t>
            </w:r>
          </w:p>
        </w:tc>
        <w:tc>
          <w:tcPr>
            <w:tcW w:w="671" w:type="dxa"/>
          </w:tcPr>
          <w:p w14:paraId="18863611" w14:textId="49ACB0EE" w:rsidR="00A62B7C" w:rsidRPr="004F3B18" w:rsidRDefault="005E14AB" w:rsidP="00A62B7C">
            <w:pPr>
              <w:jc w:val="center"/>
              <w:rPr>
                <w:rFonts w:ascii="Calibri" w:hAnsi="Calibri" w:cs="Calibri"/>
              </w:rPr>
            </w:pPr>
            <w:r w:rsidRPr="004F3B18">
              <w:rPr>
                <w:rFonts w:ascii="Calibri" w:hAnsi="Calibri" w:cs="Calibri"/>
              </w:rPr>
              <w:t>0.92</w:t>
            </w:r>
          </w:p>
        </w:tc>
        <w:tc>
          <w:tcPr>
            <w:tcW w:w="1285" w:type="dxa"/>
          </w:tcPr>
          <w:p w14:paraId="6FD4E345" w14:textId="14CCACED" w:rsidR="00A62B7C" w:rsidRPr="004F3B18" w:rsidRDefault="008F55B1" w:rsidP="00A62B7C">
            <w:pPr>
              <w:jc w:val="center"/>
              <w:rPr>
                <w:rFonts w:ascii="Calibri" w:hAnsi="Calibri" w:cs="Calibri"/>
              </w:rPr>
            </w:pPr>
            <w:r w:rsidRPr="004F3B18">
              <w:rPr>
                <w:rFonts w:ascii="Calibri" w:hAnsi="Calibri" w:cs="Calibri"/>
              </w:rPr>
              <w:t>2.0</w:t>
            </w:r>
          </w:p>
        </w:tc>
        <w:tc>
          <w:tcPr>
            <w:tcW w:w="850" w:type="dxa"/>
          </w:tcPr>
          <w:p w14:paraId="551FB7A4" w14:textId="0F00BA69" w:rsidR="00A62B7C" w:rsidRPr="004F3B18" w:rsidRDefault="008F55B1" w:rsidP="00A62B7C">
            <w:pPr>
              <w:jc w:val="center"/>
              <w:rPr>
                <w:rFonts w:ascii="Calibri" w:hAnsi="Calibri" w:cs="Calibri"/>
              </w:rPr>
            </w:pPr>
            <w:r w:rsidRPr="004F3B18">
              <w:rPr>
                <w:rFonts w:ascii="Calibri" w:hAnsi="Calibri" w:cs="Calibri"/>
              </w:rPr>
              <w:t>4.38</w:t>
            </w:r>
          </w:p>
        </w:tc>
        <w:tc>
          <w:tcPr>
            <w:tcW w:w="851" w:type="dxa"/>
          </w:tcPr>
          <w:p w14:paraId="3CD4E5DF" w14:textId="5A48C78F" w:rsidR="00A62B7C" w:rsidRPr="004F3B18" w:rsidRDefault="008F55B1" w:rsidP="00A62B7C">
            <w:pPr>
              <w:jc w:val="center"/>
              <w:rPr>
                <w:rFonts w:ascii="Calibri" w:hAnsi="Calibri" w:cs="Calibri"/>
              </w:rPr>
            </w:pPr>
            <w:r w:rsidRPr="004F3B18">
              <w:rPr>
                <w:rFonts w:ascii="Calibri" w:hAnsi="Calibri" w:cs="Calibri"/>
              </w:rPr>
              <w:t>-14.68</w:t>
            </w:r>
          </w:p>
        </w:tc>
        <w:tc>
          <w:tcPr>
            <w:tcW w:w="992" w:type="dxa"/>
          </w:tcPr>
          <w:p w14:paraId="4E8366F0" w14:textId="6FFC45D0" w:rsidR="00A62B7C" w:rsidRPr="004F3B18" w:rsidRDefault="0098071B" w:rsidP="00A62B7C">
            <w:pPr>
              <w:jc w:val="center"/>
              <w:rPr>
                <w:rFonts w:ascii="Calibri" w:hAnsi="Calibri" w:cs="Calibri"/>
              </w:rPr>
            </w:pPr>
            <w:r w:rsidRPr="004F3B18">
              <w:rPr>
                <w:rFonts w:ascii="Calibri" w:hAnsi="Calibri" w:cs="Calibri"/>
              </w:rPr>
              <w:t>4.18</w:t>
            </w:r>
          </w:p>
        </w:tc>
        <w:tc>
          <w:tcPr>
            <w:tcW w:w="941" w:type="dxa"/>
          </w:tcPr>
          <w:p w14:paraId="2210F79B" w14:textId="4E05F586" w:rsidR="00A62B7C" w:rsidRPr="004F3B18" w:rsidRDefault="0098071B" w:rsidP="00A62B7C">
            <w:pPr>
              <w:jc w:val="center"/>
              <w:rPr>
                <w:rFonts w:ascii="Calibri" w:hAnsi="Calibri" w:cs="Calibri"/>
              </w:rPr>
            </w:pPr>
            <w:r w:rsidRPr="004F3B18">
              <w:rPr>
                <w:rFonts w:ascii="Calibri" w:hAnsi="Calibri" w:cs="Calibri"/>
              </w:rPr>
              <w:t>-2.13</w:t>
            </w:r>
          </w:p>
        </w:tc>
      </w:tr>
      <w:tr w:rsidR="00A62B7C" w:rsidRPr="004F3B18" w14:paraId="3EFDF019" w14:textId="77777777" w:rsidTr="00B260E9">
        <w:tc>
          <w:tcPr>
            <w:tcW w:w="699" w:type="dxa"/>
            <w:vMerge/>
          </w:tcPr>
          <w:p w14:paraId="5D2C8082" w14:textId="77777777" w:rsidR="00A62B7C" w:rsidRPr="004F3B18" w:rsidRDefault="00A62B7C" w:rsidP="00A62B7C">
            <w:pPr>
              <w:jc w:val="center"/>
              <w:rPr>
                <w:rFonts w:ascii="Calibri" w:hAnsi="Calibri" w:cs="Calibri"/>
              </w:rPr>
            </w:pPr>
          </w:p>
        </w:tc>
        <w:tc>
          <w:tcPr>
            <w:tcW w:w="1124" w:type="dxa"/>
            <w:vMerge/>
          </w:tcPr>
          <w:p w14:paraId="0F4AD153" w14:textId="77777777" w:rsidR="00A62B7C" w:rsidRPr="004F3B18" w:rsidRDefault="00A62B7C" w:rsidP="00A62B7C">
            <w:pPr>
              <w:jc w:val="center"/>
              <w:rPr>
                <w:rFonts w:ascii="Calibri" w:hAnsi="Calibri" w:cs="Calibri"/>
              </w:rPr>
            </w:pPr>
          </w:p>
        </w:tc>
        <w:tc>
          <w:tcPr>
            <w:tcW w:w="851" w:type="dxa"/>
          </w:tcPr>
          <w:p w14:paraId="444D0550" w14:textId="77777777" w:rsidR="00A62B7C" w:rsidRPr="004F3B18" w:rsidRDefault="00A62B7C" w:rsidP="00A62B7C">
            <w:pPr>
              <w:jc w:val="center"/>
              <w:rPr>
                <w:rFonts w:ascii="Calibri" w:hAnsi="Calibri" w:cs="Calibri"/>
              </w:rPr>
            </w:pPr>
            <w:r w:rsidRPr="004F3B18">
              <w:rPr>
                <w:rFonts w:ascii="Calibri" w:hAnsi="Calibri" w:cs="Calibri"/>
              </w:rPr>
              <w:t>150</w:t>
            </w:r>
          </w:p>
        </w:tc>
        <w:tc>
          <w:tcPr>
            <w:tcW w:w="753" w:type="dxa"/>
          </w:tcPr>
          <w:p w14:paraId="59D1B5B0" w14:textId="4B273110" w:rsidR="00A62B7C" w:rsidRPr="004F3B18" w:rsidRDefault="0005242D" w:rsidP="00A62B7C">
            <w:pPr>
              <w:jc w:val="center"/>
              <w:rPr>
                <w:rFonts w:ascii="Calibri" w:hAnsi="Calibri" w:cs="Calibri"/>
              </w:rPr>
            </w:pPr>
            <w:r w:rsidRPr="004F3B18">
              <w:rPr>
                <w:rFonts w:ascii="Calibri" w:hAnsi="Calibri" w:cs="Calibri"/>
              </w:rPr>
              <w:t>2.25</w:t>
            </w:r>
          </w:p>
        </w:tc>
        <w:tc>
          <w:tcPr>
            <w:tcW w:w="671" w:type="dxa"/>
          </w:tcPr>
          <w:p w14:paraId="5D3402CB" w14:textId="4B325A48" w:rsidR="00A62B7C" w:rsidRPr="004F3B18" w:rsidRDefault="0005242D" w:rsidP="00A62B7C">
            <w:pPr>
              <w:jc w:val="center"/>
              <w:rPr>
                <w:rFonts w:ascii="Calibri" w:hAnsi="Calibri" w:cs="Calibri"/>
              </w:rPr>
            </w:pPr>
            <w:r w:rsidRPr="004F3B18">
              <w:rPr>
                <w:rFonts w:ascii="Calibri" w:hAnsi="Calibri" w:cs="Calibri"/>
              </w:rPr>
              <w:t>0.93</w:t>
            </w:r>
          </w:p>
        </w:tc>
        <w:tc>
          <w:tcPr>
            <w:tcW w:w="1285" w:type="dxa"/>
          </w:tcPr>
          <w:p w14:paraId="2F5C0821" w14:textId="779A76C7" w:rsidR="00A62B7C" w:rsidRPr="004F3B18" w:rsidRDefault="007B72D1" w:rsidP="00A62B7C">
            <w:pPr>
              <w:jc w:val="center"/>
              <w:rPr>
                <w:rFonts w:ascii="Calibri" w:hAnsi="Calibri" w:cs="Calibri"/>
              </w:rPr>
            </w:pPr>
            <w:r w:rsidRPr="004F3B18">
              <w:rPr>
                <w:rFonts w:ascii="Calibri" w:hAnsi="Calibri" w:cs="Calibri"/>
              </w:rPr>
              <w:t>0.71</w:t>
            </w:r>
          </w:p>
        </w:tc>
        <w:tc>
          <w:tcPr>
            <w:tcW w:w="850" w:type="dxa"/>
          </w:tcPr>
          <w:p w14:paraId="78B0A06B" w14:textId="530B80E0" w:rsidR="00A62B7C" w:rsidRPr="004F3B18" w:rsidRDefault="007B72D1" w:rsidP="00A62B7C">
            <w:pPr>
              <w:jc w:val="center"/>
              <w:rPr>
                <w:rFonts w:ascii="Calibri" w:hAnsi="Calibri" w:cs="Calibri"/>
              </w:rPr>
            </w:pPr>
            <w:r w:rsidRPr="004F3B18">
              <w:rPr>
                <w:rFonts w:ascii="Calibri" w:hAnsi="Calibri" w:cs="Calibri"/>
              </w:rPr>
              <w:t>1.54</w:t>
            </w:r>
          </w:p>
        </w:tc>
        <w:tc>
          <w:tcPr>
            <w:tcW w:w="851" w:type="dxa"/>
          </w:tcPr>
          <w:p w14:paraId="2B071F2F" w14:textId="6A82FF1E" w:rsidR="00A62B7C" w:rsidRPr="004F3B18" w:rsidRDefault="007B72D1" w:rsidP="00A62B7C">
            <w:pPr>
              <w:jc w:val="center"/>
              <w:rPr>
                <w:rFonts w:ascii="Calibri" w:hAnsi="Calibri" w:cs="Calibri"/>
              </w:rPr>
            </w:pPr>
            <w:r w:rsidRPr="004F3B18">
              <w:rPr>
                <w:rFonts w:ascii="Calibri" w:hAnsi="Calibri" w:cs="Calibri"/>
              </w:rPr>
              <w:t>-2.43</w:t>
            </w:r>
          </w:p>
        </w:tc>
        <w:tc>
          <w:tcPr>
            <w:tcW w:w="992" w:type="dxa"/>
          </w:tcPr>
          <w:p w14:paraId="4B4420B8" w14:textId="4F8BEABC" w:rsidR="00A62B7C" w:rsidRPr="004F3B18" w:rsidRDefault="007B72D1" w:rsidP="007B72D1">
            <w:pPr>
              <w:jc w:val="center"/>
              <w:rPr>
                <w:rFonts w:ascii="Calibri" w:hAnsi="Calibri" w:cs="Calibri"/>
              </w:rPr>
            </w:pPr>
            <w:r w:rsidRPr="004F3B18">
              <w:rPr>
                <w:rFonts w:ascii="Calibri" w:hAnsi="Calibri" w:cs="Calibri"/>
              </w:rPr>
              <w:t>4.45</w:t>
            </w:r>
          </w:p>
        </w:tc>
        <w:tc>
          <w:tcPr>
            <w:tcW w:w="941" w:type="dxa"/>
          </w:tcPr>
          <w:p w14:paraId="0FA81A19" w14:textId="32B4F812" w:rsidR="00A62B7C" w:rsidRPr="004F3B18" w:rsidRDefault="007B72D1" w:rsidP="00A62B7C">
            <w:pPr>
              <w:jc w:val="center"/>
              <w:rPr>
                <w:rFonts w:ascii="Calibri" w:hAnsi="Calibri" w:cs="Calibri"/>
              </w:rPr>
            </w:pPr>
            <w:r w:rsidRPr="004F3B18">
              <w:rPr>
                <w:rFonts w:ascii="Calibri" w:hAnsi="Calibri" w:cs="Calibri"/>
              </w:rPr>
              <w:t>-4.52</w:t>
            </w:r>
          </w:p>
        </w:tc>
      </w:tr>
      <w:tr w:rsidR="00A62B7C" w:rsidRPr="004F3B18" w14:paraId="1A0CF6F1" w14:textId="77777777" w:rsidTr="00B260E9">
        <w:tc>
          <w:tcPr>
            <w:tcW w:w="699" w:type="dxa"/>
            <w:vMerge/>
          </w:tcPr>
          <w:p w14:paraId="2EF0BFB5" w14:textId="77777777" w:rsidR="00A62B7C" w:rsidRPr="004F3B18" w:rsidRDefault="00A62B7C" w:rsidP="00A62B7C">
            <w:pPr>
              <w:jc w:val="center"/>
              <w:rPr>
                <w:rFonts w:ascii="Calibri" w:hAnsi="Calibri" w:cs="Calibri"/>
              </w:rPr>
            </w:pPr>
          </w:p>
        </w:tc>
        <w:tc>
          <w:tcPr>
            <w:tcW w:w="1124" w:type="dxa"/>
            <w:vMerge w:val="restart"/>
          </w:tcPr>
          <w:p w14:paraId="64F74750" w14:textId="77777777" w:rsidR="00A62B7C" w:rsidRPr="004F3B18" w:rsidRDefault="00A62B7C" w:rsidP="00A62B7C">
            <w:pPr>
              <w:jc w:val="center"/>
              <w:rPr>
                <w:rFonts w:ascii="Calibri" w:hAnsi="Calibri" w:cs="Calibri"/>
              </w:rPr>
            </w:pPr>
            <w:r w:rsidRPr="004F3B18">
              <w:rPr>
                <w:rFonts w:ascii="Calibri" w:hAnsi="Calibri" w:cs="Calibri"/>
              </w:rPr>
              <w:t>50</w:t>
            </w:r>
          </w:p>
        </w:tc>
        <w:tc>
          <w:tcPr>
            <w:tcW w:w="851" w:type="dxa"/>
          </w:tcPr>
          <w:p w14:paraId="7D77A99E" w14:textId="77777777" w:rsidR="00A62B7C" w:rsidRPr="004F3B18" w:rsidRDefault="00A62B7C" w:rsidP="00A62B7C">
            <w:pPr>
              <w:jc w:val="center"/>
              <w:rPr>
                <w:rFonts w:ascii="Calibri" w:hAnsi="Calibri" w:cs="Calibri"/>
              </w:rPr>
            </w:pPr>
            <w:r w:rsidRPr="004F3B18">
              <w:rPr>
                <w:rFonts w:ascii="Calibri" w:hAnsi="Calibri" w:cs="Calibri"/>
              </w:rPr>
              <w:t>20</w:t>
            </w:r>
          </w:p>
        </w:tc>
        <w:tc>
          <w:tcPr>
            <w:tcW w:w="753" w:type="dxa"/>
          </w:tcPr>
          <w:p w14:paraId="72B2FF44" w14:textId="66AE59F2" w:rsidR="00A62B7C" w:rsidRPr="004F3B18" w:rsidRDefault="00EB6783" w:rsidP="00A62B7C">
            <w:pPr>
              <w:jc w:val="center"/>
              <w:rPr>
                <w:rFonts w:ascii="Calibri" w:hAnsi="Calibri" w:cs="Calibri"/>
              </w:rPr>
            </w:pPr>
            <w:r w:rsidRPr="004F3B18">
              <w:rPr>
                <w:rFonts w:ascii="Calibri" w:hAnsi="Calibri" w:cs="Calibri"/>
              </w:rPr>
              <w:t>3.66</w:t>
            </w:r>
          </w:p>
        </w:tc>
        <w:tc>
          <w:tcPr>
            <w:tcW w:w="671" w:type="dxa"/>
          </w:tcPr>
          <w:p w14:paraId="57F7D10F" w14:textId="71E850D5" w:rsidR="00A62B7C" w:rsidRPr="004F3B18" w:rsidRDefault="00EB6783" w:rsidP="00A62B7C">
            <w:pPr>
              <w:jc w:val="center"/>
              <w:rPr>
                <w:rFonts w:ascii="Calibri" w:hAnsi="Calibri" w:cs="Calibri"/>
              </w:rPr>
            </w:pPr>
            <w:r w:rsidRPr="004F3B18">
              <w:rPr>
                <w:rFonts w:ascii="Calibri" w:hAnsi="Calibri" w:cs="Calibri"/>
              </w:rPr>
              <w:t>0.81</w:t>
            </w:r>
          </w:p>
        </w:tc>
        <w:tc>
          <w:tcPr>
            <w:tcW w:w="1285" w:type="dxa"/>
          </w:tcPr>
          <w:p w14:paraId="591C01F1" w14:textId="370B3517" w:rsidR="00A62B7C" w:rsidRPr="004F3B18" w:rsidRDefault="00C34A82" w:rsidP="00A62B7C">
            <w:pPr>
              <w:jc w:val="center"/>
              <w:rPr>
                <w:rFonts w:ascii="Calibri" w:hAnsi="Calibri" w:cs="Calibri"/>
              </w:rPr>
            </w:pPr>
            <w:r w:rsidRPr="004F3B18">
              <w:rPr>
                <w:rFonts w:ascii="Calibri" w:hAnsi="Calibri" w:cs="Calibri"/>
              </w:rPr>
              <w:t>3.13</w:t>
            </w:r>
          </w:p>
        </w:tc>
        <w:tc>
          <w:tcPr>
            <w:tcW w:w="850" w:type="dxa"/>
          </w:tcPr>
          <w:p w14:paraId="22835E0F" w14:textId="633E7EFA" w:rsidR="00A62B7C" w:rsidRPr="004F3B18" w:rsidRDefault="00C34A82" w:rsidP="00A62B7C">
            <w:pPr>
              <w:jc w:val="center"/>
              <w:rPr>
                <w:rFonts w:ascii="Calibri" w:hAnsi="Calibri" w:cs="Calibri"/>
              </w:rPr>
            </w:pPr>
            <w:r w:rsidRPr="004F3B18">
              <w:rPr>
                <w:rFonts w:ascii="Calibri" w:hAnsi="Calibri" w:cs="Calibri"/>
              </w:rPr>
              <w:t>4.84</w:t>
            </w:r>
          </w:p>
        </w:tc>
        <w:tc>
          <w:tcPr>
            <w:tcW w:w="851" w:type="dxa"/>
          </w:tcPr>
          <w:p w14:paraId="24BC2152" w14:textId="3FA61444" w:rsidR="00A62B7C" w:rsidRPr="004F3B18" w:rsidRDefault="00C34A82" w:rsidP="00A62B7C">
            <w:pPr>
              <w:jc w:val="center"/>
              <w:rPr>
                <w:rFonts w:ascii="Calibri" w:hAnsi="Calibri" w:cs="Calibri"/>
              </w:rPr>
            </w:pPr>
            <w:r w:rsidRPr="004F3B18">
              <w:rPr>
                <w:rFonts w:ascii="Calibri" w:hAnsi="Calibri" w:cs="Calibri"/>
              </w:rPr>
              <w:t>-19.89</w:t>
            </w:r>
          </w:p>
        </w:tc>
        <w:tc>
          <w:tcPr>
            <w:tcW w:w="992" w:type="dxa"/>
          </w:tcPr>
          <w:p w14:paraId="6056FF49" w14:textId="376921FE" w:rsidR="00A62B7C" w:rsidRPr="004F3B18" w:rsidRDefault="00C34A82" w:rsidP="00A62B7C">
            <w:pPr>
              <w:jc w:val="center"/>
              <w:rPr>
                <w:rFonts w:ascii="Calibri" w:hAnsi="Calibri" w:cs="Calibri"/>
              </w:rPr>
            </w:pPr>
            <w:r w:rsidRPr="004F3B18">
              <w:rPr>
                <w:rFonts w:ascii="Calibri" w:hAnsi="Calibri" w:cs="Calibri"/>
              </w:rPr>
              <w:t>8.65</w:t>
            </w:r>
          </w:p>
        </w:tc>
        <w:tc>
          <w:tcPr>
            <w:tcW w:w="941" w:type="dxa"/>
          </w:tcPr>
          <w:p w14:paraId="048C6BB7" w14:textId="71FE93DB" w:rsidR="00A62B7C" w:rsidRPr="004F3B18" w:rsidRDefault="00C34A82" w:rsidP="00A62B7C">
            <w:pPr>
              <w:jc w:val="center"/>
              <w:rPr>
                <w:rFonts w:ascii="Calibri" w:hAnsi="Calibri" w:cs="Calibri"/>
              </w:rPr>
            </w:pPr>
            <w:r w:rsidRPr="004F3B18">
              <w:rPr>
                <w:rFonts w:ascii="Calibri" w:hAnsi="Calibri" w:cs="Calibri"/>
              </w:rPr>
              <w:t>-14.92</w:t>
            </w:r>
          </w:p>
        </w:tc>
      </w:tr>
      <w:tr w:rsidR="00A62B7C" w:rsidRPr="004F3B18" w14:paraId="2ED37A48" w14:textId="77777777" w:rsidTr="00B260E9">
        <w:tc>
          <w:tcPr>
            <w:tcW w:w="699" w:type="dxa"/>
            <w:vMerge/>
          </w:tcPr>
          <w:p w14:paraId="7E6A3C83" w14:textId="77777777" w:rsidR="00A62B7C" w:rsidRPr="004F3B18" w:rsidRDefault="00A62B7C" w:rsidP="00A62B7C">
            <w:pPr>
              <w:jc w:val="center"/>
              <w:rPr>
                <w:rFonts w:ascii="Calibri" w:hAnsi="Calibri" w:cs="Calibri"/>
              </w:rPr>
            </w:pPr>
          </w:p>
        </w:tc>
        <w:tc>
          <w:tcPr>
            <w:tcW w:w="1124" w:type="dxa"/>
            <w:vMerge/>
          </w:tcPr>
          <w:p w14:paraId="4CA059F0" w14:textId="77777777" w:rsidR="00A62B7C" w:rsidRPr="004F3B18" w:rsidRDefault="00A62B7C" w:rsidP="00A62B7C">
            <w:pPr>
              <w:jc w:val="center"/>
              <w:rPr>
                <w:rFonts w:ascii="Calibri" w:hAnsi="Calibri" w:cs="Calibri"/>
              </w:rPr>
            </w:pPr>
          </w:p>
        </w:tc>
        <w:tc>
          <w:tcPr>
            <w:tcW w:w="851" w:type="dxa"/>
          </w:tcPr>
          <w:p w14:paraId="3EA718D7" w14:textId="77777777" w:rsidR="00A62B7C" w:rsidRPr="004F3B18" w:rsidRDefault="00A62B7C" w:rsidP="00A62B7C">
            <w:pPr>
              <w:jc w:val="center"/>
              <w:rPr>
                <w:rFonts w:ascii="Calibri" w:hAnsi="Calibri" w:cs="Calibri"/>
              </w:rPr>
            </w:pPr>
            <w:r w:rsidRPr="004F3B18">
              <w:rPr>
                <w:rFonts w:ascii="Calibri" w:hAnsi="Calibri" w:cs="Calibri"/>
              </w:rPr>
              <w:t>50</w:t>
            </w:r>
          </w:p>
        </w:tc>
        <w:tc>
          <w:tcPr>
            <w:tcW w:w="753" w:type="dxa"/>
          </w:tcPr>
          <w:p w14:paraId="2B70C2FA" w14:textId="2B83D323" w:rsidR="00A62B7C" w:rsidRPr="004F3B18" w:rsidRDefault="00245516" w:rsidP="00A62B7C">
            <w:pPr>
              <w:jc w:val="center"/>
              <w:rPr>
                <w:rFonts w:ascii="Calibri" w:hAnsi="Calibri" w:cs="Calibri"/>
              </w:rPr>
            </w:pPr>
            <w:r w:rsidRPr="004F3B18">
              <w:rPr>
                <w:rFonts w:ascii="Calibri" w:hAnsi="Calibri" w:cs="Calibri"/>
              </w:rPr>
              <w:t>2.85</w:t>
            </w:r>
          </w:p>
        </w:tc>
        <w:tc>
          <w:tcPr>
            <w:tcW w:w="671" w:type="dxa"/>
          </w:tcPr>
          <w:p w14:paraId="1FF4C69E" w14:textId="092C24C5" w:rsidR="00A62B7C" w:rsidRPr="004F3B18" w:rsidRDefault="00245516" w:rsidP="00A62B7C">
            <w:pPr>
              <w:jc w:val="center"/>
              <w:rPr>
                <w:rFonts w:ascii="Calibri" w:hAnsi="Calibri" w:cs="Calibri"/>
              </w:rPr>
            </w:pPr>
            <w:r w:rsidRPr="004F3B18">
              <w:rPr>
                <w:rFonts w:ascii="Calibri" w:hAnsi="Calibri" w:cs="Calibri"/>
              </w:rPr>
              <w:t>0.89</w:t>
            </w:r>
          </w:p>
        </w:tc>
        <w:tc>
          <w:tcPr>
            <w:tcW w:w="1285" w:type="dxa"/>
          </w:tcPr>
          <w:p w14:paraId="0C744E0E" w14:textId="2D7B105D" w:rsidR="00A62B7C" w:rsidRPr="004F3B18" w:rsidRDefault="00597231" w:rsidP="00A62B7C">
            <w:pPr>
              <w:jc w:val="center"/>
              <w:rPr>
                <w:rFonts w:ascii="Calibri" w:hAnsi="Calibri" w:cs="Calibri"/>
              </w:rPr>
            </w:pPr>
            <w:r w:rsidRPr="004F3B18">
              <w:rPr>
                <w:rFonts w:ascii="Calibri" w:hAnsi="Calibri" w:cs="Calibri"/>
              </w:rPr>
              <w:t>0.1</w:t>
            </w:r>
          </w:p>
        </w:tc>
        <w:tc>
          <w:tcPr>
            <w:tcW w:w="850" w:type="dxa"/>
          </w:tcPr>
          <w:p w14:paraId="64E31A78" w14:textId="5CC03116" w:rsidR="00A62B7C" w:rsidRPr="004F3B18" w:rsidRDefault="00597231" w:rsidP="00A62B7C">
            <w:pPr>
              <w:jc w:val="center"/>
              <w:rPr>
                <w:rFonts w:ascii="Calibri" w:hAnsi="Calibri" w:cs="Calibri"/>
              </w:rPr>
            </w:pPr>
            <w:r w:rsidRPr="004F3B18">
              <w:rPr>
                <w:rFonts w:ascii="Calibri" w:hAnsi="Calibri" w:cs="Calibri"/>
              </w:rPr>
              <w:t>1.15</w:t>
            </w:r>
          </w:p>
        </w:tc>
        <w:tc>
          <w:tcPr>
            <w:tcW w:w="851" w:type="dxa"/>
          </w:tcPr>
          <w:p w14:paraId="777B4DF3" w14:textId="7904226B" w:rsidR="00A62B7C" w:rsidRPr="004F3B18" w:rsidRDefault="00597231" w:rsidP="00A62B7C">
            <w:pPr>
              <w:jc w:val="center"/>
              <w:rPr>
                <w:rFonts w:ascii="Calibri" w:hAnsi="Calibri" w:cs="Calibri"/>
              </w:rPr>
            </w:pPr>
            <w:r w:rsidRPr="004F3B18">
              <w:rPr>
                <w:rFonts w:ascii="Calibri" w:hAnsi="Calibri" w:cs="Calibri"/>
              </w:rPr>
              <w:t>-0.72</w:t>
            </w:r>
          </w:p>
        </w:tc>
        <w:tc>
          <w:tcPr>
            <w:tcW w:w="992" w:type="dxa"/>
          </w:tcPr>
          <w:p w14:paraId="506A53BE" w14:textId="291FB755" w:rsidR="00A62B7C" w:rsidRPr="004F3B18" w:rsidRDefault="00597231" w:rsidP="00A62B7C">
            <w:pPr>
              <w:jc w:val="center"/>
              <w:rPr>
                <w:rFonts w:ascii="Calibri" w:hAnsi="Calibri" w:cs="Calibri"/>
              </w:rPr>
            </w:pPr>
            <w:r w:rsidRPr="004F3B18">
              <w:rPr>
                <w:rFonts w:ascii="Calibri" w:hAnsi="Calibri" w:cs="Calibri"/>
              </w:rPr>
              <w:t>3.14</w:t>
            </w:r>
          </w:p>
        </w:tc>
        <w:tc>
          <w:tcPr>
            <w:tcW w:w="941" w:type="dxa"/>
          </w:tcPr>
          <w:p w14:paraId="1A1B9297" w14:textId="1C0D8D6A" w:rsidR="00A62B7C" w:rsidRPr="004F3B18" w:rsidRDefault="00597231" w:rsidP="00A62B7C">
            <w:pPr>
              <w:jc w:val="center"/>
              <w:rPr>
                <w:rFonts w:ascii="Calibri" w:hAnsi="Calibri" w:cs="Calibri"/>
              </w:rPr>
            </w:pPr>
            <w:r w:rsidRPr="004F3B18">
              <w:rPr>
                <w:rFonts w:ascii="Calibri" w:hAnsi="Calibri" w:cs="Calibri"/>
              </w:rPr>
              <w:t>-1.85</w:t>
            </w:r>
          </w:p>
        </w:tc>
      </w:tr>
      <w:tr w:rsidR="00A62B7C" w:rsidRPr="004F3B18" w14:paraId="379EFC52" w14:textId="77777777" w:rsidTr="00B260E9">
        <w:tc>
          <w:tcPr>
            <w:tcW w:w="699" w:type="dxa"/>
            <w:vMerge/>
          </w:tcPr>
          <w:p w14:paraId="0206E451" w14:textId="77777777" w:rsidR="00A62B7C" w:rsidRPr="004F3B18" w:rsidRDefault="00A62B7C" w:rsidP="00A62B7C">
            <w:pPr>
              <w:jc w:val="center"/>
              <w:rPr>
                <w:rFonts w:ascii="Calibri" w:hAnsi="Calibri" w:cs="Calibri"/>
              </w:rPr>
            </w:pPr>
          </w:p>
        </w:tc>
        <w:tc>
          <w:tcPr>
            <w:tcW w:w="1124" w:type="dxa"/>
            <w:vMerge/>
          </w:tcPr>
          <w:p w14:paraId="5D71A7D4" w14:textId="77777777" w:rsidR="00A62B7C" w:rsidRPr="004F3B18" w:rsidRDefault="00A62B7C" w:rsidP="00A62B7C">
            <w:pPr>
              <w:jc w:val="center"/>
              <w:rPr>
                <w:rFonts w:ascii="Calibri" w:hAnsi="Calibri" w:cs="Calibri"/>
              </w:rPr>
            </w:pPr>
          </w:p>
        </w:tc>
        <w:tc>
          <w:tcPr>
            <w:tcW w:w="851" w:type="dxa"/>
          </w:tcPr>
          <w:p w14:paraId="6C4056E4" w14:textId="77777777" w:rsidR="00A62B7C" w:rsidRPr="004F3B18" w:rsidRDefault="00A62B7C" w:rsidP="00A62B7C">
            <w:pPr>
              <w:jc w:val="center"/>
              <w:rPr>
                <w:rFonts w:ascii="Calibri" w:hAnsi="Calibri" w:cs="Calibri"/>
              </w:rPr>
            </w:pPr>
            <w:r w:rsidRPr="004F3B18">
              <w:rPr>
                <w:rFonts w:ascii="Calibri" w:hAnsi="Calibri" w:cs="Calibri"/>
              </w:rPr>
              <w:t>100</w:t>
            </w:r>
          </w:p>
        </w:tc>
        <w:tc>
          <w:tcPr>
            <w:tcW w:w="753" w:type="dxa"/>
          </w:tcPr>
          <w:p w14:paraId="7B5268BA" w14:textId="5F16DE16" w:rsidR="00A62B7C" w:rsidRPr="004F3B18" w:rsidRDefault="003856EA" w:rsidP="00A62B7C">
            <w:pPr>
              <w:jc w:val="center"/>
              <w:rPr>
                <w:rFonts w:ascii="Calibri" w:hAnsi="Calibri" w:cs="Calibri"/>
              </w:rPr>
            </w:pPr>
            <w:r w:rsidRPr="004F3B18">
              <w:rPr>
                <w:rFonts w:ascii="Calibri" w:hAnsi="Calibri" w:cs="Calibri"/>
              </w:rPr>
              <w:t>2.55</w:t>
            </w:r>
          </w:p>
        </w:tc>
        <w:tc>
          <w:tcPr>
            <w:tcW w:w="671" w:type="dxa"/>
          </w:tcPr>
          <w:p w14:paraId="2388AA2C" w14:textId="43DD5777" w:rsidR="00A62B7C" w:rsidRPr="004F3B18" w:rsidRDefault="003856EA" w:rsidP="00A62B7C">
            <w:pPr>
              <w:jc w:val="center"/>
              <w:rPr>
                <w:rFonts w:ascii="Calibri" w:hAnsi="Calibri" w:cs="Calibri"/>
              </w:rPr>
            </w:pPr>
            <w:r w:rsidRPr="004F3B18">
              <w:rPr>
                <w:rFonts w:ascii="Calibri" w:hAnsi="Calibri" w:cs="Calibri"/>
              </w:rPr>
              <w:t>0.91</w:t>
            </w:r>
          </w:p>
        </w:tc>
        <w:tc>
          <w:tcPr>
            <w:tcW w:w="1285" w:type="dxa"/>
          </w:tcPr>
          <w:p w14:paraId="4CF5248A" w14:textId="3DDF7187" w:rsidR="00A62B7C" w:rsidRPr="004F3B18" w:rsidRDefault="00D81492" w:rsidP="00A62B7C">
            <w:pPr>
              <w:jc w:val="center"/>
              <w:rPr>
                <w:rFonts w:ascii="Calibri" w:hAnsi="Calibri" w:cs="Calibri"/>
              </w:rPr>
            </w:pPr>
            <w:r w:rsidRPr="004F3B18">
              <w:rPr>
                <w:rFonts w:ascii="Calibri" w:hAnsi="Calibri" w:cs="Calibri"/>
              </w:rPr>
              <w:t>1.36</w:t>
            </w:r>
          </w:p>
        </w:tc>
        <w:tc>
          <w:tcPr>
            <w:tcW w:w="850" w:type="dxa"/>
          </w:tcPr>
          <w:p w14:paraId="738791B4" w14:textId="6F876C09" w:rsidR="00A62B7C" w:rsidRPr="004F3B18" w:rsidRDefault="00D81492" w:rsidP="00A62B7C">
            <w:pPr>
              <w:jc w:val="center"/>
              <w:rPr>
                <w:rFonts w:ascii="Calibri" w:hAnsi="Calibri" w:cs="Calibri"/>
              </w:rPr>
            </w:pPr>
            <w:r w:rsidRPr="004F3B18">
              <w:rPr>
                <w:rFonts w:ascii="Calibri" w:hAnsi="Calibri" w:cs="Calibri"/>
              </w:rPr>
              <w:t>1.86</w:t>
            </w:r>
          </w:p>
        </w:tc>
        <w:tc>
          <w:tcPr>
            <w:tcW w:w="851" w:type="dxa"/>
          </w:tcPr>
          <w:p w14:paraId="32EDA2D9" w14:textId="5030ADF1" w:rsidR="00A62B7C" w:rsidRPr="004F3B18" w:rsidRDefault="00D81492" w:rsidP="00A62B7C">
            <w:pPr>
              <w:jc w:val="center"/>
              <w:rPr>
                <w:rFonts w:ascii="Calibri" w:hAnsi="Calibri" w:cs="Calibri"/>
              </w:rPr>
            </w:pPr>
            <w:r w:rsidRPr="004F3B18">
              <w:rPr>
                <w:rFonts w:ascii="Calibri" w:hAnsi="Calibri" w:cs="Calibri"/>
              </w:rPr>
              <w:t>-2.24</w:t>
            </w:r>
          </w:p>
        </w:tc>
        <w:tc>
          <w:tcPr>
            <w:tcW w:w="992" w:type="dxa"/>
          </w:tcPr>
          <w:p w14:paraId="618D2D6E" w14:textId="4B3B5427" w:rsidR="00A62B7C" w:rsidRPr="004F3B18" w:rsidRDefault="00D81492" w:rsidP="00A62B7C">
            <w:pPr>
              <w:jc w:val="center"/>
              <w:rPr>
                <w:rFonts w:ascii="Calibri" w:hAnsi="Calibri" w:cs="Calibri"/>
              </w:rPr>
            </w:pPr>
            <w:r w:rsidRPr="004F3B18">
              <w:rPr>
                <w:rFonts w:ascii="Calibri" w:hAnsi="Calibri" w:cs="Calibri"/>
              </w:rPr>
              <w:t>1.76</w:t>
            </w:r>
          </w:p>
        </w:tc>
        <w:tc>
          <w:tcPr>
            <w:tcW w:w="941" w:type="dxa"/>
          </w:tcPr>
          <w:p w14:paraId="0014C38F" w14:textId="4215E4F5" w:rsidR="00A62B7C" w:rsidRPr="004F3B18" w:rsidRDefault="00D81492" w:rsidP="00A62B7C">
            <w:pPr>
              <w:jc w:val="center"/>
              <w:rPr>
                <w:rFonts w:ascii="Calibri" w:hAnsi="Calibri" w:cs="Calibri"/>
              </w:rPr>
            </w:pPr>
            <w:r w:rsidRPr="004F3B18">
              <w:rPr>
                <w:rFonts w:ascii="Calibri" w:hAnsi="Calibri" w:cs="Calibri"/>
              </w:rPr>
              <w:t>0.34</w:t>
            </w:r>
          </w:p>
        </w:tc>
      </w:tr>
      <w:tr w:rsidR="00A62B7C" w:rsidRPr="004F3B18" w14:paraId="6B6CE520" w14:textId="77777777" w:rsidTr="00B260E9">
        <w:tc>
          <w:tcPr>
            <w:tcW w:w="699" w:type="dxa"/>
            <w:vMerge/>
          </w:tcPr>
          <w:p w14:paraId="6942B88B" w14:textId="77777777" w:rsidR="00A62B7C" w:rsidRPr="004F3B18" w:rsidRDefault="00A62B7C" w:rsidP="00A62B7C">
            <w:pPr>
              <w:jc w:val="center"/>
              <w:rPr>
                <w:rFonts w:ascii="Calibri" w:hAnsi="Calibri" w:cs="Calibri"/>
              </w:rPr>
            </w:pPr>
          </w:p>
        </w:tc>
        <w:tc>
          <w:tcPr>
            <w:tcW w:w="1124" w:type="dxa"/>
            <w:vMerge/>
          </w:tcPr>
          <w:p w14:paraId="3FAEA368" w14:textId="77777777" w:rsidR="00A62B7C" w:rsidRPr="004F3B18" w:rsidRDefault="00A62B7C" w:rsidP="00A62B7C">
            <w:pPr>
              <w:jc w:val="center"/>
              <w:rPr>
                <w:rFonts w:ascii="Calibri" w:hAnsi="Calibri" w:cs="Calibri"/>
              </w:rPr>
            </w:pPr>
          </w:p>
        </w:tc>
        <w:tc>
          <w:tcPr>
            <w:tcW w:w="851" w:type="dxa"/>
          </w:tcPr>
          <w:p w14:paraId="29BFB0BD" w14:textId="77777777" w:rsidR="00A62B7C" w:rsidRPr="004F3B18" w:rsidRDefault="00A62B7C" w:rsidP="00A62B7C">
            <w:pPr>
              <w:jc w:val="center"/>
              <w:rPr>
                <w:rFonts w:ascii="Calibri" w:hAnsi="Calibri" w:cs="Calibri"/>
              </w:rPr>
            </w:pPr>
            <w:r w:rsidRPr="004F3B18">
              <w:rPr>
                <w:rFonts w:ascii="Calibri" w:hAnsi="Calibri" w:cs="Calibri"/>
              </w:rPr>
              <w:t>150</w:t>
            </w:r>
          </w:p>
        </w:tc>
        <w:tc>
          <w:tcPr>
            <w:tcW w:w="753" w:type="dxa"/>
          </w:tcPr>
          <w:p w14:paraId="39EC01FA" w14:textId="7DB34951" w:rsidR="00A62B7C" w:rsidRPr="004F3B18" w:rsidRDefault="00471B42" w:rsidP="00A62B7C">
            <w:pPr>
              <w:jc w:val="center"/>
              <w:rPr>
                <w:rFonts w:ascii="Calibri" w:hAnsi="Calibri" w:cs="Calibri"/>
              </w:rPr>
            </w:pPr>
            <w:r w:rsidRPr="004F3B18">
              <w:rPr>
                <w:rFonts w:ascii="Calibri" w:hAnsi="Calibri" w:cs="Calibri"/>
              </w:rPr>
              <w:t>2.31</w:t>
            </w:r>
          </w:p>
        </w:tc>
        <w:tc>
          <w:tcPr>
            <w:tcW w:w="671" w:type="dxa"/>
          </w:tcPr>
          <w:p w14:paraId="2E1499F4" w14:textId="6AFF6756" w:rsidR="00A62B7C" w:rsidRPr="004F3B18" w:rsidRDefault="00471B42" w:rsidP="00A62B7C">
            <w:pPr>
              <w:jc w:val="center"/>
              <w:rPr>
                <w:rFonts w:ascii="Calibri" w:hAnsi="Calibri" w:cs="Calibri"/>
              </w:rPr>
            </w:pPr>
            <w:r w:rsidRPr="004F3B18">
              <w:rPr>
                <w:rFonts w:ascii="Calibri" w:hAnsi="Calibri" w:cs="Calibri"/>
              </w:rPr>
              <w:t>0.93</w:t>
            </w:r>
          </w:p>
        </w:tc>
        <w:tc>
          <w:tcPr>
            <w:tcW w:w="1285" w:type="dxa"/>
          </w:tcPr>
          <w:p w14:paraId="67630014" w14:textId="73283F32" w:rsidR="00A62B7C" w:rsidRPr="004F3B18" w:rsidRDefault="007B01CB" w:rsidP="00A62B7C">
            <w:pPr>
              <w:jc w:val="center"/>
              <w:rPr>
                <w:rFonts w:ascii="Calibri" w:hAnsi="Calibri" w:cs="Calibri"/>
              </w:rPr>
            </w:pPr>
            <w:r w:rsidRPr="004F3B18">
              <w:rPr>
                <w:rFonts w:ascii="Calibri" w:hAnsi="Calibri" w:cs="Calibri"/>
              </w:rPr>
              <w:t>0.75</w:t>
            </w:r>
          </w:p>
        </w:tc>
        <w:tc>
          <w:tcPr>
            <w:tcW w:w="850" w:type="dxa"/>
          </w:tcPr>
          <w:p w14:paraId="5C06E252" w14:textId="604BA971" w:rsidR="00A62B7C" w:rsidRPr="004F3B18" w:rsidRDefault="007B01CB" w:rsidP="00A62B7C">
            <w:pPr>
              <w:jc w:val="center"/>
              <w:rPr>
                <w:rFonts w:ascii="Calibri" w:hAnsi="Calibri" w:cs="Calibri"/>
              </w:rPr>
            </w:pPr>
            <w:r w:rsidRPr="004F3B18">
              <w:rPr>
                <w:rFonts w:ascii="Calibri" w:hAnsi="Calibri" w:cs="Calibri"/>
              </w:rPr>
              <w:t>1.54</w:t>
            </w:r>
          </w:p>
        </w:tc>
        <w:tc>
          <w:tcPr>
            <w:tcW w:w="851" w:type="dxa"/>
          </w:tcPr>
          <w:p w14:paraId="0F254294" w14:textId="7A1E9765" w:rsidR="00A62B7C" w:rsidRPr="004F3B18" w:rsidRDefault="007B01CB" w:rsidP="00A62B7C">
            <w:pPr>
              <w:jc w:val="center"/>
              <w:rPr>
                <w:rFonts w:ascii="Calibri" w:hAnsi="Calibri" w:cs="Calibri"/>
              </w:rPr>
            </w:pPr>
            <w:r w:rsidRPr="004F3B18">
              <w:rPr>
                <w:rFonts w:ascii="Calibri" w:hAnsi="Calibri" w:cs="Calibri"/>
              </w:rPr>
              <w:t>-2.34</w:t>
            </w:r>
          </w:p>
        </w:tc>
        <w:tc>
          <w:tcPr>
            <w:tcW w:w="992" w:type="dxa"/>
          </w:tcPr>
          <w:p w14:paraId="2377D2A0" w14:textId="7D07C5BD" w:rsidR="00A62B7C" w:rsidRPr="004F3B18" w:rsidRDefault="008506B4" w:rsidP="00A62B7C">
            <w:pPr>
              <w:jc w:val="center"/>
              <w:rPr>
                <w:rFonts w:ascii="Calibri" w:hAnsi="Calibri" w:cs="Calibri"/>
              </w:rPr>
            </w:pPr>
            <w:r w:rsidRPr="004F3B18">
              <w:rPr>
                <w:rFonts w:ascii="Calibri" w:hAnsi="Calibri" w:cs="Calibri"/>
              </w:rPr>
              <w:t>4.4</w:t>
            </w:r>
          </w:p>
        </w:tc>
        <w:tc>
          <w:tcPr>
            <w:tcW w:w="941" w:type="dxa"/>
          </w:tcPr>
          <w:p w14:paraId="46D81A11" w14:textId="451C8BB4" w:rsidR="00A62B7C" w:rsidRPr="004F3B18" w:rsidRDefault="008506B4" w:rsidP="00A62B7C">
            <w:pPr>
              <w:jc w:val="center"/>
              <w:rPr>
                <w:rFonts w:ascii="Calibri" w:hAnsi="Calibri" w:cs="Calibri"/>
              </w:rPr>
            </w:pPr>
            <w:r w:rsidRPr="004F3B18">
              <w:rPr>
                <w:rFonts w:ascii="Calibri" w:hAnsi="Calibri" w:cs="Calibri"/>
              </w:rPr>
              <w:t>-4.38</w:t>
            </w:r>
          </w:p>
        </w:tc>
      </w:tr>
    </w:tbl>
    <w:p w14:paraId="4B9EEC7E" w14:textId="77777777" w:rsidR="00C174AB" w:rsidRPr="004F3B18" w:rsidRDefault="00C174AB" w:rsidP="00C174AB">
      <w:pPr>
        <w:rPr>
          <w:rFonts w:ascii="Calibri" w:hAnsi="Calibri" w:cs="Calibri"/>
        </w:rPr>
      </w:pPr>
    </w:p>
    <w:p w14:paraId="4A184AC6" w14:textId="26DB3C4A" w:rsidR="0059309F" w:rsidRPr="004F3B18" w:rsidRDefault="0059309F" w:rsidP="0059309F">
      <w:pPr>
        <w:pStyle w:val="Caption"/>
        <w:keepNext/>
        <w:rPr>
          <w:rFonts w:ascii="Calibri" w:hAnsi="Calibri" w:cs="Calibri"/>
        </w:rPr>
      </w:pPr>
      <w:bookmarkStart w:id="111" w:name="_Toc165500138"/>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16</w:t>
      </w:r>
      <w:r w:rsidRPr="004F3B18">
        <w:rPr>
          <w:rFonts w:ascii="Calibri" w:hAnsi="Calibri" w:cs="Calibri"/>
        </w:rPr>
        <w:fldChar w:fldCharType="end"/>
      </w:r>
      <w:r w:rsidRPr="004F3B18">
        <w:rPr>
          <w:rFonts w:ascii="Calibri" w:hAnsi="Calibri" w:cs="Calibri"/>
        </w:rPr>
        <w:t>: Model-2 Metrics of CVX With StandardScaler</w:t>
      </w:r>
      <w:bookmarkEnd w:id="111"/>
    </w:p>
    <w:tbl>
      <w:tblPr>
        <w:tblStyle w:val="TableGrid"/>
        <w:tblW w:w="0" w:type="auto"/>
        <w:tblInd w:w="-1" w:type="dxa"/>
        <w:tblLook w:val="04A0" w:firstRow="1" w:lastRow="0" w:firstColumn="1" w:lastColumn="0" w:noHBand="0" w:noVBand="1"/>
      </w:tblPr>
      <w:tblGrid>
        <w:gridCol w:w="699"/>
        <w:gridCol w:w="1124"/>
        <w:gridCol w:w="851"/>
        <w:gridCol w:w="753"/>
        <w:gridCol w:w="680"/>
        <w:gridCol w:w="1276"/>
        <w:gridCol w:w="850"/>
        <w:gridCol w:w="851"/>
        <w:gridCol w:w="992"/>
        <w:gridCol w:w="941"/>
      </w:tblGrid>
      <w:tr w:rsidR="00C174AB" w:rsidRPr="004F3B18" w14:paraId="6CEDE3F1" w14:textId="77777777" w:rsidTr="00EC5174">
        <w:tc>
          <w:tcPr>
            <w:tcW w:w="2674" w:type="dxa"/>
            <w:gridSpan w:val="3"/>
          </w:tcPr>
          <w:p w14:paraId="2AE37EF5" w14:textId="77777777" w:rsidR="00C174AB" w:rsidRPr="004F3B18" w:rsidRDefault="00C174AB" w:rsidP="00B260E9">
            <w:pPr>
              <w:jc w:val="center"/>
              <w:rPr>
                <w:rFonts w:ascii="Calibri" w:hAnsi="Calibri" w:cs="Calibri"/>
              </w:rPr>
            </w:pPr>
          </w:p>
        </w:tc>
        <w:tc>
          <w:tcPr>
            <w:tcW w:w="1433" w:type="dxa"/>
            <w:gridSpan w:val="2"/>
          </w:tcPr>
          <w:p w14:paraId="748A4708" w14:textId="77777777" w:rsidR="00C174AB" w:rsidRPr="004F3B18" w:rsidRDefault="00C174AB" w:rsidP="00B260E9">
            <w:pPr>
              <w:jc w:val="center"/>
              <w:rPr>
                <w:rFonts w:ascii="Calibri" w:hAnsi="Calibri" w:cs="Calibri"/>
              </w:rPr>
            </w:pPr>
            <w:r w:rsidRPr="004F3B18">
              <w:rPr>
                <w:rFonts w:ascii="Calibri" w:hAnsi="Calibri" w:cs="Calibri"/>
              </w:rPr>
              <w:t>Test metrics</w:t>
            </w:r>
          </w:p>
        </w:tc>
        <w:tc>
          <w:tcPr>
            <w:tcW w:w="1276" w:type="dxa"/>
          </w:tcPr>
          <w:p w14:paraId="77D3E96D" w14:textId="77777777" w:rsidR="00C174AB" w:rsidRPr="004F3B18" w:rsidRDefault="00C174AB" w:rsidP="00B260E9">
            <w:pPr>
              <w:jc w:val="center"/>
              <w:rPr>
                <w:rFonts w:ascii="Calibri" w:hAnsi="Calibri" w:cs="Calibri"/>
              </w:rPr>
            </w:pPr>
            <w:r w:rsidRPr="004F3B18">
              <w:rPr>
                <w:rFonts w:ascii="Calibri" w:hAnsi="Calibri" w:cs="Calibri"/>
              </w:rPr>
              <w:t>1 day Forecast metrics</w:t>
            </w:r>
          </w:p>
        </w:tc>
        <w:tc>
          <w:tcPr>
            <w:tcW w:w="1701" w:type="dxa"/>
            <w:gridSpan w:val="2"/>
          </w:tcPr>
          <w:p w14:paraId="17AEED9E" w14:textId="77777777" w:rsidR="00C174AB" w:rsidRPr="004F3B18" w:rsidRDefault="00C174AB" w:rsidP="00B260E9">
            <w:pPr>
              <w:jc w:val="center"/>
              <w:rPr>
                <w:rFonts w:ascii="Calibri" w:hAnsi="Calibri" w:cs="Calibri"/>
              </w:rPr>
            </w:pPr>
            <w:r w:rsidRPr="004F3B18">
              <w:rPr>
                <w:rFonts w:ascii="Calibri" w:hAnsi="Calibri" w:cs="Calibri"/>
              </w:rPr>
              <w:t>15 days Forecast metrics</w:t>
            </w:r>
          </w:p>
        </w:tc>
        <w:tc>
          <w:tcPr>
            <w:tcW w:w="1933" w:type="dxa"/>
            <w:gridSpan w:val="2"/>
          </w:tcPr>
          <w:p w14:paraId="2CDE72FB" w14:textId="77777777" w:rsidR="00C174AB" w:rsidRPr="004F3B18" w:rsidRDefault="00C174AB" w:rsidP="00B260E9">
            <w:pPr>
              <w:jc w:val="center"/>
              <w:rPr>
                <w:rFonts w:ascii="Calibri" w:hAnsi="Calibri" w:cs="Calibri"/>
              </w:rPr>
            </w:pPr>
            <w:r w:rsidRPr="004F3B18">
              <w:rPr>
                <w:rFonts w:ascii="Calibri" w:hAnsi="Calibri" w:cs="Calibri"/>
              </w:rPr>
              <w:t>30 days Forecast metrics</w:t>
            </w:r>
          </w:p>
        </w:tc>
      </w:tr>
      <w:tr w:rsidR="00C174AB" w:rsidRPr="004F3B18" w14:paraId="43A540DD" w14:textId="77777777" w:rsidTr="00EC5174">
        <w:tc>
          <w:tcPr>
            <w:tcW w:w="699" w:type="dxa"/>
          </w:tcPr>
          <w:p w14:paraId="7D4E8FCE" w14:textId="77777777" w:rsidR="00C174AB" w:rsidRPr="004F3B18" w:rsidRDefault="00C174AB" w:rsidP="00B260E9">
            <w:pPr>
              <w:jc w:val="center"/>
              <w:rPr>
                <w:rFonts w:ascii="Calibri" w:hAnsi="Calibri" w:cs="Calibri"/>
              </w:rPr>
            </w:pPr>
            <w:r w:rsidRPr="004F3B18">
              <w:rPr>
                <w:rFonts w:ascii="Calibri" w:hAnsi="Calibri" w:cs="Calibri"/>
              </w:rPr>
              <w:t>Stock</w:t>
            </w:r>
          </w:p>
        </w:tc>
        <w:tc>
          <w:tcPr>
            <w:tcW w:w="1124" w:type="dxa"/>
          </w:tcPr>
          <w:p w14:paraId="49EFCA65" w14:textId="77777777" w:rsidR="00C174AB" w:rsidRPr="004F3B18" w:rsidRDefault="00C174AB" w:rsidP="00B260E9">
            <w:pPr>
              <w:jc w:val="center"/>
              <w:rPr>
                <w:rFonts w:ascii="Calibri" w:hAnsi="Calibri" w:cs="Calibri"/>
              </w:rPr>
            </w:pPr>
            <w:r w:rsidRPr="004F3B18">
              <w:rPr>
                <w:rFonts w:ascii="Calibri" w:hAnsi="Calibri" w:cs="Calibri"/>
              </w:rPr>
              <w:t>Look Back</w:t>
            </w:r>
          </w:p>
        </w:tc>
        <w:tc>
          <w:tcPr>
            <w:tcW w:w="851" w:type="dxa"/>
          </w:tcPr>
          <w:p w14:paraId="0F346893" w14:textId="77777777" w:rsidR="00C174AB" w:rsidRPr="004F3B18" w:rsidRDefault="00C174AB" w:rsidP="00B260E9">
            <w:pPr>
              <w:jc w:val="center"/>
              <w:rPr>
                <w:rFonts w:ascii="Calibri" w:hAnsi="Calibri" w:cs="Calibri"/>
              </w:rPr>
            </w:pPr>
            <w:r w:rsidRPr="004F3B18">
              <w:rPr>
                <w:rFonts w:ascii="Calibri" w:hAnsi="Calibri" w:cs="Calibri"/>
              </w:rPr>
              <w:t>Epochs</w:t>
            </w:r>
          </w:p>
        </w:tc>
        <w:tc>
          <w:tcPr>
            <w:tcW w:w="753" w:type="dxa"/>
          </w:tcPr>
          <w:p w14:paraId="689C87BF"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680" w:type="dxa"/>
          </w:tcPr>
          <w:p w14:paraId="58109B01" w14:textId="77777777" w:rsidR="00C174AB" w:rsidRPr="004F3B18" w:rsidRDefault="00C174AB" w:rsidP="00B260E9">
            <w:pPr>
              <w:jc w:val="center"/>
              <w:rPr>
                <w:rFonts w:ascii="Calibri" w:hAnsi="Calibri" w:cs="Calibri"/>
              </w:rPr>
            </w:pPr>
            <w:r w:rsidRPr="004F3B18">
              <w:rPr>
                <w:rFonts w:ascii="Calibri" w:hAnsi="Calibri" w:cs="Calibri"/>
              </w:rPr>
              <w:t>R2</w:t>
            </w:r>
          </w:p>
        </w:tc>
        <w:tc>
          <w:tcPr>
            <w:tcW w:w="1276" w:type="dxa"/>
          </w:tcPr>
          <w:p w14:paraId="10174F6E"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850" w:type="dxa"/>
          </w:tcPr>
          <w:p w14:paraId="694EEF2C"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851" w:type="dxa"/>
          </w:tcPr>
          <w:p w14:paraId="143A5E60" w14:textId="77777777" w:rsidR="00C174AB" w:rsidRPr="004F3B18" w:rsidRDefault="00C174AB" w:rsidP="00B260E9">
            <w:pPr>
              <w:jc w:val="center"/>
              <w:rPr>
                <w:rFonts w:ascii="Calibri" w:hAnsi="Calibri" w:cs="Calibri"/>
              </w:rPr>
            </w:pPr>
            <w:r w:rsidRPr="004F3B18">
              <w:rPr>
                <w:rFonts w:ascii="Calibri" w:hAnsi="Calibri" w:cs="Calibri"/>
              </w:rPr>
              <w:t>R2</w:t>
            </w:r>
          </w:p>
        </w:tc>
        <w:tc>
          <w:tcPr>
            <w:tcW w:w="992" w:type="dxa"/>
          </w:tcPr>
          <w:p w14:paraId="1E43583A"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941" w:type="dxa"/>
          </w:tcPr>
          <w:p w14:paraId="189C6A43" w14:textId="77777777" w:rsidR="00C174AB" w:rsidRPr="004F3B18" w:rsidRDefault="00C174AB" w:rsidP="00B260E9">
            <w:pPr>
              <w:jc w:val="center"/>
              <w:rPr>
                <w:rFonts w:ascii="Calibri" w:hAnsi="Calibri" w:cs="Calibri"/>
              </w:rPr>
            </w:pPr>
            <w:r w:rsidRPr="004F3B18">
              <w:rPr>
                <w:rFonts w:ascii="Calibri" w:hAnsi="Calibri" w:cs="Calibri"/>
              </w:rPr>
              <w:t>R2</w:t>
            </w:r>
          </w:p>
        </w:tc>
      </w:tr>
      <w:tr w:rsidR="00417E15" w:rsidRPr="004F3B18" w14:paraId="7625127A" w14:textId="77777777" w:rsidTr="00EC5174">
        <w:tc>
          <w:tcPr>
            <w:tcW w:w="699" w:type="dxa"/>
            <w:vMerge w:val="restart"/>
          </w:tcPr>
          <w:p w14:paraId="35B644CA" w14:textId="77777777" w:rsidR="00417E15" w:rsidRPr="004F3B18" w:rsidRDefault="00417E15" w:rsidP="00417E15">
            <w:pPr>
              <w:jc w:val="center"/>
              <w:rPr>
                <w:rFonts w:ascii="Calibri" w:hAnsi="Calibri" w:cs="Calibri"/>
              </w:rPr>
            </w:pPr>
            <w:r w:rsidRPr="004F3B18">
              <w:rPr>
                <w:rFonts w:ascii="Calibri" w:hAnsi="Calibri" w:cs="Calibri"/>
              </w:rPr>
              <w:t>CVX</w:t>
            </w:r>
          </w:p>
        </w:tc>
        <w:tc>
          <w:tcPr>
            <w:tcW w:w="1124" w:type="dxa"/>
            <w:vMerge w:val="restart"/>
          </w:tcPr>
          <w:p w14:paraId="2C79BF71" w14:textId="77777777" w:rsidR="00417E15" w:rsidRPr="004F3B18" w:rsidRDefault="00417E15" w:rsidP="00417E15">
            <w:pPr>
              <w:jc w:val="center"/>
              <w:rPr>
                <w:rFonts w:ascii="Calibri" w:hAnsi="Calibri" w:cs="Calibri"/>
              </w:rPr>
            </w:pPr>
            <w:r w:rsidRPr="004F3B18">
              <w:rPr>
                <w:rFonts w:ascii="Calibri" w:hAnsi="Calibri" w:cs="Calibri"/>
              </w:rPr>
              <w:t>10</w:t>
            </w:r>
          </w:p>
        </w:tc>
        <w:tc>
          <w:tcPr>
            <w:tcW w:w="851" w:type="dxa"/>
          </w:tcPr>
          <w:p w14:paraId="55B22585" w14:textId="77777777" w:rsidR="00417E15" w:rsidRPr="004F3B18" w:rsidRDefault="00417E15" w:rsidP="00417E15">
            <w:pPr>
              <w:jc w:val="center"/>
              <w:rPr>
                <w:rFonts w:ascii="Calibri" w:hAnsi="Calibri" w:cs="Calibri"/>
              </w:rPr>
            </w:pPr>
            <w:r w:rsidRPr="004F3B18">
              <w:rPr>
                <w:rFonts w:ascii="Calibri" w:hAnsi="Calibri" w:cs="Calibri"/>
              </w:rPr>
              <w:t>20</w:t>
            </w:r>
          </w:p>
        </w:tc>
        <w:tc>
          <w:tcPr>
            <w:tcW w:w="753" w:type="dxa"/>
          </w:tcPr>
          <w:p w14:paraId="2E56467E" w14:textId="04EFCAD7" w:rsidR="00417E15" w:rsidRPr="004F3B18" w:rsidRDefault="00417E15" w:rsidP="00417E15">
            <w:pPr>
              <w:jc w:val="center"/>
              <w:rPr>
                <w:rFonts w:ascii="Calibri" w:hAnsi="Calibri" w:cs="Calibri"/>
              </w:rPr>
            </w:pPr>
            <w:r w:rsidRPr="004F3B18">
              <w:rPr>
                <w:rFonts w:ascii="Calibri" w:hAnsi="Calibri" w:cs="Calibri"/>
              </w:rPr>
              <w:t>5.95</w:t>
            </w:r>
          </w:p>
        </w:tc>
        <w:tc>
          <w:tcPr>
            <w:tcW w:w="680" w:type="dxa"/>
          </w:tcPr>
          <w:p w14:paraId="3EDB2E2F" w14:textId="53F84B39" w:rsidR="00417E15" w:rsidRPr="004F3B18" w:rsidRDefault="00417E15" w:rsidP="00417E15">
            <w:pPr>
              <w:jc w:val="center"/>
              <w:rPr>
                <w:rFonts w:ascii="Calibri" w:hAnsi="Calibri" w:cs="Calibri"/>
              </w:rPr>
            </w:pPr>
            <w:r w:rsidRPr="004F3B18">
              <w:rPr>
                <w:rFonts w:ascii="Calibri" w:hAnsi="Calibri" w:cs="Calibri"/>
              </w:rPr>
              <w:t>-0.02</w:t>
            </w:r>
          </w:p>
        </w:tc>
        <w:tc>
          <w:tcPr>
            <w:tcW w:w="1276" w:type="dxa"/>
          </w:tcPr>
          <w:p w14:paraId="798795D1" w14:textId="208F9B32" w:rsidR="00417E15" w:rsidRPr="004F3B18" w:rsidRDefault="00417E15" w:rsidP="00417E15">
            <w:pPr>
              <w:jc w:val="center"/>
              <w:rPr>
                <w:rFonts w:ascii="Calibri" w:hAnsi="Calibri" w:cs="Calibri"/>
              </w:rPr>
            </w:pPr>
            <w:r w:rsidRPr="004F3B18">
              <w:rPr>
                <w:rFonts w:ascii="Calibri" w:hAnsi="Calibri" w:cs="Calibri"/>
              </w:rPr>
              <w:t>1.27</w:t>
            </w:r>
          </w:p>
        </w:tc>
        <w:tc>
          <w:tcPr>
            <w:tcW w:w="850" w:type="dxa"/>
          </w:tcPr>
          <w:p w14:paraId="618B5D79" w14:textId="4041A2A8" w:rsidR="00417E15" w:rsidRPr="004F3B18" w:rsidRDefault="00417E15" w:rsidP="00417E15">
            <w:pPr>
              <w:jc w:val="center"/>
              <w:rPr>
                <w:rFonts w:ascii="Calibri" w:hAnsi="Calibri" w:cs="Calibri"/>
              </w:rPr>
            </w:pPr>
            <w:r w:rsidRPr="004F3B18">
              <w:rPr>
                <w:rFonts w:ascii="Calibri" w:hAnsi="Calibri" w:cs="Calibri"/>
              </w:rPr>
              <w:t>5.06</w:t>
            </w:r>
          </w:p>
        </w:tc>
        <w:tc>
          <w:tcPr>
            <w:tcW w:w="851" w:type="dxa"/>
          </w:tcPr>
          <w:p w14:paraId="3A8DD030" w14:textId="3109EA8A" w:rsidR="00417E15" w:rsidRPr="004F3B18" w:rsidRDefault="00417E15" w:rsidP="00417E15">
            <w:pPr>
              <w:jc w:val="center"/>
              <w:rPr>
                <w:rFonts w:ascii="Calibri" w:hAnsi="Calibri" w:cs="Calibri"/>
              </w:rPr>
            </w:pPr>
            <w:r w:rsidRPr="004F3B18">
              <w:rPr>
                <w:rFonts w:ascii="Calibri" w:hAnsi="Calibri" w:cs="Calibri"/>
              </w:rPr>
              <w:t>-16.13</w:t>
            </w:r>
          </w:p>
        </w:tc>
        <w:tc>
          <w:tcPr>
            <w:tcW w:w="992" w:type="dxa"/>
          </w:tcPr>
          <w:p w14:paraId="6D78841F" w14:textId="64776C00" w:rsidR="00417E15" w:rsidRPr="004F3B18" w:rsidRDefault="00417E15" w:rsidP="00417E15">
            <w:pPr>
              <w:jc w:val="center"/>
              <w:rPr>
                <w:rFonts w:ascii="Calibri" w:hAnsi="Calibri" w:cs="Calibri"/>
              </w:rPr>
            </w:pPr>
            <w:r w:rsidRPr="004F3B18">
              <w:rPr>
                <w:rFonts w:ascii="Calibri" w:hAnsi="Calibri" w:cs="Calibri"/>
              </w:rPr>
              <w:t>6.13</w:t>
            </w:r>
          </w:p>
        </w:tc>
        <w:tc>
          <w:tcPr>
            <w:tcW w:w="941" w:type="dxa"/>
          </w:tcPr>
          <w:p w14:paraId="43718C6D" w14:textId="54771ADC" w:rsidR="00417E15" w:rsidRPr="004F3B18" w:rsidRDefault="00417E15" w:rsidP="00417E15">
            <w:pPr>
              <w:jc w:val="center"/>
              <w:rPr>
                <w:rFonts w:ascii="Calibri" w:hAnsi="Calibri" w:cs="Calibri"/>
              </w:rPr>
            </w:pPr>
            <w:r w:rsidRPr="004F3B18">
              <w:rPr>
                <w:rFonts w:ascii="Calibri" w:hAnsi="Calibri" w:cs="Calibri"/>
              </w:rPr>
              <w:t>-20.45</w:t>
            </w:r>
          </w:p>
        </w:tc>
      </w:tr>
      <w:tr w:rsidR="00417E15" w:rsidRPr="004F3B18" w14:paraId="2A4AC663" w14:textId="77777777" w:rsidTr="00EC5174">
        <w:tc>
          <w:tcPr>
            <w:tcW w:w="699" w:type="dxa"/>
            <w:vMerge/>
          </w:tcPr>
          <w:p w14:paraId="0742CD35" w14:textId="77777777" w:rsidR="00417E15" w:rsidRPr="004F3B18" w:rsidRDefault="00417E15" w:rsidP="00417E15">
            <w:pPr>
              <w:jc w:val="center"/>
              <w:rPr>
                <w:rFonts w:ascii="Calibri" w:hAnsi="Calibri" w:cs="Calibri"/>
              </w:rPr>
            </w:pPr>
          </w:p>
        </w:tc>
        <w:tc>
          <w:tcPr>
            <w:tcW w:w="1124" w:type="dxa"/>
            <w:vMerge/>
          </w:tcPr>
          <w:p w14:paraId="28C71989" w14:textId="77777777" w:rsidR="00417E15" w:rsidRPr="004F3B18" w:rsidRDefault="00417E15" w:rsidP="00417E15">
            <w:pPr>
              <w:jc w:val="center"/>
              <w:rPr>
                <w:rFonts w:ascii="Calibri" w:hAnsi="Calibri" w:cs="Calibri"/>
              </w:rPr>
            </w:pPr>
          </w:p>
        </w:tc>
        <w:tc>
          <w:tcPr>
            <w:tcW w:w="851" w:type="dxa"/>
          </w:tcPr>
          <w:p w14:paraId="792B67D8" w14:textId="77777777" w:rsidR="00417E15" w:rsidRPr="004F3B18" w:rsidRDefault="00417E15" w:rsidP="00417E15">
            <w:pPr>
              <w:jc w:val="center"/>
              <w:rPr>
                <w:rFonts w:ascii="Calibri" w:hAnsi="Calibri" w:cs="Calibri"/>
              </w:rPr>
            </w:pPr>
            <w:r w:rsidRPr="004F3B18">
              <w:rPr>
                <w:rFonts w:ascii="Calibri" w:hAnsi="Calibri" w:cs="Calibri"/>
              </w:rPr>
              <w:t>50</w:t>
            </w:r>
          </w:p>
        </w:tc>
        <w:tc>
          <w:tcPr>
            <w:tcW w:w="753" w:type="dxa"/>
          </w:tcPr>
          <w:p w14:paraId="113BC9D3" w14:textId="7E20CC03" w:rsidR="00417E15" w:rsidRPr="004F3B18" w:rsidRDefault="00937AC7" w:rsidP="00417E15">
            <w:pPr>
              <w:jc w:val="center"/>
              <w:rPr>
                <w:rFonts w:ascii="Calibri" w:hAnsi="Calibri" w:cs="Calibri"/>
              </w:rPr>
            </w:pPr>
            <w:r w:rsidRPr="004F3B18">
              <w:rPr>
                <w:rFonts w:ascii="Calibri" w:hAnsi="Calibri" w:cs="Calibri"/>
              </w:rPr>
              <w:t>3.67</w:t>
            </w:r>
          </w:p>
        </w:tc>
        <w:tc>
          <w:tcPr>
            <w:tcW w:w="680" w:type="dxa"/>
          </w:tcPr>
          <w:p w14:paraId="3DBA5CF9" w14:textId="333CB8A8" w:rsidR="00417E15" w:rsidRPr="004F3B18" w:rsidRDefault="00937AC7" w:rsidP="00417E15">
            <w:pPr>
              <w:jc w:val="center"/>
              <w:rPr>
                <w:rFonts w:ascii="Calibri" w:hAnsi="Calibri" w:cs="Calibri"/>
              </w:rPr>
            </w:pPr>
            <w:r w:rsidRPr="004F3B18">
              <w:rPr>
                <w:rFonts w:ascii="Calibri" w:hAnsi="Calibri" w:cs="Calibri"/>
              </w:rPr>
              <w:t>0.58</w:t>
            </w:r>
          </w:p>
        </w:tc>
        <w:tc>
          <w:tcPr>
            <w:tcW w:w="1276" w:type="dxa"/>
          </w:tcPr>
          <w:p w14:paraId="318D9493" w14:textId="014C54F9" w:rsidR="00417E15" w:rsidRPr="004F3B18" w:rsidRDefault="00CA0CEC" w:rsidP="00417E15">
            <w:pPr>
              <w:jc w:val="center"/>
              <w:rPr>
                <w:rFonts w:ascii="Calibri" w:hAnsi="Calibri" w:cs="Calibri"/>
              </w:rPr>
            </w:pPr>
            <w:r w:rsidRPr="004F3B18">
              <w:rPr>
                <w:rFonts w:ascii="Calibri" w:hAnsi="Calibri" w:cs="Calibri"/>
              </w:rPr>
              <w:t>-2.78</w:t>
            </w:r>
          </w:p>
        </w:tc>
        <w:tc>
          <w:tcPr>
            <w:tcW w:w="850" w:type="dxa"/>
          </w:tcPr>
          <w:p w14:paraId="1F899642" w14:textId="19A6D932" w:rsidR="00417E15" w:rsidRPr="004F3B18" w:rsidRDefault="00CA0CEC" w:rsidP="00417E15">
            <w:pPr>
              <w:jc w:val="center"/>
              <w:rPr>
                <w:rFonts w:ascii="Calibri" w:hAnsi="Calibri" w:cs="Calibri"/>
              </w:rPr>
            </w:pPr>
            <w:r w:rsidRPr="004F3B18">
              <w:rPr>
                <w:rFonts w:ascii="Calibri" w:hAnsi="Calibri" w:cs="Calibri"/>
              </w:rPr>
              <w:t>2.</w:t>
            </w:r>
            <w:r w:rsidR="006A7D95" w:rsidRPr="004F3B18">
              <w:rPr>
                <w:rFonts w:ascii="Calibri" w:hAnsi="Calibri" w:cs="Calibri"/>
              </w:rPr>
              <w:t>95</w:t>
            </w:r>
          </w:p>
        </w:tc>
        <w:tc>
          <w:tcPr>
            <w:tcW w:w="851" w:type="dxa"/>
          </w:tcPr>
          <w:p w14:paraId="7C56270F" w14:textId="632ADBF8" w:rsidR="00417E15" w:rsidRPr="004F3B18" w:rsidRDefault="006A7D95" w:rsidP="00417E15">
            <w:pPr>
              <w:jc w:val="center"/>
              <w:rPr>
                <w:rFonts w:ascii="Calibri" w:hAnsi="Calibri" w:cs="Calibri"/>
              </w:rPr>
            </w:pPr>
            <w:r w:rsidRPr="004F3B18">
              <w:rPr>
                <w:rFonts w:ascii="Calibri" w:hAnsi="Calibri" w:cs="Calibri"/>
              </w:rPr>
              <w:t>-5.13</w:t>
            </w:r>
          </w:p>
        </w:tc>
        <w:tc>
          <w:tcPr>
            <w:tcW w:w="992" w:type="dxa"/>
          </w:tcPr>
          <w:p w14:paraId="1025566D" w14:textId="7B1221B6" w:rsidR="00417E15" w:rsidRPr="004F3B18" w:rsidRDefault="006A7D95" w:rsidP="00417E15">
            <w:pPr>
              <w:jc w:val="center"/>
              <w:rPr>
                <w:rFonts w:ascii="Calibri" w:hAnsi="Calibri" w:cs="Calibri"/>
              </w:rPr>
            </w:pPr>
            <w:r w:rsidRPr="004F3B18">
              <w:rPr>
                <w:rFonts w:ascii="Calibri" w:hAnsi="Calibri" w:cs="Calibri"/>
              </w:rPr>
              <w:t>4.59</w:t>
            </w:r>
          </w:p>
        </w:tc>
        <w:tc>
          <w:tcPr>
            <w:tcW w:w="941" w:type="dxa"/>
          </w:tcPr>
          <w:p w14:paraId="03713D56" w14:textId="5D68BE0E" w:rsidR="00417E15" w:rsidRPr="004F3B18" w:rsidRDefault="006A7D95" w:rsidP="00417E15">
            <w:pPr>
              <w:jc w:val="center"/>
              <w:rPr>
                <w:rFonts w:ascii="Calibri" w:hAnsi="Calibri" w:cs="Calibri"/>
              </w:rPr>
            </w:pPr>
            <w:r w:rsidRPr="004F3B18">
              <w:rPr>
                <w:rFonts w:ascii="Calibri" w:hAnsi="Calibri" w:cs="Calibri"/>
              </w:rPr>
              <w:t>-12.14</w:t>
            </w:r>
          </w:p>
        </w:tc>
      </w:tr>
      <w:tr w:rsidR="00417E15" w:rsidRPr="004F3B18" w14:paraId="637F43D1" w14:textId="77777777" w:rsidTr="00EC5174">
        <w:tc>
          <w:tcPr>
            <w:tcW w:w="699" w:type="dxa"/>
            <w:vMerge/>
          </w:tcPr>
          <w:p w14:paraId="11A99C02" w14:textId="77777777" w:rsidR="00417E15" w:rsidRPr="004F3B18" w:rsidRDefault="00417E15" w:rsidP="00417E15">
            <w:pPr>
              <w:jc w:val="center"/>
              <w:rPr>
                <w:rFonts w:ascii="Calibri" w:hAnsi="Calibri" w:cs="Calibri"/>
              </w:rPr>
            </w:pPr>
          </w:p>
        </w:tc>
        <w:tc>
          <w:tcPr>
            <w:tcW w:w="1124" w:type="dxa"/>
            <w:vMerge/>
          </w:tcPr>
          <w:p w14:paraId="32D2BC9D" w14:textId="77777777" w:rsidR="00417E15" w:rsidRPr="004F3B18" w:rsidRDefault="00417E15" w:rsidP="00417E15">
            <w:pPr>
              <w:jc w:val="center"/>
              <w:rPr>
                <w:rFonts w:ascii="Calibri" w:hAnsi="Calibri" w:cs="Calibri"/>
              </w:rPr>
            </w:pPr>
          </w:p>
        </w:tc>
        <w:tc>
          <w:tcPr>
            <w:tcW w:w="851" w:type="dxa"/>
          </w:tcPr>
          <w:p w14:paraId="599A9C3D" w14:textId="77777777" w:rsidR="00417E15" w:rsidRPr="004F3B18" w:rsidRDefault="00417E15" w:rsidP="00417E15">
            <w:pPr>
              <w:jc w:val="center"/>
              <w:rPr>
                <w:rFonts w:ascii="Calibri" w:hAnsi="Calibri" w:cs="Calibri"/>
              </w:rPr>
            </w:pPr>
            <w:r w:rsidRPr="004F3B18">
              <w:rPr>
                <w:rFonts w:ascii="Calibri" w:hAnsi="Calibri" w:cs="Calibri"/>
              </w:rPr>
              <w:t>100</w:t>
            </w:r>
          </w:p>
        </w:tc>
        <w:tc>
          <w:tcPr>
            <w:tcW w:w="753" w:type="dxa"/>
          </w:tcPr>
          <w:p w14:paraId="1B68BBC2" w14:textId="5A3826CF" w:rsidR="00417E15" w:rsidRPr="004F3B18" w:rsidRDefault="006A7D95" w:rsidP="00417E15">
            <w:pPr>
              <w:jc w:val="center"/>
              <w:rPr>
                <w:rFonts w:ascii="Calibri" w:hAnsi="Calibri" w:cs="Calibri"/>
              </w:rPr>
            </w:pPr>
            <w:r w:rsidRPr="004F3B18">
              <w:rPr>
                <w:rFonts w:ascii="Calibri" w:hAnsi="Calibri" w:cs="Calibri"/>
              </w:rPr>
              <w:t>3.7</w:t>
            </w:r>
          </w:p>
        </w:tc>
        <w:tc>
          <w:tcPr>
            <w:tcW w:w="680" w:type="dxa"/>
          </w:tcPr>
          <w:p w14:paraId="1BF7D506" w14:textId="3091D077" w:rsidR="00417E15" w:rsidRPr="004F3B18" w:rsidRDefault="006A7D95" w:rsidP="00417E15">
            <w:pPr>
              <w:jc w:val="center"/>
              <w:rPr>
                <w:rFonts w:ascii="Calibri" w:hAnsi="Calibri" w:cs="Calibri"/>
              </w:rPr>
            </w:pPr>
            <w:r w:rsidRPr="004F3B18">
              <w:rPr>
                <w:rFonts w:ascii="Calibri" w:hAnsi="Calibri" w:cs="Calibri"/>
              </w:rPr>
              <w:t>0.53</w:t>
            </w:r>
          </w:p>
        </w:tc>
        <w:tc>
          <w:tcPr>
            <w:tcW w:w="1276" w:type="dxa"/>
          </w:tcPr>
          <w:p w14:paraId="0DB40EF7" w14:textId="063BF357" w:rsidR="00417E15" w:rsidRPr="004F3B18" w:rsidRDefault="00D0455C" w:rsidP="00417E15">
            <w:pPr>
              <w:jc w:val="center"/>
              <w:rPr>
                <w:rFonts w:ascii="Calibri" w:hAnsi="Calibri" w:cs="Calibri"/>
              </w:rPr>
            </w:pPr>
            <w:r w:rsidRPr="004F3B18">
              <w:rPr>
                <w:rFonts w:ascii="Calibri" w:hAnsi="Calibri" w:cs="Calibri"/>
              </w:rPr>
              <w:t>1.12</w:t>
            </w:r>
          </w:p>
        </w:tc>
        <w:tc>
          <w:tcPr>
            <w:tcW w:w="850" w:type="dxa"/>
          </w:tcPr>
          <w:p w14:paraId="4FAECDA8" w14:textId="7498F84D" w:rsidR="00417E15" w:rsidRPr="004F3B18" w:rsidRDefault="00D0455C" w:rsidP="00417E15">
            <w:pPr>
              <w:jc w:val="center"/>
              <w:rPr>
                <w:rFonts w:ascii="Calibri" w:hAnsi="Calibri" w:cs="Calibri"/>
              </w:rPr>
            </w:pPr>
            <w:r w:rsidRPr="004F3B18">
              <w:rPr>
                <w:rFonts w:ascii="Calibri" w:hAnsi="Calibri" w:cs="Calibri"/>
              </w:rPr>
              <w:t>8.56</w:t>
            </w:r>
          </w:p>
        </w:tc>
        <w:tc>
          <w:tcPr>
            <w:tcW w:w="851" w:type="dxa"/>
          </w:tcPr>
          <w:p w14:paraId="00147B27" w14:textId="21AE5982" w:rsidR="00417E15" w:rsidRPr="004F3B18" w:rsidRDefault="00D0455C" w:rsidP="00417E15">
            <w:pPr>
              <w:jc w:val="center"/>
              <w:rPr>
                <w:rFonts w:ascii="Calibri" w:hAnsi="Calibri" w:cs="Calibri"/>
              </w:rPr>
            </w:pPr>
            <w:r w:rsidRPr="004F3B18">
              <w:rPr>
                <w:rFonts w:ascii="Calibri" w:hAnsi="Calibri" w:cs="Calibri"/>
              </w:rPr>
              <w:t>-49.92</w:t>
            </w:r>
          </w:p>
        </w:tc>
        <w:tc>
          <w:tcPr>
            <w:tcW w:w="992" w:type="dxa"/>
          </w:tcPr>
          <w:p w14:paraId="2CC547D5" w14:textId="269241E3" w:rsidR="00417E15" w:rsidRPr="004F3B18" w:rsidRDefault="00D0455C" w:rsidP="00417E15">
            <w:pPr>
              <w:jc w:val="center"/>
              <w:rPr>
                <w:rFonts w:ascii="Calibri" w:hAnsi="Calibri" w:cs="Calibri"/>
              </w:rPr>
            </w:pPr>
            <w:r w:rsidRPr="004F3B18">
              <w:rPr>
                <w:rFonts w:ascii="Calibri" w:hAnsi="Calibri" w:cs="Calibri"/>
              </w:rPr>
              <w:t>11.55</w:t>
            </w:r>
          </w:p>
        </w:tc>
        <w:tc>
          <w:tcPr>
            <w:tcW w:w="941" w:type="dxa"/>
          </w:tcPr>
          <w:p w14:paraId="276186DB" w14:textId="661203E6" w:rsidR="00417E15" w:rsidRPr="004F3B18" w:rsidRDefault="00D0455C" w:rsidP="00417E15">
            <w:pPr>
              <w:jc w:val="center"/>
              <w:rPr>
                <w:rFonts w:ascii="Calibri" w:hAnsi="Calibri" w:cs="Calibri"/>
              </w:rPr>
            </w:pPr>
            <w:r w:rsidRPr="004F3B18">
              <w:rPr>
                <w:rFonts w:ascii="Calibri" w:hAnsi="Calibri" w:cs="Calibri"/>
              </w:rPr>
              <w:t>-76</w:t>
            </w:r>
            <w:r w:rsidR="000069B1" w:rsidRPr="004F3B18">
              <w:rPr>
                <w:rFonts w:ascii="Calibri" w:hAnsi="Calibri" w:cs="Calibri"/>
              </w:rPr>
              <w:t>.21</w:t>
            </w:r>
          </w:p>
        </w:tc>
      </w:tr>
      <w:tr w:rsidR="00417E15" w:rsidRPr="004F3B18" w14:paraId="329D3576" w14:textId="77777777" w:rsidTr="00EC5174">
        <w:tc>
          <w:tcPr>
            <w:tcW w:w="699" w:type="dxa"/>
            <w:vMerge/>
          </w:tcPr>
          <w:p w14:paraId="245994F9" w14:textId="77777777" w:rsidR="00417E15" w:rsidRPr="004F3B18" w:rsidRDefault="00417E15" w:rsidP="00417E15">
            <w:pPr>
              <w:jc w:val="center"/>
              <w:rPr>
                <w:rFonts w:ascii="Calibri" w:hAnsi="Calibri" w:cs="Calibri"/>
              </w:rPr>
            </w:pPr>
          </w:p>
        </w:tc>
        <w:tc>
          <w:tcPr>
            <w:tcW w:w="1124" w:type="dxa"/>
            <w:vMerge/>
          </w:tcPr>
          <w:p w14:paraId="1BB4EB74" w14:textId="77777777" w:rsidR="00417E15" w:rsidRPr="004F3B18" w:rsidRDefault="00417E15" w:rsidP="00417E15">
            <w:pPr>
              <w:jc w:val="center"/>
              <w:rPr>
                <w:rFonts w:ascii="Calibri" w:hAnsi="Calibri" w:cs="Calibri"/>
              </w:rPr>
            </w:pPr>
          </w:p>
        </w:tc>
        <w:tc>
          <w:tcPr>
            <w:tcW w:w="851" w:type="dxa"/>
          </w:tcPr>
          <w:p w14:paraId="06B97033" w14:textId="77777777" w:rsidR="00417E15" w:rsidRPr="004F3B18" w:rsidRDefault="00417E15" w:rsidP="00417E15">
            <w:pPr>
              <w:jc w:val="center"/>
              <w:rPr>
                <w:rFonts w:ascii="Calibri" w:hAnsi="Calibri" w:cs="Calibri"/>
              </w:rPr>
            </w:pPr>
            <w:r w:rsidRPr="004F3B18">
              <w:rPr>
                <w:rFonts w:ascii="Calibri" w:hAnsi="Calibri" w:cs="Calibri"/>
              </w:rPr>
              <w:t>150</w:t>
            </w:r>
          </w:p>
        </w:tc>
        <w:tc>
          <w:tcPr>
            <w:tcW w:w="753" w:type="dxa"/>
          </w:tcPr>
          <w:p w14:paraId="13120AB4" w14:textId="4A10062D" w:rsidR="00417E15" w:rsidRPr="004F3B18" w:rsidRDefault="00E5634B" w:rsidP="00417E15">
            <w:pPr>
              <w:jc w:val="center"/>
              <w:rPr>
                <w:rFonts w:ascii="Calibri" w:hAnsi="Calibri" w:cs="Calibri"/>
              </w:rPr>
            </w:pPr>
            <w:r w:rsidRPr="004F3B18">
              <w:rPr>
                <w:rFonts w:ascii="Calibri" w:hAnsi="Calibri" w:cs="Calibri"/>
              </w:rPr>
              <w:t>3.38</w:t>
            </w:r>
          </w:p>
        </w:tc>
        <w:tc>
          <w:tcPr>
            <w:tcW w:w="680" w:type="dxa"/>
          </w:tcPr>
          <w:p w14:paraId="36315B61" w14:textId="68E9FFDD" w:rsidR="00417E15" w:rsidRPr="004F3B18" w:rsidRDefault="00E5634B" w:rsidP="00417E15">
            <w:pPr>
              <w:jc w:val="center"/>
              <w:rPr>
                <w:rFonts w:ascii="Calibri" w:hAnsi="Calibri" w:cs="Calibri"/>
              </w:rPr>
            </w:pPr>
            <w:r w:rsidRPr="004F3B18">
              <w:rPr>
                <w:rFonts w:ascii="Calibri" w:hAnsi="Calibri" w:cs="Calibri"/>
              </w:rPr>
              <w:t>0.59</w:t>
            </w:r>
          </w:p>
        </w:tc>
        <w:tc>
          <w:tcPr>
            <w:tcW w:w="1276" w:type="dxa"/>
          </w:tcPr>
          <w:p w14:paraId="1E8B76BA" w14:textId="4C73825D" w:rsidR="00417E15" w:rsidRPr="004F3B18" w:rsidRDefault="00785B92" w:rsidP="00417E15">
            <w:pPr>
              <w:jc w:val="center"/>
              <w:rPr>
                <w:rFonts w:ascii="Calibri" w:hAnsi="Calibri" w:cs="Calibri"/>
              </w:rPr>
            </w:pPr>
            <w:r w:rsidRPr="004F3B18">
              <w:rPr>
                <w:rFonts w:ascii="Calibri" w:hAnsi="Calibri" w:cs="Calibri"/>
              </w:rPr>
              <w:t>-1.16</w:t>
            </w:r>
          </w:p>
        </w:tc>
        <w:tc>
          <w:tcPr>
            <w:tcW w:w="850" w:type="dxa"/>
          </w:tcPr>
          <w:p w14:paraId="675672EB" w14:textId="5664D914" w:rsidR="00417E15" w:rsidRPr="004F3B18" w:rsidRDefault="00785B92" w:rsidP="00417E15">
            <w:pPr>
              <w:jc w:val="center"/>
              <w:rPr>
                <w:rFonts w:ascii="Calibri" w:hAnsi="Calibri" w:cs="Calibri"/>
              </w:rPr>
            </w:pPr>
            <w:r w:rsidRPr="004F3B18">
              <w:rPr>
                <w:rFonts w:ascii="Calibri" w:hAnsi="Calibri" w:cs="Calibri"/>
              </w:rPr>
              <w:t>1.16</w:t>
            </w:r>
          </w:p>
        </w:tc>
        <w:tc>
          <w:tcPr>
            <w:tcW w:w="851" w:type="dxa"/>
          </w:tcPr>
          <w:p w14:paraId="7A8387CB" w14:textId="485F4F91" w:rsidR="00417E15" w:rsidRPr="004F3B18" w:rsidRDefault="002A5CF6" w:rsidP="00417E15">
            <w:pPr>
              <w:jc w:val="center"/>
              <w:rPr>
                <w:rFonts w:ascii="Calibri" w:hAnsi="Calibri" w:cs="Calibri"/>
              </w:rPr>
            </w:pPr>
            <w:r w:rsidRPr="004F3B18">
              <w:rPr>
                <w:rFonts w:ascii="Calibri" w:hAnsi="Calibri" w:cs="Calibri"/>
              </w:rPr>
              <w:t>0.03</w:t>
            </w:r>
          </w:p>
        </w:tc>
        <w:tc>
          <w:tcPr>
            <w:tcW w:w="992" w:type="dxa"/>
          </w:tcPr>
          <w:p w14:paraId="22FD8290" w14:textId="0F288D59" w:rsidR="00417E15" w:rsidRPr="004F3B18" w:rsidRDefault="002A5CF6" w:rsidP="00417E15">
            <w:pPr>
              <w:jc w:val="center"/>
              <w:rPr>
                <w:rFonts w:ascii="Calibri" w:hAnsi="Calibri" w:cs="Calibri"/>
              </w:rPr>
            </w:pPr>
            <w:r w:rsidRPr="004F3B18">
              <w:rPr>
                <w:rFonts w:ascii="Calibri" w:hAnsi="Calibri" w:cs="Calibri"/>
              </w:rPr>
              <w:t>2.69</w:t>
            </w:r>
          </w:p>
        </w:tc>
        <w:tc>
          <w:tcPr>
            <w:tcW w:w="941" w:type="dxa"/>
          </w:tcPr>
          <w:p w14:paraId="7286A60D" w14:textId="1234FA50" w:rsidR="00417E15" w:rsidRPr="004F3B18" w:rsidRDefault="002A5CF6" w:rsidP="00417E15">
            <w:pPr>
              <w:jc w:val="center"/>
              <w:rPr>
                <w:rFonts w:ascii="Calibri" w:hAnsi="Calibri" w:cs="Calibri"/>
              </w:rPr>
            </w:pPr>
            <w:r w:rsidRPr="004F3B18">
              <w:rPr>
                <w:rFonts w:ascii="Calibri" w:hAnsi="Calibri" w:cs="Calibri"/>
              </w:rPr>
              <w:t>-4.56</w:t>
            </w:r>
          </w:p>
        </w:tc>
      </w:tr>
      <w:tr w:rsidR="00417E15" w:rsidRPr="004F3B18" w14:paraId="0C092548" w14:textId="77777777" w:rsidTr="00EC5174">
        <w:tc>
          <w:tcPr>
            <w:tcW w:w="699" w:type="dxa"/>
            <w:vMerge/>
          </w:tcPr>
          <w:p w14:paraId="5418C9B5" w14:textId="77777777" w:rsidR="00417E15" w:rsidRPr="004F3B18" w:rsidRDefault="00417E15" w:rsidP="00417E15">
            <w:pPr>
              <w:jc w:val="center"/>
              <w:rPr>
                <w:rFonts w:ascii="Calibri" w:hAnsi="Calibri" w:cs="Calibri"/>
              </w:rPr>
            </w:pPr>
          </w:p>
        </w:tc>
        <w:tc>
          <w:tcPr>
            <w:tcW w:w="1124" w:type="dxa"/>
            <w:vMerge w:val="restart"/>
          </w:tcPr>
          <w:p w14:paraId="55FEF66D" w14:textId="77777777" w:rsidR="00417E15" w:rsidRPr="004F3B18" w:rsidRDefault="00417E15" w:rsidP="00417E15">
            <w:pPr>
              <w:jc w:val="center"/>
              <w:rPr>
                <w:rFonts w:ascii="Calibri" w:hAnsi="Calibri" w:cs="Calibri"/>
              </w:rPr>
            </w:pPr>
            <w:r w:rsidRPr="004F3B18">
              <w:rPr>
                <w:rFonts w:ascii="Calibri" w:hAnsi="Calibri" w:cs="Calibri"/>
              </w:rPr>
              <w:t>25</w:t>
            </w:r>
          </w:p>
        </w:tc>
        <w:tc>
          <w:tcPr>
            <w:tcW w:w="851" w:type="dxa"/>
          </w:tcPr>
          <w:p w14:paraId="31408CFD" w14:textId="77777777" w:rsidR="00417E15" w:rsidRPr="004F3B18" w:rsidRDefault="00417E15" w:rsidP="00417E15">
            <w:pPr>
              <w:jc w:val="center"/>
              <w:rPr>
                <w:rFonts w:ascii="Calibri" w:hAnsi="Calibri" w:cs="Calibri"/>
              </w:rPr>
            </w:pPr>
            <w:r w:rsidRPr="004F3B18">
              <w:rPr>
                <w:rFonts w:ascii="Calibri" w:hAnsi="Calibri" w:cs="Calibri"/>
              </w:rPr>
              <w:t>20</w:t>
            </w:r>
          </w:p>
        </w:tc>
        <w:tc>
          <w:tcPr>
            <w:tcW w:w="753" w:type="dxa"/>
          </w:tcPr>
          <w:p w14:paraId="146D9423" w14:textId="11BD487D" w:rsidR="00417E15" w:rsidRPr="004F3B18" w:rsidRDefault="00E46D63" w:rsidP="00417E15">
            <w:pPr>
              <w:jc w:val="center"/>
              <w:rPr>
                <w:rFonts w:ascii="Calibri" w:hAnsi="Calibri" w:cs="Calibri"/>
              </w:rPr>
            </w:pPr>
            <w:r w:rsidRPr="004F3B18">
              <w:rPr>
                <w:rFonts w:ascii="Calibri" w:hAnsi="Calibri" w:cs="Calibri"/>
              </w:rPr>
              <w:t>4.87</w:t>
            </w:r>
          </w:p>
        </w:tc>
        <w:tc>
          <w:tcPr>
            <w:tcW w:w="680" w:type="dxa"/>
          </w:tcPr>
          <w:p w14:paraId="4AD8CE78" w14:textId="528181F6" w:rsidR="00417E15" w:rsidRPr="004F3B18" w:rsidRDefault="00E46D63" w:rsidP="00417E15">
            <w:pPr>
              <w:jc w:val="center"/>
              <w:rPr>
                <w:rFonts w:ascii="Calibri" w:hAnsi="Calibri" w:cs="Calibri"/>
              </w:rPr>
            </w:pPr>
            <w:r w:rsidRPr="004F3B18">
              <w:rPr>
                <w:rFonts w:ascii="Calibri" w:hAnsi="Calibri" w:cs="Calibri"/>
              </w:rPr>
              <w:t>0.26</w:t>
            </w:r>
          </w:p>
        </w:tc>
        <w:tc>
          <w:tcPr>
            <w:tcW w:w="1276" w:type="dxa"/>
          </w:tcPr>
          <w:p w14:paraId="7A759D91" w14:textId="3EBC3A1C" w:rsidR="00417E15" w:rsidRPr="004F3B18" w:rsidRDefault="008D3EC7" w:rsidP="00417E15">
            <w:pPr>
              <w:jc w:val="center"/>
              <w:rPr>
                <w:rFonts w:ascii="Calibri" w:hAnsi="Calibri" w:cs="Calibri"/>
              </w:rPr>
            </w:pPr>
            <w:r w:rsidRPr="004F3B18">
              <w:rPr>
                <w:rFonts w:ascii="Calibri" w:hAnsi="Calibri" w:cs="Calibri"/>
              </w:rPr>
              <w:t>0.8</w:t>
            </w:r>
          </w:p>
        </w:tc>
        <w:tc>
          <w:tcPr>
            <w:tcW w:w="850" w:type="dxa"/>
          </w:tcPr>
          <w:p w14:paraId="0D2ACAED" w14:textId="7398021F" w:rsidR="00417E15" w:rsidRPr="004F3B18" w:rsidRDefault="008D3EC7" w:rsidP="00417E15">
            <w:pPr>
              <w:jc w:val="center"/>
              <w:rPr>
                <w:rFonts w:ascii="Calibri" w:hAnsi="Calibri" w:cs="Calibri"/>
              </w:rPr>
            </w:pPr>
            <w:r w:rsidRPr="004F3B18">
              <w:rPr>
                <w:rFonts w:ascii="Calibri" w:hAnsi="Calibri" w:cs="Calibri"/>
              </w:rPr>
              <w:t>3.96</w:t>
            </w:r>
          </w:p>
        </w:tc>
        <w:tc>
          <w:tcPr>
            <w:tcW w:w="851" w:type="dxa"/>
          </w:tcPr>
          <w:p w14:paraId="3DB79454" w14:textId="43E3A768" w:rsidR="00417E15" w:rsidRPr="004F3B18" w:rsidRDefault="008D3EC7" w:rsidP="00417E15">
            <w:pPr>
              <w:jc w:val="center"/>
              <w:rPr>
                <w:rFonts w:ascii="Calibri" w:hAnsi="Calibri" w:cs="Calibri"/>
              </w:rPr>
            </w:pPr>
            <w:r w:rsidRPr="004F3B18">
              <w:rPr>
                <w:rFonts w:ascii="Calibri" w:hAnsi="Calibri" w:cs="Calibri"/>
              </w:rPr>
              <w:t>-9.44</w:t>
            </w:r>
          </w:p>
        </w:tc>
        <w:tc>
          <w:tcPr>
            <w:tcW w:w="992" w:type="dxa"/>
          </w:tcPr>
          <w:p w14:paraId="46C23720" w14:textId="04D1F818" w:rsidR="00417E15" w:rsidRPr="004F3B18" w:rsidRDefault="008D3EC7" w:rsidP="00417E15">
            <w:pPr>
              <w:jc w:val="center"/>
              <w:rPr>
                <w:rFonts w:ascii="Calibri" w:hAnsi="Calibri" w:cs="Calibri"/>
              </w:rPr>
            </w:pPr>
            <w:r w:rsidRPr="004F3B18">
              <w:rPr>
                <w:rFonts w:ascii="Calibri" w:hAnsi="Calibri" w:cs="Calibri"/>
              </w:rPr>
              <w:t>4.05</w:t>
            </w:r>
          </w:p>
        </w:tc>
        <w:tc>
          <w:tcPr>
            <w:tcW w:w="941" w:type="dxa"/>
          </w:tcPr>
          <w:p w14:paraId="23C9B3F3" w14:textId="5F9F53F0" w:rsidR="00417E15" w:rsidRPr="004F3B18" w:rsidRDefault="008D3EC7" w:rsidP="00417E15">
            <w:pPr>
              <w:jc w:val="center"/>
              <w:rPr>
                <w:rFonts w:ascii="Calibri" w:hAnsi="Calibri" w:cs="Calibri"/>
              </w:rPr>
            </w:pPr>
            <w:r w:rsidRPr="004F3B18">
              <w:rPr>
                <w:rFonts w:ascii="Calibri" w:hAnsi="Calibri" w:cs="Calibri"/>
              </w:rPr>
              <w:t>-8.53</w:t>
            </w:r>
          </w:p>
        </w:tc>
      </w:tr>
      <w:tr w:rsidR="00417E15" w:rsidRPr="004F3B18" w14:paraId="33093340" w14:textId="77777777" w:rsidTr="00EC5174">
        <w:tc>
          <w:tcPr>
            <w:tcW w:w="699" w:type="dxa"/>
            <w:vMerge/>
          </w:tcPr>
          <w:p w14:paraId="55E7F0E1" w14:textId="77777777" w:rsidR="00417E15" w:rsidRPr="004F3B18" w:rsidRDefault="00417E15" w:rsidP="00417E15">
            <w:pPr>
              <w:jc w:val="center"/>
              <w:rPr>
                <w:rFonts w:ascii="Calibri" w:hAnsi="Calibri" w:cs="Calibri"/>
              </w:rPr>
            </w:pPr>
          </w:p>
        </w:tc>
        <w:tc>
          <w:tcPr>
            <w:tcW w:w="1124" w:type="dxa"/>
            <w:vMerge/>
          </w:tcPr>
          <w:p w14:paraId="3E10CAA5" w14:textId="77777777" w:rsidR="00417E15" w:rsidRPr="004F3B18" w:rsidRDefault="00417E15" w:rsidP="00417E15">
            <w:pPr>
              <w:jc w:val="center"/>
              <w:rPr>
                <w:rFonts w:ascii="Calibri" w:hAnsi="Calibri" w:cs="Calibri"/>
              </w:rPr>
            </w:pPr>
          </w:p>
        </w:tc>
        <w:tc>
          <w:tcPr>
            <w:tcW w:w="851" w:type="dxa"/>
          </w:tcPr>
          <w:p w14:paraId="253AECCA" w14:textId="77777777" w:rsidR="00417E15" w:rsidRPr="004F3B18" w:rsidRDefault="00417E15" w:rsidP="00417E15">
            <w:pPr>
              <w:jc w:val="center"/>
              <w:rPr>
                <w:rFonts w:ascii="Calibri" w:hAnsi="Calibri" w:cs="Calibri"/>
              </w:rPr>
            </w:pPr>
            <w:r w:rsidRPr="004F3B18">
              <w:rPr>
                <w:rFonts w:ascii="Calibri" w:hAnsi="Calibri" w:cs="Calibri"/>
              </w:rPr>
              <w:t>50</w:t>
            </w:r>
          </w:p>
        </w:tc>
        <w:tc>
          <w:tcPr>
            <w:tcW w:w="753" w:type="dxa"/>
          </w:tcPr>
          <w:p w14:paraId="609ADAD8" w14:textId="3C123EBF" w:rsidR="00417E15" w:rsidRPr="004F3B18" w:rsidRDefault="00CB67CE" w:rsidP="00417E15">
            <w:pPr>
              <w:jc w:val="center"/>
              <w:rPr>
                <w:rFonts w:ascii="Calibri" w:hAnsi="Calibri" w:cs="Calibri"/>
              </w:rPr>
            </w:pPr>
            <w:r w:rsidRPr="004F3B18">
              <w:rPr>
                <w:rFonts w:ascii="Calibri" w:hAnsi="Calibri" w:cs="Calibri"/>
              </w:rPr>
              <w:t>3.89</w:t>
            </w:r>
          </w:p>
        </w:tc>
        <w:tc>
          <w:tcPr>
            <w:tcW w:w="680" w:type="dxa"/>
          </w:tcPr>
          <w:p w14:paraId="2FCA8C07" w14:textId="7F71971F" w:rsidR="00417E15" w:rsidRPr="004F3B18" w:rsidRDefault="00CB67CE" w:rsidP="00417E15">
            <w:pPr>
              <w:jc w:val="center"/>
              <w:rPr>
                <w:rFonts w:ascii="Calibri" w:hAnsi="Calibri" w:cs="Calibri"/>
              </w:rPr>
            </w:pPr>
            <w:r w:rsidRPr="004F3B18">
              <w:rPr>
                <w:rFonts w:ascii="Calibri" w:hAnsi="Calibri" w:cs="Calibri"/>
              </w:rPr>
              <w:t>0.51</w:t>
            </w:r>
          </w:p>
        </w:tc>
        <w:tc>
          <w:tcPr>
            <w:tcW w:w="1276" w:type="dxa"/>
          </w:tcPr>
          <w:p w14:paraId="086AB02E" w14:textId="75AD6B57" w:rsidR="00417E15" w:rsidRPr="004F3B18" w:rsidRDefault="002345CF" w:rsidP="00417E15">
            <w:pPr>
              <w:jc w:val="center"/>
              <w:rPr>
                <w:rFonts w:ascii="Calibri" w:hAnsi="Calibri" w:cs="Calibri"/>
              </w:rPr>
            </w:pPr>
            <w:r w:rsidRPr="004F3B18">
              <w:rPr>
                <w:rFonts w:ascii="Calibri" w:hAnsi="Calibri" w:cs="Calibri"/>
              </w:rPr>
              <w:t>0.91</w:t>
            </w:r>
          </w:p>
        </w:tc>
        <w:tc>
          <w:tcPr>
            <w:tcW w:w="850" w:type="dxa"/>
          </w:tcPr>
          <w:p w14:paraId="7FF57AB2" w14:textId="330F2A59" w:rsidR="00417E15" w:rsidRPr="004F3B18" w:rsidRDefault="002345CF" w:rsidP="00417E15">
            <w:pPr>
              <w:jc w:val="center"/>
              <w:rPr>
                <w:rFonts w:ascii="Calibri" w:hAnsi="Calibri" w:cs="Calibri"/>
              </w:rPr>
            </w:pPr>
            <w:r w:rsidRPr="004F3B18">
              <w:rPr>
                <w:rFonts w:ascii="Calibri" w:hAnsi="Calibri" w:cs="Calibri"/>
              </w:rPr>
              <w:t>6.74</w:t>
            </w:r>
          </w:p>
        </w:tc>
        <w:tc>
          <w:tcPr>
            <w:tcW w:w="851" w:type="dxa"/>
          </w:tcPr>
          <w:p w14:paraId="07710264" w14:textId="11773349" w:rsidR="00417E15" w:rsidRPr="004F3B18" w:rsidRDefault="002345CF" w:rsidP="00417E15">
            <w:pPr>
              <w:jc w:val="center"/>
              <w:rPr>
                <w:rFonts w:ascii="Calibri" w:hAnsi="Calibri" w:cs="Calibri"/>
              </w:rPr>
            </w:pPr>
            <w:r w:rsidRPr="004F3B18">
              <w:rPr>
                <w:rFonts w:ascii="Calibri" w:hAnsi="Calibri" w:cs="Calibri"/>
              </w:rPr>
              <w:t>-31.38</w:t>
            </w:r>
          </w:p>
        </w:tc>
        <w:tc>
          <w:tcPr>
            <w:tcW w:w="992" w:type="dxa"/>
          </w:tcPr>
          <w:p w14:paraId="15757665" w14:textId="29398C7E" w:rsidR="00417E15" w:rsidRPr="004F3B18" w:rsidRDefault="00A86B91" w:rsidP="00417E15">
            <w:pPr>
              <w:jc w:val="center"/>
              <w:rPr>
                <w:rFonts w:ascii="Calibri" w:hAnsi="Calibri" w:cs="Calibri"/>
              </w:rPr>
            </w:pPr>
            <w:r w:rsidRPr="004F3B18">
              <w:rPr>
                <w:rFonts w:ascii="Calibri" w:hAnsi="Calibri" w:cs="Calibri"/>
              </w:rPr>
              <w:t>11.43</w:t>
            </w:r>
          </w:p>
        </w:tc>
        <w:tc>
          <w:tcPr>
            <w:tcW w:w="941" w:type="dxa"/>
          </w:tcPr>
          <w:p w14:paraId="564BBFC8" w14:textId="6B2078C8" w:rsidR="00417E15" w:rsidRPr="004F3B18" w:rsidRDefault="00A86B91" w:rsidP="00417E15">
            <w:pPr>
              <w:jc w:val="center"/>
              <w:rPr>
                <w:rFonts w:ascii="Calibri" w:hAnsi="Calibri" w:cs="Calibri"/>
              </w:rPr>
            </w:pPr>
            <w:r w:rsidRPr="004F3B18">
              <w:rPr>
                <w:rFonts w:ascii="Calibri" w:hAnsi="Calibri" w:cs="Calibri"/>
              </w:rPr>
              <w:t>-82.97</w:t>
            </w:r>
          </w:p>
        </w:tc>
      </w:tr>
      <w:tr w:rsidR="00417E15" w:rsidRPr="004F3B18" w14:paraId="5E1791D4" w14:textId="77777777" w:rsidTr="00EC5174">
        <w:tc>
          <w:tcPr>
            <w:tcW w:w="699" w:type="dxa"/>
            <w:vMerge/>
          </w:tcPr>
          <w:p w14:paraId="02FFDEB1" w14:textId="77777777" w:rsidR="00417E15" w:rsidRPr="004F3B18" w:rsidRDefault="00417E15" w:rsidP="00417E15">
            <w:pPr>
              <w:jc w:val="center"/>
              <w:rPr>
                <w:rFonts w:ascii="Calibri" w:hAnsi="Calibri" w:cs="Calibri"/>
              </w:rPr>
            </w:pPr>
          </w:p>
        </w:tc>
        <w:tc>
          <w:tcPr>
            <w:tcW w:w="1124" w:type="dxa"/>
            <w:vMerge/>
          </w:tcPr>
          <w:p w14:paraId="2D0EE7DF" w14:textId="77777777" w:rsidR="00417E15" w:rsidRPr="004F3B18" w:rsidRDefault="00417E15" w:rsidP="00417E15">
            <w:pPr>
              <w:jc w:val="center"/>
              <w:rPr>
                <w:rFonts w:ascii="Calibri" w:hAnsi="Calibri" w:cs="Calibri"/>
              </w:rPr>
            </w:pPr>
          </w:p>
        </w:tc>
        <w:tc>
          <w:tcPr>
            <w:tcW w:w="851" w:type="dxa"/>
          </w:tcPr>
          <w:p w14:paraId="2FE21900" w14:textId="77777777" w:rsidR="00417E15" w:rsidRPr="004F3B18" w:rsidRDefault="00417E15" w:rsidP="00417E15">
            <w:pPr>
              <w:jc w:val="center"/>
              <w:rPr>
                <w:rFonts w:ascii="Calibri" w:hAnsi="Calibri" w:cs="Calibri"/>
              </w:rPr>
            </w:pPr>
            <w:r w:rsidRPr="004F3B18">
              <w:rPr>
                <w:rFonts w:ascii="Calibri" w:hAnsi="Calibri" w:cs="Calibri"/>
              </w:rPr>
              <w:t>100</w:t>
            </w:r>
          </w:p>
        </w:tc>
        <w:tc>
          <w:tcPr>
            <w:tcW w:w="753" w:type="dxa"/>
          </w:tcPr>
          <w:p w14:paraId="0FE5EE51" w14:textId="75681354" w:rsidR="00417E15" w:rsidRPr="004F3B18" w:rsidRDefault="005E14AB" w:rsidP="00417E15">
            <w:pPr>
              <w:jc w:val="center"/>
              <w:rPr>
                <w:rFonts w:ascii="Calibri" w:hAnsi="Calibri" w:cs="Calibri"/>
              </w:rPr>
            </w:pPr>
            <w:r w:rsidRPr="004F3B18">
              <w:rPr>
                <w:rFonts w:ascii="Calibri" w:hAnsi="Calibri" w:cs="Calibri"/>
              </w:rPr>
              <w:t>3.53</w:t>
            </w:r>
          </w:p>
        </w:tc>
        <w:tc>
          <w:tcPr>
            <w:tcW w:w="680" w:type="dxa"/>
          </w:tcPr>
          <w:p w14:paraId="02F460B0" w14:textId="3B8C31C2" w:rsidR="00417E15" w:rsidRPr="004F3B18" w:rsidRDefault="005E14AB" w:rsidP="00417E15">
            <w:pPr>
              <w:jc w:val="center"/>
              <w:rPr>
                <w:rFonts w:ascii="Calibri" w:hAnsi="Calibri" w:cs="Calibri"/>
              </w:rPr>
            </w:pPr>
            <w:r w:rsidRPr="004F3B18">
              <w:rPr>
                <w:rFonts w:ascii="Calibri" w:hAnsi="Calibri" w:cs="Calibri"/>
              </w:rPr>
              <w:t>0.58</w:t>
            </w:r>
          </w:p>
        </w:tc>
        <w:tc>
          <w:tcPr>
            <w:tcW w:w="1276" w:type="dxa"/>
          </w:tcPr>
          <w:p w14:paraId="742DE972" w14:textId="5161C2E2" w:rsidR="00417E15" w:rsidRPr="004F3B18" w:rsidRDefault="0098071B" w:rsidP="00417E15">
            <w:pPr>
              <w:jc w:val="center"/>
              <w:rPr>
                <w:rFonts w:ascii="Calibri" w:hAnsi="Calibri" w:cs="Calibri"/>
              </w:rPr>
            </w:pPr>
            <w:r w:rsidRPr="004F3B18">
              <w:rPr>
                <w:rFonts w:ascii="Calibri" w:hAnsi="Calibri" w:cs="Calibri"/>
              </w:rPr>
              <w:t>-1.38</w:t>
            </w:r>
          </w:p>
        </w:tc>
        <w:tc>
          <w:tcPr>
            <w:tcW w:w="850" w:type="dxa"/>
          </w:tcPr>
          <w:p w14:paraId="2061AC62" w14:textId="0889C8AF" w:rsidR="00417E15" w:rsidRPr="004F3B18" w:rsidRDefault="0098071B" w:rsidP="00417E15">
            <w:pPr>
              <w:jc w:val="center"/>
              <w:rPr>
                <w:rFonts w:ascii="Calibri" w:hAnsi="Calibri" w:cs="Calibri"/>
              </w:rPr>
            </w:pPr>
            <w:r w:rsidRPr="004F3B18">
              <w:rPr>
                <w:rFonts w:ascii="Calibri" w:hAnsi="Calibri" w:cs="Calibri"/>
              </w:rPr>
              <w:t>1.24</w:t>
            </w:r>
          </w:p>
        </w:tc>
        <w:tc>
          <w:tcPr>
            <w:tcW w:w="851" w:type="dxa"/>
          </w:tcPr>
          <w:p w14:paraId="5E1F00A5" w14:textId="0A51B3B3" w:rsidR="00417E15" w:rsidRPr="004F3B18" w:rsidRDefault="0098071B" w:rsidP="00417E15">
            <w:pPr>
              <w:jc w:val="center"/>
              <w:rPr>
                <w:rFonts w:ascii="Calibri" w:hAnsi="Calibri" w:cs="Calibri"/>
              </w:rPr>
            </w:pPr>
            <w:r w:rsidRPr="004F3B18">
              <w:rPr>
                <w:rFonts w:ascii="Calibri" w:hAnsi="Calibri" w:cs="Calibri"/>
              </w:rPr>
              <w:t>-0.17</w:t>
            </w:r>
          </w:p>
        </w:tc>
        <w:tc>
          <w:tcPr>
            <w:tcW w:w="992" w:type="dxa"/>
          </w:tcPr>
          <w:p w14:paraId="666899FF" w14:textId="1CB6E2BC" w:rsidR="00417E15" w:rsidRPr="004F3B18" w:rsidRDefault="0098071B" w:rsidP="00417E15">
            <w:pPr>
              <w:jc w:val="center"/>
              <w:rPr>
                <w:rFonts w:ascii="Calibri" w:hAnsi="Calibri" w:cs="Calibri"/>
              </w:rPr>
            </w:pPr>
            <w:r w:rsidRPr="004F3B18">
              <w:rPr>
                <w:rFonts w:ascii="Calibri" w:hAnsi="Calibri" w:cs="Calibri"/>
              </w:rPr>
              <w:t>2.91</w:t>
            </w:r>
          </w:p>
        </w:tc>
        <w:tc>
          <w:tcPr>
            <w:tcW w:w="941" w:type="dxa"/>
          </w:tcPr>
          <w:p w14:paraId="55E8C698" w14:textId="3518831E" w:rsidR="00417E15" w:rsidRPr="004F3B18" w:rsidRDefault="0098071B" w:rsidP="00417E15">
            <w:pPr>
              <w:jc w:val="center"/>
              <w:rPr>
                <w:rFonts w:ascii="Calibri" w:hAnsi="Calibri" w:cs="Calibri"/>
              </w:rPr>
            </w:pPr>
            <w:r w:rsidRPr="004F3B18">
              <w:rPr>
                <w:rFonts w:ascii="Calibri" w:hAnsi="Calibri" w:cs="Calibri"/>
              </w:rPr>
              <w:t>-5.49</w:t>
            </w:r>
          </w:p>
        </w:tc>
      </w:tr>
      <w:tr w:rsidR="00417E15" w:rsidRPr="004F3B18" w14:paraId="3E03AE42" w14:textId="77777777" w:rsidTr="00EC5174">
        <w:tc>
          <w:tcPr>
            <w:tcW w:w="699" w:type="dxa"/>
            <w:vMerge/>
          </w:tcPr>
          <w:p w14:paraId="49425F56" w14:textId="77777777" w:rsidR="00417E15" w:rsidRPr="004F3B18" w:rsidRDefault="00417E15" w:rsidP="00417E15">
            <w:pPr>
              <w:jc w:val="center"/>
              <w:rPr>
                <w:rFonts w:ascii="Calibri" w:hAnsi="Calibri" w:cs="Calibri"/>
              </w:rPr>
            </w:pPr>
          </w:p>
        </w:tc>
        <w:tc>
          <w:tcPr>
            <w:tcW w:w="1124" w:type="dxa"/>
            <w:vMerge/>
          </w:tcPr>
          <w:p w14:paraId="1250409C" w14:textId="77777777" w:rsidR="00417E15" w:rsidRPr="004F3B18" w:rsidRDefault="00417E15" w:rsidP="00417E15">
            <w:pPr>
              <w:jc w:val="center"/>
              <w:rPr>
                <w:rFonts w:ascii="Calibri" w:hAnsi="Calibri" w:cs="Calibri"/>
              </w:rPr>
            </w:pPr>
          </w:p>
        </w:tc>
        <w:tc>
          <w:tcPr>
            <w:tcW w:w="851" w:type="dxa"/>
          </w:tcPr>
          <w:p w14:paraId="2BCB5666" w14:textId="77777777" w:rsidR="00417E15" w:rsidRPr="004F3B18" w:rsidRDefault="00417E15" w:rsidP="00417E15">
            <w:pPr>
              <w:jc w:val="center"/>
              <w:rPr>
                <w:rFonts w:ascii="Calibri" w:hAnsi="Calibri" w:cs="Calibri"/>
              </w:rPr>
            </w:pPr>
            <w:r w:rsidRPr="004F3B18">
              <w:rPr>
                <w:rFonts w:ascii="Calibri" w:hAnsi="Calibri" w:cs="Calibri"/>
              </w:rPr>
              <w:t>150</w:t>
            </w:r>
          </w:p>
        </w:tc>
        <w:tc>
          <w:tcPr>
            <w:tcW w:w="753" w:type="dxa"/>
          </w:tcPr>
          <w:p w14:paraId="32BE4399" w14:textId="7A306338" w:rsidR="00417E15" w:rsidRPr="004F3B18" w:rsidRDefault="0005242D" w:rsidP="00417E15">
            <w:pPr>
              <w:jc w:val="center"/>
              <w:rPr>
                <w:rFonts w:ascii="Calibri" w:hAnsi="Calibri" w:cs="Calibri"/>
              </w:rPr>
            </w:pPr>
            <w:r w:rsidRPr="004F3B18">
              <w:rPr>
                <w:rFonts w:ascii="Calibri" w:hAnsi="Calibri" w:cs="Calibri"/>
              </w:rPr>
              <w:t>3.21</w:t>
            </w:r>
          </w:p>
        </w:tc>
        <w:tc>
          <w:tcPr>
            <w:tcW w:w="680" w:type="dxa"/>
          </w:tcPr>
          <w:p w14:paraId="4834156E" w14:textId="2477846B" w:rsidR="00417E15" w:rsidRPr="004F3B18" w:rsidRDefault="0005242D" w:rsidP="00417E15">
            <w:pPr>
              <w:jc w:val="center"/>
              <w:rPr>
                <w:rFonts w:ascii="Calibri" w:hAnsi="Calibri" w:cs="Calibri"/>
              </w:rPr>
            </w:pPr>
            <w:r w:rsidRPr="004F3B18">
              <w:rPr>
                <w:rFonts w:ascii="Calibri" w:hAnsi="Calibri" w:cs="Calibri"/>
              </w:rPr>
              <w:t>0.65</w:t>
            </w:r>
          </w:p>
        </w:tc>
        <w:tc>
          <w:tcPr>
            <w:tcW w:w="1276" w:type="dxa"/>
          </w:tcPr>
          <w:p w14:paraId="1126F66E" w14:textId="3A0ED8FE" w:rsidR="00417E15" w:rsidRPr="004F3B18" w:rsidRDefault="00654E97" w:rsidP="00417E15">
            <w:pPr>
              <w:jc w:val="center"/>
              <w:rPr>
                <w:rFonts w:ascii="Calibri" w:hAnsi="Calibri" w:cs="Calibri"/>
              </w:rPr>
            </w:pPr>
            <w:r w:rsidRPr="004F3B18">
              <w:rPr>
                <w:rFonts w:ascii="Calibri" w:hAnsi="Calibri" w:cs="Calibri"/>
              </w:rPr>
              <w:t>0.1</w:t>
            </w:r>
          </w:p>
        </w:tc>
        <w:tc>
          <w:tcPr>
            <w:tcW w:w="850" w:type="dxa"/>
          </w:tcPr>
          <w:p w14:paraId="1EC888CB" w14:textId="1936820A" w:rsidR="00417E15" w:rsidRPr="004F3B18" w:rsidRDefault="00654E97" w:rsidP="00417E15">
            <w:pPr>
              <w:jc w:val="center"/>
              <w:rPr>
                <w:rFonts w:ascii="Calibri" w:hAnsi="Calibri" w:cs="Calibri"/>
              </w:rPr>
            </w:pPr>
            <w:r w:rsidRPr="004F3B18">
              <w:rPr>
                <w:rFonts w:ascii="Calibri" w:hAnsi="Calibri" w:cs="Calibri"/>
              </w:rPr>
              <w:t>4.37</w:t>
            </w:r>
          </w:p>
        </w:tc>
        <w:tc>
          <w:tcPr>
            <w:tcW w:w="851" w:type="dxa"/>
          </w:tcPr>
          <w:p w14:paraId="0E349B62" w14:textId="37FE9797" w:rsidR="00417E15" w:rsidRPr="004F3B18" w:rsidRDefault="00654E97" w:rsidP="00417E15">
            <w:pPr>
              <w:jc w:val="center"/>
              <w:rPr>
                <w:rFonts w:ascii="Calibri" w:hAnsi="Calibri" w:cs="Calibri"/>
              </w:rPr>
            </w:pPr>
            <w:r w:rsidRPr="004F3B18">
              <w:rPr>
                <w:rFonts w:ascii="Calibri" w:hAnsi="Calibri" w:cs="Calibri"/>
              </w:rPr>
              <w:t>-12.5</w:t>
            </w:r>
          </w:p>
        </w:tc>
        <w:tc>
          <w:tcPr>
            <w:tcW w:w="992" w:type="dxa"/>
          </w:tcPr>
          <w:p w14:paraId="1339A498" w14:textId="0FA870BA" w:rsidR="00417E15" w:rsidRPr="004F3B18" w:rsidRDefault="00654E97" w:rsidP="00417E15">
            <w:pPr>
              <w:jc w:val="center"/>
              <w:rPr>
                <w:rFonts w:ascii="Calibri" w:hAnsi="Calibri" w:cs="Calibri"/>
              </w:rPr>
            </w:pPr>
            <w:r w:rsidRPr="004F3B18">
              <w:rPr>
                <w:rFonts w:ascii="Calibri" w:hAnsi="Calibri" w:cs="Calibri"/>
              </w:rPr>
              <w:t>5.39</w:t>
            </w:r>
          </w:p>
        </w:tc>
        <w:tc>
          <w:tcPr>
            <w:tcW w:w="941" w:type="dxa"/>
          </w:tcPr>
          <w:p w14:paraId="256C1238" w14:textId="77CCCECD" w:rsidR="00417E15" w:rsidRPr="004F3B18" w:rsidRDefault="00654E97" w:rsidP="00417E15">
            <w:pPr>
              <w:jc w:val="center"/>
              <w:rPr>
                <w:rFonts w:ascii="Calibri" w:hAnsi="Calibri" w:cs="Calibri"/>
              </w:rPr>
            </w:pPr>
            <w:r w:rsidRPr="004F3B18">
              <w:rPr>
                <w:rFonts w:ascii="Calibri" w:hAnsi="Calibri" w:cs="Calibri"/>
              </w:rPr>
              <w:t>-16.06</w:t>
            </w:r>
          </w:p>
        </w:tc>
      </w:tr>
      <w:tr w:rsidR="00417E15" w:rsidRPr="004F3B18" w14:paraId="6896E771" w14:textId="77777777" w:rsidTr="00EC5174">
        <w:tc>
          <w:tcPr>
            <w:tcW w:w="699" w:type="dxa"/>
            <w:vMerge/>
          </w:tcPr>
          <w:p w14:paraId="2E40F17F" w14:textId="77777777" w:rsidR="00417E15" w:rsidRPr="004F3B18" w:rsidRDefault="00417E15" w:rsidP="00417E15">
            <w:pPr>
              <w:jc w:val="center"/>
              <w:rPr>
                <w:rFonts w:ascii="Calibri" w:hAnsi="Calibri" w:cs="Calibri"/>
              </w:rPr>
            </w:pPr>
          </w:p>
        </w:tc>
        <w:tc>
          <w:tcPr>
            <w:tcW w:w="1124" w:type="dxa"/>
            <w:vMerge w:val="restart"/>
          </w:tcPr>
          <w:p w14:paraId="0C7D4E9C" w14:textId="77777777" w:rsidR="00417E15" w:rsidRPr="004F3B18" w:rsidRDefault="00417E15" w:rsidP="00417E15">
            <w:pPr>
              <w:jc w:val="center"/>
              <w:rPr>
                <w:rFonts w:ascii="Calibri" w:hAnsi="Calibri" w:cs="Calibri"/>
              </w:rPr>
            </w:pPr>
            <w:r w:rsidRPr="004F3B18">
              <w:rPr>
                <w:rFonts w:ascii="Calibri" w:hAnsi="Calibri" w:cs="Calibri"/>
              </w:rPr>
              <w:t>50</w:t>
            </w:r>
          </w:p>
        </w:tc>
        <w:tc>
          <w:tcPr>
            <w:tcW w:w="851" w:type="dxa"/>
          </w:tcPr>
          <w:p w14:paraId="3E3D765D" w14:textId="77777777" w:rsidR="00417E15" w:rsidRPr="004F3B18" w:rsidRDefault="00417E15" w:rsidP="00417E15">
            <w:pPr>
              <w:jc w:val="center"/>
              <w:rPr>
                <w:rFonts w:ascii="Calibri" w:hAnsi="Calibri" w:cs="Calibri"/>
              </w:rPr>
            </w:pPr>
            <w:r w:rsidRPr="004F3B18">
              <w:rPr>
                <w:rFonts w:ascii="Calibri" w:hAnsi="Calibri" w:cs="Calibri"/>
              </w:rPr>
              <w:t>20</w:t>
            </w:r>
          </w:p>
        </w:tc>
        <w:tc>
          <w:tcPr>
            <w:tcW w:w="753" w:type="dxa"/>
          </w:tcPr>
          <w:p w14:paraId="56F29065" w14:textId="6C91730A" w:rsidR="00417E15" w:rsidRPr="004F3B18" w:rsidRDefault="00EB6783" w:rsidP="00417E15">
            <w:pPr>
              <w:jc w:val="center"/>
              <w:rPr>
                <w:rFonts w:ascii="Calibri" w:hAnsi="Calibri" w:cs="Calibri"/>
              </w:rPr>
            </w:pPr>
            <w:r w:rsidRPr="004F3B18">
              <w:rPr>
                <w:rFonts w:ascii="Calibri" w:hAnsi="Calibri" w:cs="Calibri"/>
              </w:rPr>
              <w:t>5.48</w:t>
            </w:r>
          </w:p>
        </w:tc>
        <w:tc>
          <w:tcPr>
            <w:tcW w:w="680" w:type="dxa"/>
          </w:tcPr>
          <w:p w14:paraId="329A5EE4" w14:textId="51FA0559" w:rsidR="00417E15" w:rsidRPr="004F3B18" w:rsidRDefault="00EB6783" w:rsidP="00417E15">
            <w:pPr>
              <w:jc w:val="center"/>
              <w:rPr>
                <w:rFonts w:ascii="Calibri" w:hAnsi="Calibri" w:cs="Calibri"/>
              </w:rPr>
            </w:pPr>
            <w:r w:rsidRPr="004F3B18">
              <w:rPr>
                <w:rFonts w:ascii="Calibri" w:hAnsi="Calibri" w:cs="Calibri"/>
              </w:rPr>
              <w:t>0.11</w:t>
            </w:r>
          </w:p>
        </w:tc>
        <w:tc>
          <w:tcPr>
            <w:tcW w:w="1276" w:type="dxa"/>
          </w:tcPr>
          <w:p w14:paraId="67370F64" w14:textId="512C5EF0" w:rsidR="00417E15" w:rsidRPr="004F3B18" w:rsidRDefault="00C34A82" w:rsidP="00417E15">
            <w:pPr>
              <w:jc w:val="center"/>
              <w:rPr>
                <w:rFonts w:ascii="Calibri" w:hAnsi="Calibri" w:cs="Calibri"/>
              </w:rPr>
            </w:pPr>
            <w:r w:rsidRPr="004F3B18">
              <w:rPr>
                <w:rFonts w:ascii="Calibri" w:hAnsi="Calibri" w:cs="Calibri"/>
              </w:rPr>
              <w:t>2.64</w:t>
            </w:r>
          </w:p>
        </w:tc>
        <w:tc>
          <w:tcPr>
            <w:tcW w:w="850" w:type="dxa"/>
          </w:tcPr>
          <w:p w14:paraId="465662DE" w14:textId="4A2EF28D" w:rsidR="00417E15" w:rsidRPr="004F3B18" w:rsidRDefault="00C34A82" w:rsidP="00417E15">
            <w:pPr>
              <w:jc w:val="center"/>
              <w:rPr>
                <w:rFonts w:ascii="Calibri" w:hAnsi="Calibri" w:cs="Calibri"/>
              </w:rPr>
            </w:pPr>
            <w:r w:rsidRPr="004F3B18">
              <w:rPr>
                <w:rFonts w:ascii="Calibri" w:hAnsi="Calibri" w:cs="Calibri"/>
              </w:rPr>
              <w:t>7.12</w:t>
            </w:r>
          </w:p>
        </w:tc>
        <w:tc>
          <w:tcPr>
            <w:tcW w:w="851" w:type="dxa"/>
          </w:tcPr>
          <w:p w14:paraId="7B1BBBEE" w14:textId="4B52BB7D" w:rsidR="00417E15" w:rsidRPr="004F3B18" w:rsidRDefault="00C34A82" w:rsidP="00417E15">
            <w:pPr>
              <w:jc w:val="center"/>
              <w:rPr>
                <w:rFonts w:ascii="Calibri" w:hAnsi="Calibri" w:cs="Calibri"/>
              </w:rPr>
            </w:pPr>
            <w:r w:rsidRPr="004F3B18">
              <w:rPr>
                <w:rFonts w:ascii="Calibri" w:hAnsi="Calibri" w:cs="Calibri"/>
              </w:rPr>
              <w:t>-31.85</w:t>
            </w:r>
          </w:p>
        </w:tc>
        <w:tc>
          <w:tcPr>
            <w:tcW w:w="992" w:type="dxa"/>
          </w:tcPr>
          <w:p w14:paraId="72059F21" w14:textId="1EAB66C5" w:rsidR="00417E15" w:rsidRPr="004F3B18" w:rsidRDefault="00C34A82" w:rsidP="00417E15">
            <w:pPr>
              <w:jc w:val="center"/>
              <w:rPr>
                <w:rFonts w:ascii="Calibri" w:hAnsi="Calibri" w:cs="Calibri"/>
              </w:rPr>
            </w:pPr>
            <w:r w:rsidRPr="004F3B18">
              <w:rPr>
                <w:rFonts w:ascii="Calibri" w:hAnsi="Calibri" w:cs="Calibri"/>
              </w:rPr>
              <w:t>8.94</w:t>
            </w:r>
          </w:p>
        </w:tc>
        <w:tc>
          <w:tcPr>
            <w:tcW w:w="941" w:type="dxa"/>
          </w:tcPr>
          <w:p w14:paraId="5CB6B6FD" w14:textId="6CE644D3" w:rsidR="00417E15" w:rsidRPr="004F3B18" w:rsidRDefault="00C34A82" w:rsidP="00417E15">
            <w:pPr>
              <w:jc w:val="center"/>
              <w:rPr>
                <w:rFonts w:ascii="Calibri" w:hAnsi="Calibri" w:cs="Calibri"/>
              </w:rPr>
            </w:pPr>
            <w:r w:rsidRPr="004F3B18">
              <w:rPr>
                <w:rFonts w:ascii="Calibri" w:hAnsi="Calibri" w:cs="Calibri"/>
              </w:rPr>
              <w:t>-43.93</w:t>
            </w:r>
          </w:p>
        </w:tc>
      </w:tr>
      <w:tr w:rsidR="00417E15" w:rsidRPr="004F3B18" w14:paraId="756B65C0" w14:textId="77777777" w:rsidTr="00EC5174">
        <w:tc>
          <w:tcPr>
            <w:tcW w:w="699" w:type="dxa"/>
            <w:vMerge/>
          </w:tcPr>
          <w:p w14:paraId="0039CA99" w14:textId="77777777" w:rsidR="00417E15" w:rsidRPr="004F3B18" w:rsidRDefault="00417E15" w:rsidP="00417E15">
            <w:pPr>
              <w:jc w:val="center"/>
              <w:rPr>
                <w:rFonts w:ascii="Calibri" w:hAnsi="Calibri" w:cs="Calibri"/>
              </w:rPr>
            </w:pPr>
          </w:p>
        </w:tc>
        <w:tc>
          <w:tcPr>
            <w:tcW w:w="1124" w:type="dxa"/>
            <w:vMerge/>
          </w:tcPr>
          <w:p w14:paraId="441DFC50" w14:textId="77777777" w:rsidR="00417E15" w:rsidRPr="004F3B18" w:rsidRDefault="00417E15" w:rsidP="00417E15">
            <w:pPr>
              <w:jc w:val="center"/>
              <w:rPr>
                <w:rFonts w:ascii="Calibri" w:hAnsi="Calibri" w:cs="Calibri"/>
              </w:rPr>
            </w:pPr>
          </w:p>
        </w:tc>
        <w:tc>
          <w:tcPr>
            <w:tcW w:w="851" w:type="dxa"/>
          </w:tcPr>
          <w:p w14:paraId="4D6573C3" w14:textId="77777777" w:rsidR="00417E15" w:rsidRPr="004F3B18" w:rsidRDefault="00417E15" w:rsidP="00417E15">
            <w:pPr>
              <w:jc w:val="center"/>
              <w:rPr>
                <w:rFonts w:ascii="Calibri" w:hAnsi="Calibri" w:cs="Calibri"/>
              </w:rPr>
            </w:pPr>
            <w:r w:rsidRPr="004F3B18">
              <w:rPr>
                <w:rFonts w:ascii="Calibri" w:hAnsi="Calibri" w:cs="Calibri"/>
              </w:rPr>
              <w:t>50</w:t>
            </w:r>
          </w:p>
        </w:tc>
        <w:tc>
          <w:tcPr>
            <w:tcW w:w="753" w:type="dxa"/>
          </w:tcPr>
          <w:p w14:paraId="4816DAE1" w14:textId="25AF2509" w:rsidR="00417E15" w:rsidRPr="004F3B18" w:rsidRDefault="00245516" w:rsidP="00417E15">
            <w:pPr>
              <w:jc w:val="center"/>
              <w:rPr>
                <w:rFonts w:ascii="Calibri" w:hAnsi="Calibri" w:cs="Calibri"/>
              </w:rPr>
            </w:pPr>
            <w:r w:rsidRPr="004F3B18">
              <w:rPr>
                <w:rFonts w:ascii="Calibri" w:hAnsi="Calibri" w:cs="Calibri"/>
              </w:rPr>
              <w:t>4.0</w:t>
            </w:r>
          </w:p>
        </w:tc>
        <w:tc>
          <w:tcPr>
            <w:tcW w:w="680" w:type="dxa"/>
          </w:tcPr>
          <w:p w14:paraId="2FD7B7D1" w14:textId="74911CFE" w:rsidR="00417E15" w:rsidRPr="004F3B18" w:rsidRDefault="00245516" w:rsidP="00417E15">
            <w:pPr>
              <w:jc w:val="center"/>
              <w:rPr>
                <w:rFonts w:ascii="Calibri" w:hAnsi="Calibri" w:cs="Calibri"/>
              </w:rPr>
            </w:pPr>
            <w:r w:rsidRPr="004F3B18">
              <w:rPr>
                <w:rFonts w:ascii="Calibri" w:hAnsi="Calibri" w:cs="Calibri"/>
              </w:rPr>
              <w:t>0.49</w:t>
            </w:r>
          </w:p>
        </w:tc>
        <w:tc>
          <w:tcPr>
            <w:tcW w:w="1276" w:type="dxa"/>
          </w:tcPr>
          <w:p w14:paraId="01B38ABF" w14:textId="565A21C4" w:rsidR="00417E15" w:rsidRPr="004F3B18" w:rsidRDefault="00597231" w:rsidP="00417E15">
            <w:pPr>
              <w:jc w:val="center"/>
              <w:rPr>
                <w:rFonts w:ascii="Calibri" w:hAnsi="Calibri" w:cs="Calibri"/>
              </w:rPr>
            </w:pPr>
            <w:r w:rsidRPr="004F3B18">
              <w:rPr>
                <w:rFonts w:ascii="Calibri" w:hAnsi="Calibri" w:cs="Calibri"/>
              </w:rPr>
              <w:t>0.06</w:t>
            </w:r>
          </w:p>
        </w:tc>
        <w:tc>
          <w:tcPr>
            <w:tcW w:w="850" w:type="dxa"/>
          </w:tcPr>
          <w:p w14:paraId="5FDE6F3E" w14:textId="332EE3C2" w:rsidR="00417E15" w:rsidRPr="004F3B18" w:rsidRDefault="00597231" w:rsidP="00417E15">
            <w:pPr>
              <w:jc w:val="center"/>
              <w:rPr>
                <w:rFonts w:ascii="Calibri" w:hAnsi="Calibri" w:cs="Calibri"/>
              </w:rPr>
            </w:pPr>
            <w:r w:rsidRPr="004F3B18">
              <w:rPr>
                <w:rFonts w:ascii="Calibri" w:hAnsi="Calibri" w:cs="Calibri"/>
              </w:rPr>
              <w:t>3.6</w:t>
            </w:r>
          </w:p>
        </w:tc>
        <w:tc>
          <w:tcPr>
            <w:tcW w:w="851" w:type="dxa"/>
          </w:tcPr>
          <w:p w14:paraId="735E7DA8" w14:textId="196D5115" w:rsidR="00417E15" w:rsidRPr="004F3B18" w:rsidRDefault="00597231" w:rsidP="00417E15">
            <w:pPr>
              <w:jc w:val="center"/>
              <w:rPr>
                <w:rFonts w:ascii="Calibri" w:hAnsi="Calibri" w:cs="Calibri"/>
              </w:rPr>
            </w:pPr>
            <w:r w:rsidRPr="004F3B18">
              <w:rPr>
                <w:rFonts w:ascii="Calibri" w:hAnsi="Calibri" w:cs="Calibri"/>
              </w:rPr>
              <w:t>-8.01</w:t>
            </w:r>
          </w:p>
        </w:tc>
        <w:tc>
          <w:tcPr>
            <w:tcW w:w="992" w:type="dxa"/>
          </w:tcPr>
          <w:p w14:paraId="0B07889A" w14:textId="38432FC0" w:rsidR="00417E15" w:rsidRPr="004F3B18" w:rsidRDefault="00597231" w:rsidP="00417E15">
            <w:pPr>
              <w:jc w:val="center"/>
              <w:rPr>
                <w:rFonts w:ascii="Calibri" w:hAnsi="Calibri" w:cs="Calibri"/>
              </w:rPr>
            </w:pPr>
            <w:r w:rsidRPr="004F3B18">
              <w:rPr>
                <w:rFonts w:ascii="Calibri" w:hAnsi="Calibri" w:cs="Calibri"/>
              </w:rPr>
              <w:t>3.81</w:t>
            </w:r>
          </w:p>
        </w:tc>
        <w:tc>
          <w:tcPr>
            <w:tcW w:w="941" w:type="dxa"/>
          </w:tcPr>
          <w:p w14:paraId="3B102515" w14:textId="65FFF196" w:rsidR="00417E15" w:rsidRPr="004F3B18" w:rsidRDefault="00597231" w:rsidP="00417E15">
            <w:pPr>
              <w:jc w:val="center"/>
              <w:rPr>
                <w:rFonts w:ascii="Calibri" w:hAnsi="Calibri" w:cs="Calibri"/>
              </w:rPr>
            </w:pPr>
            <w:r w:rsidRPr="004F3B18">
              <w:rPr>
                <w:rFonts w:ascii="Calibri" w:hAnsi="Calibri" w:cs="Calibri"/>
              </w:rPr>
              <w:t>-7.64</w:t>
            </w:r>
          </w:p>
        </w:tc>
      </w:tr>
      <w:tr w:rsidR="00417E15" w:rsidRPr="004F3B18" w14:paraId="79A04D54" w14:textId="77777777" w:rsidTr="00EC5174">
        <w:tc>
          <w:tcPr>
            <w:tcW w:w="699" w:type="dxa"/>
            <w:vMerge/>
          </w:tcPr>
          <w:p w14:paraId="342B6FC3" w14:textId="77777777" w:rsidR="00417E15" w:rsidRPr="004F3B18" w:rsidRDefault="00417E15" w:rsidP="00417E15">
            <w:pPr>
              <w:jc w:val="center"/>
              <w:rPr>
                <w:rFonts w:ascii="Calibri" w:hAnsi="Calibri" w:cs="Calibri"/>
              </w:rPr>
            </w:pPr>
          </w:p>
        </w:tc>
        <w:tc>
          <w:tcPr>
            <w:tcW w:w="1124" w:type="dxa"/>
            <w:vMerge/>
          </w:tcPr>
          <w:p w14:paraId="016B4CCF" w14:textId="77777777" w:rsidR="00417E15" w:rsidRPr="004F3B18" w:rsidRDefault="00417E15" w:rsidP="00417E15">
            <w:pPr>
              <w:jc w:val="center"/>
              <w:rPr>
                <w:rFonts w:ascii="Calibri" w:hAnsi="Calibri" w:cs="Calibri"/>
              </w:rPr>
            </w:pPr>
          </w:p>
        </w:tc>
        <w:tc>
          <w:tcPr>
            <w:tcW w:w="851" w:type="dxa"/>
          </w:tcPr>
          <w:p w14:paraId="0C6E40D3" w14:textId="77777777" w:rsidR="00417E15" w:rsidRPr="004F3B18" w:rsidRDefault="00417E15" w:rsidP="00417E15">
            <w:pPr>
              <w:jc w:val="center"/>
              <w:rPr>
                <w:rFonts w:ascii="Calibri" w:hAnsi="Calibri" w:cs="Calibri"/>
              </w:rPr>
            </w:pPr>
            <w:r w:rsidRPr="004F3B18">
              <w:rPr>
                <w:rFonts w:ascii="Calibri" w:hAnsi="Calibri" w:cs="Calibri"/>
              </w:rPr>
              <w:t>100</w:t>
            </w:r>
          </w:p>
        </w:tc>
        <w:tc>
          <w:tcPr>
            <w:tcW w:w="753" w:type="dxa"/>
          </w:tcPr>
          <w:p w14:paraId="7CB984CA" w14:textId="42717DE5" w:rsidR="00417E15" w:rsidRPr="004F3B18" w:rsidRDefault="003856EA" w:rsidP="00417E15">
            <w:pPr>
              <w:jc w:val="center"/>
              <w:rPr>
                <w:rFonts w:ascii="Calibri" w:hAnsi="Calibri" w:cs="Calibri"/>
              </w:rPr>
            </w:pPr>
            <w:r w:rsidRPr="004F3B18">
              <w:rPr>
                <w:rFonts w:ascii="Calibri" w:hAnsi="Calibri" w:cs="Calibri"/>
              </w:rPr>
              <w:t>4.05</w:t>
            </w:r>
          </w:p>
        </w:tc>
        <w:tc>
          <w:tcPr>
            <w:tcW w:w="680" w:type="dxa"/>
          </w:tcPr>
          <w:p w14:paraId="7428302E" w14:textId="2793B81C" w:rsidR="00417E15" w:rsidRPr="004F3B18" w:rsidRDefault="003856EA" w:rsidP="00417E15">
            <w:pPr>
              <w:jc w:val="center"/>
              <w:rPr>
                <w:rFonts w:ascii="Calibri" w:hAnsi="Calibri" w:cs="Calibri"/>
              </w:rPr>
            </w:pPr>
            <w:r w:rsidRPr="004F3B18">
              <w:rPr>
                <w:rFonts w:ascii="Calibri" w:hAnsi="Calibri" w:cs="Calibri"/>
              </w:rPr>
              <w:t>0.45</w:t>
            </w:r>
          </w:p>
        </w:tc>
        <w:tc>
          <w:tcPr>
            <w:tcW w:w="1276" w:type="dxa"/>
          </w:tcPr>
          <w:p w14:paraId="44CD416F" w14:textId="5558536A" w:rsidR="00417E15" w:rsidRPr="004F3B18" w:rsidRDefault="00D81492" w:rsidP="00417E15">
            <w:pPr>
              <w:jc w:val="center"/>
              <w:rPr>
                <w:rFonts w:ascii="Calibri" w:hAnsi="Calibri" w:cs="Calibri"/>
              </w:rPr>
            </w:pPr>
            <w:r w:rsidRPr="004F3B18">
              <w:rPr>
                <w:rFonts w:ascii="Calibri" w:hAnsi="Calibri" w:cs="Calibri"/>
              </w:rPr>
              <w:t>0.85</w:t>
            </w:r>
          </w:p>
        </w:tc>
        <w:tc>
          <w:tcPr>
            <w:tcW w:w="850" w:type="dxa"/>
          </w:tcPr>
          <w:p w14:paraId="11540862" w14:textId="783B3FC2" w:rsidR="00417E15" w:rsidRPr="004F3B18" w:rsidRDefault="00D81492" w:rsidP="00417E15">
            <w:pPr>
              <w:jc w:val="center"/>
              <w:rPr>
                <w:rFonts w:ascii="Calibri" w:hAnsi="Calibri" w:cs="Calibri"/>
              </w:rPr>
            </w:pPr>
            <w:r w:rsidRPr="004F3B18">
              <w:rPr>
                <w:rFonts w:ascii="Calibri" w:hAnsi="Calibri" w:cs="Calibri"/>
              </w:rPr>
              <w:t>1.56</w:t>
            </w:r>
          </w:p>
        </w:tc>
        <w:tc>
          <w:tcPr>
            <w:tcW w:w="851" w:type="dxa"/>
          </w:tcPr>
          <w:p w14:paraId="5FD24EE6" w14:textId="243CC43B" w:rsidR="00417E15" w:rsidRPr="004F3B18" w:rsidRDefault="00D81492" w:rsidP="00417E15">
            <w:pPr>
              <w:jc w:val="center"/>
              <w:rPr>
                <w:rFonts w:ascii="Calibri" w:hAnsi="Calibri" w:cs="Calibri"/>
              </w:rPr>
            </w:pPr>
            <w:r w:rsidRPr="004F3B18">
              <w:rPr>
                <w:rFonts w:ascii="Calibri" w:hAnsi="Calibri" w:cs="Calibri"/>
              </w:rPr>
              <w:t>-0.85</w:t>
            </w:r>
          </w:p>
        </w:tc>
        <w:tc>
          <w:tcPr>
            <w:tcW w:w="992" w:type="dxa"/>
          </w:tcPr>
          <w:p w14:paraId="2229A958" w14:textId="11C21B6D" w:rsidR="00417E15" w:rsidRPr="004F3B18" w:rsidRDefault="00D81492" w:rsidP="00417E15">
            <w:pPr>
              <w:jc w:val="center"/>
              <w:rPr>
                <w:rFonts w:ascii="Calibri" w:hAnsi="Calibri" w:cs="Calibri"/>
              </w:rPr>
            </w:pPr>
            <w:r w:rsidRPr="004F3B18">
              <w:rPr>
                <w:rFonts w:ascii="Calibri" w:hAnsi="Calibri" w:cs="Calibri"/>
              </w:rPr>
              <w:t>1.42</w:t>
            </w:r>
          </w:p>
        </w:tc>
        <w:tc>
          <w:tcPr>
            <w:tcW w:w="941" w:type="dxa"/>
          </w:tcPr>
          <w:p w14:paraId="33525C00" w14:textId="1EC557F7" w:rsidR="00417E15" w:rsidRPr="004F3B18" w:rsidRDefault="00D81492" w:rsidP="00417E15">
            <w:pPr>
              <w:jc w:val="center"/>
              <w:rPr>
                <w:rFonts w:ascii="Calibri" w:hAnsi="Calibri" w:cs="Calibri"/>
              </w:rPr>
            </w:pPr>
            <w:r w:rsidRPr="004F3B18">
              <w:rPr>
                <w:rFonts w:ascii="Calibri" w:hAnsi="Calibri" w:cs="Calibri"/>
              </w:rPr>
              <w:t>-0.46</w:t>
            </w:r>
          </w:p>
        </w:tc>
      </w:tr>
      <w:tr w:rsidR="00417E15" w:rsidRPr="004F3B18" w14:paraId="6CE2C837" w14:textId="77777777" w:rsidTr="00EC5174">
        <w:tc>
          <w:tcPr>
            <w:tcW w:w="699" w:type="dxa"/>
            <w:vMerge/>
          </w:tcPr>
          <w:p w14:paraId="15C38DD9" w14:textId="77777777" w:rsidR="00417E15" w:rsidRPr="004F3B18" w:rsidRDefault="00417E15" w:rsidP="00417E15">
            <w:pPr>
              <w:jc w:val="center"/>
              <w:rPr>
                <w:rFonts w:ascii="Calibri" w:hAnsi="Calibri" w:cs="Calibri"/>
              </w:rPr>
            </w:pPr>
          </w:p>
        </w:tc>
        <w:tc>
          <w:tcPr>
            <w:tcW w:w="1124" w:type="dxa"/>
            <w:vMerge/>
          </w:tcPr>
          <w:p w14:paraId="0A257AE7" w14:textId="77777777" w:rsidR="00417E15" w:rsidRPr="004F3B18" w:rsidRDefault="00417E15" w:rsidP="00417E15">
            <w:pPr>
              <w:jc w:val="center"/>
              <w:rPr>
                <w:rFonts w:ascii="Calibri" w:hAnsi="Calibri" w:cs="Calibri"/>
              </w:rPr>
            </w:pPr>
          </w:p>
        </w:tc>
        <w:tc>
          <w:tcPr>
            <w:tcW w:w="851" w:type="dxa"/>
          </w:tcPr>
          <w:p w14:paraId="5AE8A4D1" w14:textId="77777777" w:rsidR="00417E15" w:rsidRPr="004F3B18" w:rsidRDefault="00417E15" w:rsidP="00417E15">
            <w:pPr>
              <w:jc w:val="center"/>
              <w:rPr>
                <w:rFonts w:ascii="Calibri" w:hAnsi="Calibri" w:cs="Calibri"/>
              </w:rPr>
            </w:pPr>
            <w:r w:rsidRPr="004F3B18">
              <w:rPr>
                <w:rFonts w:ascii="Calibri" w:hAnsi="Calibri" w:cs="Calibri"/>
              </w:rPr>
              <w:t>150</w:t>
            </w:r>
          </w:p>
        </w:tc>
        <w:tc>
          <w:tcPr>
            <w:tcW w:w="753" w:type="dxa"/>
          </w:tcPr>
          <w:p w14:paraId="2A07C8E8" w14:textId="14DDADCE" w:rsidR="00417E15" w:rsidRPr="004F3B18" w:rsidRDefault="00466F24" w:rsidP="00417E15">
            <w:pPr>
              <w:jc w:val="center"/>
              <w:rPr>
                <w:rFonts w:ascii="Calibri" w:hAnsi="Calibri" w:cs="Calibri"/>
              </w:rPr>
            </w:pPr>
            <w:r w:rsidRPr="004F3B18">
              <w:rPr>
                <w:rFonts w:ascii="Calibri" w:hAnsi="Calibri" w:cs="Calibri"/>
              </w:rPr>
              <w:t>3.66</w:t>
            </w:r>
          </w:p>
        </w:tc>
        <w:tc>
          <w:tcPr>
            <w:tcW w:w="680" w:type="dxa"/>
          </w:tcPr>
          <w:p w14:paraId="07B3441A" w14:textId="434F3E52" w:rsidR="00417E15" w:rsidRPr="004F3B18" w:rsidRDefault="00466F24" w:rsidP="00417E15">
            <w:pPr>
              <w:jc w:val="center"/>
              <w:rPr>
                <w:rFonts w:ascii="Calibri" w:hAnsi="Calibri" w:cs="Calibri"/>
              </w:rPr>
            </w:pPr>
            <w:r w:rsidRPr="004F3B18">
              <w:rPr>
                <w:rFonts w:ascii="Calibri" w:hAnsi="Calibri" w:cs="Calibri"/>
              </w:rPr>
              <w:t>0.53</w:t>
            </w:r>
          </w:p>
        </w:tc>
        <w:tc>
          <w:tcPr>
            <w:tcW w:w="1276" w:type="dxa"/>
          </w:tcPr>
          <w:p w14:paraId="0348486E" w14:textId="369F7E24" w:rsidR="00417E15" w:rsidRPr="004F3B18" w:rsidRDefault="008506B4" w:rsidP="00417E15">
            <w:pPr>
              <w:jc w:val="center"/>
              <w:rPr>
                <w:rFonts w:ascii="Calibri" w:hAnsi="Calibri" w:cs="Calibri"/>
              </w:rPr>
            </w:pPr>
            <w:r w:rsidRPr="004F3B18">
              <w:rPr>
                <w:rFonts w:ascii="Calibri" w:hAnsi="Calibri" w:cs="Calibri"/>
              </w:rPr>
              <w:t>0.11</w:t>
            </w:r>
          </w:p>
        </w:tc>
        <w:tc>
          <w:tcPr>
            <w:tcW w:w="850" w:type="dxa"/>
          </w:tcPr>
          <w:p w14:paraId="070F532B" w14:textId="6F1F42E1" w:rsidR="00417E15" w:rsidRPr="004F3B18" w:rsidRDefault="008506B4" w:rsidP="00417E15">
            <w:pPr>
              <w:jc w:val="center"/>
              <w:rPr>
                <w:rFonts w:ascii="Calibri" w:hAnsi="Calibri" w:cs="Calibri"/>
              </w:rPr>
            </w:pPr>
            <w:r w:rsidRPr="004F3B18">
              <w:rPr>
                <w:rFonts w:ascii="Calibri" w:hAnsi="Calibri" w:cs="Calibri"/>
              </w:rPr>
              <w:t>4.38</w:t>
            </w:r>
          </w:p>
        </w:tc>
        <w:tc>
          <w:tcPr>
            <w:tcW w:w="851" w:type="dxa"/>
          </w:tcPr>
          <w:p w14:paraId="71F65CBB" w14:textId="4D34B486" w:rsidR="00417E15" w:rsidRPr="004F3B18" w:rsidRDefault="008506B4" w:rsidP="00417E15">
            <w:pPr>
              <w:jc w:val="center"/>
              <w:rPr>
                <w:rFonts w:ascii="Calibri" w:hAnsi="Calibri" w:cs="Calibri"/>
              </w:rPr>
            </w:pPr>
            <w:r w:rsidRPr="004F3B18">
              <w:rPr>
                <w:rFonts w:ascii="Calibri" w:hAnsi="Calibri" w:cs="Calibri"/>
              </w:rPr>
              <w:t>-12.52</w:t>
            </w:r>
          </w:p>
        </w:tc>
        <w:tc>
          <w:tcPr>
            <w:tcW w:w="992" w:type="dxa"/>
          </w:tcPr>
          <w:p w14:paraId="1350670A" w14:textId="0A8FCE3F" w:rsidR="00417E15" w:rsidRPr="004F3B18" w:rsidRDefault="008506B4" w:rsidP="00417E15">
            <w:pPr>
              <w:jc w:val="center"/>
              <w:rPr>
                <w:rFonts w:ascii="Calibri" w:hAnsi="Calibri" w:cs="Calibri"/>
              </w:rPr>
            </w:pPr>
            <w:r w:rsidRPr="004F3B18">
              <w:rPr>
                <w:rFonts w:ascii="Calibri" w:hAnsi="Calibri" w:cs="Calibri"/>
              </w:rPr>
              <w:t>5.36</w:t>
            </w:r>
          </w:p>
        </w:tc>
        <w:tc>
          <w:tcPr>
            <w:tcW w:w="941" w:type="dxa"/>
          </w:tcPr>
          <w:p w14:paraId="0E8DB198" w14:textId="55181443" w:rsidR="00417E15" w:rsidRPr="004F3B18" w:rsidRDefault="008506B4" w:rsidP="00417E15">
            <w:pPr>
              <w:jc w:val="center"/>
              <w:rPr>
                <w:rFonts w:ascii="Calibri" w:hAnsi="Calibri" w:cs="Calibri"/>
              </w:rPr>
            </w:pPr>
            <w:r w:rsidRPr="004F3B18">
              <w:rPr>
                <w:rFonts w:ascii="Calibri" w:hAnsi="Calibri" w:cs="Calibri"/>
              </w:rPr>
              <w:t>-15.81</w:t>
            </w:r>
          </w:p>
        </w:tc>
      </w:tr>
    </w:tbl>
    <w:p w14:paraId="2D2C5D08" w14:textId="66EF80F2" w:rsidR="0059309F" w:rsidRPr="004F3B18" w:rsidRDefault="0059309F" w:rsidP="0059309F">
      <w:pPr>
        <w:pStyle w:val="Caption"/>
        <w:keepNext/>
        <w:rPr>
          <w:rFonts w:ascii="Calibri" w:hAnsi="Calibri" w:cs="Calibri"/>
        </w:rPr>
      </w:pPr>
      <w:bookmarkStart w:id="112" w:name="_Toc165500139"/>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17</w:t>
      </w:r>
      <w:r w:rsidRPr="004F3B18">
        <w:rPr>
          <w:rFonts w:ascii="Calibri" w:hAnsi="Calibri" w:cs="Calibri"/>
        </w:rPr>
        <w:fldChar w:fldCharType="end"/>
      </w:r>
      <w:r w:rsidRPr="004F3B18">
        <w:rPr>
          <w:rFonts w:ascii="Calibri" w:hAnsi="Calibri" w:cs="Calibri"/>
        </w:rPr>
        <w:t>: Model-2 Metrics of BP With MinMaxScaler</w:t>
      </w:r>
      <w:bookmarkEnd w:id="112"/>
    </w:p>
    <w:tbl>
      <w:tblPr>
        <w:tblStyle w:val="TableGrid"/>
        <w:tblW w:w="0" w:type="auto"/>
        <w:tblInd w:w="-5" w:type="dxa"/>
        <w:tblLook w:val="04A0" w:firstRow="1" w:lastRow="0" w:firstColumn="1" w:lastColumn="0" w:noHBand="0" w:noVBand="1"/>
      </w:tblPr>
      <w:tblGrid>
        <w:gridCol w:w="703"/>
        <w:gridCol w:w="1124"/>
        <w:gridCol w:w="851"/>
        <w:gridCol w:w="753"/>
        <w:gridCol w:w="671"/>
        <w:gridCol w:w="1285"/>
        <w:gridCol w:w="850"/>
        <w:gridCol w:w="851"/>
        <w:gridCol w:w="992"/>
        <w:gridCol w:w="941"/>
      </w:tblGrid>
      <w:tr w:rsidR="00C742FE" w:rsidRPr="004F3B18" w14:paraId="2FC17898" w14:textId="77777777" w:rsidTr="00B260E9">
        <w:tc>
          <w:tcPr>
            <w:tcW w:w="2678" w:type="dxa"/>
            <w:gridSpan w:val="3"/>
          </w:tcPr>
          <w:p w14:paraId="2A631B71" w14:textId="77777777" w:rsidR="00C174AB" w:rsidRPr="004F3B18" w:rsidRDefault="00C174AB" w:rsidP="00B260E9">
            <w:pPr>
              <w:jc w:val="center"/>
              <w:rPr>
                <w:rFonts w:ascii="Calibri" w:hAnsi="Calibri" w:cs="Calibri"/>
              </w:rPr>
            </w:pPr>
          </w:p>
        </w:tc>
        <w:tc>
          <w:tcPr>
            <w:tcW w:w="1424" w:type="dxa"/>
            <w:gridSpan w:val="2"/>
          </w:tcPr>
          <w:p w14:paraId="372076FF" w14:textId="77777777" w:rsidR="00C174AB" w:rsidRPr="004F3B18" w:rsidRDefault="00C174AB" w:rsidP="00B260E9">
            <w:pPr>
              <w:jc w:val="center"/>
              <w:rPr>
                <w:rFonts w:ascii="Calibri" w:hAnsi="Calibri" w:cs="Calibri"/>
              </w:rPr>
            </w:pPr>
            <w:r w:rsidRPr="004F3B18">
              <w:rPr>
                <w:rFonts w:ascii="Calibri" w:hAnsi="Calibri" w:cs="Calibri"/>
              </w:rPr>
              <w:t>Test metrics</w:t>
            </w:r>
          </w:p>
        </w:tc>
        <w:tc>
          <w:tcPr>
            <w:tcW w:w="1285" w:type="dxa"/>
          </w:tcPr>
          <w:p w14:paraId="7381F045" w14:textId="77777777" w:rsidR="00C174AB" w:rsidRPr="004F3B18" w:rsidRDefault="00C174AB" w:rsidP="00B260E9">
            <w:pPr>
              <w:jc w:val="center"/>
              <w:rPr>
                <w:rFonts w:ascii="Calibri" w:hAnsi="Calibri" w:cs="Calibri"/>
              </w:rPr>
            </w:pPr>
            <w:r w:rsidRPr="004F3B18">
              <w:rPr>
                <w:rFonts w:ascii="Calibri" w:hAnsi="Calibri" w:cs="Calibri"/>
              </w:rPr>
              <w:t>1 day Forecast metrics</w:t>
            </w:r>
          </w:p>
        </w:tc>
        <w:tc>
          <w:tcPr>
            <w:tcW w:w="1701" w:type="dxa"/>
            <w:gridSpan w:val="2"/>
          </w:tcPr>
          <w:p w14:paraId="5AEB8CE3" w14:textId="77777777" w:rsidR="00C174AB" w:rsidRPr="004F3B18" w:rsidRDefault="00C174AB" w:rsidP="00B260E9">
            <w:pPr>
              <w:jc w:val="center"/>
              <w:rPr>
                <w:rFonts w:ascii="Calibri" w:hAnsi="Calibri" w:cs="Calibri"/>
              </w:rPr>
            </w:pPr>
            <w:r w:rsidRPr="004F3B18">
              <w:rPr>
                <w:rFonts w:ascii="Calibri" w:hAnsi="Calibri" w:cs="Calibri"/>
              </w:rPr>
              <w:t>15 days Forecast metrics</w:t>
            </w:r>
          </w:p>
        </w:tc>
        <w:tc>
          <w:tcPr>
            <w:tcW w:w="1933" w:type="dxa"/>
            <w:gridSpan w:val="2"/>
          </w:tcPr>
          <w:p w14:paraId="1988CA31" w14:textId="77777777" w:rsidR="00C174AB" w:rsidRPr="004F3B18" w:rsidRDefault="00C174AB" w:rsidP="00B260E9">
            <w:pPr>
              <w:jc w:val="center"/>
              <w:rPr>
                <w:rFonts w:ascii="Calibri" w:hAnsi="Calibri" w:cs="Calibri"/>
              </w:rPr>
            </w:pPr>
            <w:r w:rsidRPr="004F3B18">
              <w:rPr>
                <w:rFonts w:ascii="Calibri" w:hAnsi="Calibri" w:cs="Calibri"/>
              </w:rPr>
              <w:t>30 days Forecast metrics</w:t>
            </w:r>
          </w:p>
        </w:tc>
      </w:tr>
      <w:tr w:rsidR="00C742FE" w:rsidRPr="004F3B18" w14:paraId="3A127ACC" w14:textId="77777777" w:rsidTr="00B260E9">
        <w:tc>
          <w:tcPr>
            <w:tcW w:w="703" w:type="dxa"/>
          </w:tcPr>
          <w:p w14:paraId="2C3C1AF0" w14:textId="77777777" w:rsidR="00C174AB" w:rsidRPr="004F3B18" w:rsidRDefault="00C174AB" w:rsidP="00B260E9">
            <w:pPr>
              <w:jc w:val="center"/>
              <w:rPr>
                <w:rFonts w:ascii="Calibri" w:hAnsi="Calibri" w:cs="Calibri"/>
              </w:rPr>
            </w:pPr>
            <w:r w:rsidRPr="004F3B18">
              <w:rPr>
                <w:rFonts w:ascii="Calibri" w:hAnsi="Calibri" w:cs="Calibri"/>
              </w:rPr>
              <w:t>Stock</w:t>
            </w:r>
          </w:p>
        </w:tc>
        <w:tc>
          <w:tcPr>
            <w:tcW w:w="1124" w:type="dxa"/>
          </w:tcPr>
          <w:p w14:paraId="18E23A1D" w14:textId="77777777" w:rsidR="00C174AB" w:rsidRPr="004F3B18" w:rsidRDefault="00C174AB" w:rsidP="00B260E9">
            <w:pPr>
              <w:jc w:val="center"/>
              <w:rPr>
                <w:rFonts w:ascii="Calibri" w:hAnsi="Calibri" w:cs="Calibri"/>
              </w:rPr>
            </w:pPr>
            <w:r w:rsidRPr="004F3B18">
              <w:rPr>
                <w:rFonts w:ascii="Calibri" w:hAnsi="Calibri" w:cs="Calibri"/>
              </w:rPr>
              <w:t>Look Back</w:t>
            </w:r>
          </w:p>
        </w:tc>
        <w:tc>
          <w:tcPr>
            <w:tcW w:w="851" w:type="dxa"/>
          </w:tcPr>
          <w:p w14:paraId="39DC249B" w14:textId="77777777" w:rsidR="00C174AB" w:rsidRPr="004F3B18" w:rsidRDefault="00C174AB" w:rsidP="00B260E9">
            <w:pPr>
              <w:jc w:val="center"/>
              <w:rPr>
                <w:rFonts w:ascii="Calibri" w:hAnsi="Calibri" w:cs="Calibri"/>
              </w:rPr>
            </w:pPr>
            <w:r w:rsidRPr="004F3B18">
              <w:rPr>
                <w:rFonts w:ascii="Calibri" w:hAnsi="Calibri" w:cs="Calibri"/>
              </w:rPr>
              <w:t>Epochs</w:t>
            </w:r>
          </w:p>
        </w:tc>
        <w:tc>
          <w:tcPr>
            <w:tcW w:w="753" w:type="dxa"/>
          </w:tcPr>
          <w:p w14:paraId="4D751F61"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671" w:type="dxa"/>
          </w:tcPr>
          <w:p w14:paraId="2141BA9C" w14:textId="77777777" w:rsidR="00C174AB" w:rsidRPr="004F3B18" w:rsidRDefault="00C174AB" w:rsidP="00B260E9">
            <w:pPr>
              <w:jc w:val="center"/>
              <w:rPr>
                <w:rFonts w:ascii="Calibri" w:hAnsi="Calibri" w:cs="Calibri"/>
              </w:rPr>
            </w:pPr>
            <w:r w:rsidRPr="004F3B18">
              <w:rPr>
                <w:rFonts w:ascii="Calibri" w:hAnsi="Calibri" w:cs="Calibri"/>
              </w:rPr>
              <w:t>R2</w:t>
            </w:r>
          </w:p>
        </w:tc>
        <w:tc>
          <w:tcPr>
            <w:tcW w:w="1285" w:type="dxa"/>
          </w:tcPr>
          <w:p w14:paraId="71A0BB80"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850" w:type="dxa"/>
          </w:tcPr>
          <w:p w14:paraId="3E460C9E"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851" w:type="dxa"/>
          </w:tcPr>
          <w:p w14:paraId="205EF1A0" w14:textId="77777777" w:rsidR="00C174AB" w:rsidRPr="004F3B18" w:rsidRDefault="00C174AB" w:rsidP="00B260E9">
            <w:pPr>
              <w:jc w:val="center"/>
              <w:rPr>
                <w:rFonts w:ascii="Calibri" w:hAnsi="Calibri" w:cs="Calibri"/>
              </w:rPr>
            </w:pPr>
            <w:r w:rsidRPr="004F3B18">
              <w:rPr>
                <w:rFonts w:ascii="Calibri" w:hAnsi="Calibri" w:cs="Calibri"/>
              </w:rPr>
              <w:t>R2</w:t>
            </w:r>
          </w:p>
        </w:tc>
        <w:tc>
          <w:tcPr>
            <w:tcW w:w="992" w:type="dxa"/>
          </w:tcPr>
          <w:p w14:paraId="75685400"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941" w:type="dxa"/>
          </w:tcPr>
          <w:p w14:paraId="3E6B6BC7" w14:textId="77777777" w:rsidR="00C174AB" w:rsidRPr="004F3B18" w:rsidRDefault="00C174AB" w:rsidP="00B260E9">
            <w:pPr>
              <w:jc w:val="center"/>
              <w:rPr>
                <w:rFonts w:ascii="Calibri" w:hAnsi="Calibri" w:cs="Calibri"/>
              </w:rPr>
            </w:pPr>
            <w:r w:rsidRPr="004F3B18">
              <w:rPr>
                <w:rFonts w:ascii="Calibri" w:hAnsi="Calibri" w:cs="Calibri"/>
              </w:rPr>
              <w:t>R2</w:t>
            </w:r>
          </w:p>
        </w:tc>
      </w:tr>
      <w:tr w:rsidR="00C742FE" w:rsidRPr="004F3B18" w14:paraId="2E45DF98" w14:textId="77777777" w:rsidTr="00B260E9">
        <w:tc>
          <w:tcPr>
            <w:tcW w:w="703" w:type="dxa"/>
            <w:vMerge w:val="restart"/>
          </w:tcPr>
          <w:p w14:paraId="71FDC537" w14:textId="77777777" w:rsidR="00C174AB" w:rsidRPr="004F3B18" w:rsidRDefault="00C174AB" w:rsidP="00B260E9">
            <w:pPr>
              <w:jc w:val="center"/>
              <w:rPr>
                <w:rFonts w:ascii="Calibri" w:hAnsi="Calibri" w:cs="Calibri"/>
              </w:rPr>
            </w:pPr>
            <w:r w:rsidRPr="004F3B18">
              <w:rPr>
                <w:rFonts w:ascii="Calibri" w:hAnsi="Calibri" w:cs="Calibri"/>
              </w:rPr>
              <w:t>BP</w:t>
            </w:r>
          </w:p>
        </w:tc>
        <w:tc>
          <w:tcPr>
            <w:tcW w:w="1124" w:type="dxa"/>
            <w:vMerge w:val="restart"/>
          </w:tcPr>
          <w:p w14:paraId="2F83B868" w14:textId="77777777" w:rsidR="00C174AB" w:rsidRPr="004F3B18" w:rsidRDefault="00C174AB" w:rsidP="00B260E9">
            <w:pPr>
              <w:jc w:val="center"/>
              <w:rPr>
                <w:rFonts w:ascii="Calibri" w:hAnsi="Calibri" w:cs="Calibri"/>
              </w:rPr>
            </w:pPr>
            <w:r w:rsidRPr="004F3B18">
              <w:rPr>
                <w:rFonts w:ascii="Calibri" w:hAnsi="Calibri" w:cs="Calibri"/>
              </w:rPr>
              <w:t>10</w:t>
            </w:r>
          </w:p>
        </w:tc>
        <w:tc>
          <w:tcPr>
            <w:tcW w:w="851" w:type="dxa"/>
          </w:tcPr>
          <w:p w14:paraId="6B463722" w14:textId="77777777" w:rsidR="00C174AB" w:rsidRPr="004F3B18" w:rsidRDefault="00C174AB" w:rsidP="00B260E9">
            <w:pPr>
              <w:jc w:val="center"/>
              <w:rPr>
                <w:rFonts w:ascii="Calibri" w:hAnsi="Calibri" w:cs="Calibri"/>
              </w:rPr>
            </w:pPr>
            <w:r w:rsidRPr="004F3B18">
              <w:rPr>
                <w:rFonts w:ascii="Calibri" w:hAnsi="Calibri" w:cs="Calibri"/>
              </w:rPr>
              <w:t>20</w:t>
            </w:r>
          </w:p>
        </w:tc>
        <w:tc>
          <w:tcPr>
            <w:tcW w:w="753" w:type="dxa"/>
          </w:tcPr>
          <w:p w14:paraId="7FBE0CE2" w14:textId="11525CDC" w:rsidR="00C174AB" w:rsidRPr="004F3B18" w:rsidRDefault="007313CF" w:rsidP="00B260E9">
            <w:pPr>
              <w:jc w:val="center"/>
              <w:rPr>
                <w:rFonts w:ascii="Calibri" w:hAnsi="Calibri" w:cs="Calibri"/>
              </w:rPr>
            </w:pPr>
            <w:r w:rsidRPr="004F3B18">
              <w:rPr>
                <w:rFonts w:ascii="Calibri" w:hAnsi="Calibri" w:cs="Calibri"/>
              </w:rPr>
              <w:t>4.15</w:t>
            </w:r>
          </w:p>
        </w:tc>
        <w:tc>
          <w:tcPr>
            <w:tcW w:w="671" w:type="dxa"/>
          </w:tcPr>
          <w:p w14:paraId="39012BEB" w14:textId="77EE2307" w:rsidR="00C174AB" w:rsidRPr="004F3B18" w:rsidRDefault="007313CF" w:rsidP="00B260E9">
            <w:pPr>
              <w:jc w:val="center"/>
              <w:rPr>
                <w:rFonts w:ascii="Calibri" w:hAnsi="Calibri" w:cs="Calibri"/>
              </w:rPr>
            </w:pPr>
            <w:r w:rsidRPr="004F3B18">
              <w:rPr>
                <w:rFonts w:ascii="Calibri" w:hAnsi="Calibri" w:cs="Calibri"/>
              </w:rPr>
              <w:t>0.78</w:t>
            </w:r>
          </w:p>
        </w:tc>
        <w:tc>
          <w:tcPr>
            <w:tcW w:w="1285" w:type="dxa"/>
          </w:tcPr>
          <w:p w14:paraId="7CFEACE9" w14:textId="3A83FD99" w:rsidR="00C174AB" w:rsidRPr="004F3B18" w:rsidRDefault="007313CF" w:rsidP="00B260E9">
            <w:pPr>
              <w:jc w:val="center"/>
              <w:rPr>
                <w:rFonts w:ascii="Calibri" w:hAnsi="Calibri" w:cs="Calibri"/>
              </w:rPr>
            </w:pPr>
            <w:r w:rsidRPr="004F3B18">
              <w:rPr>
                <w:rFonts w:ascii="Calibri" w:hAnsi="Calibri" w:cs="Calibri"/>
              </w:rPr>
              <w:t>1.52</w:t>
            </w:r>
          </w:p>
        </w:tc>
        <w:tc>
          <w:tcPr>
            <w:tcW w:w="850" w:type="dxa"/>
          </w:tcPr>
          <w:p w14:paraId="513C5EFB" w14:textId="2F4A7D74" w:rsidR="00C174AB" w:rsidRPr="004F3B18" w:rsidRDefault="007313CF" w:rsidP="00B260E9">
            <w:pPr>
              <w:jc w:val="center"/>
              <w:rPr>
                <w:rFonts w:ascii="Calibri" w:hAnsi="Calibri" w:cs="Calibri"/>
              </w:rPr>
            </w:pPr>
            <w:r w:rsidRPr="004F3B18">
              <w:rPr>
                <w:rFonts w:ascii="Calibri" w:hAnsi="Calibri" w:cs="Calibri"/>
              </w:rPr>
              <w:t>5.56</w:t>
            </w:r>
          </w:p>
        </w:tc>
        <w:tc>
          <w:tcPr>
            <w:tcW w:w="851" w:type="dxa"/>
          </w:tcPr>
          <w:p w14:paraId="1414923C" w14:textId="302CD1D9" w:rsidR="00C174AB" w:rsidRPr="004F3B18" w:rsidRDefault="00F91EB6" w:rsidP="00B260E9">
            <w:pPr>
              <w:jc w:val="center"/>
              <w:rPr>
                <w:rFonts w:ascii="Calibri" w:hAnsi="Calibri" w:cs="Calibri"/>
              </w:rPr>
            </w:pPr>
            <w:r w:rsidRPr="004F3B18">
              <w:rPr>
                <w:rFonts w:ascii="Calibri" w:hAnsi="Calibri" w:cs="Calibri"/>
              </w:rPr>
              <w:t>-15.8</w:t>
            </w:r>
          </w:p>
        </w:tc>
        <w:tc>
          <w:tcPr>
            <w:tcW w:w="992" w:type="dxa"/>
          </w:tcPr>
          <w:p w14:paraId="743AD379" w14:textId="3B2EE477" w:rsidR="00C174AB" w:rsidRPr="004F3B18" w:rsidRDefault="00F91EB6" w:rsidP="00B260E9">
            <w:pPr>
              <w:jc w:val="center"/>
              <w:rPr>
                <w:rFonts w:ascii="Calibri" w:hAnsi="Calibri" w:cs="Calibri"/>
              </w:rPr>
            </w:pPr>
            <w:r w:rsidRPr="004F3B18">
              <w:rPr>
                <w:rFonts w:ascii="Calibri" w:hAnsi="Calibri" w:cs="Calibri"/>
              </w:rPr>
              <w:t>11.5</w:t>
            </w:r>
          </w:p>
        </w:tc>
        <w:tc>
          <w:tcPr>
            <w:tcW w:w="941" w:type="dxa"/>
          </w:tcPr>
          <w:p w14:paraId="0FCFB455" w14:textId="0A85BDF0" w:rsidR="00C174AB" w:rsidRPr="004F3B18" w:rsidRDefault="00F91EB6" w:rsidP="00B260E9">
            <w:pPr>
              <w:jc w:val="center"/>
              <w:rPr>
                <w:rFonts w:ascii="Calibri" w:hAnsi="Calibri" w:cs="Calibri"/>
              </w:rPr>
            </w:pPr>
            <w:r w:rsidRPr="004F3B18">
              <w:rPr>
                <w:rFonts w:ascii="Calibri" w:hAnsi="Calibri" w:cs="Calibri"/>
              </w:rPr>
              <w:t>-80.98</w:t>
            </w:r>
          </w:p>
        </w:tc>
      </w:tr>
      <w:tr w:rsidR="00C742FE" w:rsidRPr="004F3B18" w14:paraId="426F24FC" w14:textId="77777777" w:rsidTr="00B260E9">
        <w:tc>
          <w:tcPr>
            <w:tcW w:w="703" w:type="dxa"/>
            <w:vMerge/>
          </w:tcPr>
          <w:p w14:paraId="499FA555" w14:textId="77777777" w:rsidR="00C174AB" w:rsidRPr="004F3B18" w:rsidRDefault="00C174AB" w:rsidP="00B260E9">
            <w:pPr>
              <w:jc w:val="center"/>
              <w:rPr>
                <w:rFonts w:ascii="Calibri" w:hAnsi="Calibri" w:cs="Calibri"/>
              </w:rPr>
            </w:pPr>
          </w:p>
        </w:tc>
        <w:tc>
          <w:tcPr>
            <w:tcW w:w="1124" w:type="dxa"/>
            <w:vMerge/>
          </w:tcPr>
          <w:p w14:paraId="0C9682ED" w14:textId="77777777" w:rsidR="00C174AB" w:rsidRPr="004F3B18" w:rsidRDefault="00C174AB" w:rsidP="00B260E9">
            <w:pPr>
              <w:jc w:val="center"/>
              <w:rPr>
                <w:rFonts w:ascii="Calibri" w:hAnsi="Calibri" w:cs="Calibri"/>
              </w:rPr>
            </w:pPr>
          </w:p>
        </w:tc>
        <w:tc>
          <w:tcPr>
            <w:tcW w:w="851" w:type="dxa"/>
          </w:tcPr>
          <w:p w14:paraId="052977CC" w14:textId="77777777" w:rsidR="00C174AB" w:rsidRPr="004F3B18" w:rsidRDefault="00C174AB" w:rsidP="00B260E9">
            <w:pPr>
              <w:jc w:val="center"/>
              <w:rPr>
                <w:rFonts w:ascii="Calibri" w:hAnsi="Calibri" w:cs="Calibri"/>
              </w:rPr>
            </w:pPr>
            <w:r w:rsidRPr="004F3B18">
              <w:rPr>
                <w:rFonts w:ascii="Calibri" w:hAnsi="Calibri" w:cs="Calibri"/>
              </w:rPr>
              <w:t>50</w:t>
            </w:r>
          </w:p>
        </w:tc>
        <w:tc>
          <w:tcPr>
            <w:tcW w:w="753" w:type="dxa"/>
          </w:tcPr>
          <w:p w14:paraId="22E57B58" w14:textId="29911295" w:rsidR="00C174AB" w:rsidRPr="004F3B18" w:rsidRDefault="000F449A" w:rsidP="00B260E9">
            <w:pPr>
              <w:jc w:val="center"/>
              <w:rPr>
                <w:rFonts w:ascii="Calibri" w:hAnsi="Calibri" w:cs="Calibri"/>
              </w:rPr>
            </w:pPr>
            <w:r w:rsidRPr="004F3B18">
              <w:rPr>
                <w:rFonts w:ascii="Calibri" w:hAnsi="Calibri" w:cs="Calibri"/>
              </w:rPr>
              <w:t>5.18</w:t>
            </w:r>
          </w:p>
        </w:tc>
        <w:tc>
          <w:tcPr>
            <w:tcW w:w="671" w:type="dxa"/>
          </w:tcPr>
          <w:p w14:paraId="58B99537" w14:textId="4D2DC19E" w:rsidR="00C174AB" w:rsidRPr="004F3B18" w:rsidRDefault="000F449A" w:rsidP="00B260E9">
            <w:pPr>
              <w:jc w:val="center"/>
              <w:rPr>
                <w:rFonts w:ascii="Calibri" w:hAnsi="Calibri" w:cs="Calibri"/>
              </w:rPr>
            </w:pPr>
            <w:r w:rsidRPr="004F3B18">
              <w:rPr>
                <w:rFonts w:ascii="Calibri" w:hAnsi="Calibri" w:cs="Calibri"/>
              </w:rPr>
              <w:t>0.67</w:t>
            </w:r>
          </w:p>
        </w:tc>
        <w:tc>
          <w:tcPr>
            <w:tcW w:w="1285" w:type="dxa"/>
          </w:tcPr>
          <w:p w14:paraId="629E4C4D" w14:textId="41EF7E17" w:rsidR="00C174AB" w:rsidRPr="004F3B18" w:rsidRDefault="003C76FC" w:rsidP="00B260E9">
            <w:pPr>
              <w:jc w:val="center"/>
              <w:rPr>
                <w:rFonts w:ascii="Calibri" w:hAnsi="Calibri" w:cs="Calibri"/>
              </w:rPr>
            </w:pPr>
            <w:r w:rsidRPr="004F3B18">
              <w:rPr>
                <w:rFonts w:ascii="Calibri" w:hAnsi="Calibri" w:cs="Calibri"/>
              </w:rPr>
              <w:t>0.03</w:t>
            </w:r>
          </w:p>
        </w:tc>
        <w:tc>
          <w:tcPr>
            <w:tcW w:w="850" w:type="dxa"/>
          </w:tcPr>
          <w:p w14:paraId="6DE20055" w14:textId="0FAF9D9A" w:rsidR="00C174AB" w:rsidRPr="004F3B18" w:rsidRDefault="003C76FC" w:rsidP="00B260E9">
            <w:pPr>
              <w:jc w:val="center"/>
              <w:rPr>
                <w:rFonts w:ascii="Calibri" w:hAnsi="Calibri" w:cs="Calibri"/>
              </w:rPr>
            </w:pPr>
            <w:r w:rsidRPr="004F3B18">
              <w:rPr>
                <w:rFonts w:ascii="Calibri" w:hAnsi="Calibri" w:cs="Calibri"/>
              </w:rPr>
              <w:t>1.52</w:t>
            </w:r>
          </w:p>
        </w:tc>
        <w:tc>
          <w:tcPr>
            <w:tcW w:w="851" w:type="dxa"/>
          </w:tcPr>
          <w:p w14:paraId="1233BF55" w14:textId="4FBF28AE" w:rsidR="00C174AB" w:rsidRPr="004F3B18" w:rsidRDefault="003C76FC" w:rsidP="00B260E9">
            <w:pPr>
              <w:jc w:val="center"/>
              <w:rPr>
                <w:rFonts w:ascii="Calibri" w:hAnsi="Calibri" w:cs="Calibri"/>
              </w:rPr>
            </w:pPr>
            <w:r w:rsidRPr="004F3B18">
              <w:rPr>
                <w:rFonts w:ascii="Calibri" w:hAnsi="Calibri" w:cs="Calibri"/>
              </w:rPr>
              <w:t>-0.34</w:t>
            </w:r>
          </w:p>
        </w:tc>
        <w:tc>
          <w:tcPr>
            <w:tcW w:w="992" w:type="dxa"/>
          </w:tcPr>
          <w:p w14:paraId="663FDC7E" w14:textId="5CCA8E12" w:rsidR="00C174AB" w:rsidRPr="004F3B18" w:rsidRDefault="003C76FC" w:rsidP="00B260E9">
            <w:pPr>
              <w:jc w:val="center"/>
              <w:rPr>
                <w:rFonts w:ascii="Calibri" w:hAnsi="Calibri" w:cs="Calibri"/>
              </w:rPr>
            </w:pPr>
            <w:r w:rsidRPr="004F3B18">
              <w:rPr>
                <w:rFonts w:ascii="Calibri" w:hAnsi="Calibri" w:cs="Calibri"/>
              </w:rPr>
              <w:t>3.12</w:t>
            </w:r>
          </w:p>
        </w:tc>
        <w:tc>
          <w:tcPr>
            <w:tcW w:w="941" w:type="dxa"/>
          </w:tcPr>
          <w:p w14:paraId="3AFACBF4" w14:textId="1D936B21" w:rsidR="00C174AB" w:rsidRPr="004F3B18" w:rsidRDefault="003C76FC" w:rsidP="00B260E9">
            <w:pPr>
              <w:jc w:val="center"/>
              <w:rPr>
                <w:rFonts w:ascii="Calibri" w:hAnsi="Calibri" w:cs="Calibri"/>
              </w:rPr>
            </w:pPr>
            <w:r w:rsidRPr="004F3B18">
              <w:rPr>
                <w:rFonts w:ascii="Calibri" w:hAnsi="Calibri" w:cs="Calibri"/>
              </w:rPr>
              <w:t>-5.12</w:t>
            </w:r>
          </w:p>
        </w:tc>
      </w:tr>
      <w:tr w:rsidR="00C742FE" w:rsidRPr="004F3B18" w14:paraId="709D4500" w14:textId="77777777" w:rsidTr="00B260E9">
        <w:tc>
          <w:tcPr>
            <w:tcW w:w="703" w:type="dxa"/>
            <w:vMerge/>
          </w:tcPr>
          <w:p w14:paraId="3CEAAD1E" w14:textId="77777777" w:rsidR="00C174AB" w:rsidRPr="004F3B18" w:rsidRDefault="00C174AB" w:rsidP="00B260E9">
            <w:pPr>
              <w:jc w:val="center"/>
              <w:rPr>
                <w:rFonts w:ascii="Calibri" w:hAnsi="Calibri" w:cs="Calibri"/>
              </w:rPr>
            </w:pPr>
          </w:p>
        </w:tc>
        <w:tc>
          <w:tcPr>
            <w:tcW w:w="1124" w:type="dxa"/>
            <w:vMerge/>
          </w:tcPr>
          <w:p w14:paraId="12001C03" w14:textId="77777777" w:rsidR="00C174AB" w:rsidRPr="004F3B18" w:rsidRDefault="00C174AB" w:rsidP="00B260E9">
            <w:pPr>
              <w:jc w:val="center"/>
              <w:rPr>
                <w:rFonts w:ascii="Calibri" w:hAnsi="Calibri" w:cs="Calibri"/>
              </w:rPr>
            </w:pPr>
          </w:p>
        </w:tc>
        <w:tc>
          <w:tcPr>
            <w:tcW w:w="851" w:type="dxa"/>
          </w:tcPr>
          <w:p w14:paraId="293F56D7" w14:textId="77777777" w:rsidR="00C174AB" w:rsidRPr="004F3B18" w:rsidRDefault="00C174AB" w:rsidP="00B260E9">
            <w:pPr>
              <w:jc w:val="center"/>
              <w:rPr>
                <w:rFonts w:ascii="Calibri" w:hAnsi="Calibri" w:cs="Calibri"/>
              </w:rPr>
            </w:pPr>
            <w:r w:rsidRPr="004F3B18">
              <w:rPr>
                <w:rFonts w:ascii="Calibri" w:hAnsi="Calibri" w:cs="Calibri"/>
              </w:rPr>
              <w:t>100</w:t>
            </w:r>
          </w:p>
        </w:tc>
        <w:tc>
          <w:tcPr>
            <w:tcW w:w="753" w:type="dxa"/>
          </w:tcPr>
          <w:p w14:paraId="7DF32EF9" w14:textId="7A4BB657" w:rsidR="00C174AB" w:rsidRPr="004F3B18" w:rsidRDefault="00051FD0" w:rsidP="00B260E9">
            <w:pPr>
              <w:jc w:val="center"/>
              <w:rPr>
                <w:rFonts w:ascii="Calibri" w:hAnsi="Calibri" w:cs="Calibri"/>
              </w:rPr>
            </w:pPr>
            <w:r w:rsidRPr="004F3B18">
              <w:rPr>
                <w:rFonts w:ascii="Calibri" w:hAnsi="Calibri" w:cs="Calibri"/>
              </w:rPr>
              <w:t>2.13</w:t>
            </w:r>
          </w:p>
        </w:tc>
        <w:tc>
          <w:tcPr>
            <w:tcW w:w="671" w:type="dxa"/>
          </w:tcPr>
          <w:p w14:paraId="755E017D" w14:textId="10507592" w:rsidR="00C174AB" w:rsidRPr="004F3B18" w:rsidRDefault="00051FD0" w:rsidP="00B260E9">
            <w:pPr>
              <w:jc w:val="center"/>
              <w:rPr>
                <w:rFonts w:ascii="Calibri" w:hAnsi="Calibri" w:cs="Calibri"/>
              </w:rPr>
            </w:pPr>
            <w:r w:rsidRPr="004F3B18">
              <w:rPr>
                <w:rFonts w:ascii="Calibri" w:hAnsi="Calibri" w:cs="Calibri"/>
              </w:rPr>
              <w:t>0.93</w:t>
            </w:r>
          </w:p>
        </w:tc>
        <w:tc>
          <w:tcPr>
            <w:tcW w:w="1285" w:type="dxa"/>
          </w:tcPr>
          <w:p w14:paraId="326BFC24" w14:textId="28B163EC" w:rsidR="00C174AB" w:rsidRPr="004F3B18" w:rsidRDefault="00051FD0" w:rsidP="00B260E9">
            <w:pPr>
              <w:jc w:val="center"/>
              <w:rPr>
                <w:rFonts w:ascii="Calibri" w:hAnsi="Calibri" w:cs="Calibri"/>
              </w:rPr>
            </w:pPr>
            <w:r w:rsidRPr="004F3B18">
              <w:rPr>
                <w:rFonts w:ascii="Calibri" w:hAnsi="Calibri" w:cs="Calibri"/>
              </w:rPr>
              <w:t>1.14</w:t>
            </w:r>
          </w:p>
        </w:tc>
        <w:tc>
          <w:tcPr>
            <w:tcW w:w="850" w:type="dxa"/>
          </w:tcPr>
          <w:p w14:paraId="73B4C1EC" w14:textId="00CB1248" w:rsidR="00C174AB" w:rsidRPr="004F3B18" w:rsidRDefault="00051FD0" w:rsidP="00B260E9">
            <w:pPr>
              <w:jc w:val="center"/>
              <w:rPr>
                <w:rFonts w:ascii="Calibri" w:hAnsi="Calibri" w:cs="Calibri"/>
              </w:rPr>
            </w:pPr>
            <w:r w:rsidRPr="004F3B18">
              <w:rPr>
                <w:rFonts w:ascii="Calibri" w:hAnsi="Calibri" w:cs="Calibri"/>
              </w:rPr>
              <w:t>4.49</w:t>
            </w:r>
          </w:p>
        </w:tc>
        <w:tc>
          <w:tcPr>
            <w:tcW w:w="851" w:type="dxa"/>
          </w:tcPr>
          <w:p w14:paraId="78807A8F" w14:textId="5D773C6B" w:rsidR="00C174AB" w:rsidRPr="004F3B18" w:rsidRDefault="00051FD0" w:rsidP="00B260E9">
            <w:pPr>
              <w:jc w:val="center"/>
              <w:rPr>
                <w:rFonts w:ascii="Calibri" w:hAnsi="Calibri" w:cs="Calibri"/>
              </w:rPr>
            </w:pPr>
            <w:r w:rsidRPr="004F3B18">
              <w:rPr>
                <w:rFonts w:ascii="Calibri" w:hAnsi="Calibri" w:cs="Calibri"/>
              </w:rPr>
              <w:t>-8.72</w:t>
            </w:r>
          </w:p>
        </w:tc>
        <w:tc>
          <w:tcPr>
            <w:tcW w:w="992" w:type="dxa"/>
          </w:tcPr>
          <w:p w14:paraId="73EABBA7" w14:textId="4E7EA0A4" w:rsidR="00C174AB" w:rsidRPr="004F3B18" w:rsidRDefault="00051FD0" w:rsidP="00B260E9">
            <w:pPr>
              <w:jc w:val="center"/>
              <w:rPr>
                <w:rFonts w:ascii="Calibri" w:hAnsi="Calibri" w:cs="Calibri"/>
              </w:rPr>
            </w:pPr>
            <w:r w:rsidRPr="004F3B18">
              <w:rPr>
                <w:rFonts w:ascii="Calibri" w:hAnsi="Calibri" w:cs="Calibri"/>
              </w:rPr>
              <w:t>6.96</w:t>
            </w:r>
          </w:p>
        </w:tc>
        <w:tc>
          <w:tcPr>
            <w:tcW w:w="941" w:type="dxa"/>
          </w:tcPr>
          <w:p w14:paraId="0F2DF1AD" w14:textId="42B9251F" w:rsidR="00C174AB" w:rsidRPr="004F3B18" w:rsidRDefault="00051FD0" w:rsidP="00B260E9">
            <w:pPr>
              <w:jc w:val="center"/>
              <w:rPr>
                <w:rFonts w:ascii="Calibri" w:hAnsi="Calibri" w:cs="Calibri"/>
              </w:rPr>
            </w:pPr>
            <w:r w:rsidRPr="004F3B18">
              <w:rPr>
                <w:rFonts w:ascii="Calibri" w:hAnsi="Calibri" w:cs="Calibri"/>
              </w:rPr>
              <w:t>-27.44</w:t>
            </w:r>
          </w:p>
        </w:tc>
      </w:tr>
      <w:tr w:rsidR="00C742FE" w:rsidRPr="004F3B18" w14:paraId="1CA7528F" w14:textId="77777777" w:rsidTr="00B260E9">
        <w:tc>
          <w:tcPr>
            <w:tcW w:w="703" w:type="dxa"/>
            <w:vMerge/>
          </w:tcPr>
          <w:p w14:paraId="5C6CF1F5" w14:textId="77777777" w:rsidR="00C174AB" w:rsidRPr="004F3B18" w:rsidRDefault="00C174AB" w:rsidP="00B260E9">
            <w:pPr>
              <w:jc w:val="center"/>
              <w:rPr>
                <w:rFonts w:ascii="Calibri" w:hAnsi="Calibri" w:cs="Calibri"/>
              </w:rPr>
            </w:pPr>
          </w:p>
        </w:tc>
        <w:tc>
          <w:tcPr>
            <w:tcW w:w="1124" w:type="dxa"/>
            <w:vMerge/>
          </w:tcPr>
          <w:p w14:paraId="5A8B1FA4" w14:textId="77777777" w:rsidR="00C174AB" w:rsidRPr="004F3B18" w:rsidRDefault="00C174AB" w:rsidP="00B260E9">
            <w:pPr>
              <w:jc w:val="center"/>
              <w:rPr>
                <w:rFonts w:ascii="Calibri" w:hAnsi="Calibri" w:cs="Calibri"/>
              </w:rPr>
            </w:pPr>
          </w:p>
        </w:tc>
        <w:tc>
          <w:tcPr>
            <w:tcW w:w="851" w:type="dxa"/>
          </w:tcPr>
          <w:p w14:paraId="2649B60A" w14:textId="77777777" w:rsidR="00C174AB" w:rsidRPr="004F3B18" w:rsidRDefault="00C174AB" w:rsidP="00B260E9">
            <w:pPr>
              <w:jc w:val="center"/>
              <w:rPr>
                <w:rFonts w:ascii="Calibri" w:hAnsi="Calibri" w:cs="Calibri"/>
              </w:rPr>
            </w:pPr>
            <w:r w:rsidRPr="004F3B18">
              <w:rPr>
                <w:rFonts w:ascii="Calibri" w:hAnsi="Calibri" w:cs="Calibri"/>
              </w:rPr>
              <w:t>150</w:t>
            </w:r>
          </w:p>
        </w:tc>
        <w:tc>
          <w:tcPr>
            <w:tcW w:w="753" w:type="dxa"/>
          </w:tcPr>
          <w:p w14:paraId="74D960D7" w14:textId="2A7B2BAE" w:rsidR="00C174AB" w:rsidRPr="004F3B18" w:rsidRDefault="00687B8A" w:rsidP="00B260E9">
            <w:pPr>
              <w:jc w:val="center"/>
              <w:rPr>
                <w:rFonts w:ascii="Calibri" w:hAnsi="Calibri" w:cs="Calibri"/>
              </w:rPr>
            </w:pPr>
            <w:r w:rsidRPr="004F3B18">
              <w:rPr>
                <w:rFonts w:ascii="Calibri" w:hAnsi="Calibri" w:cs="Calibri"/>
              </w:rPr>
              <w:t>2.13</w:t>
            </w:r>
          </w:p>
        </w:tc>
        <w:tc>
          <w:tcPr>
            <w:tcW w:w="671" w:type="dxa"/>
          </w:tcPr>
          <w:p w14:paraId="526515AF" w14:textId="2A430451" w:rsidR="00C174AB" w:rsidRPr="004F3B18" w:rsidRDefault="00687B8A" w:rsidP="00B260E9">
            <w:pPr>
              <w:jc w:val="center"/>
              <w:rPr>
                <w:rFonts w:ascii="Calibri" w:hAnsi="Calibri" w:cs="Calibri"/>
              </w:rPr>
            </w:pPr>
            <w:r w:rsidRPr="004F3B18">
              <w:rPr>
                <w:rFonts w:ascii="Calibri" w:hAnsi="Calibri" w:cs="Calibri"/>
              </w:rPr>
              <w:t>0.93</w:t>
            </w:r>
          </w:p>
        </w:tc>
        <w:tc>
          <w:tcPr>
            <w:tcW w:w="1285" w:type="dxa"/>
          </w:tcPr>
          <w:p w14:paraId="0AFDC4E7" w14:textId="7AADF6F9" w:rsidR="00C174AB" w:rsidRPr="004F3B18" w:rsidRDefault="00807981" w:rsidP="00B260E9">
            <w:pPr>
              <w:jc w:val="center"/>
              <w:rPr>
                <w:rFonts w:ascii="Calibri" w:hAnsi="Calibri" w:cs="Calibri"/>
              </w:rPr>
            </w:pPr>
            <w:r w:rsidRPr="004F3B18">
              <w:rPr>
                <w:rFonts w:ascii="Calibri" w:hAnsi="Calibri" w:cs="Calibri"/>
              </w:rPr>
              <w:t>0.36</w:t>
            </w:r>
          </w:p>
        </w:tc>
        <w:tc>
          <w:tcPr>
            <w:tcW w:w="850" w:type="dxa"/>
          </w:tcPr>
          <w:p w14:paraId="44777BBA" w14:textId="35679BE6" w:rsidR="00C174AB" w:rsidRPr="004F3B18" w:rsidRDefault="00807981" w:rsidP="00B260E9">
            <w:pPr>
              <w:jc w:val="center"/>
              <w:rPr>
                <w:rFonts w:ascii="Calibri" w:hAnsi="Calibri" w:cs="Calibri"/>
              </w:rPr>
            </w:pPr>
            <w:r w:rsidRPr="004F3B18">
              <w:rPr>
                <w:rFonts w:ascii="Calibri" w:hAnsi="Calibri" w:cs="Calibri"/>
              </w:rPr>
              <w:t>1.94</w:t>
            </w:r>
          </w:p>
        </w:tc>
        <w:tc>
          <w:tcPr>
            <w:tcW w:w="851" w:type="dxa"/>
          </w:tcPr>
          <w:p w14:paraId="36D2760C" w14:textId="05D2817C" w:rsidR="00C174AB" w:rsidRPr="004F3B18" w:rsidRDefault="00807981" w:rsidP="00B260E9">
            <w:pPr>
              <w:jc w:val="center"/>
              <w:rPr>
                <w:rFonts w:ascii="Calibri" w:hAnsi="Calibri" w:cs="Calibri"/>
              </w:rPr>
            </w:pPr>
            <w:r w:rsidRPr="004F3B18">
              <w:rPr>
                <w:rFonts w:ascii="Calibri" w:hAnsi="Calibri" w:cs="Calibri"/>
              </w:rPr>
              <w:t>-0.9</w:t>
            </w:r>
          </w:p>
        </w:tc>
        <w:tc>
          <w:tcPr>
            <w:tcW w:w="992" w:type="dxa"/>
          </w:tcPr>
          <w:p w14:paraId="43077E47" w14:textId="417A4461" w:rsidR="00C174AB" w:rsidRPr="004F3B18" w:rsidRDefault="00807981" w:rsidP="00B260E9">
            <w:pPr>
              <w:jc w:val="center"/>
              <w:rPr>
                <w:rFonts w:ascii="Calibri" w:hAnsi="Calibri" w:cs="Calibri"/>
              </w:rPr>
            </w:pPr>
            <w:r w:rsidRPr="004F3B18">
              <w:rPr>
                <w:rFonts w:ascii="Calibri" w:hAnsi="Calibri" w:cs="Calibri"/>
              </w:rPr>
              <w:t>1.66</w:t>
            </w:r>
          </w:p>
        </w:tc>
        <w:tc>
          <w:tcPr>
            <w:tcW w:w="941" w:type="dxa"/>
          </w:tcPr>
          <w:p w14:paraId="1184546B" w14:textId="1CCDBC67" w:rsidR="00C174AB" w:rsidRPr="004F3B18" w:rsidRDefault="00807981" w:rsidP="00B260E9">
            <w:pPr>
              <w:jc w:val="center"/>
              <w:rPr>
                <w:rFonts w:ascii="Calibri" w:hAnsi="Calibri" w:cs="Calibri"/>
              </w:rPr>
            </w:pPr>
            <w:r w:rsidRPr="004F3B18">
              <w:rPr>
                <w:rFonts w:ascii="Calibri" w:hAnsi="Calibri" w:cs="Calibri"/>
              </w:rPr>
              <w:t>-0.82</w:t>
            </w:r>
          </w:p>
        </w:tc>
      </w:tr>
      <w:tr w:rsidR="00C742FE" w:rsidRPr="004F3B18" w14:paraId="5027EF17" w14:textId="77777777" w:rsidTr="00B260E9">
        <w:tc>
          <w:tcPr>
            <w:tcW w:w="703" w:type="dxa"/>
            <w:vMerge/>
          </w:tcPr>
          <w:p w14:paraId="5A16E894" w14:textId="77777777" w:rsidR="00C174AB" w:rsidRPr="004F3B18" w:rsidRDefault="00C174AB" w:rsidP="00B260E9">
            <w:pPr>
              <w:jc w:val="center"/>
              <w:rPr>
                <w:rFonts w:ascii="Calibri" w:hAnsi="Calibri" w:cs="Calibri"/>
              </w:rPr>
            </w:pPr>
          </w:p>
        </w:tc>
        <w:tc>
          <w:tcPr>
            <w:tcW w:w="1124" w:type="dxa"/>
            <w:vMerge w:val="restart"/>
          </w:tcPr>
          <w:p w14:paraId="3BE54B2F" w14:textId="77777777" w:rsidR="00C174AB" w:rsidRPr="004F3B18" w:rsidRDefault="00C174AB" w:rsidP="00B260E9">
            <w:pPr>
              <w:jc w:val="center"/>
              <w:rPr>
                <w:rFonts w:ascii="Calibri" w:hAnsi="Calibri" w:cs="Calibri"/>
              </w:rPr>
            </w:pPr>
            <w:r w:rsidRPr="004F3B18">
              <w:rPr>
                <w:rFonts w:ascii="Calibri" w:hAnsi="Calibri" w:cs="Calibri"/>
              </w:rPr>
              <w:t>25</w:t>
            </w:r>
          </w:p>
        </w:tc>
        <w:tc>
          <w:tcPr>
            <w:tcW w:w="851" w:type="dxa"/>
          </w:tcPr>
          <w:p w14:paraId="6682269C" w14:textId="77777777" w:rsidR="00C174AB" w:rsidRPr="004F3B18" w:rsidRDefault="00C174AB" w:rsidP="00B260E9">
            <w:pPr>
              <w:jc w:val="center"/>
              <w:rPr>
                <w:rFonts w:ascii="Calibri" w:hAnsi="Calibri" w:cs="Calibri"/>
              </w:rPr>
            </w:pPr>
            <w:r w:rsidRPr="004F3B18">
              <w:rPr>
                <w:rFonts w:ascii="Calibri" w:hAnsi="Calibri" w:cs="Calibri"/>
              </w:rPr>
              <w:t>20</w:t>
            </w:r>
          </w:p>
        </w:tc>
        <w:tc>
          <w:tcPr>
            <w:tcW w:w="753" w:type="dxa"/>
          </w:tcPr>
          <w:p w14:paraId="2A101507" w14:textId="609D78BF" w:rsidR="00C174AB" w:rsidRPr="004F3B18" w:rsidRDefault="00CE0259" w:rsidP="00B260E9">
            <w:pPr>
              <w:jc w:val="center"/>
              <w:rPr>
                <w:rFonts w:ascii="Calibri" w:hAnsi="Calibri" w:cs="Calibri"/>
              </w:rPr>
            </w:pPr>
            <w:r w:rsidRPr="004F3B18">
              <w:rPr>
                <w:rFonts w:ascii="Calibri" w:hAnsi="Calibri" w:cs="Calibri"/>
              </w:rPr>
              <w:t>2.77</w:t>
            </w:r>
          </w:p>
        </w:tc>
        <w:tc>
          <w:tcPr>
            <w:tcW w:w="671" w:type="dxa"/>
          </w:tcPr>
          <w:p w14:paraId="460365AA" w14:textId="5E894CB8" w:rsidR="00C174AB" w:rsidRPr="004F3B18" w:rsidRDefault="00CE0259" w:rsidP="00B260E9">
            <w:pPr>
              <w:jc w:val="center"/>
              <w:rPr>
                <w:rFonts w:ascii="Calibri" w:hAnsi="Calibri" w:cs="Calibri"/>
              </w:rPr>
            </w:pPr>
            <w:r w:rsidRPr="004F3B18">
              <w:rPr>
                <w:rFonts w:ascii="Calibri" w:hAnsi="Calibri" w:cs="Calibri"/>
              </w:rPr>
              <w:t>0.88</w:t>
            </w:r>
          </w:p>
        </w:tc>
        <w:tc>
          <w:tcPr>
            <w:tcW w:w="1285" w:type="dxa"/>
          </w:tcPr>
          <w:p w14:paraId="0B600679" w14:textId="1EE28BC0" w:rsidR="00C174AB" w:rsidRPr="004F3B18" w:rsidRDefault="00CE0259" w:rsidP="00B260E9">
            <w:pPr>
              <w:jc w:val="center"/>
              <w:rPr>
                <w:rFonts w:ascii="Calibri" w:hAnsi="Calibri" w:cs="Calibri"/>
              </w:rPr>
            </w:pPr>
            <w:r w:rsidRPr="004F3B18">
              <w:rPr>
                <w:rFonts w:ascii="Calibri" w:hAnsi="Calibri" w:cs="Calibri"/>
              </w:rPr>
              <w:t>1.23</w:t>
            </w:r>
          </w:p>
        </w:tc>
        <w:tc>
          <w:tcPr>
            <w:tcW w:w="850" w:type="dxa"/>
          </w:tcPr>
          <w:p w14:paraId="7DE51004" w14:textId="4A8E3E6E" w:rsidR="00C174AB" w:rsidRPr="004F3B18" w:rsidRDefault="00CE0259" w:rsidP="00B260E9">
            <w:pPr>
              <w:jc w:val="center"/>
              <w:rPr>
                <w:rFonts w:ascii="Calibri" w:hAnsi="Calibri" w:cs="Calibri"/>
              </w:rPr>
            </w:pPr>
            <w:r w:rsidRPr="004F3B18">
              <w:rPr>
                <w:rFonts w:ascii="Calibri" w:hAnsi="Calibri" w:cs="Calibri"/>
              </w:rPr>
              <w:t>3.48</w:t>
            </w:r>
          </w:p>
        </w:tc>
        <w:tc>
          <w:tcPr>
            <w:tcW w:w="851" w:type="dxa"/>
          </w:tcPr>
          <w:p w14:paraId="57A47545" w14:textId="1EBA985C" w:rsidR="00C174AB" w:rsidRPr="004F3B18" w:rsidRDefault="006E095C" w:rsidP="00B260E9">
            <w:pPr>
              <w:jc w:val="center"/>
              <w:rPr>
                <w:rFonts w:ascii="Calibri" w:hAnsi="Calibri" w:cs="Calibri"/>
              </w:rPr>
            </w:pPr>
            <w:r w:rsidRPr="004F3B18">
              <w:rPr>
                <w:rFonts w:ascii="Calibri" w:hAnsi="Calibri" w:cs="Calibri"/>
              </w:rPr>
              <w:t>-5.91</w:t>
            </w:r>
          </w:p>
        </w:tc>
        <w:tc>
          <w:tcPr>
            <w:tcW w:w="992" w:type="dxa"/>
          </w:tcPr>
          <w:p w14:paraId="5B33AFCE" w14:textId="540C2A1A" w:rsidR="00C174AB" w:rsidRPr="004F3B18" w:rsidRDefault="006E095C" w:rsidP="00B260E9">
            <w:pPr>
              <w:jc w:val="center"/>
              <w:rPr>
                <w:rFonts w:ascii="Calibri" w:hAnsi="Calibri" w:cs="Calibri"/>
              </w:rPr>
            </w:pPr>
            <w:r w:rsidRPr="004F3B18">
              <w:rPr>
                <w:rFonts w:ascii="Calibri" w:hAnsi="Calibri" w:cs="Calibri"/>
              </w:rPr>
              <w:t>7.31</w:t>
            </w:r>
          </w:p>
        </w:tc>
        <w:tc>
          <w:tcPr>
            <w:tcW w:w="941" w:type="dxa"/>
          </w:tcPr>
          <w:p w14:paraId="68EC6692" w14:textId="3A513C02" w:rsidR="00C174AB" w:rsidRPr="004F3B18" w:rsidRDefault="006E095C" w:rsidP="00B260E9">
            <w:pPr>
              <w:jc w:val="center"/>
              <w:rPr>
                <w:rFonts w:ascii="Calibri" w:hAnsi="Calibri" w:cs="Calibri"/>
              </w:rPr>
            </w:pPr>
            <w:r w:rsidRPr="004F3B18">
              <w:rPr>
                <w:rFonts w:ascii="Calibri" w:hAnsi="Calibri" w:cs="Calibri"/>
              </w:rPr>
              <w:t>-32.38</w:t>
            </w:r>
          </w:p>
        </w:tc>
      </w:tr>
      <w:tr w:rsidR="00C742FE" w:rsidRPr="004F3B18" w14:paraId="606EFEAD" w14:textId="77777777" w:rsidTr="00B260E9">
        <w:tc>
          <w:tcPr>
            <w:tcW w:w="703" w:type="dxa"/>
            <w:vMerge/>
          </w:tcPr>
          <w:p w14:paraId="270C2F75" w14:textId="77777777" w:rsidR="00C174AB" w:rsidRPr="004F3B18" w:rsidRDefault="00C174AB" w:rsidP="00B260E9">
            <w:pPr>
              <w:jc w:val="center"/>
              <w:rPr>
                <w:rFonts w:ascii="Calibri" w:hAnsi="Calibri" w:cs="Calibri"/>
              </w:rPr>
            </w:pPr>
          </w:p>
        </w:tc>
        <w:tc>
          <w:tcPr>
            <w:tcW w:w="1124" w:type="dxa"/>
            <w:vMerge/>
          </w:tcPr>
          <w:p w14:paraId="198556C6" w14:textId="77777777" w:rsidR="00C174AB" w:rsidRPr="004F3B18" w:rsidRDefault="00C174AB" w:rsidP="00B260E9">
            <w:pPr>
              <w:jc w:val="center"/>
              <w:rPr>
                <w:rFonts w:ascii="Calibri" w:hAnsi="Calibri" w:cs="Calibri"/>
              </w:rPr>
            </w:pPr>
          </w:p>
        </w:tc>
        <w:tc>
          <w:tcPr>
            <w:tcW w:w="851" w:type="dxa"/>
          </w:tcPr>
          <w:p w14:paraId="2B5EB768" w14:textId="77777777" w:rsidR="00C174AB" w:rsidRPr="004F3B18" w:rsidRDefault="00C174AB" w:rsidP="00B260E9">
            <w:pPr>
              <w:jc w:val="center"/>
              <w:rPr>
                <w:rFonts w:ascii="Calibri" w:hAnsi="Calibri" w:cs="Calibri"/>
              </w:rPr>
            </w:pPr>
            <w:r w:rsidRPr="004F3B18">
              <w:rPr>
                <w:rFonts w:ascii="Calibri" w:hAnsi="Calibri" w:cs="Calibri"/>
              </w:rPr>
              <w:t>50</w:t>
            </w:r>
          </w:p>
        </w:tc>
        <w:tc>
          <w:tcPr>
            <w:tcW w:w="753" w:type="dxa"/>
          </w:tcPr>
          <w:p w14:paraId="6BAEE393" w14:textId="139BD680" w:rsidR="00C174AB" w:rsidRPr="004F3B18" w:rsidRDefault="00812753" w:rsidP="00B260E9">
            <w:pPr>
              <w:jc w:val="center"/>
              <w:rPr>
                <w:rFonts w:ascii="Calibri" w:hAnsi="Calibri" w:cs="Calibri"/>
              </w:rPr>
            </w:pPr>
            <w:r w:rsidRPr="004F3B18">
              <w:rPr>
                <w:rFonts w:ascii="Calibri" w:hAnsi="Calibri" w:cs="Calibri"/>
              </w:rPr>
              <w:t>4.39</w:t>
            </w:r>
          </w:p>
        </w:tc>
        <w:tc>
          <w:tcPr>
            <w:tcW w:w="671" w:type="dxa"/>
          </w:tcPr>
          <w:p w14:paraId="2F5D7397" w14:textId="62BAD5A8" w:rsidR="00C174AB" w:rsidRPr="004F3B18" w:rsidRDefault="00812753" w:rsidP="00B260E9">
            <w:pPr>
              <w:jc w:val="center"/>
              <w:rPr>
                <w:rFonts w:ascii="Calibri" w:hAnsi="Calibri" w:cs="Calibri"/>
              </w:rPr>
            </w:pPr>
            <w:r w:rsidRPr="004F3B18">
              <w:rPr>
                <w:rFonts w:ascii="Calibri" w:hAnsi="Calibri" w:cs="Calibri"/>
              </w:rPr>
              <w:t>0.77</w:t>
            </w:r>
          </w:p>
        </w:tc>
        <w:tc>
          <w:tcPr>
            <w:tcW w:w="1285" w:type="dxa"/>
          </w:tcPr>
          <w:p w14:paraId="2F2844FE" w14:textId="22CCC331" w:rsidR="00C174AB" w:rsidRPr="004F3B18" w:rsidRDefault="00812753" w:rsidP="00B260E9">
            <w:pPr>
              <w:jc w:val="center"/>
              <w:rPr>
                <w:rFonts w:ascii="Calibri" w:hAnsi="Calibri" w:cs="Calibri"/>
              </w:rPr>
            </w:pPr>
            <w:r w:rsidRPr="004F3B18">
              <w:rPr>
                <w:rFonts w:ascii="Calibri" w:hAnsi="Calibri" w:cs="Calibri"/>
              </w:rPr>
              <w:t>2.31</w:t>
            </w:r>
          </w:p>
        </w:tc>
        <w:tc>
          <w:tcPr>
            <w:tcW w:w="850" w:type="dxa"/>
          </w:tcPr>
          <w:p w14:paraId="36EB95A5" w14:textId="46893A07" w:rsidR="00C174AB" w:rsidRPr="004F3B18" w:rsidRDefault="007276E6" w:rsidP="00B260E9">
            <w:pPr>
              <w:jc w:val="center"/>
              <w:rPr>
                <w:rFonts w:ascii="Calibri" w:hAnsi="Calibri" w:cs="Calibri"/>
              </w:rPr>
            </w:pPr>
            <w:r w:rsidRPr="004F3B18">
              <w:rPr>
                <w:rFonts w:ascii="Calibri" w:hAnsi="Calibri" w:cs="Calibri"/>
              </w:rPr>
              <w:t>5.36</w:t>
            </w:r>
          </w:p>
        </w:tc>
        <w:tc>
          <w:tcPr>
            <w:tcW w:w="851" w:type="dxa"/>
          </w:tcPr>
          <w:p w14:paraId="06D8BED3" w14:textId="34336952" w:rsidR="00C174AB" w:rsidRPr="004F3B18" w:rsidRDefault="007276E6" w:rsidP="00B260E9">
            <w:pPr>
              <w:jc w:val="center"/>
              <w:rPr>
                <w:rFonts w:ascii="Calibri" w:hAnsi="Calibri" w:cs="Calibri"/>
              </w:rPr>
            </w:pPr>
            <w:r w:rsidRPr="004F3B18">
              <w:rPr>
                <w:rFonts w:ascii="Calibri" w:hAnsi="Calibri" w:cs="Calibri"/>
              </w:rPr>
              <w:t>-12.84</w:t>
            </w:r>
          </w:p>
        </w:tc>
        <w:tc>
          <w:tcPr>
            <w:tcW w:w="992" w:type="dxa"/>
          </w:tcPr>
          <w:p w14:paraId="441D5D00" w14:textId="48E4870A" w:rsidR="00C174AB" w:rsidRPr="004F3B18" w:rsidRDefault="007276E6" w:rsidP="00B260E9">
            <w:pPr>
              <w:jc w:val="center"/>
              <w:rPr>
                <w:rFonts w:ascii="Calibri" w:hAnsi="Calibri" w:cs="Calibri"/>
              </w:rPr>
            </w:pPr>
            <w:r w:rsidRPr="004F3B18">
              <w:rPr>
                <w:rFonts w:ascii="Calibri" w:hAnsi="Calibri" w:cs="Calibri"/>
              </w:rPr>
              <w:t>8.03</w:t>
            </w:r>
          </w:p>
        </w:tc>
        <w:tc>
          <w:tcPr>
            <w:tcW w:w="941" w:type="dxa"/>
          </w:tcPr>
          <w:p w14:paraId="35859341" w14:textId="218D7696" w:rsidR="00C174AB" w:rsidRPr="004F3B18" w:rsidRDefault="007276E6" w:rsidP="00B260E9">
            <w:pPr>
              <w:jc w:val="center"/>
              <w:rPr>
                <w:rFonts w:ascii="Calibri" w:hAnsi="Calibri" w:cs="Calibri"/>
              </w:rPr>
            </w:pPr>
            <w:r w:rsidRPr="004F3B18">
              <w:rPr>
                <w:rFonts w:ascii="Calibri" w:hAnsi="Calibri" w:cs="Calibri"/>
              </w:rPr>
              <w:t>-35.68</w:t>
            </w:r>
          </w:p>
        </w:tc>
      </w:tr>
      <w:tr w:rsidR="00C742FE" w:rsidRPr="004F3B18" w14:paraId="402DACB7" w14:textId="77777777" w:rsidTr="00B260E9">
        <w:tc>
          <w:tcPr>
            <w:tcW w:w="703" w:type="dxa"/>
            <w:vMerge/>
          </w:tcPr>
          <w:p w14:paraId="1D2D196D" w14:textId="77777777" w:rsidR="00C174AB" w:rsidRPr="004F3B18" w:rsidRDefault="00C174AB" w:rsidP="00B260E9">
            <w:pPr>
              <w:jc w:val="center"/>
              <w:rPr>
                <w:rFonts w:ascii="Calibri" w:hAnsi="Calibri" w:cs="Calibri"/>
              </w:rPr>
            </w:pPr>
          </w:p>
        </w:tc>
        <w:tc>
          <w:tcPr>
            <w:tcW w:w="1124" w:type="dxa"/>
            <w:vMerge/>
          </w:tcPr>
          <w:p w14:paraId="6635379F" w14:textId="77777777" w:rsidR="00C174AB" w:rsidRPr="004F3B18" w:rsidRDefault="00C174AB" w:rsidP="00B260E9">
            <w:pPr>
              <w:jc w:val="center"/>
              <w:rPr>
                <w:rFonts w:ascii="Calibri" w:hAnsi="Calibri" w:cs="Calibri"/>
              </w:rPr>
            </w:pPr>
          </w:p>
        </w:tc>
        <w:tc>
          <w:tcPr>
            <w:tcW w:w="851" w:type="dxa"/>
          </w:tcPr>
          <w:p w14:paraId="22A3C47A" w14:textId="77777777" w:rsidR="00C174AB" w:rsidRPr="004F3B18" w:rsidRDefault="00C174AB" w:rsidP="00B260E9">
            <w:pPr>
              <w:jc w:val="center"/>
              <w:rPr>
                <w:rFonts w:ascii="Calibri" w:hAnsi="Calibri" w:cs="Calibri"/>
              </w:rPr>
            </w:pPr>
            <w:r w:rsidRPr="004F3B18">
              <w:rPr>
                <w:rFonts w:ascii="Calibri" w:hAnsi="Calibri" w:cs="Calibri"/>
              </w:rPr>
              <w:t>100</w:t>
            </w:r>
          </w:p>
        </w:tc>
        <w:tc>
          <w:tcPr>
            <w:tcW w:w="753" w:type="dxa"/>
          </w:tcPr>
          <w:p w14:paraId="7FB53D81" w14:textId="6B7493B9" w:rsidR="00C174AB" w:rsidRPr="004F3B18" w:rsidRDefault="00214A63" w:rsidP="00B260E9">
            <w:pPr>
              <w:jc w:val="center"/>
              <w:rPr>
                <w:rFonts w:ascii="Calibri" w:hAnsi="Calibri" w:cs="Calibri"/>
              </w:rPr>
            </w:pPr>
            <w:r w:rsidRPr="004F3B18">
              <w:rPr>
                <w:rFonts w:ascii="Calibri" w:hAnsi="Calibri" w:cs="Calibri"/>
              </w:rPr>
              <w:t>2.26</w:t>
            </w:r>
          </w:p>
        </w:tc>
        <w:tc>
          <w:tcPr>
            <w:tcW w:w="671" w:type="dxa"/>
          </w:tcPr>
          <w:p w14:paraId="67057F1D" w14:textId="2206343E" w:rsidR="00C174AB" w:rsidRPr="004F3B18" w:rsidRDefault="00214A63" w:rsidP="00B260E9">
            <w:pPr>
              <w:jc w:val="center"/>
              <w:rPr>
                <w:rFonts w:ascii="Calibri" w:hAnsi="Calibri" w:cs="Calibri"/>
              </w:rPr>
            </w:pPr>
            <w:r w:rsidRPr="004F3B18">
              <w:rPr>
                <w:rFonts w:ascii="Calibri" w:hAnsi="Calibri" w:cs="Calibri"/>
              </w:rPr>
              <w:t>0.92</w:t>
            </w:r>
          </w:p>
        </w:tc>
        <w:tc>
          <w:tcPr>
            <w:tcW w:w="1285" w:type="dxa"/>
          </w:tcPr>
          <w:p w14:paraId="58EA621C" w14:textId="1846EDEB" w:rsidR="00C174AB" w:rsidRPr="004F3B18" w:rsidRDefault="00982A5E" w:rsidP="00B260E9">
            <w:pPr>
              <w:jc w:val="center"/>
              <w:rPr>
                <w:rFonts w:ascii="Calibri" w:hAnsi="Calibri" w:cs="Calibri"/>
              </w:rPr>
            </w:pPr>
            <w:r w:rsidRPr="004F3B18">
              <w:rPr>
                <w:rFonts w:ascii="Calibri" w:hAnsi="Calibri" w:cs="Calibri"/>
              </w:rPr>
              <w:t>0.82</w:t>
            </w:r>
          </w:p>
        </w:tc>
        <w:tc>
          <w:tcPr>
            <w:tcW w:w="850" w:type="dxa"/>
          </w:tcPr>
          <w:p w14:paraId="32C2BF90" w14:textId="32749133" w:rsidR="00C174AB" w:rsidRPr="004F3B18" w:rsidRDefault="00982A5E" w:rsidP="00B260E9">
            <w:pPr>
              <w:jc w:val="center"/>
              <w:rPr>
                <w:rFonts w:ascii="Calibri" w:hAnsi="Calibri" w:cs="Calibri"/>
              </w:rPr>
            </w:pPr>
            <w:r w:rsidRPr="004F3B18">
              <w:rPr>
                <w:rFonts w:ascii="Calibri" w:hAnsi="Calibri" w:cs="Calibri"/>
              </w:rPr>
              <w:t>2.55</w:t>
            </w:r>
          </w:p>
        </w:tc>
        <w:tc>
          <w:tcPr>
            <w:tcW w:w="851" w:type="dxa"/>
          </w:tcPr>
          <w:p w14:paraId="743BC6A9" w14:textId="274BF99E" w:rsidR="00C174AB" w:rsidRPr="004F3B18" w:rsidRDefault="00982A5E" w:rsidP="00B260E9">
            <w:pPr>
              <w:jc w:val="center"/>
              <w:rPr>
                <w:rFonts w:ascii="Calibri" w:hAnsi="Calibri" w:cs="Calibri"/>
              </w:rPr>
            </w:pPr>
            <w:r w:rsidRPr="004F3B18">
              <w:rPr>
                <w:rFonts w:ascii="Calibri" w:hAnsi="Calibri" w:cs="Calibri"/>
              </w:rPr>
              <w:t>-2.05</w:t>
            </w:r>
          </w:p>
        </w:tc>
        <w:tc>
          <w:tcPr>
            <w:tcW w:w="992" w:type="dxa"/>
          </w:tcPr>
          <w:p w14:paraId="344128F2" w14:textId="3DC85D5D" w:rsidR="00C174AB" w:rsidRPr="004F3B18" w:rsidRDefault="001216CA" w:rsidP="00B260E9">
            <w:pPr>
              <w:jc w:val="center"/>
              <w:rPr>
                <w:rFonts w:ascii="Calibri" w:hAnsi="Calibri" w:cs="Calibri"/>
              </w:rPr>
            </w:pPr>
            <w:r w:rsidRPr="004F3B18">
              <w:rPr>
                <w:rFonts w:ascii="Calibri" w:hAnsi="Calibri" w:cs="Calibri"/>
              </w:rPr>
              <w:t>2.69</w:t>
            </w:r>
          </w:p>
        </w:tc>
        <w:tc>
          <w:tcPr>
            <w:tcW w:w="941" w:type="dxa"/>
          </w:tcPr>
          <w:p w14:paraId="42CCA6F4" w14:textId="0B1D12CE" w:rsidR="00C174AB" w:rsidRPr="004F3B18" w:rsidRDefault="001216CA" w:rsidP="00B260E9">
            <w:pPr>
              <w:jc w:val="center"/>
              <w:rPr>
                <w:rFonts w:ascii="Calibri" w:hAnsi="Calibri" w:cs="Calibri"/>
              </w:rPr>
            </w:pPr>
            <w:r w:rsidRPr="004F3B18">
              <w:rPr>
                <w:rFonts w:ascii="Calibri" w:hAnsi="Calibri" w:cs="Calibri"/>
              </w:rPr>
              <w:t>-3.22</w:t>
            </w:r>
          </w:p>
        </w:tc>
      </w:tr>
      <w:tr w:rsidR="00C742FE" w:rsidRPr="004F3B18" w14:paraId="2635DF43" w14:textId="77777777" w:rsidTr="00B260E9">
        <w:tc>
          <w:tcPr>
            <w:tcW w:w="703" w:type="dxa"/>
            <w:vMerge/>
          </w:tcPr>
          <w:p w14:paraId="3347CCA9" w14:textId="77777777" w:rsidR="00C174AB" w:rsidRPr="004F3B18" w:rsidRDefault="00C174AB" w:rsidP="00B260E9">
            <w:pPr>
              <w:jc w:val="center"/>
              <w:rPr>
                <w:rFonts w:ascii="Calibri" w:hAnsi="Calibri" w:cs="Calibri"/>
              </w:rPr>
            </w:pPr>
          </w:p>
        </w:tc>
        <w:tc>
          <w:tcPr>
            <w:tcW w:w="1124" w:type="dxa"/>
            <w:vMerge/>
          </w:tcPr>
          <w:p w14:paraId="6483439D" w14:textId="77777777" w:rsidR="00C174AB" w:rsidRPr="004F3B18" w:rsidRDefault="00C174AB" w:rsidP="00B260E9">
            <w:pPr>
              <w:jc w:val="center"/>
              <w:rPr>
                <w:rFonts w:ascii="Calibri" w:hAnsi="Calibri" w:cs="Calibri"/>
              </w:rPr>
            </w:pPr>
          </w:p>
        </w:tc>
        <w:tc>
          <w:tcPr>
            <w:tcW w:w="851" w:type="dxa"/>
          </w:tcPr>
          <w:p w14:paraId="1AC5BE2C" w14:textId="77777777" w:rsidR="00C174AB" w:rsidRPr="004F3B18" w:rsidRDefault="00C174AB" w:rsidP="00B260E9">
            <w:pPr>
              <w:jc w:val="center"/>
              <w:rPr>
                <w:rFonts w:ascii="Calibri" w:hAnsi="Calibri" w:cs="Calibri"/>
              </w:rPr>
            </w:pPr>
            <w:r w:rsidRPr="004F3B18">
              <w:rPr>
                <w:rFonts w:ascii="Calibri" w:hAnsi="Calibri" w:cs="Calibri"/>
              </w:rPr>
              <w:t>150</w:t>
            </w:r>
          </w:p>
        </w:tc>
        <w:tc>
          <w:tcPr>
            <w:tcW w:w="753" w:type="dxa"/>
          </w:tcPr>
          <w:p w14:paraId="2F1D532F" w14:textId="57CE9CB7" w:rsidR="00C174AB" w:rsidRPr="004F3B18" w:rsidRDefault="00EF3C1E" w:rsidP="00B260E9">
            <w:pPr>
              <w:jc w:val="center"/>
              <w:rPr>
                <w:rFonts w:ascii="Calibri" w:hAnsi="Calibri" w:cs="Calibri"/>
              </w:rPr>
            </w:pPr>
            <w:r w:rsidRPr="004F3B18">
              <w:rPr>
                <w:rFonts w:ascii="Calibri" w:hAnsi="Calibri" w:cs="Calibri"/>
              </w:rPr>
              <w:t>1.96</w:t>
            </w:r>
          </w:p>
        </w:tc>
        <w:tc>
          <w:tcPr>
            <w:tcW w:w="671" w:type="dxa"/>
          </w:tcPr>
          <w:p w14:paraId="130D0A91" w14:textId="2A70E660" w:rsidR="00C174AB" w:rsidRPr="004F3B18" w:rsidRDefault="00733E93" w:rsidP="00B260E9">
            <w:pPr>
              <w:jc w:val="center"/>
              <w:rPr>
                <w:rFonts w:ascii="Calibri" w:hAnsi="Calibri" w:cs="Calibri"/>
              </w:rPr>
            </w:pPr>
            <w:r w:rsidRPr="004F3B18">
              <w:rPr>
                <w:rFonts w:ascii="Calibri" w:hAnsi="Calibri" w:cs="Calibri"/>
              </w:rPr>
              <w:t>0.94</w:t>
            </w:r>
          </w:p>
        </w:tc>
        <w:tc>
          <w:tcPr>
            <w:tcW w:w="1285" w:type="dxa"/>
          </w:tcPr>
          <w:p w14:paraId="765B2401" w14:textId="5318831D" w:rsidR="00C174AB" w:rsidRPr="004F3B18" w:rsidRDefault="00960C90" w:rsidP="00B260E9">
            <w:pPr>
              <w:jc w:val="center"/>
              <w:rPr>
                <w:rFonts w:ascii="Calibri" w:hAnsi="Calibri" w:cs="Calibri"/>
              </w:rPr>
            </w:pPr>
            <w:r w:rsidRPr="004F3B18">
              <w:rPr>
                <w:rFonts w:ascii="Calibri" w:hAnsi="Calibri" w:cs="Calibri"/>
              </w:rPr>
              <w:t>1.13</w:t>
            </w:r>
          </w:p>
        </w:tc>
        <w:tc>
          <w:tcPr>
            <w:tcW w:w="850" w:type="dxa"/>
          </w:tcPr>
          <w:p w14:paraId="21813792" w14:textId="569DBC8E" w:rsidR="00C174AB" w:rsidRPr="004F3B18" w:rsidRDefault="001D30AD" w:rsidP="00B260E9">
            <w:pPr>
              <w:jc w:val="center"/>
              <w:rPr>
                <w:rFonts w:ascii="Calibri" w:hAnsi="Calibri" w:cs="Calibri"/>
              </w:rPr>
            </w:pPr>
            <w:r w:rsidRPr="004F3B18">
              <w:rPr>
                <w:rFonts w:ascii="Calibri" w:hAnsi="Calibri" w:cs="Calibri"/>
              </w:rPr>
              <w:t>3.19</w:t>
            </w:r>
          </w:p>
        </w:tc>
        <w:tc>
          <w:tcPr>
            <w:tcW w:w="851" w:type="dxa"/>
          </w:tcPr>
          <w:p w14:paraId="753DA398" w14:textId="00662667" w:rsidR="00C174AB" w:rsidRPr="004F3B18" w:rsidRDefault="001D30AD" w:rsidP="00B260E9">
            <w:pPr>
              <w:jc w:val="center"/>
              <w:rPr>
                <w:rFonts w:ascii="Calibri" w:hAnsi="Calibri" w:cs="Calibri"/>
              </w:rPr>
            </w:pPr>
            <w:r w:rsidRPr="004F3B18">
              <w:rPr>
                <w:rFonts w:ascii="Calibri" w:hAnsi="Calibri" w:cs="Calibri"/>
              </w:rPr>
              <w:t>-4.87</w:t>
            </w:r>
          </w:p>
        </w:tc>
        <w:tc>
          <w:tcPr>
            <w:tcW w:w="992" w:type="dxa"/>
          </w:tcPr>
          <w:p w14:paraId="58B9E9F7" w14:textId="236C6BCD" w:rsidR="00C174AB" w:rsidRPr="004F3B18" w:rsidRDefault="001D30AD" w:rsidP="00B260E9">
            <w:pPr>
              <w:jc w:val="center"/>
              <w:rPr>
                <w:rFonts w:ascii="Calibri" w:hAnsi="Calibri" w:cs="Calibri"/>
              </w:rPr>
            </w:pPr>
            <w:r w:rsidRPr="004F3B18">
              <w:rPr>
                <w:rFonts w:ascii="Calibri" w:hAnsi="Calibri" w:cs="Calibri"/>
              </w:rPr>
              <w:t>7.09</w:t>
            </w:r>
          </w:p>
        </w:tc>
        <w:tc>
          <w:tcPr>
            <w:tcW w:w="941" w:type="dxa"/>
          </w:tcPr>
          <w:p w14:paraId="6F518A5C" w14:textId="72B46BE1" w:rsidR="00C174AB" w:rsidRPr="004F3B18" w:rsidRDefault="001D30AD" w:rsidP="00B260E9">
            <w:pPr>
              <w:jc w:val="center"/>
              <w:rPr>
                <w:rFonts w:ascii="Calibri" w:hAnsi="Calibri" w:cs="Calibri"/>
              </w:rPr>
            </w:pPr>
            <w:r w:rsidRPr="004F3B18">
              <w:rPr>
                <w:rFonts w:ascii="Calibri" w:hAnsi="Calibri" w:cs="Calibri"/>
              </w:rPr>
              <w:t>-31.22</w:t>
            </w:r>
          </w:p>
        </w:tc>
      </w:tr>
      <w:tr w:rsidR="00C742FE" w:rsidRPr="004F3B18" w14:paraId="2BAA42A9" w14:textId="77777777" w:rsidTr="00B260E9">
        <w:tc>
          <w:tcPr>
            <w:tcW w:w="703" w:type="dxa"/>
            <w:vMerge/>
          </w:tcPr>
          <w:p w14:paraId="7BC2E048" w14:textId="77777777" w:rsidR="00C174AB" w:rsidRPr="004F3B18" w:rsidRDefault="00C174AB" w:rsidP="00B260E9">
            <w:pPr>
              <w:jc w:val="center"/>
              <w:rPr>
                <w:rFonts w:ascii="Calibri" w:hAnsi="Calibri" w:cs="Calibri"/>
              </w:rPr>
            </w:pPr>
          </w:p>
        </w:tc>
        <w:tc>
          <w:tcPr>
            <w:tcW w:w="1124" w:type="dxa"/>
            <w:vMerge w:val="restart"/>
          </w:tcPr>
          <w:p w14:paraId="7E232D47" w14:textId="77777777" w:rsidR="00C174AB" w:rsidRPr="004F3B18" w:rsidRDefault="00C174AB" w:rsidP="00B260E9">
            <w:pPr>
              <w:jc w:val="center"/>
              <w:rPr>
                <w:rFonts w:ascii="Calibri" w:hAnsi="Calibri" w:cs="Calibri"/>
              </w:rPr>
            </w:pPr>
            <w:r w:rsidRPr="004F3B18">
              <w:rPr>
                <w:rFonts w:ascii="Calibri" w:hAnsi="Calibri" w:cs="Calibri"/>
              </w:rPr>
              <w:t>50</w:t>
            </w:r>
          </w:p>
        </w:tc>
        <w:tc>
          <w:tcPr>
            <w:tcW w:w="851" w:type="dxa"/>
          </w:tcPr>
          <w:p w14:paraId="268CF834" w14:textId="77777777" w:rsidR="00C174AB" w:rsidRPr="004F3B18" w:rsidRDefault="00C174AB" w:rsidP="00B260E9">
            <w:pPr>
              <w:jc w:val="center"/>
              <w:rPr>
                <w:rFonts w:ascii="Calibri" w:hAnsi="Calibri" w:cs="Calibri"/>
              </w:rPr>
            </w:pPr>
            <w:r w:rsidRPr="004F3B18">
              <w:rPr>
                <w:rFonts w:ascii="Calibri" w:hAnsi="Calibri" w:cs="Calibri"/>
              </w:rPr>
              <w:t>20</w:t>
            </w:r>
          </w:p>
        </w:tc>
        <w:tc>
          <w:tcPr>
            <w:tcW w:w="753" w:type="dxa"/>
          </w:tcPr>
          <w:p w14:paraId="091A9CAA" w14:textId="3D92178A" w:rsidR="00C174AB" w:rsidRPr="004F3B18" w:rsidRDefault="00CE4F18" w:rsidP="00B260E9">
            <w:pPr>
              <w:jc w:val="center"/>
              <w:rPr>
                <w:rFonts w:ascii="Calibri" w:hAnsi="Calibri" w:cs="Calibri"/>
              </w:rPr>
            </w:pPr>
            <w:r w:rsidRPr="004F3B18">
              <w:rPr>
                <w:rFonts w:ascii="Calibri" w:hAnsi="Calibri" w:cs="Calibri"/>
              </w:rPr>
              <w:t>3.36</w:t>
            </w:r>
          </w:p>
        </w:tc>
        <w:tc>
          <w:tcPr>
            <w:tcW w:w="671" w:type="dxa"/>
          </w:tcPr>
          <w:p w14:paraId="5CF8DAF5" w14:textId="5972B383" w:rsidR="00C174AB" w:rsidRPr="004F3B18" w:rsidRDefault="00AF778C" w:rsidP="00B260E9">
            <w:pPr>
              <w:jc w:val="center"/>
              <w:rPr>
                <w:rFonts w:ascii="Calibri" w:hAnsi="Calibri" w:cs="Calibri"/>
              </w:rPr>
            </w:pPr>
            <w:r w:rsidRPr="004F3B18">
              <w:rPr>
                <w:rFonts w:ascii="Calibri" w:hAnsi="Calibri" w:cs="Calibri"/>
              </w:rPr>
              <w:t>0.84</w:t>
            </w:r>
          </w:p>
        </w:tc>
        <w:tc>
          <w:tcPr>
            <w:tcW w:w="1285" w:type="dxa"/>
          </w:tcPr>
          <w:p w14:paraId="51F4C17E" w14:textId="225BC2D4" w:rsidR="00C174AB" w:rsidRPr="004F3B18" w:rsidRDefault="00AF778C" w:rsidP="00B260E9">
            <w:pPr>
              <w:jc w:val="center"/>
              <w:rPr>
                <w:rFonts w:ascii="Calibri" w:hAnsi="Calibri" w:cs="Calibri"/>
              </w:rPr>
            </w:pPr>
            <w:r w:rsidRPr="004F3B18">
              <w:rPr>
                <w:rFonts w:ascii="Calibri" w:hAnsi="Calibri" w:cs="Calibri"/>
              </w:rPr>
              <w:t>0.96</w:t>
            </w:r>
          </w:p>
        </w:tc>
        <w:tc>
          <w:tcPr>
            <w:tcW w:w="850" w:type="dxa"/>
          </w:tcPr>
          <w:p w14:paraId="35AFEC78" w14:textId="5FB3ACF2" w:rsidR="00C174AB" w:rsidRPr="004F3B18" w:rsidRDefault="00AF778C" w:rsidP="00B260E9">
            <w:pPr>
              <w:jc w:val="center"/>
              <w:rPr>
                <w:rFonts w:ascii="Calibri" w:hAnsi="Calibri" w:cs="Calibri"/>
              </w:rPr>
            </w:pPr>
            <w:r w:rsidRPr="004F3B18">
              <w:rPr>
                <w:rFonts w:ascii="Calibri" w:hAnsi="Calibri" w:cs="Calibri"/>
              </w:rPr>
              <w:t>1.55</w:t>
            </w:r>
          </w:p>
        </w:tc>
        <w:tc>
          <w:tcPr>
            <w:tcW w:w="851" w:type="dxa"/>
          </w:tcPr>
          <w:p w14:paraId="390F8E70" w14:textId="10807C12" w:rsidR="00C174AB" w:rsidRPr="004F3B18" w:rsidRDefault="00133BDF" w:rsidP="00B260E9">
            <w:pPr>
              <w:jc w:val="center"/>
              <w:rPr>
                <w:rFonts w:ascii="Calibri" w:hAnsi="Calibri" w:cs="Calibri"/>
              </w:rPr>
            </w:pPr>
            <w:r w:rsidRPr="004F3B18">
              <w:rPr>
                <w:rFonts w:ascii="Calibri" w:hAnsi="Calibri" w:cs="Calibri"/>
              </w:rPr>
              <w:t>-0.32</w:t>
            </w:r>
          </w:p>
        </w:tc>
        <w:tc>
          <w:tcPr>
            <w:tcW w:w="992" w:type="dxa"/>
          </w:tcPr>
          <w:p w14:paraId="24D8262C" w14:textId="75724722" w:rsidR="00C174AB" w:rsidRPr="004F3B18" w:rsidRDefault="00133BDF" w:rsidP="00B260E9">
            <w:pPr>
              <w:jc w:val="center"/>
              <w:rPr>
                <w:rFonts w:ascii="Calibri" w:hAnsi="Calibri" w:cs="Calibri"/>
              </w:rPr>
            </w:pPr>
            <w:r w:rsidRPr="004F3B18">
              <w:rPr>
                <w:rFonts w:ascii="Calibri" w:hAnsi="Calibri" w:cs="Calibri"/>
              </w:rPr>
              <w:t>1.49</w:t>
            </w:r>
          </w:p>
        </w:tc>
        <w:tc>
          <w:tcPr>
            <w:tcW w:w="941" w:type="dxa"/>
          </w:tcPr>
          <w:p w14:paraId="133D2467" w14:textId="446DF595" w:rsidR="00C174AB" w:rsidRPr="004F3B18" w:rsidRDefault="00133BDF" w:rsidP="00B260E9">
            <w:pPr>
              <w:jc w:val="center"/>
              <w:rPr>
                <w:rFonts w:ascii="Calibri" w:hAnsi="Calibri" w:cs="Calibri"/>
              </w:rPr>
            </w:pPr>
            <w:r w:rsidRPr="004F3B18">
              <w:rPr>
                <w:rFonts w:ascii="Calibri" w:hAnsi="Calibri" w:cs="Calibri"/>
              </w:rPr>
              <w:t>-0.38</w:t>
            </w:r>
          </w:p>
        </w:tc>
      </w:tr>
      <w:tr w:rsidR="00C742FE" w:rsidRPr="004F3B18" w14:paraId="2AD59043" w14:textId="77777777" w:rsidTr="00B260E9">
        <w:tc>
          <w:tcPr>
            <w:tcW w:w="703" w:type="dxa"/>
            <w:vMerge/>
          </w:tcPr>
          <w:p w14:paraId="3DCC0C8F" w14:textId="77777777" w:rsidR="00C174AB" w:rsidRPr="004F3B18" w:rsidRDefault="00C174AB" w:rsidP="00B260E9">
            <w:pPr>
              <w:jc w:val="center"/>
              <w:rPr>
                <w:rFonts w:ascii="Calibri" w:hAnsi="Calibri" w:cs="Calibri"/>
              </w:rPr>
            </w:pPr>
          </w:p>
        </w:tc>
        <w:tc>
          <w:tcPr>
            <w:tcW w:w="1124" w:type="dxa"/>
            <w:vMerge/>
          </w:tcPr>
          <w:p w14:paraId="580AA882" w14:textId="77777777" w:rsidR="00C174AB" w:rsidRPr="004F3B18" w:rsidRDefault="00C174AB" w:rsidP="00B260E9">
            <w:pPr>
              <w:jc w:val="center"/>
              <w:rPr>
                <w:rFonts w:ascii="Calibri" w:hAnsi="Calibri" w:cs="Calibri"/>
              </w:rPr>
            </w:pPr>
          </w:p>
        </w:tc>
        <w:tc>
          <w:tcPr>
            <w:tcW w:w="851" w:type="dxa"/>
          </w:tcPr>
          <w:p w14:paraId="2BEF65E9" w14:textId="77777777" w:rsidR="00C174AB" w:rsidRPr="004F3B18" w:rsidRDefault="00C174AB" w:rsidP="00B260E9">
            <w:pPr>
              <w:jc w:val="center"/>
              <w:rPr>
                <w:rFonts w:ascii="Calibri" w:hAnsi="Calibri" w:cs="Calibri"/>
              </w:rPr>
            </w:pPr>
            <w:r w:rsidRPr="004F3B18">
              <w:rPr>
                <w:rFonts w:ascii="Calibri" w:hAnsi="Calibri" w:cs="Calibri"/>
              </w:rPr>
              <w:t>50</w:t>
            </w:r>
          </w:p>
        </w:tc>
        <w:tc>
          <w:tcPr>
            <w:tcW w:w="753" w:type="dxa"/>
          </w:tcPr>
          <w:p w14:paraId="1A255797" w14:textId="67D0B92B" w:rsidR="00C174AB" w:rsidRPr="004F3B18" w:rsidRDefault="008B4ED1" w:rsidP="00B260E9">
            <w:pPr>
              <w:jc w:val="center"/>
              <w:rPr>
                <w:rFonts w:ascii="Calibri" w:hAnsi="Calibri" w:cs="Calibri"/>
              </w:rPr>
            </w:pPr>
            <w:r w:rsidRPr="004F3B18">
              <w:rPr>
                <w:rFonts w:ascii="Calibri" w:hAnsi="Calibri" w:cs="Calibri"/>
              </w:rPr>
              <w:t>3.42</w:t>
            </w:r>
          </w:p>
        </w:tc>
        <w:tc>
          <w:tcPr>
            <w:tcW w:w="671" w:type="dxa"/>
          </w:tcPr>
          <w:p w14:paraId="259DFB52" w14:textId="5A97F972" w:rsidR="00C174AB" w:rsidRPr="004F3B18" w:rsidRDefault="008B4ED1" w:rsidP="00B260E9">
            <w:pPr>
              <w:jc w:val="center"/>
              <w:rPr>
                <w:rFonts w:ascii="Calibri" w:hAnsi="Calibri" w:cs="Calibri"/>
              </w:rPr>
            </w:pPr>
            <w:r w:rsidRPr="004F3B18">
              <w:rPr>
                <w:rFonts w:ascii="Calibri" w:hAnsi="Calibri" w:cs="Calibri"/>
              </w:rPr>
              <w:t>0.85</w:t>
            </w:r>
          </w:p>
        </w:tc>
        <w:tc>
          <w:tcPr>
            <w:tcW w:w="1285" w:type="dxa"/>
          </w:tcPr>
          <w:p w14:paraId="38BF4CDC" w14:textId="74FCFA34" w:rsidR="00C174AB" w:rsidRPr="004F3B18" w:rsidRDefault="00852BFC" w:rsidP="00B260E9">
            <w:pPr>
              <w:jc w:val="center"/>
              <w:rPr>
                <w:rFonts w:ascii="Calibri" w:hAnsi="Calibri" w:cs="Calibri"/>
              </w:rPr>
            </w:pPr>
            <w:r w:rsidRPr="004F3B18">
              <w:rPr>
                <w:rFonts w:ascii="Calibri" w:hAnsi="Calibri" w:cs="Calibri"/>
              </w:rPr>
              <w:t>1.03</w:t>
            </w:r>
          </w:p>
        </w:tc>
        <w:tc>
          <w:tcPr>
            <w:tcW w:w="850" w:type="dxa"/>
          </w:tcPr>
          <w:p w14:paraId="1DF4661F" w14:textId="6993FBD3" w:rsidR="00C174AB" w:rsidRPr="004F3B18" w:rsidRDefault="00852BFC" w:rsidP="00B260E9">
            <w:pPr>
              <w:jc w:val="center"/>
              <w:rPr>
                <w:rFonts w:ascii="Calibri" w:hAnsi="Calibri" w:cs="Calibri"/>
              </w:rPr>
            </w:pPr>
            <w:r w:rsidRPr="004F3B18">
              <w:rPr>
                <w:rFonts w:ascii="Calibri" w:hAnsi="Calibri" w:cs="Calibri"/>
              </w:rPr>
              <w:t>2.29</w:t>
            </w:r>
          </w:p>
        </w:tc>
        <w:tc>
          <w:tcPr>
            <w:tcW w:w="851" w:type="dxa"/>
          </w:tcPr>
          <w:p w14:paraId="43FE70B4" w14:textId="18D47DF2" w:rsidR="00C174AB" w:rsidRPr="004F3B18" w:rsidRDefault="00852BFC" w:rsidP="00B260E9">
            <w:pPr>
              <w:jc w:val="center"/>
              <w:rPr>
                <w:rFonts w:ascii="Calibri" w:hAnsi="Calibri" w:cs="Calibri"/>
              </w:rPr>
            </w:pPr>
            <w:r w:rsidRPr="004F3B18">
              <w:rPr>
                <w:rFonts w:ascii="Calibri" w:hAnsi="Calibri" w:cs="Calibri"/>
              </w:rPr>
              <w:t>-1.49</w:t>
            </w:r>
          </w:p>
        </w:tc>
        <w:tc>
          <w:tcPr>
            <w:tcW w:w="992" w:type="dxa"/>
          </w:tcPr>
          <w:p w14:paraId="13368122" w14:textId="7966FA5E" w:rsidR="00C174AB" w:rsidRPr="004F3B18" w:rsidRDefault="00852BFC" w:rsidP="00B260E9">
            <w:pPr>
              <w:jc w:val="center"/>
              <w:rPr>
                <w:rFonts w:ascii="Calibri" w:hAnsi="Calibri" w:cs="Calibri"/>
              </w:rPr>
            </w:pPr>
            <w:r w:rsidRPr="004F3B18">
              <w:rPr>
                <w:rFonts w:ascii="Calibri" w:hAnsi="Calibri" w:cs="Calibri"/>
              </w:rPr>
              <w:t>2.2</w:t>
            </w:r>
          </w:p>
        </w:tc>
        <w:tc>
          <w:tcPr>
            <w:tcW w:w="941" w:type="dxa"/>
          </w:tcPr>
          <w:p w14:paraId="2D04C3BA" w14:textId="44C3FAD5" w:rsidR="00C174AB" w:rsidRPr="004F3B18" w:rsidRDefault="00852BFC" w:rsidP="00B260E9">
            <w:pPr>
              <w:jc w:val="center"/>
              <w:rPr>
                <w:rFonts w:ascii="Calibri" w:hAnsi="Calibri" w:cs="Calibri"/>
              </w:rPr>
            </w:pPr>
            <w:r w:rsidRPr="004F3B18">
              <w:rPr>
                <w:rFonts w:ascii="Calibri" w:hAnsi="Calibri" w:cs="Calibri"/>
              </w:rPr>
              <w:t>-1.97</w:t>
            </w:r>
          </w:p>
        </w:tc>
      </w:tr>
      <w:tr w:rsidR="00C742FE" w:rsidRPr="004F3B18" w14:paraId="31658B0C" w14:textId="77777777" w:rsidTr="00B260E9">
        <w:tc>
          <w:tcPr>
            <w:tcW w:w="703" w:type="dxa"/>
            <w:vMerge/>
          </w:tcPr>
          <w:p w14:paraId="5E0C1E13" w14:textId="77777777" w:rsidR="00C174AB" w:rsidRPr="004F3B18" w:rsidRDefault="00C174AB" w:rsidP="00B260E9">
            <w:pPr>
              <w:jc w:val="center"/>
              <w:rPr>
                <w:rFonts w:ascii="Calibri" w:hAnsi="Calibri" w:cs="Calibri"/>
              </w:rPr>
            </w:pPr>
          </w:p>
        </w:tc>
        <w:tc>
          <w:tcPr>
            <w:tcW w:w="1124" w:type="dxa"/>
            <w:vMerge/>
          </w:tcPr>
          <w:p w14:paraId="11EAA089" w14:textId="77777777" w:rsidR="00C174AB" w:rsidRPr="004F3B18" w:rsidRDefault="00C174AB" w:rsidP="00B260E9">
            <w:pPr>
              <w:jc w:val="center"/>
              <w:rPr>
                <w:rFonts w:ascii="Calibri" w:hAnsi="Calibri" w:cs="Calibri"/>
              </w:rPr>
            </w:pPr>
          </w:p>
        </w:tc>
        <w:tc>
          <w:tcPr>
            <w:tcW w:w="851" w:type="dxa"/>
          </w:tcPr>
          <w:p w14:paraId="711D753E" w14:textId="77777777" w:rsidR="00C174AB" w:rsidRPr="004F3B18" w:rsidRDefault="00C174AB" w:rsidP="00B260E9">
            <w:pPr>
              <w:jc w:val="center"/>
              <w:rPr>
                <w:rFonts w:ascii="Calibri" w:hAnsi="Calibri" w:cs="Calibri"/>
              </w:rPr>
            </w:pPr>
            <w:r w:rsidRPr="004F3B18">
              <w:rPr>
                <w:rFonts w:ascii="Calibri" w:hAnsi="Calibri" w:cs="Calibri"/>
              </w:rPr>
              <w:t>100</w:t>
            </w:r>
          </w:p>
        </w:tc>
        <w:tc>
          <w:tcPr>
            <w:tcW w:w="753" w:type="dxa"/>
          </w:tcPr>
          <w:p w14:paraId="1227C4B0" w14:textId="675AAF96" w:rsidR="00C174AB" w:rsidRPr="004F3B18" w:rsidRDefault="00365080" w:rsidP="00B260E9">
            <w:pPr>
              <w:jc w:val="center"/>
              <w:rPr>
                <w:rFonts w:ascii="Calibri" w:hAnsi="Calibri" w:cs="Calibri"/>
              </w:rPr>
            </w:pPr>
            <w:r w:rsidRPr="004F3B18">
              <w:rPr>
                <w:rFonts w:ascii="Calibri" w:hAnsi="Calibri" w:cs="Calibri"/>
              </w:rPr>
              <w:t>2.12</w:t>
            </w:r>
          </w:p>
        </w:tc>
        <w:tc>
          <w:tcPr>
            <w:tcW w:w="671" w:type="dxa"/>
          </w:tcPr>
          <w:p w14:paraId="1AB13C7A" w14:textId="212CB61B" w:rsidR="00C174AB" w:rsidRPr="004F3B18" w:rsidRDefault="00365080" w:rsidP="00B260E9">
            <w:pPr>
              <w:jc w:val="center"/>
              <w:rPr>
                <w:rFonts w:ascii="Calibri" w:hAnsi="Calibri" w:cs="Calibri"/>
              </w:rPr>
            </w:pPr>
            <w:r w:rsidRPr="004F3B18">
              <w:rPr>
                <w:rFonts w:ascii="Calibri" w:hAnsi="Calibri" w:cs="Calibri"/>
              </w:rPr>
              <w:t>0.93</w:t>
            </w:r>
          </w:p>
        </w:tc>
        <w:tc>
          <w:tcPr>
            <w:tcW w:w="1285" w:type="dxa"/>
          </w:tcPr>
          <w:p w14:paraId="1C69D210" w14:textId="6F7996CC" w:rsidR="00C174AB" w:rsidRPr="004F3B18" w:rsidRDefault="00365080" w:rsidP="00B260E9">
            <w:pPr>
              <w:jc w:val="center"/>
              <w:rPr>
                <w:rFonts w:ascii="Calibri" w:hAnsi="Calibri" w:cs="Calibri"/>
              </w:rPr>
            </w:pPr>
            <w:r w:rsidRPr="004F3B18">
              <w:rPr>
                <w:rFonts w:ascii="Calibri" w:hAnsi="Calibri" w:cs="Calibri"/>
              </w:rPr>
              <w:t>0.2</w:t>
            </w:r>
          </w:p>
        </w:tc>
        <w:tc>
          <w:tcPr>
            <w:tcW w:w="850" w:type="dxa"/>
          </w:tcPr>
          <w:p w14:paraId="22AC7D11" w14:textId="12855B71" w:rsidR="00C174AB" w:rsidRPr="004F3B18" w:rsidRDefault="00365080" w:rsidP="00B260E9">
            <w:pPr>
              <w:jc w:val="center"/>
              <w:rPr>
                <w:rFonts w:ascii="Calibri" w:hAnsi="Calibri" w:cs="Calibri"/>
              </w:rPr>
            </w:pPr>
            <w:r w:rsidRPr="004F3B18">
              <w:rPr>
                <w:rFonts w:ascii="Calibri" w:hAnsi="Calibri" w:cs="Calibri"/>
              </w:rPr>
              <w:t>1.33</w:t>
            </w:r>
          </w:p>
        </w:tc>
        <w:tc>
          <w:tcPr>
            <w:tcW w:w="851" w:type="dxa"/>
          </w:tcPr>
          <w:p w14:paraId="4E46B311" w14:textId="1DC55CBC" w:rsidR="00C174AB" w:rsidRPr="004F3B18" w:rsidRDefault="00365080" w:rsidP="00B260E9">
            <w:pPr>
              <w:jc w:val="center"/>
              <w:rPr>
                <w:rFonts w:ascii="Calibri" w:hAnsi="Calibri" w:cs="Calibri"/>
              </w:rPr>
            </w:pPr>
            <w:r w:rsidRPr="004F3B18">
              <w:rPr>
                <w:rFonts w:ascii="Calibri" w:hAnsi="Calibri" w:cs="Calibri"/>
              </w:rPr>
              <w:t>0.08</w:t>
            </w:r>
          </w:p>
        </w:tc>
        <w:tc>
          <w:tcPr>
            <w:tcW w:w="992" w:type="dxa"/>
          </w:tcPr>
          <w:p w14:paraId="09506E5E" w14:textId="618D4A36" w:rsidR="00C174AB" w:rsidRPr="004F3B18" w:rsidRDefault="00365080" w:rsidP="00B260E9">
            <w:pPr>
              <w:jc w:val="center"/>
              <w:rPr>
                <w:rFonts w:ascii="Calibri" w:hAnsi="Calibri" w:cs="Calibri"/>
              </w:rPr>
            </w:pPr>
            <w:r w:rsidRPr="004F3B18">
              <w:rPr>
                <w:rFonts w:ascii="Calibri" w:hAnsi="Calibri" w:cs="Calibri"/>
              </w:rPr>
              <w:t>1.82</w:t>
            </w:r>
          </w:p>
        </w:tc>
        <w:tc>
          <w:tcPr>
            <w:tcW w:w="941" w:type="dxa"/>
          </w:tcPr>
          <w:p w14:paraId="6DA6C1CB" w14:textId="6E39D6ED" w:rsidR="00C174AB" w:rsidRPr="004F3B18" w:rsidRDefault="0055614A" w:rsidP="00B260E9">
            <w:pPr>
              <w:jc w:val="center"/>
              <w:rPr>
                <w:rFonts w:ascii="Calibri" w:hAnsi="Calibri" w:cs="Calibri"/>
              </w:rPr>
            </w:pPr>
            <w:r w:rsidRPr="004F3B18">
              <w:rPr>
                <w:rFonts w:ascii="Calibri" w:hAnsi="Calibri" w:cs="Calibri"/>
              </w:rPr>
              <w:t>-0.99</w:t>
            </w:r>
          </w:p>
        </w:tc>
      </w:tr>
      <w:tr w:rsidR="00C742FE" w:rsidRPr="004F3B18" w14:paraId="768DF844" w14:textId="77777777" w:rsidTr="00B260E9">
        <w:tc>
          <w:tcPr>
            <w:tcW w:w="703" w:type="dxa"/>
            <w:vMerge/>
          </w:tcPr>
          <w:p w14:paraId="1F942068" w14:textId="77777777" w:rsidR="00C174AB" w:rsidRPr="004F3B18" w:rsidRDefault="00C174AB" w:rsidP="00B260E9">
            <w:pPr>
              <w:jc w:val="center"/>
              <w:rPr>
                <w:rFonts w:ascii="Calibri" w:hAnsi="Calibri" w:cs="Calibri"/>
              </w:rPr>
            </w:pPr>
          </w:p>
        </w:tc>
        <w:tc>
          <w:tcPr>
            <w:tcW w:w="1124" w:type="dxa"/>
            <w:vMerge/>
          </w:tcPr>
          <w:p w14:paraId="10ABEF7B" w14:textId="77777777" w:rsidR="00C174AB" w:rsidRPr="004F3B18" w:rsidRDefault="00C174AB" w:rsidP="00B260E9">
            <w:pPr>
              <w:jc w:val="center"/>
              <w:rPr>
                <w:rFonts w:ascii="Calibri" w:hAnsi="Calibri" w:cs="Calibri"/>
              </w:rPr>
            </w:pPr>
          </w:p>
        </w:tc>
        <w:tc>
          <w:tcPr>
            <w:tcW w:w="851" w:type="dxa"/>
          </w:tcPr>
          <w:p w14:paraId="2F0EEFEA" w14:textId="77777777" w:rsidR="00C174AB" w:rsidRPr="004F3B18" w:rsidRDefault="00C174AB" w:rsidP="00B260E9">
            <w:pPr>
              <w:jc w:val="center"/>
              <w:rPr>
                <w:rFonts w:ascii="Calibri" w:hAnsi="Calibri" w:cs="Calibri"/>
              </w:rPr>
            </w:pPr>
            <w:r w:rsidRPr="004F3B18">
              <w:rPr>
                <w:rFonts w:ascii="Calibri" w:hAnsi="Calibri" w:cs="Calibri"/>
              </w:rPr>
              <w:t>150</w:t>
            </w:r>
          </w:p>
        </w:tc>
        <w:tc>
          <w:tcPr>
            <w:tcW w:w="753" w:type="dxa"/>
          </w:tcPr>
          <w:p w14:paraId="6B16C09E" w14:textId="6631806D" w:rsidR="00C174AB" w:rsidRPr="004F3B18" w:rsidRDefault="00C742FE" w:rsidP="00B260E9">
            <w:pPr>
              <w:jc w:val="center"/>
              <w:rPr>
                <w:rFonts w:ascii="Calibri" w:hAnsi="Calibri" w:cs="Calibri"/>
              </w:rPr>
            </w:pPr>
            <w:r w:rsidRPr="004F3B18">
              <w:rPr>
                <w:rFonts w:ascii="Calibri" w:hAnsi="Calibri" w:cs="Calibri"/>
              </w:rPr>
              <w:t>2.02</w:t>
            </w:r>
          </w:p>
        </w:tc>
        <w:tc>
          <w:tcPr>
            <w:tcW w:w="671" w:type="dxa"/>
          </w:tcPr>
          <w:p w14:paraId="62E85AB8" w14:textId="13CA0049" w:rsidR="00C174AB" w:rsidRPr="004F3B18" w:rsidRDefault="00C742FE" w:rsidP="00B260E9">
            <w:pPr>
              <w:jc w:val="center"/>
              <w:rPr>
                <w:rFonts w:ascii="Calibri" w:hAnsi="Calibri" w:cs="Calibri"/>
              </w:rPr>
            </w:pPr>
            <w:r w:rsidRPr="004F3B18">
              <w:rPr>
                <w:rFonts w:ascii="Calibri" w:hAnsi="Calibri" w:cs="Calibri"/>
              </w:rPr>
              <w:t>0.93</w:t>
            </w:r>
          </w:p>
        </w:tc>
        <w:tc>
          <w:tcPr>
            <w:tcW w:w="1285" w:type="dxa"/>
          </w:tcPr>
          <w:p w14:paraId="06ED1F49" w14:textId="4BC0DC45" w:rsidR="00C174AB" w:rsidRPr="004F3B18" w:rsidRDefault="008C5259" w:rsidP="00B260E9">
            <w:pPr>
              <w:jc w:val="center"/>
              <w:rPr>
                <w:rFonts w:ascii="Calibri" w:hAnsi="Calibri" w:cs="Calibri"/>
              </w:rPr>
            </w:pPr>
            <w:r w:rsidRPr="004F3B18">
              <w:rPr>
                <w:rFonts w:ascii="Calibri" w:hAnsi="Calibri" w:cs="Calibri"/>
              </w:rPr>
              <w:t>0.03</w:t>
            </w:r>
          </w:p>
        </w:tc>
        <w:tc>
          <w:tcPr>
            <w:tcW w:w="850" w:type="dxa"/>
          </w:tcPr>
          <w:p w14:paraId="51D5F036" w14:textId="7B9D6341" w:rsidR="00C174AB" w:rsidRPr="004F3B18" w:rsidRDefault="008C5259" w:rsidP="00B260E9">
            <w:pPr>
              <w:jc w:val="center"/>
              <w:rPr>
                <w:rFonts w:ascii="Calibri" w:hAnsi="Calibri" w:cs="Calibri"/>
              </w:rPr>
            </w:pPr>
            <w:r w:rsidRPr="004F3B18">
              <w:rPr>
                <w:rFonts w:ascii="Calibri" w:hAnsi="Calibri" w:cs="Calibri"/>
              </w:rPr>
              <w:t>1.48</w:t>
            </w:r>
          </w:p>
        </w:tc>
        <w:tc>
          <w:tcPr>
            <w:tcW w:w="851" w:type="dxa"/>
          </w:tcPr>
          <w:p w14:paraId="176D2667" w14:textId="4B96BEEC" w:rsidR="00C174AB" w:rsidRPr="004F3B18" w:rsidRDefault="00E70131" w:rsidP="00B260E9">
            <w:pPr>
              <w:jc w:val="center"/>
              <w:rPr>
                <w:rFonts w:ascii="Calibri" w:hAnsi="Calibri" w:cs="Calibri"/>
              </w:rPr>
            </w:pPr>
            <w:r w:rsidRPr="004F3B18">
              <w:rPr>
                <w:rFonts w:ascii="Calibri" w:hAnsi="Calibri" w:cs="Calibri"/>
              </w:rPr>
              <w:t>-0.23</w:t>
            </w:r>
          </w:p>
        </w:tc>
        <w:tc>
          <w:tcPr>
            <w:tcW w:w="992" w:type="dxa"/>
          </w:tcPr>
          <w:p w14:paraId="51670EA4" w14:textId="1EBB2B6B" w:rsidR="00C174AB" w:rsidRPr="004F3B18" w:rsidRDefault="00E70131" w:rsidP="00B260E9">
            <w:pPr>
              <w:jc w:val="center"/>
              <w:rPr>
                <w:rFonts w:ascii="Calibri" w:hAnsi="Calibri" w:cs="Calibri"/>
              </w:rPr>
            </w:pPr>
            <w:r w:rsidRPr="004F3B18">
              <w:rPr>
                <w:rFonts w:ascii="Calibri" w:hAnsi="Calibri" w:cs="Calibri"/>
              </w:rPr>
              <w:t>1.19</w:t>
            </w:r>
          </w:p>
        </w:tc>
        <w:tc>
          <w:tcPr>
            <w:tcW w:w="941" w:type="dxa"/>
          </w:tcPr>
          <w:p w14:paraId="79A97F85" w14:textId="4FC92403" w:rsidR="00C174AB" w:rsidRPr="004F3B18" w:rsidRDefault="00E70131" w:rsidP="00B260E9">
            <w:pPr>
              <w:jc w:val="center"/>
              <w:rPr>
                <w:rFonts w:ascii="Calibri" w:hAnsi="Calibri" w:cs="Calibri"/>
              </w:rPr>
            </w:pPr>
            <w:r w:rsidRPr="004F3B18">
              <w:rPr>
                <w:rFonts w:ascii="Calibri" w:hAnsi="Calibri" w:cs="Calibri"/>
              </w:rPr>
              <w:t>-0.04</w:t>
            </w:r>
          </w:p>
        </w:tc>
      </w:tr>
    </w:tbl>
    <w:p w14:paraId="3F7A38B9" w14:textId="77777777" w:rsidR="00C174AB" w:rsidRPr="004F3B18" w:rsidRDefault="00C174AB" w:rsidP="00C174AB">
      <w:pPr>
        <w:rPr>
          <w:rFonts w:ascii="Calibri" w:hAnsi="Calibri" w:cs="Calibri"/>
        </w:rPr>
      </w:pPr>
    </w:p>
    <w:p w14:paraId="575E6D29" w14:textId="2CD79794" w:rsidR="0059309F" w:rsidRPr="004F3B18" w:rsidRDefault="0059309F" w:rsidP="0059309F">
      <w:pPr>
        <w:pStyle w:val="Caption"/>
        <w:keepNext/>
        <w:rPr>
          <w:rFonts w:ascii="Calibri" w:hAnsi="Calibri" w:cs="Calibri"/>
        </w:rPr>
      </w:pPr>
      <w:bookmarkStart w:id="113" w:name="_Toc165500140"/>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18</w:t>
      </w:r>
      <w:r w:rsidRPr="004F3B18">
        <w:rPr>
          <w:rFonts w:ascii="Calibri" w:hAnsi="Calibri" w:cs="Calibri"/>
        </w:rPr>
        <w:fldChar w:fldCharType="end"/>
      </w:r>
      <w:r w:rsidRPr="004F3B18">
        <w:rPr>
          <w:rFonts w:ascii="Calibri" w:hAnsi="Calibri" w:cs="Calibri"/>
        </w:rPr>
        <w:t>: Model-2 Metrics of SHEL With MinMaxScaler</w:t>
      </w:r>
      <w:bookmarkEnd w:id="113"/>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993"/>
        <w:gridCol w:w="850"/>
        <w:gridCol w:w="941"/>
      </w:tblGrid>
      <w:tr w:rsidR="00C174AB" w:rsidRPr="004F3B18" w14:paraId="696CC871" w14:textId="77777777" w:rsidTr="00F91EB6">
        <w:tc>
          <w:tcPr>
            <w:tcW w:w="2674" w:type="dxa"/>
            <w:gridSpan w:val="3"/>
          </w:tcPr>
          <w:p w14:paraId="4EDED9F6" w14:textId="77777777" w:rsidR="00C174AB" w:rsidRPr="004F3B18" w:rsidRDefault="00C174AB" w:rsidP="00B260E9">
            <w:pPr>
              <w:jc w:val="center"/>
              <w:rPr>
                <w:rFonts w:ascii="Calibri" w:hAnsi="Calibri" w:cs="Calibri"/>
              </w:rPr>
            </w:pPr>
          </w:p>
        </w:tc>
        <w:tc>
          <w:tcPr>
            <w:tcW w:w="1424" w:type="dxa"/>
            <w:gridSpan w:val="2"/>
          </w:tcPr>
          <w:p w14:paraId="565C9A84" w14:textId="77777777" w:rsidR="00C174AB" w:rsidRPr="004F3B18" w:rsidRDefault="00C174AB" w:rsidP="00B260E9">
            <w:pPr>
              <w:jc w:val="center"/>
              <w:rPr>
                <w:rFonts w:ascii="Calibri" w:hAnsi="Calibri" w:cs="Calibri"/>
              </w:rPr>
            </w:pPr>
            <w:r w:rsidRPr="004F3B18">
              <w:rPr>
                <w:rFonts w:ascii="Calibri" w:hAnsi="Calibri" w:cs="Calibri"/>
              </w:rPr>
              <w:t>Test metrics</w:t>
            </w:r>
          </w:p>
        </w:tc>
        <w:tc>
          <w:tcPr>
            <w:tcW w:w="1285" w:type="dxa"/>
          </w:tcPr>
          <w:p w14:paraId="39A0A63A" w14:textId="77777777" w:rsidR="00C174AB" w:rsidRPr="004F3B18" w:rsidRDefault="00C174AB" w:rsidP="00B260E9">
            <w:pPr>
              <w:jc w:val="center"/>
              <w:rPr>
                <w:rFonts w:ascii="Calibri" w:hAnsi="Calibri" w:cs="Calibri"/>
              </w:rPr>
            </w:pPr>
            <w:r w:rsidRPr="004F3B18">
              <w:rPr>
                <w:rFonts w:ascii="Calibri" w:hAnsi="Calibri" w:cs="Calibri"/>
              </w:rPr>
              <w:t>1 day Forecast metrics</w:t>
            </w:r>
          </w:p>
        </w:tc>
        <w:tc>
          <w:tcPr>
            <w:tcW w:w="1843" w:type="dxa"/>
            <w:gridSpan w:val="2"/>
          </w:tcPr>
          <w:p w14:paraId="6315C49A" w14:textId="77777777" w:rsidR="00C174AB" w:rsidRPr="004F3B18" w:rsidRDefault="00C174AB" w:rsidP="00B260E9">
            <w:pPr>
              <w:jc w:val="center"/>
              <w:rPr>
                <w:rFonts w:ascii="Calibri" w:hAnsi="Calibri" w:cs="Calibri"/>
              </w:rPr>
            </w:pPr>
            <w:r w:rsidRPr="004F3B18">
              <w:rPr>
                <w:rFonts w:ascii="Calibri" w:hAnsi="Calibri" w:cs="Calibri"/>
              </w:rPr>
              <w:t>15 days Forecast metrics</w:t>
            </w:r>
          </w:p>
        </w:tc>
        <w:tc>
          <w:tcPr>
            <w:tcW w:w="1791" w:type="dxa"/>
            <w:gridSpan w:val="2"/>
          </w:tcPr>
          <w:p w14:paraId="5524375D" w14:textId="77777777" w:rsidR="00C174AB" w:rsidRPr="004F3B18" w:rsidRDefault="00C174AB" w:rsidP="00B260E9">
            <w:pPr>
              <w:jc w:val="center"/>
              <w:rPr>
                <w:rFonts w:ascii="Calibri" w:hAnsi="Calibri" w:cs="Calibri"/>
              </w:rPr>
            </w:pPr>
            <w:r w:rsidRPr="004F3B18">
              <w:rPr>
                <w:rFonts w:ascii="Calibri" w:hAnsi="Calibri" w:cs="Calibri"/>
              </w:rPr>
              <w:t>30 days Forecast metrics</w:t>
            </w:r>
          </w:p>
        </w:tc>
      </w:tr>
      <w:tr w:rsidR="00C174AB" w:rsidRPr="004F3B18" w14:paraId="5671E596" w14:textId="77777777" w:rsidTr="00F91EB6">
        <w:tc>
          <w:tcPr>
            <w:tcW w:w="699" w:type="dxa"/>
          </w:tcPr>
          <w:p w14:paraId="0D529934" w14:textId="77777777" w:rsidR="00C174AB" w:rsidRPr="004F3B18" w:rsidRDefault="00C174AB" w:rsidP="00B260E9">
            <w:pPr>
              <w:jc w:val="center"/>
              <w:rPr>
                <w:rFonts w:ascii="Calibri" w:hAnsi="Calibri" w:cs="Calibri"/>
              </w:rPr>
            </w:pPr>
            <w:r w:rsidRPr="004F3B18">
              <w:rPr>
                <w:rFonts w:ascii="Calibri" w:hAnsi="Calibri" w:cs="Calibri"/>
              </w:rPr>
              <w:lastRenderedPageBreak/>
              <w:t>Stock</w:t>
            </w:r>
          </w:p>
        </w:tc>
        <w:tc>
          <w:tcPr>
            <w:tcW w:w="1124" w:type="dxa"/>
          </w:tcPr>
          <w:p w14:paraId="34CC26EC" w14:textId="77777777" w:rsidR="00C174AB" w:rsidRPr="004F3B18" w:rsidRDefault="00C174AB" w:rsidP="00B260E9">
            <w:pPr>
              <w:jc w:val="center"/>
              <w:rPr>
                <w:rFonts w:ascii="Calibri" w:hAnsi="Calibri" w:cs="Calibri"/>
              </w:rPr>
            </w:pPr>
            <w:r w:rsidRPr="004F3B18">
              <w:rPr>
                <w:rFonts w:ascii="Calibri" w:hAnsi="Calibri" w:cs="Calibri"/>
              </w:rPr>
              <w:t>Look Back</w:t>
            </w:r>
          </w:p>
        </w:tc>
        <w:tc>
          <w:tcPr>
            <w:tcW w:w="851" w:type="dxa"/>
          </w:tcPr>
          <w:p w14:paraId="16FE0D12" w14:textId="77777777" w:rsidR="00C174AB" w:rsidRPr="004F3B18" w:rsidRDefault="00C174AB" w:rsidP="00B260E9">
            <w:pPr>
              <w:jc w:val="center"/>
              <w:rPr>
                <w:rFonts w:ascii="Calibri" w:hAnsi="Calibri" w:cs="Calibri"/>
              </w:rPr>
            </w:pPr>
            <w:r w:rsidRPr="004F3B18">
              <w:rPr>
                <w:rFonts w:ascii="Calibri" w:hAnsi="Calibri" w:cs="Calibri"/>
              </w:rPr>
              <w:t>Epochs</w:t>
            </w:r>
          </w:p>
        </w:tc>
        <w:tc>
          <w:tcPr>
            <w:tcW w:w="753" w:type="dxa"/>
          </w:tcPr>
          <w:p w14:paraId="2B481D25"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671" w:type="dxa"/>
          </w:tcPr>
          <w:p w14:paraId="0892D15D" w14:textId="77777777" w:rsidR="00C174AB" w:rsidRPr="004F3B18" w:rsidRDefault="00C174AB" w:rsidP="00B260E9">
            <w:pPr>
              <w:jc w:val="center"/>
              <w:rPr>
                <w:rFonts w:ascii="Calibri" w:hAnsi="Calibri" w:cs="Calibri"/>
              </w:rPr>
            </w:pPr>
            <w:r w:rsidRPr="004F3B18">
              <w:rPr>
                <w:rFonts w:ascii="Calibri" w:hAnsi="Calibri" w:cs="Calibri"/>
              </w:rPr>
              <w:t>R2</w:t>
            </w:r>
          </w:p>
        </w:tc>
        <w:tc>
          <w:tcPr>
            <w:tcW w:w="1285" w:type="dxa"/>
          </w:tcPr>
          <w:p w14:paraId="037683C0"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850" w:type="dxa"/>
          </w:tcPr>
          <w:p w14:paraId="74A9219B"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993" w:type="dxa"/>
          </w:tcPr>
          <w:p w14:paraId="177B34BE" w14:textId="77777777" w:rsidR="00C174AB" w:rsidRPr="004F3B18" w:rsidRDefault="00C174AB" w:rsidP="00B260E9">
            <w:pPr>
              <w:jc w:val="center"/>
              <w:rPr>
                <w:rFonts w:ascii="Calibri" w:hAnsi="Calibri" w:cs="Calibri"/>
              </w:rPr>
            </w:pPr>
            <w:r w:rsidRPr="004F3B18">
              <w:rPr>
                <w:rFonts w:ascii="Calibri" w:hAnsi="Calibri" w:cs="Calibri"/>
              </w:rPr>
              <w:t>R2</w:t>
            </w:r>
          </w:p>
        </w:tc>
        <w:tc>
          <w:tcPr>
            <w:tcW w:w="850" w:type="dxa"/>
          </w:tcPr>
          <w:p w14:paraId="6CA31332"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941" w:type="dxa"/>
          </w:tcPr>
          <w:p w14:paraId="47244B84" w14:textId="77777777" w:rsidR="00C174AB" w:rsidRPr="004F3B18" w:rsidRDefault="00C174AB" w:rsidP="00B260E9">
            <w:pPr>
              <w:jc w:val="center"/>
              <w:rPr>
                <w:rFonts w:ascii="Calibri" w:hAnsi="Calibri" w:cs="Calibri"/>
              </w:rPr>
            </w:pPr>
            <w:r w:rsidRPr="004F3B18">
              <w:rPr>
                <w:rFonts w:ascii="Calibri" w:hAnsi="Calibri" w:cs="Calibri"/>
              </w:rPr>
              <w:t>R2</w:t>
            </w:r>
          </w:p>
        </w:tc>
      </w:tr>
      <w:tr w:rsidR="00C174AB" w:rsidRPr="004F3B18" w14:paraId="440A2D91" w14:textId="77777777" w:rsidTr="00F91EB6">
        <w:tc>
          <w:tcPr>
            <w:tcW w:w="699" w:type="dxa"/>
            <w:vMerge w:val="restart"/>
          </w:tcPr>
          <w:p w14:paraId="6A819524" w14:textId="77777777" w:rsidR="00C174AB" w:rsidRPr="004F3B18" w:rsidRDefault="00C174AB" w:rsidP="00B260E9">
            <w:pPr>
              <w:jc w:val="center"/>
              <w:rPr>
                <w:rFonts w:ascii="Calibri" w:hAnsi="Calibri" w:cs="Calibri"/>
              </w:rPr>
            </w:pPr>
            <w:r w:rsidRPr="004F3B18">
              <w:rPr>
                <w:rFonts w:ascii="Calibri" w:hAnsi="Calibri" w:cs="Calibri"/>
              </w:rPr>
              <w:t>SHEL</w:t>
            </w:r>
          </w:p>
        </w:tc>
        <w:tc>
          <w:tcPr>
            <w:tcW w:w="1124" w:type="dxa"/>
            <w:vMerge w:val="restart"/>
          </w:tcPr>
          <w:p w14:paraId="08436444" w14:textId="77777777" w:rsidR="00C174AB" w:rsidRPr="004F3B18" w:rsidRDefault="00C174AB" w:rsidP="00B260E9">
            <w:pPr>
              <w:jc w:val="center"/>
              <w:rPr>
                <w:rFonts w:ascii="Calibri" w:hAnsi="Calibri" w:cs="Calibri"/>
              </w:rPr>
            </w:pPr>
            <w:r w:rsidRPr="004F3B18">
              <w:rPr>
                <w:rFonts w:ascii="Calibri" w:hAnsi="Calibri" w:cs="Calibri"/>
              </w:rPr>
              <w:t>10</w:t>
            </w:r>
          </w:p>
        </w:tc>
        <w:tc>
          <w:tcPr>
            <w:tcW w:w="851" w:type="dxa"/>
          </w:tcPr>
          <w:p w14:paraId="1C6A448B" w14:textId="77777777" w:rsidR="00C174AB" w:rsidRPr="004F3B18" w:rsidRDefault="00C174AB" w:rsidP="00B260E9">
            <w:pPr>
              <w:jc w:val="center"/>
              <w:rPr>
                <w:rFonts w:ascii="Calibri" w:hAnsi="Calibri" w:cs="Calibri"/>
              </w:rPr>
            </w:pPr>
            <w:r w:rsidRPr="004F3B18">
              <w:rPr>
                <w:rFonts w:ascii="Calibri" w:hAnsi="Calibri" w:cs="Calibri"/>
              </w:rPr>
              <w:t>20</w:t>
            </w:r>
          </w:p>
        </w:tc>
        <w:tc>
          <w:tcPr>
            <w:tcW w:w="753" w:type="dxa"/>
          </w:tcPr>
          <w:p w14:paraId="33D4590C" w14:textId="0FFD2643" w:rsidR="00C174AB" w:rsidRPr="004F3B18" w:rsidRDefault="007313CF" w:rsidP="00B260E9">
            <w:pPr>
              <w:jc w:val="center"/>
              <w:rPr>
                <w:rFonts w:ascii="Calibri" w:hAnsi="Calibri" w:cs="Calibri"/>
              </w:rPr>
            </w:pPr>
            <w:r w:rsidRPr="004F3B18">
              <w:rPr>
                <w:rFonts w:ascii="Calibri" w:hAnsi="Calibri" w:cs="Calibri"/>
              </w:rPr>
              <w:t>4.64</w:t>
            </w:r>
          </w:p>
        </w:tc>
        <w:tc>
          <w:tcPr>
            <w:tcW w:w="671" w:type="dxa"/>
          </w:tcPr>
          <w:p w14:paraId="7468DEF3" w14:textId="32C5C160" w:rsidR="00C174AB" w:rsidRPr="004F3B18" w:rsidRDefault="007313CF" w:rsidP="00B260E9">
            <w:pPr>
              <w:jc w:val="center"/>
              <w:rPr>
                <w:rFonts w:ascii="Calibri" w:hAnsi="Calibri" w:cs="Calibri"/>
              </w:rPr>
            </w:pPr>
            <w:r w:rsidRPr="004F3B18">
              <w:rPr>
                <w:rFonts w:ascii="Calibri" w:hAnsi="Calibri" w:cs="Calibri"/>
              </w:rPr>
              <w:t>0.59</w:t>
            </w:r>
          </w:p>
        </w:tc>
        <w:tc>
          <w:tcPr>
            <w:tcW w:w="1285" w:type="dxa"/>
          </w:tcPr>
          <w:p w14:paraId="763DF5F4" w14:textId="2604F6E2" w:rsidR="00C174AB" w:rsidRPr="004F3B18" w:rsidRDefault="00F91EB6" w:rsidP="00B260E9">
            <w:pPr>
              <w:jc w:val="center"/>
              <w:rPr>
                <w:rFonts w:ascii="Calibri" w:hAnsi="Calibri" w:cs="Calibri"/>
              </w:rPr>
            </w:pPr>
            <w:r w:rsidRPr="004F3B18">
              <w:rPr>
                <w:rFonts w:ascii="Calibri" w:hAnsi="Calibri" w:cs="Calibri"/>
              </w:rPr>
              <w:t>1.22</w:t>
            </w:r>
          </w:p>
        </w:tc>
        <w:tc>
          <w:tcPr>
            <w:tcW w:w="850" w:type="dxa"/>
          </w:tcPr>
          <w:p w14:paraId="42117E36" w14:textId="0D8AF2E5" w:rsidR="00C174AB" w:rsidRPr="004F3B18" w:rsidRDefault="00F91EB6" w:rsidP="00B260E9">
            <w:pPr>
              <w:jc w:val="center"/>
              <w:rPr>
                <w:rFonts w:ascii="Calibri" w:hAnsi="Calibri" w:cs="Calibri"/>
              </w:rPr>
            </w:pPr>
            <w:r w:rsidRPr="004F3B18">
              <w:rPr>
                <w:rFonts w:ascii="Calibri" w:hAnsi="Calibri" w:cs="Calibri"/>
              </w:rPr>
              <w:t>7.73</w:t>
            </w:r>
          </w:p>
        </w:tc>
        <w:tc>
          <w:tcPr>
            <w:tcW w:w="993" w:type="dxa"/>
          </w:tcPr>
          <w:p w14:paraId="3423BF1A" w14:textId="66222E0A" w:rsidR="00C174AB" w:rsidRPr="004F3B18" w:rsidRDefault="00F91EB6" w:rsidP="00B260E9">
            <w:pPr>
              <w:jc w:val="center"/>
              <w:rPr>
                <w:rFonts w:ascii="Calibri" w:hAnsi="Calibri" w:cs="Calibri"/>
              </w:rPr>
            </w:pPr>
            <w:r w:rsidRPr="004F3B18">
              <w:rPr>
                <w:rFonts w:ascii="Calibri" w:hAnsi="Calibri" w:cs="Calibri"/>
              </w:rPr>
              <w:t>-234.23</w:t>
            </w:r>
          </w:p>
        </w:tc>
        <w:tc>
          <w:tcPr>
            <w:tcW w:w="850" w:type="dxa"/>
          </w:tcPr>
          <w:p w14:paraId="5A6707FC" w14:textId="65A456DE" w:rsidR="00C174AB" w:rsidRPr="004F3B18" w:rsidRDefault="000B424C" w:rsidP="00B260E9">
            <w:pPr>
              <w:jc w:val="center"/>
              <w:rPr>
                <w:rFonts w:ascii="Calibri" w:hAnsi="Calibri" w:cs="Calibri"/>
              </w:rPr>
            </w:pPr>
            <w:r w:rsidRPr="004F3B18">
              <w:rPr>
                <w:rFonts w:ascii="Calibri" w:hAnsi="Calibri" w:cs="Calibri"/>
              </w:rPr>
              <w:t>14.04</w:t>
            </w:r>
          </w:p>
        </w:tc>
        <w:tc>
          <w:tcPr>
            <w:tcW w:w="941" w:type="dxa"/>
          </w:tcPr>
          <w:p w14:paraId="3DAA2996" w14:textId="6D35569A" w:rsidR="00C174AB" w:rsidRPr="004F3B18" w:rsidRDefault="000B424C" w:rsidP="00B260E9">
            <w:pPr>
              <w:jc w:val="center"/>
              <w:rPr>
                <w:rFonts w:ascii="Calibri" w:hAnsi="Calibri" w:cs="Calibri"/>
              </w:rPr>
            </w:pPr>
            <w:r w:rsidRPr="004F3B18">
              <w:rPr>
                <w:rFonts w:ascii="Calibri" w:hAnsi="Calibri" w:cs="Calibri"/>
              </w:rPr>
              <w:t>-193.53</w:t>
            </w:r>
          </w:p>
        </w:tc>
      </w:tr>
      <w:tr w:rsidR="00C174AB" w:rsidRPr="004F3B18" w14:paraId="2F5D2B13" w14:textId="77777777" w:rsidTr="00F91EB6">
        <w:tc>
          <w:tcPr>
            <w:tcW w:w="699" w:type="dxa"/>
            <w:vMerge/>
          </w:tcPr>
          <w:p w14:paraId="5582F7DB" w14:textId="77777777" w:rsidR="00C174AB" w:rsidRPr="004F3B18" w:rsidRDefault="00C174AB" w:rsidP="00B260E9">
            <w:pPr>
              <w:jc w:val="center"/>
              <w:rPr>
                <w:rFonts w:ascii="Calibri" w:hAnsi="Calibri" w:cs="Calibri"/>
              </w:rPr>
            </w:pPr>
          </w:p>
        </w:tc>
        <w:tc>
          <w:tcPr>
            <w:tcW w:w="1124" w:type="dxa"/>
            <w:vMerge/>
          </w:tcPr>
          <w:p w14:paraId="1C6B60C8" w14:textId="77777777" w:rsidR="00C174AB" w:rsidRPr="004F3B18" w:rsidRDefault="00C174AB" w:rsidP="00B260E9">
            <w:pPr>
              <w:jc w:val="center"/>
              <w:rPr>
                <w:rFonts w:ascii="Calibri" w:hAnsi="Calibri" w:cs="Calibri"/>
              </w:rPr>
            </w:pPr>
          </w:p>
        </w:tc>
        <w:tc>
          <w:tcPr>
            <w:tcW w:w="851" w:type="dxa"/>
          </w:tcPr>
          <w:p w14:paraId="5E6C926D" w14:textId="77777777" w:rsidR="00C174AB" w:rsidRPr="004F3B18" w:rsidRDefault="00C174AB" w:rsidP="00B260E9">
            <w:pPr>
              <w:jc w:val="center"/>
              <w:rPr>
                <w:rFonts w:ascii="Calibri" w:hAnsi="Calibri" w:cs="Calibri"/>
              </w:rPr>
            </w:pPr>
            <w:r w:rsidRPr="004F3B18">
              <w:rPr>
                <w:rFonts w:ascii="Calibri" w:hAnsi="Calibri" w:cs="Calibri"/>
              </w:rPr>
              <w:t>50</w:t>
            </w:r>
          </w:p>
        </w:tc>
        <w:tc>
          <w:tcPr>
            <w:tcW w:w="753" w:type="dxa"/>
          </w:tcPr>
          <w:p w14:paraId="063A3B2A" w14:textId="432DBE26" w:rsidR="00C174AB" w:rsidRPr="004F3B18" w:rsidRDefault="000F449A" w:rsidP="00B260E9">
            <w:pPr>
              <w:jc w:val="center"/>
              <w:rPr>
                <w:rFonts w:ascii="Calibri" w:hAnsi="Calibri" w:cs="Calibri"/>
              </w:rPr>
            </w:pPr>
            <w:r w:rsidRPr="004F3B18">
              <w:rPr>
                <w:rFonts w:ascii="Calibri" w:hAnsi="Calibri" w:cs="Calibri"/>
              </w:rPr>
              <w:t>5.3</w:t>
            </w:r>
          </w:p>
        </w:tc>
        <w:tc>
          <w:tcPr>
            <w:tcW w:w="671" w:type="dxa"/>
          </w:tcPr>
          <w:p w14:paraId="02FC6C64" w14:textId="54F3DE05" w:rsidR="00C174AB" w:rsidRPr="004F3B18" w:rsidRDefault="000F449A" w:rsidP="00B260E9">
            <w:pPr>
              <w:jc w:val="center"/>
              <w:rPr>
                <w:rFonts w:ascii="Calibri" w:hAnsi="Calibri" w:cs="Calibri"/>
              </w:rPr>
            </w:pPr>
            <w:r w:rsidRPr="004F3B18">
              <w:rPr>
                <w:rFonts w:ascii="Calibri" w:hAnsi="Calibri" w:cs="Calibri"/>
              </w:rPr>
              <w:t>0.48</w:t>
            </w:r>
          </w:p>
        </w:tc>
        <w:tc>
          <w:tcPr>
            <w:tcW w:w="1285" w:type="dxa"/>
          </w:tcPr>
          <w:p w14:paraId="28D6D94C" w14:textId="7B2BBA88" w:rsidR="00C174AB" w:rsidRPr="004F3B18" w:rsidRDefault="003C76FC" w:rsidP="00B260E9">
            <w:pPr>
              <w:jc w:val="center"/>
              <w:rPr>
                <w:rFonts w:ascii="Calibri" w:hAnsi="Calibri" w:cs="Calibri"/>
              </w:rPr>
            </w:pPr>
            <w:r w:rsidRPr="004F3B18">
              <w:rPr>
                <w:rFonts w:ascii="Calibri" w:hAnsi="Calibri" w:cs="Calibri"/>
              </w:rPr>
              <w:t>0.77</w:t>
            </w:r>
          </w:p>
        </w:tc>
        <w:tc>
          <w:tcPr>
            <w:tcW w:w="850" w:type="dxa"/>
          </w:tcPr>
          <w:p w14:paraId="555B0F74" w14:textId="3BAC9EB8" w:rsidR="00C174AB" w:rsidRPr="004F3B18" w:rsidRDefault="003C76FC" w:rsidP="00B260E9">
            <w:pPr>
              <w:jc w:val="center"/>
              <w:rPr>
                <w:rFonts w:ascii="Calibri" w:hAnsi="Calibri" w:cs="Calibri"/>
              </w:rPr>
            </w:pPr>
            <w:r w:rsidRPr="004F3B18">
              <w:rPr>
                <w:rFonts w:ascii="Calibri" w:hAnsi="Calibri" w:cs="Calibri"/>
              </w:rPr>
              <w:t>2.12</w:t>
            </w:r>
          </w:p>
        </w:tc>
        <w:tc>
          <w:tcPr>
            <w:tcW w:w="993" w:type="dxa"/>
          </w:tcPr>
          <w:p w14:paraId="216CB3A1" w14:textId="73D3CAE7" w:rsidR="00C174AB" w:rsidRPr="004F3B18" w:rsidRDefault="003C76FC" w:rsidP="00B260E9">
            <w:pPr>
              <w:jc w:val="center"/>
              <w:rPr>
                <w:rFonts w:ascii="Calibri" w:hAnsi="Calibri" w:cs="Calibri"/>
              </w:rPr>
            </w:pPr>
            <w:r w:rsidRPr="004F3B18">
              <w:rPr>
                <w:rFonts w:ascii="Calibri" w:hAnsi="Calibri" w:cs="Calibri"/>
              </w:rPr>
              <w:t>-16.52</w:t>
            </w:r>
          </w:p>
        </w:tc>
        <w:tc>
          <w:tcPr>
            <w:tcW w:w="850" w:type="dxa"/>
          </w:tcPr>
          <w:p w14:paraId="6233DCD6" w14:textId="7036E144" w:rsidR="00C174AB" w:rsidRPr="004F3B18" w:rsidRDefault="003C76FC" w:rsidP="00B260E9">
            <w:pPr>
              <w:jc w:val="center"/>
              <w:rPr>
                <w:rFonts w:ascii="Calibri" w:hAnsi="Calibri" w:cs="Calibri"/>
              </w:rPr>
            </w:pPr>
            <w:r w:rsidRPr="004F3B18">
              <w:rPr>
                <w:rFonts w:ascii="Calibri" w:hAnsi="Calibri" w:cs="Calibri"/>
              </w:rPr>
              <w:t>3.96</w:t>
            </w:r>
          </w:p>
        </w:tc>
        <w:tc>
          <w:tcPr>
            <w:tcW w:w="941" w:type="dxa"/>
          </w:tcPr>
          <w:p w14:paraId="7AABE42A" w14:textId="15A242A9" w:rsidR="00C174AB" w:rsidRPr="004F3B18" w:rsidRDefault="003C76FC" w:rsidP="00B260E9">
            <w:pPr>
              <w:jc w:val="center"/>
              <w:rPr>
                <w:rFonts w:ascii="Calibri" w:hAnsi="Calibri" w:cs="Calibri"/>
              </w:rPr>
            </w:pPr>
            <w:r w:rsidRPr="004F3B18">
              <w:rPr>
                <w:rFonts w:ascii="Calibri" w:hAnsi="Calibri" w:cs="Calibri"/>
              </w:rPr>
              <w:t>-14.74</w:t>
            </w:r>
          </w:p>
        </w:tc>
      </w:tr>
      <w:tr w:rsidR="00C174AB" w:rsidRPr="004F3B18" w14:paraId="62A73818" w14:textId="77777777" w:rsidTr="00F91EB6">
        <w:tc>
          <w:tcPr>
            <w:tcW w:w="699" w:type="dxa"/>
            <w:vMerge/>
          </w:tcPr>
          <w:p w14:paraId="244A4FA5" w14:textId="77777777" w:rsidR="00C174AB" w:rsidRPr="004F3B18" w:rsidRDefault="00C174AB" w:rsidP="00B260E9">
            <w:pPr>
              <w:jc w:val="center"/>
              <w:rPr>
                <w:rFonts w:ascii="Calibri" w:hAnsi="Calibri" w:cs="Calibri"/>
              </w:rPr>
            </w:pPr>
          </w:p>
        </w:tc>
        <w:tc>
          <w:tcPr>
            <w:tcW w:w="1124" w:type="dxa"/>
            <w:vMerge/>
          </w:tcPr>
          <w:p w14:paraId="51DE3B51" w14:textId="77777777" w:rsidR="00C174AB" w:rsidRPr="004F3B18" w:rsidRDefault="00C174AB" w:rsidP="00B260E9">
            <w:pPr>
              <w:jc w:val="center"/>
              <w:rPr>
                <w:rFonts w:ascii="Calibri" w:hAnsi="Calibri" w:cs="Calibri"/>
              </w:rPr>
            </w:pPr>
          </w:p>
        </w:tc>
        <w:tc>
          <w:tcPr>
            <w:tcW w:w="851" w:type="dxa"/>
          </w:tcPr>
          <w:p w14:paraId="55966C1D" w14:textId="77777777" w:rsidR="00C174AB" w:rsidRPr="004F3B18" w:rsidRDefault="00C174AB" w:rsidP="00B260E9">
            <w:pPr>
              <w:jc w:val="center"/>
              <w:rPr>
                <w:rFonts w:ascii="Calibri" w:hAnsi="Calibri" w:cs="Calibri"/>
              </w:rPr>
            </w:pPr>
            <w:r w:rsidRPr="004F3B18">
              <w:rPr>
                <w:rFonts w:ascii="Calibri" w:hAnsi="Calibri" w:cs="Calibri"/>
              </w:rPr>
              <w:t>100</w:t>
            </w:r>
          </w:p>
        </w:tc>
        <w:tc>
          <w:tcPr>
            <w:tcW w:w="753" w:type="dxa"/>
          </w:tcPr>
          <w:p w14:paraId="06BE7EA3" w14:textId="5B4D2048" w:rsidR="00C174AB" w:rsidRPr="004F3B18" w:rsidRDefault="00051FD0" w:rsidP="00B260E9">
            <w:pPr>
              <w:jc w:val="center"/>
              <w:rPr>
                <w:rFonts w:ascii="Calibri" w:hAnsi="Calibri" w:cs="Calibri"/>
              </w:rPr>
            </w:pPr>
            <w:r w:rsidRPr="004F3B18">
              <w:rPr>
                <w:rFonts w:ascii="Calibri" w:hAnsi="Calibri" w:cs="Calibri"/>
              </w:rPr>
              <w:t>1.94</w:t>
            </w:r>
          </w:p>
        </w:tc>
        <w:tc>
          <w:tcPr>
            <w:tcW w:w="671" w:type="dxa"/>
          </w:tcPr>
          <w:p w14:paraId="550CEE7B" w14:textId="7FD7B5EB" w:rsidR="00C174AB" w:rsidRPr="004F3B18" w:rsidRDefault="00051FD0" w:rsidP="00B260E9">
            <w:pPr>
              <w:jc w:val="center"/>
              <w:rPr>
                <w:rFonts w:ascii="Calibri" w:hAnsi="Calibri" w:cs="Calibri"/>
              </w:rPr>
            </w:pPr>
            <w:r w:rsidRPr="004F3B18">
              <w:rPr>
                <w:rFonts w:ascii="Calibri" w:hAnsi="Calibri" w:cs="Calibri"/>
              </w:rPr>
              <w:t>0.92</w:t>
            </w:r>
          </w:p>
        </w:tc>
        <w:tc>
          <w:tcPr>
            <w:tcW w:w="1285" w:type="dxa"/>
          </w:tcPr>
          <w:p w14:paraId="6C25D885" w14:textId="224D84FF" w:rsidR="00C174AB" w:rsidRPr="004F3B18" w:rsidRDefault="00051FD0" w:rsidP="00B260E9">
            <w:pPr>
              <w:jc w:val="center"/>
              <w:rPr>
                <w:rFonts w:ascii="Calibri" w:hAnsi="Calibri" w:cs="Calibri"/>
              </w:rPr>
            </w:pPr>
            <w:r w:rsidRPr="004F3B18">
              <w:rPr>
                <w:rFonts w:ascii="Calibri" w:hAnsi="Calibri" w:cs="Calibri"/>
              </w:rPr>
              <w:t>2.17</w:t>
            </w:r>
          </w:p>
        </w:tc>
        <w:tc>
          <w:tcPr>
            <w:tcW w:w="850" w:type="dxa"/>
          </w:tcPr>
          <w:p w14:paraId="02F05F7B" w14:textId="4D45E44E" w:rsidR="00C174AB" w:rsidRPr="004F3B18" w:rsidRDefault="00051FD0" w:rsidP="00B260E9">
            <w:pPr>
              <w:jc w:val="center"/>
              <w:rPr>
                <w:rFonts w:ascii="Calibri" w:hAnsi="Calibri" w:cs="Calibri"/>
              </w:rPr>
            </w:pPr>
            <w:r w:rsidRPr="004F3B18">
              <w:rPr>
                <w:rFonts w:ascii="Calibri" w:hAnsi="Calibri" w:cs="Calibri"/>
              </w:rPr>
              <w:t>3.73</w:t>
            </w:r>
          </w:p>
        </w:tc>
        <w:tc>
          <w:tcPr>
            <w:tcW w:w="993" w:type="dxa"/>
          </w:tcPr>
          <w:p w14:paraId="5A8B9A38" w14:textId="40465A7F" w:rsidR="00C174AB" w:rsidRPr="004F3B18" w:rsidRDefault="00051FD0" w:rsidP="00B260E9">
            <w:pPr>
              <w:jc w:val="center"/>
              <w:rPr>
                <w:rFonts w:ascii="Calibri" w:hAnsi="Calibri" w:cs="Calibri"/>
              </w:rPr>
            </w:pPr>
            <w:r w:rsidRPr="004F3B18">
              <w:rPr>
                <w:rFonts w:ascii="Calibri" w:hAnsi="Calibri" w:cs="Calibri"/>
              </w:rPr>
              <w:t>-54.22</w:t>
            </w:r>
          </w:p>
        </w:tc>
        <w:tc>
          <w:tcPr>
            <w:tcW w:w="850" w:type="dxa"/>
          </w:tcPr>
          <w:p w14:paraId="38A83A73" w14:textId="0AE25B44" w:rsidR="00C174AB" w:rsidRPr="004F3B18" w:rsidRDefault="00051FD0" w:rsidP="00B260E9">
            <w:pPr>
              <w:jc w:val="center"/>
              <w:rPr>
                <w:rFonts w:ascii="Calibri" w:hAnsi="Calibri" w:cs="Calibri"/>
              </w:rPr>
            </w:pPr>
            <w:r w:rsidRPr="004F3B18">
              <w:rPr>
                <w:rFonts w:ascii="Calibri" w:hAnsi="Calibri" w:cs="Calibri"/>
              </w:rPr>
              <w:t>6.73</w:t>
            </w:r>
          </w:p>
        </w:tc>
        <w:tc>
          <w:tcPr>
            <w:tcW w:w="941" w:type="dxa"/>
          </w:tcPr>
          <w:p w14:paraId="28D73208" w14:textId="465ACE67" w:rsidR="00C174AB" w:rsidRPr="004F3B18" w:rsidRDefault="00051FD0" w:rsidP="00B260E9">
            <w:pPr>
              <w:jc w:val="center"/>
              <w:rPr>
                <w:rFonts w:ascii="Calibri" w:hAnsi="Calibri" w:cs="Calibri"/>
              </w:rPr>
            </w:pPr>
            <w:r w:rsidRPr="004F3B18">
              <w:rPr>
                <w:rFonts w:ascii="Calibri" w:hAnsi="Calibri" w:cs="Calibri"/>
              </w:rPr>
              <w:t>-47</w:t>
            </w:r>
            <w:r w:rsidR="005421AC" w:rsidRPr="004F3B18">
              <w:rPr>
                <w:rFonts w:ascii="Calibri" w:hAnsi="Calibri" w:cs="Calibri"/>
              </w:rPr>
              <w:t>.31</w:t>
            </w:r>
          </w:p>
        </w:tc>
      </w:tr>
      <w:tr w:rsidR="00C174AB" w:rsidRPr="004F3B18" w14:paraId="704A91D0" w14:textId="77777777" w:rsidTr="00F91EB6">
        <w:tc>
          <w:tcPr>
            <w:tcW w:w="699" w:type="dxa"/>
            <w:vMerge/>
          </w:tcPr>
          <w:p w14:paraId="441FCCBB" w14:textId="77777777" w:rsidR="00C174AB" w:rsidRPr="004F3B18" w:rsidRDefault="00C174AB" w:rsidP="00B260E9">
            <w:pPr>
              <w:jc w:val="center"/>
              <w:rPr>
                <w:rFonts w:ascii="Calibri" w:hAnsi="Calibri" w:cs="Calibri"/>
              </w:rPr>
            </w:pPr>
          </w:p>
        </w:tc>
        <w:tc>
          <w:tcPr>
            <w:tcW w:w="1124" w:type="dxa"/>
            <w:vMerge/>
          </w:tcPr>
          <w:p w14:paraId="12FDFDE0" w14:textId="77777777" w:rsidR="00C174AB" w:rsidRPr="004F3B18" w:rsidRDefault="00C174AB" w:rsidP="00B260E9">
            <w:pPr>
              <w:jc w:val="center"/>
              <w:rPr>
                <w:rFonts w:ascii="Calibri" w:hAnsi="Calibri" w:cs="Calibri"/>
              </w:rPr>
            </w:pPr>
          </w:p>
        </w:tc>
        <w:tc>
          <w:tcPr>
            <w:tcW w:w="851" w:type="dxa"/>
          </w:tcPr>
          <w:p w14:paraId="350128FB" w14:textId="77777777" w:rsidR="00C174AB" w:rsidRPr="004F3B18" w:rsidRDefault="00C174AB" w:rsidP="00B260E9">
            <w:pPr>
              <w:jc w:val="center"/>
              <w:rPr>
                <w:rFonts w:ascii="Calibri" w:hAnsi="Calibri" w:cs="Calibri"/>
              </w:rPr>
            </w:pPr>
            <w:r w:rsidRPr="004F3B18">
              <w:rPr>
                <w:rFonts w:ascii="Calibri" w:hAnsi="Calibri" w:cs="Calibri"/>
              </w:rPr>
              <w:t>150</w:t>
            </w:r>
          </w:p>
        </w:tc>
        <w:tc>
          <w:tcPr>
            <w:tcW w:w="753" w:type="dxa"/>
          </w:tcPr>
          <w:p w14:paraId="088DFE47" w14:textId="43782A30" w:rsidR="00C174AB" w:rsidRPr="004F3B18" w:rsidRDefault="00687B8A" w:rsidP="00B260E9">
            <w:pPr>
              <w:jc w:val="center"/>
              <w:rPr>
                <w:rFonts w:ascii="Calibri" w:hAnsi="Calibri" w:cs="Calibri"/>
              </w:rPr>
            </w:pPr>
            <w:r w:rsidRPr="004F3B18">
              <w:rPr>
                <w:rFonts w:ascii="Calibri" w:hAnsi="Calibri" w:cs="Calibri"/>
              </w:rPr>
              <w:t>2.01</w:t>
            </w:r>
          </w:p>
        </w:tc>
        <w:tc>
          <w:tcPr>
            <w:tcW w:w="671" w:type="dxa"/>
          </w:tcPr>
          <w:p w14:paraId="4A609C25" w14:textId="5AAFCEDF" w:rsidR="00C174AB" w:rsidRPr="004F3B18" w:rsidRDefault="00687B8A" w:rsidP="00B260E9">
            <w:pPr>
              <w:jc w:val="center"/>
              <w:rPr>
                <w:rFonts w:ascii="Calibri" w:hAnsi="Calibri" w:cs="Calibri"/>
              </w:rPr>
            </w:pPr>
            <w:r w:rsidRPr="004F3B18">
              <w:rPr>
                <w:rFonts w:ascii="Calibri" w:hAnsi="Calibri" w:cs="Calibri"/>
              </w:rPr>
              <w:t>0.91</w:t>
            </w:r>
          </w:p>
        </w:tc>
        <w:tc>
          <w:tcPr>
            <w:tcW w:w="1285" w:type="dxa"/>
          </w:tcPr>
          <w:p w14:paraId="775313AD" w14:textId="40A557CE" w:rsidR="00C174AB" w:rsidRPr="004F3B18" w:rsidRDefault="00807981" w:rsidP="00B260E9">
            <w:pPr>
              <w:jc w:val="center"/>
              <w:rPr>
                <w:rFonts w:ascii="Calibri" w:hAnsi="Calibri" w:cs="Calibri"/>
              </w:rPr>
            </w:pPr>
            <w:r w:rsidRPr="004F3B18">
              <w:rPr>
                <w:rFonts w:ascii="Calibri" w:hAnsi="Calibri" w:cs="Calibri"/>
              </w:rPr>
              <w:t>1.31</w:t>
            </w:r>
          </w:p>
        </w:tc>
        <w:tc>
          <w:tcPr>
            <w:tcW w:w="850" w:type="dxa"/>
          </w:tcPr>
          <w:p w14:paraId="4926C4B0" w14:textId="04775D81" w:rsidR="00C174AB" w:rsidRPr="004F3B18" w:rsidRDefault="00807981" w:rsidP="00B260E9">
            <w:pPr>
              <w:jc w:val="center"/>
              <w:rPr>
                <w:rFonts w:ascii="Calibri" w:hAnsi="Calibri" w:cs="Calibri"/>
              </w:rPr>
            </w:pPr>
            <w:r w:rsidRPr="004F3B18">
              <w:rPr>
                <w:rFonts w:ascii="Calibri" w:hAnsi="Calibri" w:cs="Calibri"/>
              </w:rPr>
              <w:t>0.69</w:t>
            </w:r>
          </w:p>
        </w:tc>
        <w:tc>
          <w:tcPr>
            <w:tcW w:w="993" w:type="dxa"/>
          </w:tcPr>
          <w:p w14:paraId="6F54830E" w14:textId="2F89508E" w:rsidR="00C174AB" w:rsidRPr="004F3B18" w:rsidRDefault="00807981" w:rsidP="00B260E9">
            <w:pPr>
              <w:jc w:val="center"/>
              <w:rPr>
                <w:rFonts w:ascii="Calibri" w:hAnsi="Calibri" w:cs="Calibri"/>
              </w:rPr>
            </w:pPr>
            <w:r w:rsidRPr="004F3B18">
              <w:rPr>
                <w:rFonts w:ascii="Calibri" w:hAnsi="Calibri" w:cs="Calibri"/>
              </w:rPr>
              <w:t>-1.28</w:t>
            </w:r>
          </w:p>
        </w:tc>
        <w:tc>
          <w:tcPr>
            <w:tcW w:w="850" w:type="dxa"/>
          </w:tcPr>
          <w:p w14:paraId="1834983D" w14:textId="3E518DCD" w:rsidR="00C174AB" w:rsidRPr="004F3B18" w:rsidRDefault="00547E5E" w:rsidP="00B260E9">
            <w:pPr>
              <w:jc w:val="center"/>
              <w:rPr>
                <w:rFonts w:ascii="Calibri" w:hAnsi="Calibri" w:cs="Calibri"/>
              </w:rPr>
            </w:pPr>
            <w:r w:rsidRPr="004F3B18">
              <w:rPr>
                <w:rFonts w:ascii="Calibri" w:hAnsi="Calibri" w:cs="Calibri"/>
              </w:rPr>
              <w:t>0.99</w:t>
            </w:r>
          </w:p>
        </w:tc>
        <w:tc>
          <w:tcPr>
            <w:tcW w:w="941" w:type="dxa"/>
          </w:tcPr>
          <w:p w14:paraId="34C12238" w14:textId="576E2990" w:rsidR="00C174AB" w:rsidRPr="004F3B18" w:rsidRDefault="00547E5E" w:rsidP="00B260E9">
            <w:pPr>
              <w:jc w:val="center"/>
              <w:rPr>
                <w:rFonts w:ascii="Calibri" w:hAnsi="Calibri" w:cs="Calibri"/>
              </w:rPr>
            </w:pPr>
            <w:r w:rsidRPr="004F3B18">
              <w:rPr>
                <w:rFonts w:ascii="Calibri" w:hAnsi="Calibri" w:cs="Calibri"/>
              </w:rPr>
              <w:t>-0.4</w:t>
            </w:r>
          </w:p>
        </w:tc>
      </w:tr>
      <w:tr w:rsidR="00C174AB" w:rsidRPr="004F3B18" w14:paraId="56707E5F" w14:textId="77777777" w:rsidTr="00F91EB6">
        <w:tc>
          <w:tcPr>
            <w:tcW w:w="699" w:type="dxa"/>
            <w:vMerge/>
          </w:tcPr>
          <w:p w14:paraId="77C8BFBC" w14:textId="77777777" w:rsidR="00C174AB" w:rsidRPr="004F3B18" w:rsidRDefault="00C174AB" w:rsidP="00B260E9">
            <w:pPr>
              <w:jc w:val="center"/>
              <w:rPr>
                <w:rFonts w:ascii="Calibri" w:hAnsi="Calibri" w:cs="Calibri"/>
              </w:rPr>
            </w:pPr>
          </w:p>
        </w:tc>
        <w:tc>
          <w:tcPr>
            <w:tcW w:w="1124" w:type="dxa"/>
            <w:vMerge w:val="restart"/>
          </w:tcPr>
          <w:p w14:paraId="6B709424" w14:textId="77777777" w:rsidR="00C174AB" w:rsidRPr="004F3B18" w:rsidRDefault="00C174AB" w:rsidP="00B260E9">
            <w:pPr>
              <w:jc w:val="center"/>
              <w:rPr>
                <w:rFonts w:ascii="Calibri" w:hAnsi="Calibri" w:cs="Calibri"/>
              </w:rPr>
            </w:pPr>
            <w:r w:rsidRPr="004F3B18">
              <w:rPr>
                <w:rFonts w:ascii="Calibri" w:hAnsi="Calibri" w:cs="Calibri"/>
              </w:rPr>
              <w:t>25</w:t>
            </w:r>
          </w:p>
        </w:tc>
        <w:tc>
          <w:tcPr>
            <w:tcW w:w="851" w:type="dxa"/>
          </w:tcPr>
          <w:p w14:paraId="58F02B3A" w14:textId="77777777" w:rsidR="00C174AB" w:rsidRPr="004F3B18" w:rsidRDefault="00C174AB" w:rsidP="00B260E9">
            <w:pPr>
              <w:jc w:val="center"/>
              <w:rPr>
                <w:rFonts w:ascii="Calibri" w:hAnsi="Calibri" w:cs="Calibri"/>
              </w:rPr>
            </w:pPr>
            <w:r w:rsidRPr="004F3B18">
              <w:rPr>
                <w:rFonts w:ascii="Calibri" w:hAnsi="Calibri" w:cs="Calibri"/>
              </w:rPr>
              <w:t>20</w:t>
            </w:r>
          </w:p>
        </w:tc>
        <w:tc>
          <w:tcPr>
            <w:tcW w:w="753" w:type="dxa"/>
          </w:tcPr>
          <w:p w14:paraId="10B73D8B" w14:textId="2AA2F7A8" w:rsidR="00C174AB" w:rsidRPr="004F3B18" w:rsidRDefault="00CE0259" w:rsidP="00B260E9">
            <w:pPr>
              <w:jc w:val="center"/>
              <w:rPr>
                <w:rFonts w:ascii="Calibri" w:hAnsi="Calibri" w:cs="Calibri"/>
              </w:rPr>
            </w:pPr>
            <w:r w:rsidRPr="004F3B18">
              <w:rPr>
                <w:rFonts w:ascii="Calibri" w:hAnsi="Calibri" w:cs="Calibri"/>
              </w:rPr>
              <w:t>2.4</w:t>
            </w:r>
          </w:p>
        </w:tc>
        <w:tc>
          <w:tcPr>
            <w:tcW w:w="671" w:type="dxa"/>
          </w:tcPr>
          <w:p w14:paraId="60C0BF6E" w14:textId="04D81EEE" w:rsidR="00C174AB" w:rsidRPr="004F3B18" w:rsidRDefault="00CE0259" w:rsidP="00B260E9">
            <w:pPr>
              <w:jc w:val="center"/>
              <w:rPr>
                <w:rFonts w:ascii="Calibri" w:hAnsi="Calibri" w:cs="Calibri"/>
              </w:rPr>
            </w:pPr>
            <w:r w:rsidRPr="004F3B18">
              <w:rPr>
                <w:rFonts w:ascii="Calibri" w:hAnsi="Calibri" w:cs="Calibri"/>
              </w:rPr>
              <w:t>0.86</w:t>
            </w:r>
          </w:p>
        </w:tc>
        <w:tc>
          <w:tcPr>
            <w:tcW w:w="1285" w:type="dxa"/>
          </w:tcPr>
          <w:p w14:paraId="5D7CD92B" w14:textId="20576A89" w:rsidR="00C174AB" w:rsidRPr="004F3B18" w:rsidRDefault="006E095C" w:rsidP="00B260E9">
            <w:pPr>
              <w:jc w:val="center"/>
              <w:rPr>
                <w:rFonts w:ascii="Calibri" w:hAnsi="Calibri" w:cs="Calibri"/>
              </w:rPr>
            </w:pPr>
            <w:r w:rsidRPr="004F3B18">
              <w:rPr>
                <w:rFonts w:ascii="Calibri" w:hAnsi="Calibri" w:cs="Calibri"/>
              </w:rPr>
              <w:t>1.09</w:t>
            </w:r>
          </w:p>
        </w:tc>
        <w:tc>
          <w:tcPr>
            <w:tcW w:w="850" w:type="dxa"/>
          </w:tcPr>
          <w:p w14:paraId="19A42A47" w14:textId="023377BA" w:rsidR="00C174AB" w:rsidRPr="004F3B18" w:rsidRDefault="006E095C" w:rsidP="00B260E9">
            <w:pPr>
              <w:jc w:val="center"/>
              <w:rPr>
                <w:rFonts w:ascii="Calibri" w:hAnsi="Calibri" w:cs="Calibri"/>
              </w:rPr>
            </w:pPr>
            <w:r w:rsidRPr="004F3B18">
              <w:rPr>
                <w:rFonts w:ascii="Calibri" w:hAnsi="Calibri" w:cs="Calibri"/>
              </w:rPr>
              <w:t>5.5</w:t>
            </w:r>
          </w:p>
        </w:tc>
        <w:tc>
          <w:tcPr>
            <w:tcW w:w="993" w:type="dxa"/>
          </w:tcPr>
          <w:p w14:paraId="49F6AF99" w14:textId="1D7E1117" w:rsidR="00C174AB" w:rsidRPr="004F3B18" w:rsidRDefault="006E095C" w:rsidP="00B260E9">
            <w:pPr>
              <w:jc w:val="center"/>
              <w:rPr>
                <w:rFonts w:ascii="Calibri" w:hAnsi="Calibri" w:cs="Calibri"/>
              </w:rPr>
            </w:pPr>
            <w:r w:rsidRPr="004F3B18">
              <w:rPr>
                <w:rFonts w:ascii="Calibri" w:hAnsi="Calibri" w:cs="Calibri"/>
              </w:rPr>
              <w:t>-113.01</w:t>
            </w:r>
          </w:p>
        </w:tc>
        <w:tc>
          <w:tcPr>
            <w:tcW w:w="850" w:type="dxa"/>
          </w:tcPr>
          <w:p w14:paraId="17BB5734" w14:textId="49FD3DC4" w:rsidR="00C174AB" w:rsidRPr="004F3B18" w:rsidRDefault="006E095C" w:rsidP="00B260E9">
            <w:pPr>
              <w:jc w:val="center"/>
              <w:rPr>
                <w:rFonts w:ascii="Calibri" w:hAnsi="Calibri" w:cs="Calibri"/>
              </w:rPr>
            </w:pPr>
            <w:r w:rsidRPr="004F3B18">
              <w:rPr>
                <w:rFonts w:ascii="Calibri" w:hAnsi="Calibri" w:cs="Calibri"/>
              </w:rPr>
              <w:t>9.45</w:t>
            </w:r>
          </w:p>
        </w:tc>
        <w:tc>
          <w:tcPr>
            <w:tcW w:w="941" w:type="dxa"/>
          </w:tcPr>
          <w:p w14:paraId="090D1879" w14:textId="51442FE4" w:rsidR="00C174AB" w:rsidRPr="004F3B18" w:rsidRDefault="006E095C" w:rsidP="00B260E9">
            <w:pPr>
              <w:jc w:val="center"/>
              <w:rPr>
                <w:rFonts w:ascii="Calibri" w:hAnsi="Calibri" w:cs="Calibri"/>
              </w:rPr>
            </w:pPr>
            <w:r w:rsidRPr="004F3B18">
              <w:rPr>
                <w:rFonts w:ascii="Calibri" w:hAnsi="Calibri" w:cs="Calibri"/>
              </w:rPr>
              <w:t>-84.62</w:t>
            </w:r>
          </w:p>
        </w:tc>
      </w:tr>
      <w:tr w:rsidR="00C174AB" w:rsidRPr="004F3B18" w14:paraId="769E789F" w14:textId="77777777" w:rsidTr="00F91EB6">
        <w:tc>
          <w:tcPr>
            <w:tcW w:w="699" w:type="dxa"/>
            <w:vMerge/>
          </w:tcPr>
          <w:p w14:paraId="34ACE6FE" w14:textId="77777777" w:rsidR="00C174AB" w:rsidRPr="004F3B18" w:rsidRDefault="00C174AB" w:rsidP="00B260E9">
            <w:pPr>
              <w:jc w:val="center"/>
              <w:rPr>
                <w:rFonts w:ascii="Calibri" w:hAnsi="Calibri" w:cs="Calibri"/>
              </w:rPr>
            </w:pPr>
          </w:p>
        </w:tc>
        <w:tc>
          <w:tcPr>
            <w:tcW w:w="1124" w:type="dxa"/>
            <w:vMerge/>
          </w:tcPr>
          <w:p w14:paraId="68266800" w14:textId="77777777" w:rsidR="00C174AB" w:rsidRPr="004F3B18" w:rsidRDefault="00C174AB" w:rsidP="00B260E9">
            <w:pPr>
              <w:jc w:val="center"/>
              <w:rPr>
                <w:rFonts w:ascii="Calibri" w:hAnsi="Calibri" w:cs="Calibri"/>
              </w:rPr>
            </w:pPr>
          </w:p>
        </w:tc>
        <w:tc>
          <w:tcPr>
            <w:tcW w:w="851" w:type="dxa"/>
          </w:tcPr>
          <w:p w14:paraId="2470BE04" w14:textId="77777777" w:rsidR="00C174AB" w:rsidRPr="004F3B18" w:rsidRDefault="00C174AB" w:rsidP="00B260E9">
            <w:pPr>
              <w:jc w:val="center"/>
              <w:rPr>
                <w:rFonts w:ascii="Calibri" w:hAnsi="Calibri" w:cs="Calibri"/>
              </w:rPr>
            </w:pPr>
            <w:r w:rsidRPr="004F3B18">
              <w:rPr>
                <w:rFonts w:ascii="Calibri" w:hAnsi="Calibri" w:cs="Calibri"/>
              </w:rPr>
              <w:t>50</w:t>
            </w:r>
          </w:p>
        </w:tc>
        <w:tc>
          <w:tcPr>
            <w:tcW w:w="753" w:type="dxa"/>
          </w:tcPr>
          <w:p w14:paraId="14365627" w14:textId="2597F2FF" w:rsidR="00C174AB" w:rsidRPr="004F3B18" w:rsidRDefault="00812753" w:rsidP="00B260E9">
            <w:pPr>
              <w:jc w:val="center"/>
              <w:rPr>
                <w:rFonts w:ascii="Calibri" w:hAnsi="Calibri" w:cs="Calibri"/>
              </w:rPr>
            </w:pPr>
            <w:r w:rsidRPr="004F3B18">
              <w:rPr>
                <w:rFonts w:ascii="Calibri" w:hAnsi="Calibri" w:cs="Calibri"/>
              </w:rPr>
              <w:t>4.71</w:t>
            </w:r>
          </w:p>
        </w:tc>
        <w:tc>
          <w:tcPr>
            <w:tcW w:w="671" w:type="dxa"/>
          </w:tcPr>
          <w:p w14:paraId="0393E093" w14:textId="326CC9D8" w:rsidR="00C174AB" w:rsidRPr="004F3B18" w:rsidRDefault="00812753" w:rsidP="00B260E9">
            <w:pPr>
              <w:jc w:val="center"/>
              <w:rPr>
                <w:rFonts w:ascii="Calibri" w:hAnsi="Calibri" w:cs="Calibri"/>
              </w:rPr>
            </w:pPr>
            <w:r w:rsidRPr="004F3B18">
              <w:rPr>
                <w:rFonts w:ascii="Calibri" w:hAnsi="Calibri" w:cs="Calibri"/>
              </w:rPr>
              <w:t>0.62</w:t>
            </w:r>
          </w:p>
        </w:tc>
        <w:tc>
          <w:tcPr>
            <w:tcW w:w="1285" w:type="dxa"/>
          </w:tcPr>
          <w:p w14:paraId="5B1B290A" w14:textId="1CA84141" w:rsidR="00C174AB" w:rsidRPr="004F3B18" w:rsidRDefault="007276E6" w:rsidP="00B260E9">
            <w:pPr>
              <w:jc w:val="center"/>
              <w:rPr>
                <w:rFonts w:ascii="Calibri" w:hAnsi="Calibri" w:cs="Calibri"/>
              </w:rPr>
            </w:pPr>
            <w:r w:rsidRPr="004F3B18">
              <w:rPr>
                <w:rFonts w:ascii="Calibri" w:hAnsi="Calibri" w:cs="Calibri"/>
              </w:rPr>
              <w:t>3.44</w:t>
            </w:r>
          </w:p>
        </w:tc>
        <w:tc>
          <w:tcPr>
            <w:tcW w:w="850" w:type="dxa"/>
          </w:tcPr>
          <w:p w14:paraId="3C0242F8" w14:textId="52F9EBD6" w:rsidR="00C174AB" w:rsidRPr="004F3B18" w:rsidRDefault="007276E6" w:rsidP="00B260E9">
            <w:pPr>
              <w:jc w:val="center"/>
              <w:rPr>
                <w:rFonts w:ascii="Calibri" w:hAnsi="Calibri" w:cs="Calibri"/>
              </w:rPr>
            </w:pPr>
            <w:r w:rsidRPr="004F3B18">
              <w:rPr>
                <w:rFonts w:ascii="Calibri" w:hAnsi="Calibri" w:cs="Calibri"/>
              </w:rPr>
              <w:t>5.0</w:t>
            </w:r>
          </w:p>
        </w:tc>
        <w:tc>
          <w:tcPr>
            <w:tcW w:w="993" w:type="dxa"/>
          </w:tcPr>
          <w:p w14:paraId="3DCFF1DF" w14:textId="57865576" w:rsidR="00C174AB" w:rsidRPr="004F3B18" w:rsidRDefault="007276E6" w:rsidP="00B260E9">
            <w:pPr>
              <w:jc w:val="center"/>
              <w:rPr>
                <w:rFonts w:ascii="Calibri" w:hAnsi="Calibri" w:cs="Calibri"/>
              </w:rPr>
            </w:pPr>
            <w:r w:rsidRPr="004F3B18">
              <w:rPr>
                <w:rFonts w:ascii="Calibri" w:hAnsi="Calibri" w:cs="Calibri"/>
              </w:rPr>
              <w:t>-92.21</w:t>
            </w:r>
          </w:p>
        </w:tc>
        <w:tc>
          <w:tcPr>
            <w:tcW w:w="850" w:type="dxa"/>
          </w:tcPr>
          <w:p w14:paraId="6D7EC051" w14:textId="1A571D77" w:rsidR="00C174AB" w:rsidRPr="004F3B18" w:rsidRDefault="007276E6" w:rsidP="00B260E9">
            <w:pPr>
              <w:jc w:val="center"/>
              <w:rPr>
                <w:rFonts w:ascii="Calibri" w:hAnsi="Calibri" w:cs="Calibri"/>
              </w:rPr>
            </w:pPr>
            <w:r w:rsidRPr="004F3B18">
              <w:rPr>
                <w:rFonts w:ascii="Calibri" w:hAnsi="Calibri" w:cs="Calibri"/>
              </w:rPr>
              <w:t>8.25</w:t>
            </w:r>
          </w:p>
        </w:tc>
        <w:tc>
          <w:tcPr>
            <w:tcW w:w="941" w:type="dxa"/>
          </w:tcPr>
          <w:p w14:paraId="32A4C821" w14:textId="140027ED" w:rsidR="00C174AB" w:rsidRPr="004F3B18" w:rsidRDefault="007276E6" w:rsidP="00B260E9">
            <w:pPr>
              <w:jc w:val="center"/>
              <w:rPr>
                <w:rFonts w:ascii="Calibri" w:hAnsi="Calibri" w:cs="Calibri"/>
              </w:rPr>
            </w:pPr>
            <w:r w:rsidRPr="004F3B18">
              <w:rPr>
                <w:rFonts w:ascii="Calibri" w:hAnsi="Calibri" w:cs="Calibri"/>
              </w:rPr>
              <w:t>-66.58</w:t>
            </w:r>
          </w:p>
        </w:tc>
      </w:tr>
      <w:tr w:rsidR="00C174AB" w:rsidRPr="004F3B18" w14:paraId="79AE01E7" w14:textId="77777777" w:rsidTr="00F91EB6">
        <w:tc>
          <w:tcPr>
            <w:tcW w:w="699" w:type="dxa"/>
            <w:vMerge/>
          </w:tcPr>
          <w:p w14:paraId="38865569" w14:textId="77777777" w:rsidR="00C174AB" w:rsidRPr="004F3B18" w:rsidRDefault="00C174AB" w:rsidP="00B260E9">
            <w:pPr>
              <w:jc w:val="center"/>
              <w:rPr>
                <w:rFonts w:ascii="Calibri" w:hAnsi="Calibri" w:cs="Calibri"/>
              </w:rPr>
            </w:pPr>
          </w:p>
        </w:tc>
        <w:tc>
          <w:tcPr>
            <w:tcW w:w="1124" w:type="dxa"/>
            <w:vMerge/>
          </w:tcPr>
          <w:p w14:paraId="14877B7B" w14:textId="77777777" w:rsidR="00C174AB" w:rsidRPr="004F3B18" w:rsidRDefault="00C174AB" w:rsidP="00B260E9">
            <w:pPr>
              <w:jc w:val="center"/>
              <w:rPr>
                <w:rFonts w:ascii="Calibri" w:hAnsi="Calibri" w:cs="Calibri"/>
              </w:rPr>
            </w:pPr>
          </w:p>
        </w:tc>
        <w:tc>
          <w:tcPr>
            <w:tcW w:w="851" w:type="dxa"/>
          </w:tcPr>
          <w:p w14:paraId="2C98EB76" w14:textId="77777777" w:rsidR="00C174AB" w:rsidRPr="004F3B18" w:rsidRDefault="00C174AB" w:rsidP="00B260E9">
            <w:pPr>
              <w:jc w:val="center"/>
              <w:rPr>
                <w:rFonts w:ascii="Calibri" w:hAnsi="Calibri" w:cs="Calibri"/>
              </w:rPr>
            </w:pPr>
            <w:r w:rsidRPr="004F3B18">
              <w:rPr>
                <w:rFonts w:ascii="Calibri" w:hAnsi="Calibri" w:cs="Calibri"/>
              </w:rPr>
              <w:t>100</w:t>
            </w:r>
          </w:p>
        </w:tc>
        <w:tc>
          <w:tcPr>
            <w:tcW w:w="753" w:type="dxa"/>
          </w:tcPr>
          <w:p w14:paraId="018DD62D" w14:textId="2F9DBC63" w:rsidR="00C174AB" w:rsidRPr="004F3B18" w:rsidRDefault="00214A63" w:rsidP="00B260E9">
            <w:pPr>
              <w:jc w:val="center"/>
              <w:rPr>
                <w:rFonts w:ascii="Calibri" w:hAnsi="Calibri" w:cs="Calibri"/>
              </w:rPr>
            </w:pPr>
            <w:r w:rsidRPr="004F3B18">
              <w:rPr>
                <w:rFonts w:ascii="Calibri" w:hAnsi="Calibri" w:cs="Calibri"/>
              </w:rPr>
              <w:t>1.99</w:t>
            </w:r>
          </w:p>
        </w:tc>
        <w:tc>
          <w:tcPr>
            <w:tcW w:w="671" w:type="dxa"/>
          </w:tcPr>
          <w:p w14:paraId="395E3AB0" w14:textId="0C0C8A28" w:rsidR="00C174AB" w:rsidRPr="004F3B18" w:rsidRDefault="00214A63" w:rsidP="00B260E9">
            <w:pPr>
              <w:jc w:val="center"/>
              <w:rPr>
                <w:rFonts w:ascii="Calibri" w:hAnsi="Calibri" w:cs="Calibri"/>
              </w:rPr>
            </w:pPr>
            <w:r w:rsidRPr="004F3B18">
              <w:rPr>
                <w:rFonts w:ascii="Calibri" w:hAnsi="Calibri" w:cs="Calibri"/>
              </w:rPr>
              <w:t>0.91</w:t>
            </w:r>
          </w:p>
        </w:tc>
        <w:tc>
          <w:tcPr>
            <w:tcW w:w="1285" w:type="dxa"/>
          </w:tcPr>
          <w:p w14:paraId="6EFE5092" w14:textId="1AFF6E70" w:rsidR="00C174AB" w:rsidRPr="004F3B18" w:rsidRDefault="001216CA" w:rsidP="00B260E9">
            <w:pPr>
              <w:jc w:val="center"/>
              <w:rPr>
                <w:rFonts w:ascii="Calibri" w:hAnsi="Calibri" w:cs="Calibri"/>
              </w:rPr>
            </w:pPr>
            <w:r w:rsidRPr="004F3B18">
              <w:rPr>
                <w:rFonts w:ascii="Calibri" w:hAnsi="Calibri" w:cs="Calibri"/>
              </w:rPr>
              <w:t>1.86</w:t>
            </w:r>
          </w:p>
        </w:tc>
        <w:tc>
          <w:tcPr>
            <w:tcW w:w="850" w:type="dxa"/>
          </w:tcPr>
          <w:p w14:paraId="2D65E627" w14:textId="64B9BFF8" w:rsidR="00C174AB" w:rsidRPr="004F3B18" w:rsidRDefault="001216CA" w:rsidP="00B260E9">
            <w:pPr>
              <w:jc w:val="center"/>
              <w:rPr>
                <w:rFonts w:ascii="Calibri" w:hAnsi="Calibri" w:cs="Calibri"/>
              </w:rPr>
            </w:pPr>
            <w:r w:rsidRPr="004F3B18">
              <w:rPr>
                <w:rFonts w:ascii="Calibri" w:hAnsi="Calibri" w:cs="Calibri"/>
              </w:rPr>
              <w:t>1.54</w:t>
            </w:r>
          </w:p>
        </w:tc>
        <w:tc>
          <w:tcPr>
            <w:tcW w:w="993" w:type="dxa"/>
          </w:tcPr>
          <w:p w14:paraId="393B3C69" w14:textId="2CB51B5E" w:rsidR="00C174AB" w:rsidRPr="004F3B18" w:rsidRDefault="001216CA" w:rsidP="00B260E9">
            <w:pPr>
              <w:jc w:val="center"/>
              <w:rPr>
                <w:rFonts w:ascii="Calibri" w:hAnsi="Calibri" w:cs="Calibri"/>
              </w:rPr>
            </w:pPr>
            <w:r w:rsidRPr="004F3B18">
              <w:rPr>
                <w:rFonts w:ascii="Calibri" w:hAnsi="Calibri" w:cs="Calibri"/>
              </w:rPr>
              <w:t>-8.35</w:t>
            </w:r>
          </w:p>
        </w:tc>
        <w:tc>
          <w:tcPr>
            <w:tcW w:w="850" w:type="dxa"/>
          </w:tcPr>
          <w:p w14:paraId="3089649B" w14:textId="3458ADDC" w:rsidR="00C174AB" w:rsidRPr="004F3B18" w:rsidRDefault="001216CA" w:rsidP="00B260E9">
            <w:pPr>
              <w:jc w:val="center"/>
              <w:rPr>
                <w:rFonts w:ascii="Calibri" w:hAnsi="Calibri" w:cs="Calibri"/>
              </w:rPr>
            </w:pPr>
            <w:r w:rsidRPr="004F3B18">
              <w:rPr>
                <w:rFonts w:ascii="Calibri" w:hAnsi="Calibri" w:cs="Calibri"/>
              </w:rPr>
              <w:t>2.18</w:t>
            </w:r>
          </w:p>
        </w:tc>
        <w:tc>
          <w:tcPr>
            <w:tcW w:w="941" w:type="dxa"/>
          </w:tcPr>
          <w:p w14:paraId="21E56DB2" w14:textId="3027BFC6" w:rsidR="00C174AB" w:rsidRPr="004F3B18" w:rsidRDefault="001216CA" w:rsidP="00B260E9">
            <w:pPr>
              <w:jc w:val="center"/>
              <w:rPr>
                <w:rFonts w:ascii="Calibri" w:hAnsi="Calibri" w:cs="Calibri"/>
              </w:rPr>
            </w:pPr>
            <w:r w:rsidRPr="004F3B18">
              <w:rPr>
                <w:rFonts w:ascii="Calibri" w:hAnsi="Calibri" w:cs="Calibri"/>
              </w:rPr>
              <w:t>-4.45</w:t>
            </w:r>
          </w:p>
        </w:tc>
      </w:tr>
      <w:tr w:rsidR="00C174AB" w:rsidRPr="004F3B18" w14:paraId="3A94BE6F" w14:textId="77777777" w:rsidTr="00F91EB6">
        <w:tc>
          <w:tcPr>
            <w:tcW w:w="699" w:type="dxa"/>
            <w:vMerge/>
          </w:tcPr>
          <w:p w14:paraId="238BFC9F" w14:textId="77777777" w:rsidR="00C174AB" w:rsidRPr="004F3B18" w:rsidRDefault="00C174AB" w:rsidP="00B260E9">
            <w:pPr>
              <w:jc w:val="center"/>
              <w:rPr>
                <w:rFonts w:ascii="Calibri" w:hAnsi="Calibri" w:cs="Calibri"/>
              </w:rPr>
            </w:pPr>
          </w:p>
        </w:tc>
        <w:tc>
          <w:tcPr>
            <w:tcW w:w="1124" w:type="dxa"/>
            <w:vMerge/>
          </w:tcPr>
          <w:p w14:paraId="4C67236C" w14:textId="77777777" w:rsidR="00C174AB" w:rsidRPr="004F3B18" w:rsidRDefault="00C174AB" w:rsidP="00B260E9">
            <w:pPr>
              <w:jc w:val="center"/>
              <w:rPr>
                <w:rFonts w:ascii="Calibri" w:hAnsi="Calibri" w:cs="Calibri"/>
              </w:rPr>
            </w:pPr>
          </w:p>
        </w:tc>
        <w:tc>
          <w:tcPr>
            <w:tcW w:w="851" w:type="dxa"/>
          </w:tcPr>
          <w:p w14:paraId="2BC6C0E6" w14:textId="77777777" w:rsidR="00C174AB" w:rsidRPr="004F3B18" w:rsidRDefault="00C174AB" w:rsidP="00B260E9">
            <w:pPr>
              <w:jc w:val="center"/>
              <w:rPr>
                <w:rFonts w:ascii="Calibri" w:hAnsi="Calibri" w:cs="Calibri"/>
              </w:rPr>
            </w:pPr>
            <w:r w:rsidRPr="004F3B18">
              <w:rPr>
                <w:rFonts w:ascii="Calibri" w:hAnsi="Calibri" w:cs="Calibri"/>
              </w:rPr>
              <w:t>150</w:t>
            </w:r>
          </w:p>
        </w:tc>
        <w:tc>
          <w:tcPr>
            <w:tcW w:w="753" w:type="dxa"/>
          </w:tcPr>
          <w:p w14:paraId="02E30928" w14:textId="1113B140" w:rsidR="00C174AB" w:rsidRPr="004F3B18" w:rsidRDefault="0043797F" w:rsidP="00B260E9">
            <w:pPr>
              <w:jc w:val="center"/>
              <w:rPr>
                <w:rFonts w:ascii="Calibri" w:hAnsi="Calibri" w:cs="Calibri"/>
              </w:rPr>
            </w:pPr>
            <w:r w:rsidRPr="004F3B18">
              <w:rPr>
                <w:rFonts w:ascii="Calibri" w:hAnsi="Calibri" w:cs="Calibri"/>
              </w:rPr>
              <w:t>1.76</w:t>
            </w:r>
          </w:p>
        </w:tc>
        <w:tc>
          <w:tcPr>
            <w:tcW w:w="671" w:type="dxa"/>
          </w:tcPr>
          <w:p w14:paraId="5AE2EF96" w14:textId="141A54FB" w:rsidR="00C174AB" w:rsidRPr="004F3B18" w:rsidRDefault="00A26C64" w:rsidP="00B260E9">
            <w:pPr>
              <w:jc w:val="center"/>
              <w:rPr>
                <w:rFonts w:ascii="Calibri" w:hAnsi="Calibri" w:cs="Calibri"/>
              </w:rPr>
            </w:pPr>
            <w:r w:rsidRPr="004F3B18">
              <w:rPr>
                <w:rFonts w:ascii="Calibri" w:hAnsi="Calibri" w:cs="Calibri"/>
              </w:rPr>
              <w:t>0.93</w:t>
            </w:r>
          </w:p>
        </w:tc>
        <w:tc>
          <w:tcPr>
            <w:tcW w:w="1285" w:type="dxa"/>
          </w:tcPr>
          <w:p w14:paraId="4F0E4634" w14:textId="640664CC" w:rsidR="00C174AB" w:rsidRPr="004F3B18" w:rsidRDefault="001D30AD" w:rsidP="00B260E9">
            <w:pPr>
              <w:jc w:val="center"/>
              <w:rPr>
                <w:rFonts w:ascii="Calibri" w:hAnsi="Calibri" w:cs="Calibri"/>
              </w:rPr>
            </w:pPr>
            <w:r w:rsidRPr="004F3B18">
              <w:rPr>
                <w:rFonts w:ascii="Calibri" w:hAnsi="Calibri" w:cs="Calibri"/>
              </w:rPr>
              <w:t>0.26</w:t>
            </w:r>
          </w:p>
        </w:tc>
        <w:tc>
          <w:tcPr>
            <w:tcW w:w="850" w:type="dxa"/>
          </w:tcPr>
          <w:p w14:paraId="71A81B45" w14:textId="471F7095" w:rsidR="00C174AB" w:rsidRPr="004F3B18" w:rsidRDefault="001D30AD" w:rsidP="00B260E9">
            <w:pPr>
              <w:jc w:val="center"/>
              <w:rPr>
                <w:rFonts w:ascii="Calibri" w:hAnsi="Calibri" w:cs="Calibri"/>
              </w:rPr>
            </w:pPr>
            <w:r w:rsidRPr="004F3B18">
              <w:rPr>
                <w:rFonts w:ascii="Calibri" w:hAnsi="Calibri" w:cs="Calibri"/>
              </w:rPr>
              <w:t>4.46</w:t>
            </w:r>
          </w:p>
        </w:tc>
        <w:tc>
          <w:tcPr>
            <w:tcW w:w="993" w:type="dxa"/>
          </w:tcPr>
          <w:p w14:paraId="592B12DC" w14:textId="44BE13B8" w:rsidR="00C174AB" w:rsidRPr="004F3B18" w:rsidRDefault="001D30AD" w:rsidP="00B260E9">
            <w:pPr>
              <w:jc w:val="center"/>
              <w:rPr>
                <w:rFonts w:ascii="Calibri" w:hAnsi="Calibri" w:cs="Calibri"/>
              </w:rPr>
            </w:pPr>
            <w:r w:rsidRPr="004F3B18">
              <w:rPr>
                <w:rFonts w:ascii="Calibri" w:hAnsi="Calibri" w:cs="Calibri"/>
              </w:rPr>
              <w:t>-77.58</w:t>
            </w:r>
          </w:p>
        </w:tc>
        <w:tc>
          <w:tcPr>
            <w:tcW w:w="850" w:type="dxa"/>
          </w:tcPr>
          <w:p w14:paraId="647F783B" w14:textId="4B310040" w:rsidR="00C174AB" w:rsidRPr="004F3B18" w:rsidRDefault="001D30AD" w:rsidP="00B260E9">
            <w:pPr>
              <w:jc w:val="center"/>
              <w:rPr>
                <w:rFonts w:ascii="Calibri" w:hAnsi="Calibri" w:cs="Calibri"/>
              </w:rPr>
            </w:pPr>
            <w:r w:rsidRPr="004F3B18">
              <w:rPr>
                <w:rFonts w:ascii="Calibri" w:hAnsi="Calibri" w:cs="Calibri"/>
              </w:rPr>
              <w:t>8.64</w:t>
            </w:r>
          </w:p>
        </w:tc>
        <w:tc>
          <w:tcPr>
            <w:tcW w:w="941" w:type="dxa"/>
          </w:tcPr>
          <w:p w14:paraId="0934685F" w14:textId="7871C932" w:rsidR="00C174AB" w:rsidRPr="004F3B18" w:rsidRDefault="001D30AD" w:rsidP="00B260E9">
            <w:pPr>
              <w:jc w:val="center"/>
              <w:rPr>
                <w:rFonts w:ascii="Calibri" w:hAnsi="Calibri" w:cs="Calibri"/>
              </w:rPr>
            </w:pPr>
            <w:r w:rsidRPr="004F3B18">
              <w:rPr>
                <w:rFonts w:ascii="Calibri" w:hAnsi="Calibri" w:cs="Calibri"/>
              </w:rPr>
              <w:t>-75.06</w:t>
            </w:r>
          </w:p>
        </w:tc>
      </w:tr>
      <w:tr w:rsidR="00C174AB" w:rsidRPr="004F3B18" w14:paraId="3BD71900" w14:textId="77777777" w:rsidTr="00F91EB6">
        <w:tc>
          <w:tcPr>
            <w:tcW w:w="699" w:type="dxa"/>
            <w:vMerge/>
          </w:tcPr>
          <w:p w14:paraId="775A6B75" w14:textId="77777777" w:rsidR="00C174AB" w:rsidRPr="004F3B18" w:rsidRDefault="00C174AB" w:rsidP="00B260E9">
            <w:pPr>
              <w:jc w:val="center"/>
              <w:rPr>
                <w:rFonts w:ascii="Calibri" w:hAnsi="Calibri" w:cs="Calibri"/>
              </w:rPr>
            </w:pPr>
          </w:p>
        </w:tc>
        <w:tc>
          <w:tcPr>
            <w:tcW w:w="1124" w:type="dxa"/>
            <w:vMerge w:val="restart"/>
          </w:tcPr>
          <w:p w14:paraId="62D95E1D" w14:textId="77777777" w:rsidR="00C174AB" w:rsidRPr="004F3B18" w:rsidRDefault="00C174AB" w:rsidP="00B260E9">
            <w:pPr>
              <w:jc w:val="center"/>
              <w:rPr>
                <w:rFonts w:ascii="Calibri" w:hAnsi="Calibri" w:cs="Calibri"/>
              </w:rPr>
            </w:pPr>
            <w:r w:rsidRPr="004F3B18">
              <w:rPr>
                <w:rFonts w:ascii="Calibri" w:hAnsi="Calibri" w:cs="Calibri"/>
              </w:rPr>
              <w:t>50</w:t>
            </w:r>
          </w:p>
        </w:tc>
        <w:tc>
          <w:tcPr>
            <w:tcW w:w="851" w:type="dxa"/>
          </w:tcPr>
          <w:p w14:paraId="47FC6D0E" w14:textId="77777777" w:rsidR="00C174AB" w:rsidRPr="004F3B18" w:rsidRDefault="00C174AB" w:rsidP="00B260E9">
            <w:pPr>
              <w:jc w:val="center"/>
              <w:rPr>
                <w:rFonts w:ascii="Calibri" w:hAnsi="Calibri" w:cs="Calibri"/>
              </w:rPr>
            </w:pPr>
            <w:r w:rsidRPr="004F3B18">
              <w:rPr>
                <w:rFonts w:ascii="Calibri" w:hAnsi="Calibri" w:cs="Calibri"/>
              </w:rPr>
              <w:t>20</w:t>
            </w:r>
          </w:p>
        </w:tc>
        <w:tc>
          <w:tcPr>
            <w:tcW w:w="753" w:type="dxa"/>
          </w:tcPr>
          <w:p w14:paraId="39F088DB" w14:textId="19D02D4D" w:rsidR="00C174AB" w:rsidRPr="004F3B18" w:rsidRDefault="00AF778C" w:rsidP="00B260E9">
            <w:pPr>
              <w:jc w:val="center"/>
              <w:rPr>
                <w:rFonts w:ascii="Calibri" w:hAnsi="Calibri" w:cs="Calibri"/>
              </w:rPr>
            </w:pPr>
            <w:r w:rsidRPr="004F3B18">
              <w:rPr>
                <w:rFonts w:ascii="Calibri" w:hAnsi="Calibri" w:cs="Calibri"/>
              </w:rPr>
              <w:t>3.38</w:t>
            </w:r>
          </w:p>
        </w:tc>
        <w:tc>
          <w:tcPr>
            <w:tcW w:w="671" w:type="dxa"/>
          </w:tcPr>
          <w:p w14:paraId="5BBEFA12" w14:textId="4728D342" w:rsidR="00C174AB" w:rsidRPr="004F3B18" w:rsidRDefault="00AF778C" w:rsidP="00B260E9">
            <w:pPr>
              <w:jc w:val="center"/>
              <w:rPr>
                <w:rFonts w:ascii="Calibri" w:hAnsi="Calibri" w:cs="Calibri"/>
              </w:rPr>
            </w:pPr>
            <w:r w:rsidRPr="004F3B18">
              <w:rPr>
                <w:rFonts w:ascii="Calibri" w:hAnsi="Calibri" w:cs="Calibri"/>
              </w:rPr>
              <w:t>0.75</w:t>
            </w:r>
          </w:p>
        </w:tc>
        <w:tc>
          <w:tcPr>
            <w:tcW w:w="1285" w:type="dxa"/>
          </w:tcPr>
          <w:p w14:paraId="488C6D70" w14:textId="6D069BE6" w:rsidR="00C174AB" w:rsidRPr="004F3B18" w:rsidRDefault="00133BDF" w:rsidP="00B260E9">
            <w:pPr>
              <w:jc w:val="center"/>
              <w:rPr>
                <w:rFonts w:ascii="Calibri" w:hAnsi="Calibri" w:cs="Calibri"/>
              </w:rPr>
            </w:pPr>
            <w:r w:rsidRPr="004F3B18">
              <w:rPr>
                <w:rFonts w:ascii="Calibri" w:hAnsi="Calibri" w:cs="Calibri"/>
              </w:rPr>
              <w:t>1.44</w:t>
            </w:r>
          </w:p>
        </w:tc>
        <w:tc>
          <w:tcPr>
            <w:tcW w:w="850" w:type="dxa"/>
          </w:tcPr>
          <w:p w14:paraId="4E4F46EA" w14:textId="4EF8D9A3" w:rsidR="00C174AB" w:rsidRPr="004F3B18" w:rsidRDefault="00133BDF" w:rsidP="00B260E9">
            <w:pPr>
              <w:jc w:val="center"/>
              <w:rPr>
                <w:rFonts w:ascii="Calibri" w:hAnsi="Calibri" w:cs="Calibri"/>
              </w:rPr>
            </w:pPr>
            <w:r w:rsidRPr="004F3B18">
              <w:rPr>
                <w:rFonts w:ascii="Calibri" w:hAnsi="Calibri" w:cs="Calibri"/>
              </w:rPr>
              <w:t>0.64</w:t>
            </w:r>
          </w:p>
        </w:tc>
        <w:tc>
          <w:tcPr>
            <w:tcW w:w="993" w:type="dxa"/>
          </w:tcPr>
          <w:p w14:paraId="5260680E" w14:textId="29041630" w:rsidR="00C174AB" w:rsidRPr="004F3B18" w:rsidRDefault="00133BDF" w:rsidP="00B260E9">
            <w:pPr>
              <w:jc w:val="center"/>
              <w:rPr>
                <w:rFonts w:ascii="Calibri" w:hAnsi="Calibri" w:cs="Calibri"/>
              </w:rPr>
            </w:pPr>
            <w:r w:rsidRPr="004F3B18">
              <w:rPr>
                <w:rFonts w:ascii="Calibri" w:hAnsi="Calibri" w:cs="Calibri"/>
              </w:rPr>
              <w:t>-1.04</w:t>
            </w:r>
          </w:p>
        </w:tc>
        <w:tc>
          <w:tcPr>
            <w:tcW w:w="850" w:type="dxa"/>
          </w:tcPr>
          <w:p w14:paraId="5784D440" w14:textId="13FD5C38" w:rsidR="00C174AB" w:rsidRPr="004F3B18" w:rsidRDefault="00133BDF" w:rsidP="00B260E9">
            <w:pPr>
              <w:jc w:val="center"/>
              <w:rPr>
                <w:rFonts w:ascii="Calibri" w:hAnsi="Calibri" w:cs="Calibri"/>
              </w:rPr>
            </w:pPr>
            <w:r w:rsidRPr="004F3B18">
              <w:rPr>
                <w:rFonts w:ascii="Calibri" w:hAnsi="Calibri" w:cs="Calibri"/>
              </w:rPr>
              <w:t>1.52</w:t>
            </w:r>
          </w:p>
        </w:tc>
        <w:tc>
          <w:tcPr>
            <w:tcW w:w="941" w:type="dxa"/>
          </w:tcPr>
          <w:p w14:paraId="1DCF7C0F" w14:textId="76B1175A" w:rsidR="00C174AB" w:rsidRPr="004F3B18" w:rsidRDefault="00133BDF" w:rsidP="00B260E9">
            <w:pPr>
              <w:jc w:val="center"/>
              <w:rPr>
                <w:rFonts w:ascii="Calibri" w:hAnsi="Calibri" w:cs="Calibri"/>
              </w:rPr>
            </w:pPr>
            <w:r w:rsidRPr="004F3B18">
              <w:rPr>
                <w:rFonts w:ascii="Calibri" w:hAnsi="Calibri" w:cs="Calibri"/>
              </w:rPr>
              <w:t>-1.96</w:t>
            </w:r>
          </w:p>
        </w:tc>
      </w:tr>
      <w:tr w:rsidR="00C174AB" w:rsidRPr="004F3B18" w14:paraId="1685FD04" w14:textId="77777777" w:rsidTr="00F91EB6">
        <w:tc>
          <w:tcPr>
            <w:tcW w:w="699" w:type="dxa"/>
            <w:vMerge/>
          </w:tcPr>
          <w:p w14:paraId="45E6EEC4" w14:textId="77777777" w:rsidR="00C174AB" w:rsidRPr="004F3B18" w:rsidRDefault="00C174AB" w:rsidP="00B260E9">
            <w:pPr>
              <w:jc w:val="center"/>
              <w:rPr>
                <w:rFonts w:ascii="Calibri" w:hAnsi="Calibri" w:cs="Calibri"/>
              </w:rPr>
            </w:pPr>
          </w:p>
        </w:tc>
        <w:tc>
          <w:tcPr>
            <w:tcW w:w="1124" w:type="dxa"/>
            <w:vMerge/>
          </w:tcPr>
          <w:p w14:paraId="47629FE8" w14:textId="77777777" w:rsidR="00C174AB" w:rsidRPr="004F3B18" w:rsidRDefault="00C174AB" w:rsidP="00B260E9">
            <w:pPr>
              <w:jc w:val="center"/>
              <w:rPr>
                <w:rFonts w:ascii="Calibri" w:hAnsi="Calibri" w:cs="Calibri"/>
              </w:rPr>
            </w:pPr>
          </w:p>
        </w:tc>
        <w:tc>
          <w:tcPr>
            <w:tcW w:w="851" w:type="dxa"/>
          </w:tcPr>
          <w:p w14:paraId="2D9D64CB" w14:textId="77777777" w:rsidR="00C174AB" w:rsidRPr="004F3B18" w:rsidRDefault="00C174AB" w:rsidP="00B260E9">
            <w:pPr>
              <w:jc w:val="center"/>
              <w:rPr>
                <w:rFonts w:ascii="Calibri" w:hAnsi="Calibri" w:cs="Calibri"/>
              </w:rPr>
            </w:pPr>
            <w:r w:rsidRPr="004F3B18">
              <w:rPr>
                <w:rFonts w:ascii="Calibri" w:hAnsi="Calibri" w:cs="Calibri"/>
              </w:rPr>
              <w:t>50</w:t>
            </w:r>
          </w:p>
        </w:tc>
        <w:tc>
          <w:tcPr>
            <w:tcW w:w="753" w:type="dxa"/>
          </w:tcPr>
          <w:p w14:paraId="0A308D9A" w14:textId="6370A388" w:rsidR="00C174AB" w:rsidRPr="004F3B18" w:rsidRDefault="000067E9" w:rsidP="00B260E9">
            <w:pPr>
              <w:jc w:val="center"/>
              <w:rPr>
                <w:rFonts w:ascii="Calibri" w:hAnsi="Calibri" w:cs="Calibri"/>
              </w:rPr>
            </w:pPr>
            <w:r w:rsidRPr="004F3B18">
              <w:rPr>
                <w:rFonts w:ascii="Calibri" w:hAnsi="Calibri" w:cs="Calibri"/>
              </w:rPr>
              <w:t>3.84</w:t>
            </w:r>
          </w:p>
        </w:tc>
        <w:tc>
          <w:tcPr>
            <w:tcW w:w="671" w:type="dxa"/>
          </w:tcPr>
          <w:p w14:paraId="03B4F5DC" w14:textId="0E5B8263" w:rsidR="00C174AB" w:rsidRPr="004F3B18" w:rsidRDefault="005D1CDD" w:rsidP="00B260E9">
            <w:pPr>
              <w:jc w:val="center"/>
              <w:rPr>
                <w:rFonts w:ascii="Calibri" w:hAnsi="Calibri" w:cs="Calibri"/>
              </w:rPr>
            </w:pPr>
            <w:r w:rsidRPr="004F3B18">
              <w:rPr>
                <w:rFonts w:ascii="Calibri" w:hAnsi="Calibri" w:cs="Calibri"/>
              </w:rPr>
              <w:t>0.72</w:t>
            </w:r>
          </w:p>
        </w:tc>
        <w:tc>
          <w:tcPr>
            <w:tcW w:w="1285" w:type="dxa"/>
          </w:tcPr>
          <w:p w14:paraId="5048B324" w14:textId="12057490" w:rsidR="00C174AB" w:rsidRPr="004F3B18" w:rsidRDefault="00852BFC" w:rsidP="00B260E9">
            <w:pPr>
              <w:jc w:val="center"/>
              <w:rPr>
                <w:rFonts w:ascii="Calibri" w:hAnsi="Calibri" w:cs="Calibri"/>
              </w:rPr>
            </w:pPr>
            <w:r w:rsidRPr="004F3B18">
              <w:rPr>
                <w:rFonts w:ascii="Calibri" w:hAnsi="Calibri" w:cs="Calibri"/>
              </w:rPr>
              <w:t>2.04</w:t>
            </w:r>
          </w:p>
        </w:tc>
        <w:tc>
          <w:tcPr>
            <w:tcW w:w="850" w:type="dxa"/>
          </w:tcPr>
          <w:p w14:paraId="100D4B17" w14:textId="465797D4" w:rsidR="00C174AB" w:rsidRPr="004F3B18" w:rsidRDefault="00800F06" w:rsidP="00B260E9">
            <w:pPr>
              <w:jc w:val="center"/>
              <w:rPr>
                <w:rFonts w:ascii="Calibri" w:hAnsi="Calibri" w:cs="Calibri"/>
              </w:rPr>
            </w:pPr>
            <w:r w:rsidRPr="004F3B18">
              <w:rPr>
                <w:rFonts w:ascii="Calibri" w:hAnsi="Calibri" w:cs="Calibri"/>
              </w:rPr>
              <w:t>1.17</w:t>
            </w:r>
          </w:p>
        </w:tc>
        <w:tc>
          <w:tcPr>
            <w:tcW w:w="993" w:type="dxa"/>
          </w:tcPr>
          <w:p w14:paraId="6906711E" w14:textId="35C8963B" w:rsidR="00C174AB" w:rsidRPr="004F3B18" w:rsidRDefault="00800F06" w:rsidP="00B260E9">
            <w:pPr>
              <w:jc w:val="center"/>
              <w:rPr>
                <w:rFonts w:ascii="Calibri" w:hAnsi="Calibri" w:cs="Calibri"/>
              </w:rPr>
            </w:pPr>
            <w:r w:rsidRPr="004F3B18">
              <w:rPr>
                <w:rFonts w:ascii="Calibri" w:hAnsi="Calibri" w:cs="Calibri"/>
              </w:rPr>
              <w:t>-4.59</w:t>
            </w:r>
          </w:p>
        </w:tc>
        <w:tc>
          <w:tcPr>
            <w:tcW w:w="850" w:type="dxa"/>
          </w:tcPr>
          <w:p w14:paraId="372E7BD8" w14:textId="35B94AF4" w:rsidR="00C174AB" w:rsidRPr="004F3B18" w:rsidRDefault="00800F06" w:rsidP="00B260E9">
            <w:pPr>
              <w:jc w:val="center"/>
              <w:rPr>
                <w:rFonts w:ascii="Calibri" w:hAnsi="Calibri" w:cs="Calibri"/>
              </w:rPr>
            </w:pPr>
            <w:r w:rsidRPr="004F3B18">
              <w:rPr>
                <w:rFonts w:ascii="Calibri" w:hAnsi="Calibri" w:cs="Calibri"/>
              </w:rPr>
              <w:t>1.51</w:t>
            </w:r>
          </w:p>
        </w:tc>
        <w:tc>
          <w:tcPr>
            <w:tcW w:w="941" w:type="dxa"/>
          </w:tcPr>
          <w:p w14:paraId="0D51CF2F" w14:textId="018E8D96" w:rsidR="00C174AB" w:rsidRPr="004F3B18" w:rsidRDefault="00800F06" w:rsidP="00B260E9">
            <w:pPr>
              <w:jc w:val="center"/>
              <w:rPr>
                <w:rFonts w:ascii="Calibri" w:hAnsi="Calibri" w:cs="Calibri"/>
              </w:rPr>
            </w:pPr>
            <w:r w:rsidRPr="004F3B18">
              <w:rPr>
                <w:rFonts w:ascii="Calibri" w:hAnsi="Calibri" w:cs="Calibri"/>
              </w:rPr>
              <w:t>-2.01</w:t>
            </w:r>
          </w:p>
        </w:tc>
      </w:tr>
      <w:tr w:rsidR="00C174AB" w:rsidRPr="004F3B18" w14:paraId="75213D45" w14:textId="77777777" w:rsidTr="00F91EB6">
        <w:tc>
          <w:tcPr>
            <w:tcW w:w="699" w:type="dxa"/>
            <w:vMerge/>
          </w:tcPr>
          <w:p w14:paraId="2D484C1C" w14:textId="77777777" w:rsidR="00C174AB" w:rsidRPr="004F3B18" w:rsidRDefault="00C174AB" w:rsidP="00B260E9">
            <w:pPr>
              <w:jc w:val="center"/>
              <w:rPr>
                <w:rFonts w:ascii="Calibri" w:hAnsi="Calibri" w:cs="Calibri"/>
              </w:rPr>
            </w:pPr>
          </w:p>
        </w:tc>
        <w:tc>
          <w:tcPr>
            <w:tcW w:w="1124" w:type="dxa"/>
            <w:vMerge/>
          </w:tcPr>
          <w:p w14:paraId="499C96DA" w14:textId="77777777" w:rsidR="00C174AB" w:rsidRPr="004F3B18" w:rsidRDefault="00C174AB" w:rsidP="00B260E9">
            <w:pPr>
              <w:jc w:val="center"/>
              <w:rPr>
                <w:rFonts w:ascii="Calibri" w:hAnsi="Calibri" w:cs="Calibri"/>
              </w:rPr>
            </w:pPr>
          </w:p>
        </w:tc>
        <w:tc>
          <w:tcPr>
            <w:tcW w:w="851" w:type="dxa"/>
          </w:tcPr>
          <w:p w14:paraId="17540A61" w14:textId="77777777" w:rsidR="00C174AB" w:rsidRPr="004F3B18" w:rsidRDefault="00C174AB" w:rsidP="00B260E9">
            <w:pPr>
              <w:jc w:val="center"/>
              <w:rPr>
                <w:rFonts w:ascii="Calibri" w:hAnsi="Calibri" w:cs="Calibri"/>
              </w:rPr>
            </w:pPr>
            <w:r w:rsidRPr="004F3B18">
              <w:rPr>
                <w:rFonts w:ascii="Calibri" w:hAnsi="Calibri" w:cs="Calibri"/>
              </w:rPr>
              <w:t>100</w:t>
            </w:r>
          </w:p>
        </w:tc>
        <w:tc>
          <w:tcPr>
            <w:tcW w:w="753" w:type="dxa"/>
          </w:tcPr>
          <w:p w14:paraId="0E1EF545" w14:textId="0AB967EE" w:rsidR="00C174AB" w:rsidRPr="004F3B18" w:rsidRDefault="00365080" w:rsidP="00B260E9">
            <w:pPr>
              <w:jc w:val="center"/>
              <w:rPr>
                <w:rFonts w:ascii="Calibri" w:hAnsi="Calibri" w:cs="Calibri"/>
              </w:rPr>
            </w:pPr>
            <w:r w:rsidRPr="004F3B18">
              <w:rPr>
                <w:rFonts w:ascii="Calibri" w:hAnsi="Calibri" w:cs="Calibri"/>
              </w:rPr>
              <w:t>1.94</w:t>
            </w:r>
          </w:p>
        </w:tc>
        <w:tc>
          <w:tcPr>
            <w:tcW w:w="671" w:type="dxa"/>
          </w:tcPr>
          <w:p w14:paraId="54B41D39" w14:textId="3A6C6367" w:rsidR="00C174AB" w:rsidRPr="004F3B18" w:rsidRDefault="00365080" w:rsidP="00B260E9">
            <w:pPr>
              <w:jc w:val="center"/>
              <w:rPr>
                <w:rFonts w:ascii="Calibri" w:hAnsi="Calibri" w:cs="Calibri"/>
              </w:rPr>
            </w:pPr>
            <w:r w:rsidRPr="004F3B18">
              <w:rPr>
                <w:rFonts w:ascii="Calibri" w:hAnsi="Calibri" w:cs="Calibri"/>
              </w:rPr>
              <w:t>0.92</w:t>
            </w:r>
          </w:p>
        </w:tc>
        <w:tc>
          <w:tcPr>
            <w:tcW w:w="1285" w:type="dxa"/>
          </w:tcPr>
          <w:p w14:paraId="1CD206A6" w14:textId="2A2D5383" w:rsidR="00C174AB" w:rsidRPr="004F3B18" w:rsidRDefault="0055614A" w:rsidP="00B260E9">
            <w:pPr>
              <w:jc w:val="center"/>
              <w:rPr>
                <w:rFonts w:ascii="Calibri" w:hAnsi="Calibri" w:cs="Calibri"/>
              </w:rPr>
            </w:pPr>
            <w:r w:rsidRPr="004F3B18">
              <w:rPr>
                <w:rFonts w:ascii="Calibri" w:hAnsi="Calibri" w:cs="Calibri"/>
              </w:rPr>
              <w:t>0.72</w:t>
            </w:r>
          </w:p>
        </w:tc>
        <w:tc>
          <w:tcPr>
            <w:tcW w:w="850" w:type="dxa"/>
          </w:tcPr>
          <w:p w14:paraId="4055DA35" w14:textId="5C6AB08E" w:rsidR="00C174AB" w:rsidRPr="004F3B18" w:rsidRDefault="0055614A" w:rsidP="00B260E9">
            <w:pPr>
              <w:jc w:val="center"/>
              <w:rPr>
                <w:rFonts w:ascii="Calibri" w:hAnsi="Calibri" w:cs="Calibri"/>
              </w:rPr>
            </w:pPr>
            <w:r w:rsidRPr="004F3B18">
              <w:rPr>
                <w:rFonts w:ascii="Calibri" w:hAnsi="Calibri" w:cs="Calibri"/>
              </w:rPr>
              <w:t>1.2</w:t>
            </w:r>
          </w:p>
        </w:tc>
        <w:tc>
          <w:tcPr>
            <w:tcW w:w="993" w:type="dxa"/>
          </w:tcPr>
          <w:p w14:paraId="38A0FD2B" w14:textId="59734444" w:rsidR="00C174AB" w:rsidRPr="004F3B18" w:rsidRDefault="0055614A" w:rsidP="00B260E9">
            <w:pPr>
              <w:jc w:val="center"/>
              <w:rPr>
                <w:rFonts w:ascii="Calibri" w:hAnsi="Calibri" w:cs="Calibri"/>
              </w:rPr>
            </w:pPr>
            <w:r w:rsidRPr="004F3B18">
              <w:rPr>
                <w:rFonts w:ascii="Calibri" w:hAnsi="Calibri" w:cs="Calibri"/>
              </w:rPr>
              <w:t>-4.52</w:t>
            </w:r>
          </w:p>
        </w:tc>
        <w:tc>
          <w:tcPr>
            <w:tcW w:w="850" w:type="dxa"/>
          </w:tcPr>
          <w:p w14:paraId="131D3344" w14:textId="1A143DED" w:rsidR="00C174AB" w:rsidRPr="004F3B18" w:rsidRDefault="0055614A" w:rsidP="00B260E9">
            <w:pPr>
              <w:jc w:val="center"/>
              <w:rPr>
                <w:rFonts w:ascii="Calibri" w:hAnsi="Calibri" w:cs="Calibri"/>
              </w:rPr>
            </w:pPr>
            <w:r w:rsidRPr="004F3B18">
              <w:rPr>
                <w:rFonts w:ascii="Calibri" w:hAnsi="Calibri" w:cs="Calibri"/>
              </w:rPr>
              <w:t>2.04</w:t>
            </w:r>
          </w:p>
        </w:tc>
        <w:tc>
          <w:tcPr>
            <w:tcW w:w="941" w:type="dxa"/>
          </w:tcPr>
          <w:p w14:paraId="6244669B" w14:textId="3615844C" w:rsidR="00C174AB" w:rsidRPr="004F3B18" w:rsidRDefault="0055614A" w:rsidP="00B260E9">
            <w:pPr>
              <w:jc w:val="center"/>
              <w:rPr>
                <w:rFonts w:ascii="Calibri" w:hAnsi="Calibri" w:cs="Calibri"/>
              </w:rPr>
            </w:pPr>
            <w:r w:rsidRPr="004F3B18">
              <w:rPr>
                <w:rFonts w:ascii="Calibri" w:hAnsi="Calibri" w:cs="Calibri"/>
              </w:rPr>
              <w:t>-3.43</w:t>
            </w:r>
          </w:p>
        </w:tc>
      </w:tr>
      <w:tr w:rsidR="00C174AB" w:rsidRPr="004F3B18" w14:paraId="1DF827D4" w14:textId="77777777" w:rsidTr="00F91EB6">
        <w:tc>
          <w:tcPr>
            <w:tcW w:w="699" w:type="dxa"/>
            <w:vMerge/>
          </w:tcPr>
          <w:p w14:paraId="17386EAA" w14:textId="77777777" w:rsidR="00C174AB" w:rsidRPr="004F3B18" w:rsidRDefault="00C174AB" w:rsidP="00B260E9">
            <w:pPr>
              <w:jc w:val="center"/>
              <w:rPr>
                <w:rFonts w:ascii="Calibri" w:hAnsi="Calibri" w:cs="Calibri"/>
              </w:rPr>
            </w:pPr>
          </w:p>
        </w:tc>
        <w:tc>
          <w:tcPr>
            <w:tcW w:w="1124" w:type="dxa"/>
            <w:vMerge/>
          </w:tcPr>
          <w:p w14:paraId="6AFA2721" w14:textId="77777777" w:rsidR="00C174AB" w:rsidRPr="004F3B18" w:rsidRDefault="00C174AB" w:rsidP="00B260E9">
            <w:pPr>
              <w:jc w:val="center"/>
              <w:rPr>
                <w:rFonts w:ascii="Calibri" w:hAnsi="Calibri" w:cs="Calibri"/>
              </w:rPr>
            </w:pPr>
          </w:p>
        </w:tc>
        <w:tc>
          <w:tcPr>
            <w:tcW w:w="851" w:type="dxa"/>
          </w:tcPr>
          <w:p w14:paraId="19BBFFBF" w14:textId="77777777" w:rsidR="00C174AB" w:rsidRPr="004F3B18" w:rsidRDefault="00C174AB" w:rsidP="00B260E9">
            <w:pPr>
              <w:jc w:val="center"/>
              <w:rPr>
                <w:rFonts w:ascii="Calibri" w:hAnsi="Calibri" w:cs="Calibri"/>
              </w:rPr>
            </w:pPr>
            <w:r w:rsidRPr="004F3B18">
              <w:rPr>
                <w:rFonts w:ascii="Calibri" w:hAnsi="Calibri" w:cs="Calibri"/>
              </w:rPr>
              <w:t>150</w:t>
            </w:r>
          </w:p>
        </w:tc>
        <w:tc>
          <w:tcPr>
            <w:tcW w:w="753" w:type="dxa"/>
          </w:tcPr>
          <w:p w14:paraId="5C4F0572" w14:textId="79386BC7" w:rsidR="00C174AB" w:rsidRPr="004F3B18" w:rsidRDefault="008C5259" w:rsidP="00B260E9">
            <w:pPr>
              <w:jc w:val="center"/>
              <w:rPr>
                <w:rFonts w:ascii="Calibri" w:hAnsi="Calibri" w:cs="Calibri"/>
              </w:rPr>
            </w:pPr>
            <w:r w:rsidRPr="004F3B18">
              <w:rPr>
                <w:rFonts w:ascii="Calibri" w:hAnsi="Calibri" w:cs="Calibri"/>
              </w:rPr>
              <w:t>1.92</w:t>
            </w:r>
          </w:p>
        </w:tc>
        <w:tc>
          <w:tcPr>
            <w:tcW w:w="671" w:type="dxa"/>
          </w:tcPr>
          <w:p w14:paraId="5E90D60E" w14:textId="710AE866" w:rsidR="00C174AB" w:rsidRPr="004F3B18" w:rsidRDefault="008C5259" w:rsidP="00B260E9">
            <w:pPr>
              <w:jc w:val="center"/>
              <w:rPr>
                <w:rFonts w:ascii="Calibri" w:hAnsi="Calibri" w:cs="Calibri"/>
              </w:rPr>
            </w:pPr>
            <w:r w:rsidRPr="004F3B18">
              <w:rPr>
                <w:rFonts w:ascii="Calibri" w:hAnsi="Calibri" w:cs="Calibri"/>
              </w:rPr>
              <w:t>0.92</w:t>
            </w:r>
          </w:p>
        </w:tc>
        <w:tc>
          <w:tcPr>
            <w:tcW w:w="1285" w:type="dxa"/>
          </w:tcPr>
          <w:p w14:paraId="7570C9A6" w14:textId="093141FC" w:rsidR="00C174AB" w:rsidRPr="004F3B18" w:rsidRDefault="00E70131" w:rsidP="00B260E9">
            <w:pPr>
              <w:jc w:val="center"/>
              <w:rPr>
                <w:rFonts w:ascii="Calibri" w:hAnsi="Calibri" w:cs="Calibri"/>
              </w:rPr>
            </w:pPr>
            <w:r w:rsidRPr="004F3B18">
              <w:rPr>
                <w:rFonts w:ascii="Calibri" w:hAnsi="Calibri" w:cs="Calibri"/>
              </w:rPr>
              <w:t>0.94</w:t>
            </w:r>
          </w:p>
        </w:tc>
        <w:tc>
          <w:tcPr>
            <w:tcW w:w="850" w:type="dxa"/>
          </w:tcPr>
          <w:p w14:paraId="02F4DB19" w14:textId="6944A3FE" w:rsidR="00C174AB" w:rsidRPr="004F3B18" w:rsidRDefault="00E70131" w:rsidP="00B260E9">
            <w:pPr>
              <w:jc w:val="center"/>
              <w:rPr>
                <w:rFonts w:ascii="Calibri" w:hAnsi="Calibri" w:cs="Calibri"/>
              </w:rPr>
            </w:pPr>
            <w:r w:rsidRPr="004F3B18">
              <w:rPr>
                <w:rFonts w:ascii="Calibri" w:hAnsi="Calibri" w:cs="Calibri"/>
              </w:rPr>
              <w:t>0.43</w:t>
            </w:r>
          </w:p>
        </w:tc>
        <w:tc>
          <w:tcPr>
            <w:tcW w:w="993" w:type="dxa"/>
          </w:tcPr>
          <w:p w14:paraId="0685EFE1" w14:textId="62C03848" w:rsidR="00C174AB" w:rsidRPr="004F3B18" w:rsidRDefault="00E70131" w:rsidP="00B260E9">
            <w:pPr>
              <w:jc w:val="center"/>
              <w:rPr>
                <w:rFonts w:ascii="Calibri" w:hAnsi="Calibri" w:cs="Calibri"/>
              </w:rPr>
            </w:pPr>
            <w:r w:rsidRPr="004F3B18">
              <w:rPr>
                <w:rFonts w:ascii="Calibri" w:hAnsi="Calibri" w:cs="Calibri"/>
              </w:rPr>
              <w:t>0.16</w:t>
            </w:r>
          </w:p>
        </w:tc>
        <w:tc>
          <w:tcPr>
            <w:tcW w:w="850" w:type="dxa"/>
          </w:tcPr>
          <w:p w14:paraId="5B503B25" w14:textId="67F805A0" w:rsidR="00C174AB" w:rsidRPr="004F3B18" w:rsidRDefault="00E70131" w:rsidP="00B260E9">
            <w:pPr>
              <w:jc w:val="center"/>
              <w:rPr>
                <w:rFonts w:ascii="Calibri" w:hAnsi="Calibri" w:cs="Calibri"/>
              </w:rPr>
            </w:pPr>
            <w:r w:rsidRPr="004F3B18">
              <w:rPr>
                <w:rFonts w:ascii="Calibri" w:hAnsi="Calibri" w:cs="Calibri"/>
              </w:rPr>
              <w:t>0.79</w:t>
            </w:r>
          </w:p>
        </w:tc>
        <w:tc>
          <w:tcPr>
            <w:tcW w:w="941" w:type="dxa"/>
          </w:tcPr>
          <w:p w14:paraId="2FF9D1F3" w14:textId="5681AE10" w:rsidR="00C174AB" w:rsidRPr="004F3B18" w:rsidRDefault="00E70131" w:rsidP="00B260E9">
            <w:pPr>
              <w:jc w:val="center"/>
              <w:rPr>
                <w:rFonts w:ascii="Calibri" w:hAnsi="Calibri" w:cs="Calibri"/>
              </w:rPr>
            </w:pPr>
            <w:r w:rsidRPr="004F3B18">
              <w:rPr>
                <w:rFonts w:ascii="Calibri" w:hAnsi="Calibri" w:cs="Calibri"/>
              </w:rPr>
              <w:t>0.08</w:t>
            </w:r>
          </w:p>
        </w:tc>
      </w:tr>
    </w:tbl>
    <w:p w14:paraId="6B3CF8FC" w14:textId="77777777" w:rsidR="00C174AB" w:rsidRPr="004F3B18" w:rsidRDefault="00C174AB" w:rsidP="00C174AB">
      <w:pPr>
        <w:rPr>
          <w:rFonts w:ascii="Calibri" w:hAnsi="Calibri" w:cs="Calibri"/>
        </w:rPr>
      </w:pPr>
    </w:p>
    <w:p w14:paraId="247CFCC7" w14:textId="54DD5678" w:rsidR="0059309F" w:rsidRPr="004F3B18" w:rsidRDefault="0059309F" w:rsidP="0059309F">
      <w:pPr>
        <w:pStyle w:val="Caption"/>
        <w:keepNext/>
        <w:rPr>
          <w:rFonts w:ascii="Calibri" w:hAnsi="Calibri" w:cs="Calibri"/>
        </w:rPr>
      </w:pPr>
      <w:bookmarkStart w:id="114" w:name="_Toc165500141"/>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19</w:t>
      </w:r>
      <w:r w:rsidRPr="004F3B18">
        <w:rPr>
          <w:rFonts w:ascii="Calibri" w:hAnsi="Calibri" w:cs="Calibri"/>
        </w:rPr>
        <w:fldChar w:fldCharType="end"/>
      </w:r>
      <w:r w:rsidRPr="004F3B18">
        <w:rPr>
          <w:rFonts w:ascii="Calibri" w:hAnsi="Calibri" w:cs="Calibri"/>
        </w:rPr>
        <w:t>: Model-2 Metrics of XOM With MinMaxScaler</w:t>
      </w:r>
      <w:bookmarkEnd w:id="114"/>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851"/>
        <w:gridCol w:w="992"/>
        <w:gridCol w:w="941"/>
      </w:tblGrid>
      <w:tr w:rsidR="00C174AB" w:rsidRPr="004F3B18" w14:paraId="1901A95D" w14:textId="77777777" w:rsidTr="00B260E9">
        <w:tc>
          <w:tcPr>
            <w:tcW w:w="2674" w:type="dxa"/>
            <w:gridSpan w:val="3"/>
          </w:tcPr>
          <w:p w14:paraId="1D28C80C" w14:textId="77777777" w:rsidR="00C174AB" w:rsidRPr="004F3B18" w:rsidRDefault="00C174AB" w:rsidP="00B260E9">
            <w:pPr>
              <w:jc w:val="center"/>
              <w:rPr>
                <w:rFonts w:ascii="Calibri" w:hAnsi="Calibri" w:cs="Calibri"/>
              </w:rPr>
            </w:pPr>
          </w:p>
        </w:tc>
        <w:tc>
          <w:tcPr>
            <w:tcW w:w="1424" w:type="dxa"/>
            <w:gridSpan w:val="2"/>
          </w:tcPr>
          <w:p w14:paraId="408F286F" w14:textId="77777777" w:rsidR="00C174AB" w:rsidRPr="004F3B18" w:rsidRDefault="00C174AB" w:rsidP="00B260E9">
            <w:pPr>
              <w:jc w:val="center"/>
              <w:rPr>
                <w:rFonts w:ascii="Calibri" w:hAnsi="Calibri" w:cs="Calibri"/>
              </w:rPr>
            </w:pPr>
            <w:r w:rsidRPr="004F3B18">
              <w:rPr>
                <w:rFonts w:ascii="Calibri" w:hAnsi="Calibri" w:cs="Calibri"/>
              </w:rPr>
              <w:t>Test metrics</w:t>
            </w:r>
          </w:p>
        </w:tc>
        <w:tc>
          <w:tcPr>
            <w:tcW w:w="1285" w:type="dxa"/>
          </w:tcPr>
          <w:p w14:paraId="4F0F0D61" w14:textId="77777777" w:rsidR="00C174AB" w:rsidRPr="004F3B18" w:rsidRDefault="00C174AB" w:rsidP="00B260E9">
            <w:pPr>
              <w:jc w:val="center"/>
              <w:rPr>
                <w:rFonts w:ascii="Calibri" w:hAnsi="Calibri" w:cs="Calibri"/>
              </w:rPr>
            </w:pPr>
            <w:r w:rsidRPr="004F3B18">
              <w:rPr>
                <w:rFonts w:ascii="Calibri" w:hAnsi="Calibri" w:cs="Calibri"/>
              </w:rPr>
              <w:t>1 day Forecast metrics</w:t>
            </w:r>
          </w:p>
        </w:tc>
        <w:tc>
          <w:tcPr>
            <w:tcW w:w="1701" w:type="dxa"/>
            <w:gridSpan w:val="2"/>
          </w:tcPr>
          <w:p w14:paraId="0F812107" w14:textId="77777777" w:rsidR="00C174AB" w:rsidRPr="004F3B18" w:rsidRDefault="00C174AB" w:rsidP="00B260E9">
            <w:pPr>
              <w:jc w:val="center"/>
              <w:rPr>
                <w:rFonts w:ascii="Calibri" w:hAnsi="Calibri" w:cs="Calibri"/>
              </w:rPr>
            </w:pPr>
            <w:r w:rsidRPr="004F3B18">
              <w:rPr>
                <w:rFonts w:ascii="Calibri" w:hAnsi="Calibri" w:cs="Calibri"/>
              </w:rPr>
              <w:t>15 days Forecast metrics</w:t>
            </w:r>
          </w:p>
        </w:tc>
        <w:tc>
          <w:tcPr>
            <w:tcW w:w="1933" w:type="dxa"/>
            <w:gridSpan w:val="2"/>
          </w:tcPr>
          <w:p w14:paraId="67DCB466" w14:textId="77777777" w:rsidR="00C174AB" w:rsidRPr="004F3B18" w:rsidRDefault="00C174AB" w:rsidP="00B260E9">
            <w:pPr>
              <w:jc w:val="center"/>
              <w:rPr>
                <w:rFonts w:ascii="Calibri" w:hAnsi="Calibri" w:cs="Calibri"/>
              </w:rPr>
            </w:pPr>
            <w:r w:rsidRPr="004F3B18">
              <w:rPr>
                <w:rFonts w:ascii="Calibri" w:hAnsi="Calibri" w:cs="Calibri"/>
              </w:rPr>
              <w:t>30 days Forecast metrics</w:t>
            </w:r>
          </w:p>
        </w:tc>
      </w:tr>
      <w:tr w:rsidR="00C174AB" w:rsidRPr="004F3B18" w14:paraId="2E41B3EE" w14:textId="77777777" w:rsidTr="00B260E9">
        <w:tc>
          <w:tcPr>
            <w:tcW w:w="699" w:type="dxa"/>
          </w:tcPr>
          <w:p w14:paraId="6FCB155F" w14:textId="77777777" w:rsidR="00C174AB" w:rsidRPr="004F3B18" w:rsidRDefault="00C174AB" w:rsidP="00B260E9">
            <w:pPr>
              <w:jc w:val="center"/>
              <w:rPr>
                <w:rFonts w:ascii="Calibri" w:hAnsi="Calibri" w:cs="Calibri"/>
              </w:rPr>
            </w:pPr>
            <w:r w:rsidRPr="004F3B18">
              <w:rPr>
                <w:rFonts w:ascii="Calibri" w:hAnsi="Calibri" w:cs="Calibri"/>
              </w:rPr>
              <w:t>Stock</w:t>
            </w:r>
          </w:p>
        </w:tc>
        <w:tc>
          <w:tcPr>
            <w:tcW w:w="1124" w:type="dxa"/>
          </w:tcPr>
          <w:p w14:paraId="5CFFCD61" w14:textId="77777777" w:rsidR="00C174AB" w:rsidRPr="004F3B18" w:rsidRDefault="00C174AB" w:rsidP="00B260E9">
            <w:pPr>
              <w:jc w:val="center"/>
              <w:rPr>
                <w:rFonts w:ascii="Calibri" w:hAnsi="Calibri" w:cs="Calibri"/>
              </w:rPr>
            </w:pPr>
            <w:r w:rsidRPr="004F3B18">
              <w:rPr>
                <w:rFonts w:ascii="Calibri" w:hAnsi="Calibri" w:cs="Calibri"/>
              </w:rPr>
              <w:t>Look Back</w:t>
            </w:r>
          </w:p>
        </w:tc>
        <w:tc>
          <w:tcPr>
            <w:tcW w:w="851" w:type="dxa"/>
          </w:tcPr>
          <w:p w14:paraId="5C76E36B" w14:textId="77777777" w:rsidR="00C174AB" w:rsidRPr="004F3B18" w:rsidRDefault="00C174AB" w:rsidP="00B260E9">
            <w:pPr>
              <w:jc w:val="center"/>
              <w:rPr>
                <w:rFonts w:ascii="Calibri" w:hAnsi="Calibri" w:cs="Calibri"/>
              </w:rPr>
            </w:pPr>
            <w:r w:rsidRPr="004F3B18">
              <w:rPr>
                <w:rFonts w:ascii="Calibri" w:hAnsi="Calibri" w:cs="Calibri"/>
              </w:rPr>
              <w:t>Epochs</w:t>
            </w:r>
          </w:p>
        </w:tc>
        <w:tc>
          <w:tcPr>
            <w:tcW w:w="753" w:type="dxa"/>
          </w:tcPr>
          <w:p w14:paraId="57FF7043"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671" w:type="dxa"/>
          </w:tcPr>
          <w:p w14:paraId="7D82A5DC" w14:textId="77777777" w:rsidR="00C174AB" w:rsidRPr="004F3B18" w:rsidRDefault="00C174AB" w:rsidP="00B260E9">
            <w:pPr>
              <w:jc w:val="center"/>
              <w:rPr>
                <w:rFonts w:ascii="Calibri" w:hAnsi="Calibri" w:cs="Calibri"/>
              </w:rPr>
            </w:pPr>
            <w:r w:rsidRPr="004F3B18">
              <w:rPr>
                <w:rFonts w:ascii="Calibri" w:hAnsi="Calibri" w:cs="Calibri"/>
              </w:rPr>
              <w:t>R2</w:t>
            </w:r>
          </w:p>
        </w:tc>
        <w:tc>
          <w:tcPr>
            <w:tcW w:w="1285" w:type="dxa"/>
          </w:tcPr>
          <w:p w14:paraId="1821DBDD"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850" w:type="dxa"/>
          </w:tcPr>
          <w:p w14:paraId="65FC7956"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851" w:type="dxa"/>
          </w:tcPr>
          <w:p w14:paraId="21C7C018" w14:textId="77777777" w:rsidR="00C174AB" w:rsidRPr="004F3B18" w:rsidRDefault="00C174AB" w:rsidP="00B260E9">
            <w:pPr>
              <w:jc w:val="center"/>
              <w:rPr>
                <w:rFonts w:ascii="Calibri" w:hAnsi="Calibri" w:cs="Calibri"/>
              </w:rPr>
            </w:pPr>
            <w:r w:rsidRPr="004F3B18">
              <w:rPr>
                <w:rFonts w:ascii="Calibri" w:hAnsi="Calibri" w:cs="Calibri"/>
              </w:rPr>
              <w:t>R2</w:t>
            </w:r>
          </w:p>
        </w:tc>
        <w:tc>
          <w:tcPr>
            <w:tcW w:w="992" w:type="dxa"/>
          </w:tcPr>
          <w:p w14:paraId="0721291F" w14:textId="77777777" w:rsidR="00C174AB" w:rsidRPr="004F3B18" w:rsidRDefault="00C174AB" w:rsidP="00B260E9">
            <w:pPr>
              <w:jc w:val="center"/>
              <w:rPr>
                <w:rFonts w:ascii="Calibri" w:hAnsi="Calibri" w:cs="Calibri"/>
              </w:rPr>
            </w:pPr>
            <w:r w:rsidRPr="004F3B18">
              <w:rPr>
                <w:rFonts w:ascii="Calibri" w:hAnsi="Calibri" w:cs="Calibri"/>
              </w:rPr>
              <w:t>MAPE</w:t>
            </w:r>
          </w:p>
        </w:tc>
        <w:tc>
          <w:tcPr>
            <w:tcW w:w="941" w:type="dxa"/>
          </w:tcPr>
          <w:p w14:paraId="1E3339EB" w14:textId="77777777" w:rsidR="00C174AB" w:rsidRPr="004F3B18" w:rsidRDefault="00C174AB" w:rsidP="00B260E9">
            <w:pPr>
              <w:jc w:val="center"/>
              <w:rPr>
                <w:rFonts w:ascii="Calibri" w:hAnsi="Calibri" w:cs="Calibri"/>
              </w:rPr>
            </w:pPr>
            <w:r w:rsidRPr="004F3B18">
              <w:rPr>
                <w:rFonts w:ascii="Calibri" w:hAnsi="Calibri" w:cs="Calibri"/>
              </w:rPr>
              <w:t>R2</w:t>
            </w:r>
          </w:p>
        </w:tc>
      </w:tr>
      <w:tr w:rsidR="00C174AB" w:rsidRPr="004F3B18" w14:paraId="5E19F6EC" w14:textId="77777777" w:rsidTr="00B260E9">
        <w:tc>
          <w:tcPr>
            <w:tcW w:w="699" w:type="dxa"/>
            <w:vMerge w:val="restart"/>
          </w:tcPr>
          <w:p w14:paraId="29A076D9" w14:textId="77777777" w:rsidR="00C174AB" w:rsidRPr="004F3B18" w:rsidRDefault="00C174AB" w:rsidP="00B260E9">
            <w:pPr>
              <w:jc w:val="center"/>
              <w:rPr>
                <w:rFonts w:ascii="Calibri" w:hAnsi="Calibri" w:cs="Calibri"/>
              </w:rPr>
            </w:pPr>
            <w:r w:rsidRPr="004F3B18">
              <w:rPr>
                <w:rFonts w:ascii="Calibri" w:hAnsi="Calibri" w:cs="Calibri"/>
              </w:rPr>
              <w:t>XOM</w:t>
            </w:r>
          </w:p>
        </w:tc>
        <w:tc>
          <w:tcPr>
            <w:tcW w:w="1124" w:type="dxa"/>
            <w:vMerge w:val="restart"/>
          </w:tcPr>
          <w:p w14:paraId="0BFC1DF4" w14:textId="77777777" w:rsidR="00C174AB" w:rsidRPr="004F3B18" w:rsidRDefault="00C174AB" w:rsidP="00B260E9">
            <w:pPr>
              <w:jc w:val="center"/>
              <w:rPr>
                <w:rFonts w:ascii="Calibri" w:hAnsi="Calibri" w:cs="Calibri"/>
              </w:rPr>
            </w:pPr>
            <w:r w:rsidRPr="004F3B18">
              <w:rPr>
                <w:rFonts w:ascii="Calibri" w:hAnsi="Calibri" w:cs="Calibri"/>
              </w:rPr>
              <w:t>10</w:t>
            </w:r>
          </w:p>
        </w:tc>
        <w:tc>
          <w:tcPr>
            <w:tcW w:w="851" w:type="dxa"/>
          </w:tcPr>
          <w:p w14:paraId="6215D92E" w14:textId="77777777" w:rsidR="00C174AB" w:rsidRPr="004F3B18" w:rsidRDefault="00C174AB" w:rsidP="00B260E9">
            <w:pPr>
              <w:jc w:val="center"/>
              <w:rPr>
                <w:rFonts w:ascii="Calibri" w:hAnsi="Calibri" w:cs="Calibri"/>
              </w:rPr>
            </w:pPr>
            <w:r w:rsidRPr="004F3B18">
              <w:rPr>
                <w:rFonts w:ascii="Calibri" w:hAnsi="Calibri" w:cs="Calibri"/>
              </w:rPr>
              <w:t>20</w:t>
            </w:r>
          </w:p>
        </w:tc>
        <w:tc>
          <w:tcPr>
            <w:tcW w:w="753" w:type="dxa"/>
          </w:tcPr>
          <w:p w14:paraId="7B3994BF" w14:textId="2DC88DBD" w:rsidR="00C174AB" w:rsidRPr="004F3B18" w:rsidRDefault="007313CF" w:rsidP="00B260E9">
            <w:pPr>
              <w:jc w:val="center"/>
              <w:rPr>
                <w:rFonts w:ascii="Calibri" w:hAnsi="Calibri" w:cs="Calibri"/>
              </w:rPr>
            </w:pPr>
            <w:r w:rsidRPr="004F3B18">
              <w:rPr>
                <w:rFonts w:ascii="Calibri" w:hAnsi="Calibri" w:cs="Calibri"/>
              </w:rPr>
              <w:t>3.64</w:t>
            </w:r>
          </w:p>
        </w:tc>
        <w:tc>
          <w:tcPr>
            <w:tcW w:w="671" w:type="dxa"/>
          </w:tcPr>
          <w:p w14:paraId="6B0C57D3" w14:textId="74718FAB" w:rsidR="00C174AB" w:rsidRPr="004F3B18" w:rsidRDefault="007313CF" w:rsidP="00B260E9">
            <w:pPr>
              <w:jc w:val="center"/>
              <w:rPr>
                <w:rFonts w:ascii="Calibri" w:hAnsi="Calibri" w:cs="Calibri"/>
              </w:rPr>
            </w:pPr>
            <w:r w:rsidRPr="004F3B18">
              <w:rPr>
                <w:rFonts w:ascii="Calibri" w:hAnsi="Calibri" w:cs="Calibri"/>
              </w:rPr>
              <w:t>0.83</w:t>
            </w:r>
          </w:p>
        </w:tc>
        <w:tc>
          <w:tcPr>
            <w:tcW w:w="1285" w:type="dxa"/>
          </w:tcPr>
          <w:p w14:paraId="53921DFB" w14:textId="0F6030C8" w:rsidR="00C174AB" w:rsidRPr="004F3B18" w:rsidRDefault="000B424C" w:rsidP="00B260E9">
            <w:pPr>
              <w:jc w:val="center"/>
              <w:rPr>
                <w:rFonts w:ascii="Calibri" w:hAnsi="Calibri" w:cs="Calibri"/>
              </w:rPr>
            </w:pPr>
            <w:r w:rsidRPr="004F3B18">
              <w:rPr>
                <w:rFonts w:ascii="Calibri" w:hAnsi="Calibri" w:cs="Calibri"/>
              </w:rPr>
              <w:t>2.85</w:t>
            </w:r>
          </w:p>
        </w:tc>
        <w:tc>
          <w:tcPr>
            <w:tcW w:w="850" w:type="dxa"/>
          </w:tcPr>
          <w:p w14:paraId="2795086B" w14:textId="780A4599" w:rsidR="00C174AB" w:rsidRPr="004F3B18" w:rsidRDefault="000B424C" w:rsidP="00B260E9">
            <w:pPr>
              <w:jc w:val="center"/>
              <w:rPr>
                <w:rFonts w:ascii="Calibri" w:hAnsi="Calibri" w:cs="Calibri"/>
              </w:rPr>
            </w:pPr>
            <w:r w:rsidRPr="004F3B18">
              <w:rPr>
                <w:rFonts w:ascii="Calibri" w:hAnsi="Calibri" w:cs="Calibri"/>
              </w:rPr>
              <w:t>7.69</w:t>
            </w:r>
          </w:p>
        </w:tc>
        <w:tc>
          <w:tcPr>
            <w:tcW w:w="851" w:type="dxa"/>
          </w:tcPr>
          <w:p w14:paraId="1B70A95F" w14:textId="6EE1D3BB" w:rsidR="00C174AB" w:rsidRPr="004F3B18" w:rsidRDefault="000B424C" w:rsidP="00B260E9">
            <w:pPr>
              <w:jc w:val="center"/>
              <w:rPr>
                <w:rFonts w:ascii="Calibri" w:hAnsi="Calibri" w:cs="Calibri"/>
              </w:rPr>
            </w:pPr>
            <w:r w:rsidRPr="004F3B18">
              <w:rPr>
                <w:rFonts w:ascii="Calibri" w:hAnsi="Calibri" w:cs="Calibri"/>
              </w:rPr>
              <w:t>-47.76</w:t>
            </w:r>
          </w:p>
        </w:tc>
        <w:tc>
          <w:tcPr>
            <w:tcW w:w="992" w:type="dxa"/>
          </w:tcPr>
          <w:p w14:paraId="4C1E5357" w14:textId="089F6F0F" w:rsidR="00C174AB" w:rsidRPr="004F3B18" w:rsidRDefault="000B424C" w:rsidP="00B260E9">
            <w:pPr>
              <w:jc w:val="center"/>
              <w:rPr>
                <w:rFonts w:ascii="Calibri" w:hAnsi="Calibri" w:cs="Calibri"/>
              </w:rPr>
            </w:pPr>
            <w:r w:rsidRPr="004F3B18">
              <w:rPr>
                <w:rFonts w:ascii="Calibri" w:hAnsi="Calibri" w:cs="Calibri"/>
              </w:rPr>
              <w:t>9.26</w:t>
            </w:r>
          </w:p>
        </w:tc>
        <w:tc>
          <w:tcPr>
            <w:tcW w:w="941" w:type="dxa"/>
          </w:tcPr>
          <w:p w14:paraId="4270026D" w14:textId="5A7895C8" w:rsidR="00C174AB" w:rsidRPr="004F3B18" w:rsidRDefault="000B424C" w:rsidP="00B260E9">
            <w:pPr>
              <w:jc w:val="center"/>
              <w:rPr>
                <w:rFonts w:ascii="Calibri" w:hAnsi="Calibri" w:cs="Calibri"/>
              </w:rPr>
            </w:pPr>
            <w:r w:rsidRPr="004F3B18">
              <w:rPr>
                <w:rFonts w:ascii="Calibri" w:hAnsi="Calibri" w:cs="Calibri"/>
              </w:rPr>
              <w:t>-13.69</w:t>
            </w:r>
          </w:p>
        </w:tc>
      </w:tr>
      <w:tr w:rsidR="00C174AB" w:rsidRPr="004F3B18" w14:paraId="3C2D1B09" w14:textId="77777777" w:rsidTr="00B260E9">
        <w:tc>
          <w:tcPr>
            <w:tcW w:w="699" w:type="dxa"/>
            <w:vMerge/>
          </w:tcPr>
          <w:p w14:paraId="2522A815" w14:textId="77777777" w:rsidR="00C174AB" w:rsidRPr="004F3B18" w:rsidRDefault="00C174AB" w:rsidP="00B260E9">
            <w:pPr>
              <w:jc w:val="center"/>
              <w:rPr>
                <w:rFonts w:ascii="Calibri" w:hAnsi="Calibri" w:cs="Calibri"/>
              </w:rPr>
            </w:pPr>
          </w:p>
        </w:tc>
        <w:tc>
          <w:tcPr>
            <w:tcW w:w="1124" w:type="dxa"/>
            <w:vMerge/>
          </w:tcPr>
          <w:p w14:paraId="3D96FA22" w14:textId="77777777" w:rsidR="00C174AB" w:rsidRPr="004F3B18" w:rsidRDefault="00C174AB" w:rsidP="00B260E9">
            <w:pPr>
              <w:jc w:val="center"/>
              <w:rPr>
                <w:rFonts w:ascii="Calibri" w:hAnsi="Calibri" w:cs="Calibri"/>
              </w:rPr>
            </w:pPr>
          </w:p>
        </w:tc>
        <w:tc>
          <w:tcPr>
            <w:tcW w:w="851" w:type="dxa"/>
          </w:tcPr>
          <w:p w14:paraId="6406AF49" w14:textId="77777777" w:rsidR="00C174AB" w:rsidRPr="004F3B18" w:rsidRDefault="00C174AB" w:rsidP="00B260E9">
            <w:pPr>
              <w:jc w:val="center"/>
              <w:rPr>
                <w:rFonts w:ascii="Calibri" w:hAnsi="Calibri" w:cs="Calibri"/>
              </w:rPr>
            </w:pPr>
            <w:r w:rsidRPr="004F3B18">
              <w:rPr>
                <w:rFonts w:ascii="Calibri" w:hAnsi="Calibri" w:cs="Calibri"/>
              </w:rPr>
              <w:t>50</w:t>
            </w:r>
          </w:p>
        </w:tc>
        <w:tc>
          <w:tcPr>
            <w:tcW w:w="753" w:type="dxa"/>
          </w:tcPr>
          <w:p w14:paraId="6F7F618D" w14:textId="5C03BF82" w:rsidR="00C174AB" w:rsidRPr="004F3B18" w:rsidRDefault="000F449A" w:rsidP="00B260E9">
            <w:pPr>
              <w:jc w:val="center"/>
              <w:rPr>
                <w:rFonts w:ascii="Calibri" w:hAnsi="Calibri" w:cs="Calibri"/>
              </w:rPr>
            </w:pPr>
            <w:r w:rsidRPr="004F3B18">
              <w:rPr>
                <w:rFonts w:ascii="Calibri" w:hAnsi="Calibri" w:cs="Calibri"/>
              </w:rPr>
              <w:t>5.6</w:t>
            </w:r>
          </w:p>
        </w:tc>
        <w:tc>
          <w:tcPr>
            <w:tcW w:w="671" w:type="dxa"/>
          </w:tcPr>
          <w:p w14:paraId="04CE5CDB" w14:textId="0093F1E9" w:rsidR="00C174AB" w:rsidRPr="004F3B18" w:rsidRDefault="000F449A" w:rsidP="00B260E9">
            <w:pPr>
              <w:jc w:val="center"/>
              <w:rPr>
                <w:rFonts w:ascii="Calibri" w:hAnsi="Calibri" w:cs="Calibri"/>
              </w:rPr>
            </w:pPr>
            <w:r w:rsidRPr="004F3B18">
              <w:rPr>
                <w:rFonts w:ascii="Calibri" w:hAnsi="Calibri" w:cs="Calibri"/>
              </w:rPr>
              <w:t>0.66</w:t>
            </w:r>
          </w:p>
        </w:tc>
        <w:tc>
          <w:tcPr>
            <w:tcW w:w="1285" w:type="dxa"/>
          </w:tcPr>
          <w:p w14:paraId="7BCCF022" w14:textId="46AE15F2" w:rsidR="00C174AB" w:rsidRPr="004F3B18" w:rsidRDefault="003C76FC" w:rsidP="00B260E9">
            <w:pPr>
              <w:jc w:val="center"/>
              <w:rPr>
                <w:rFonts w:ascii="Calibri" w:hAnsi="Calibri" w:cs="Calibri"/>
              </w:rPr>
            </w:pPr>
            <w:r w:rsidRPr="004F3B18">
              <w:rPr>
                <w:rFonts w:ascii="Calibri" w:hAnsi="Calibri" w:cs="Calibri"/>
              </w:rPr>
              <w:t>0.26</w:t>
            </w:r>
          </w:p>
        </w:tc>
        <w:tc>
          <w:tcPr>
            <w:tcW w:w="850" w:type="dxa"/>
          </w:tcPr>
          <w:p w14:paraId="0025397F" w14:textId="26A2AC8B" w:rsidR="00C174AB" w:rsidRPr="004F3B18" w:rsidRDefault="003C76FC" w:rsidP="00B260E9">
            <w:pPr>
              <w:jc w:val="center"/>
              <w:rPr>
                <w:rFonts w:ascii="Calibri" w:hAnsi="Calibri" w:cs="Calibri"/>
              </w:rPr>
            </w:pPr>
            <w:r w:rsidRPr="004F3B18">
              <w:rPr>
                <w:rFonts w:ascii="Calibri" w:hAnsi="Calibri" w:cs="Calibri"/>
              </w:rPr>
              <w:t>1.48</w:t>
            </w:r>
          </w:p>
        </w:tc>
        <w:tc>
          <w:tcPr>
            <w:tcW w:w="851" w:type="dxa"/>
          </w:tcPr>
          <w:p w14:paraId="2F1B7B67" w14:textId="4B709EEF" w:rsidR="00C174AB" w:rsidRPr="004F3B18" w:rsidRDefault="003C76FC" w:rsidP="00B260E9">
            <w:pPr>
              <w:jc w:val="center"/>
              <w:rPr>
                <w:rFonts w:ascii="Calibri" w:hAnsi="Calibri" w:cs="Calibri"/>
              </w:rPr>
            </w:pPr>
            <w:r w:rsidRPr="004F3B18">
              <w:rPr>
                <w:rFonts w:ascii="Calibri" w:hAnsi="Calibri" w:cs="Calibri"/>
              </w:rPr>
              <w:t>-1.35</w:t>
            </w:r>
          </w:p>
        </w:tc>
        <w:tc>
          <w:tcPr>
            <w:tcW w:w="992" w:type="dxa"/>
          </w:tcPr>
          <w:p w14:paraId="4C59F616" w14:textId="697FE31B" w:rsidR="00C174AB" w:rsidRPr="004F3B18" w:rsidRDefault="003C76FC" w:rsidP="00B260E9">
            <w:pPr>
              <w:jc w:val="center"/>
              <w:rPr>
                <w:rFonts w:ascii="Calibri" w:hAnsi="Calibri" w:cs="Calibri"/>
              </w:rPr>
            </w:pPr>
            <w:r w:rsidRPr="004F3B18">
              <w:rPr>
                <w:rFonts w:ascii="Calibri" w:hAnsi="Calibri" w:cs="Calibri"/>
              </w:rPr>
              <w:t>1.49</w:t>
            </w:r>
          </w:p>
        </w:tc>
        <w:tc>
          <w:tcPr>
            <w:tcW w:w="941" w:type="dxa"/>
          </w:tcPr>
          <w:p w14:paraId="32427FC9" w14:textId="1A5F2024" w:rsidR="00C174AB" w:rsidRPr="004F3B18" w:rsidRDefault="003C76FC" w:rsidP="00B260E9">
            <w:pPr>
              <w:jc w:val="center"/>
              <w:rPr>
                <w:rFonts w:ascii="Calibri" w:hAnsi="Calibri" w:cs="Calibri"/>
              </w:rPr>
            </w:pPr>
            <w:r w:rsidRPr="004F3B18">
              <w:rPr>
                <w:rFonts w:ascii="Calibri" w:hAnsi="Calibri" w:cs="Calibri"/>
              </w:rPr>
              <w:t>0.5</w:t>
            </w:r>
          </w:p>
        </w:tc>
      </w:tr>
      <w:tr w:rsidR="00C174AB" w:rsidRPr="004F3B18" w14:paraId="42C62FA8" w14:textId="77777777" w:rsidTr="00B260E9">
        <w:tc>
          <w:tcPr>
            <w:tcW w:w="699" w:type="dxa"/>
            <w:vMerge/>
          </w:tcPr>
          <w:p w14:paraId="2972FA05" w14:textId="77777777" w:rsidR="00C174AB" w:rsidRPr="004F3B18" w:rsidRDefault="00C174AB" w:rsidP="00B260E9">
            <w:pPr>
              <w:jc w:val="center"/>
              <w:rPr>
                <w:rFonts w:ascii="Calibri" w:hAnsi="Calibri" w:cs="Calibri"/>
              </w:rPr>
            </w:pPr>
          </w:p>
        </w:tc>
        <w:tc>
          <w:tcPr>
            <w:tcW w:w="1124" w:type="dxa"/>
            <w:vMerge/>
          </w:tcPr>
          <w:p w14:paraId="3AEE4BD0" w14:textId="77777777" w:rsidR="00C174AB" w:rsidRPr="004F3B18" w:rsidRDefault="00C174AB" w:rsidP="00B260E9">
            <w:pPr>
              <w:jc w:val="center"/>
              <w:rPr>
                <w:rFonts w:ascii="Calibri" w:hAnsi="Calibri" w:cs="Calibri"/>
              </w:rPr>
            </w:pPr>
          </w:p>
        </w:tc>
        <w:tc>
          <w:tcPr>
            <w:tcW w:w="851" w:type="dxa"/>
          </w:tcPr>
          <w:p w14:paraId="62DF34AA" w14:textId="77777777" w:rsidR="00C174AB" w:rsidRPr="004F3B18" w:rsidRDefault="00C174AB" w:rsidP="00B260E9">
            <w:pPr>
              <w:jc w:val="center"/>
              <w:rPr>
                <w:rFonts w:ascii="Calibri" w:hAnsi="Calibri" w:cs="Calibri"/>
              </w:rPr>
            </w:pPr>
            <w:r w:rsidRPr="004F3B18">
              <w:rPr>
                <w:rFonts w:ascii="Calibri" w:hAnsi="Calibri" w:cs="Calibri"/>
              </w:rPr>
              <w:t>100</w:t>
            </w:r>
          </w:p>
        </w:tc>
        <w:tc>
          <w:tcPr>
            <w:tcW w:w="753" w:type="dxa"/>
          </w:tcPr>
          <w:p w14:paraId="27F45040" w14:textId="0600AE98" w:rsidR="00C174AB" w:rsidRPr="004F3B18" w:rsidRDefault="00051FD0" w:rsidP="00B260E9">
            <w:pPr>
              <w:jc w:val="center"/>
              <w:rPr>
                <w:rFonts w:ascii="Calibri" w:hAnsi="Calibri" w:cs="Calibri"/>
              </w:rPr>
            </w:pPr>
            <w:r w:rsidRPr="004F3B18">
              <w:rPr>
                <w:rFonts w:ascii="Calibri" w:hAnsi="Calibri" w:cs="Calibri"/>
              </w:rPr>
              <w:t>2.47</w:t>
            </w:r>
          </w:p>
        </w:tc>
        <w:tc>
          <w:tcPr>
            <w:tcW w:w="671" w:type="dxa"/>
          </w:tcPr>
          <w:p w14:paraId="62B76FB4" w14:textId="0BA888C2" w:rsidR="00C174AB" w:rsidRPr="004F3B18" w:rsidRDefault="00051FD0" w:rsidP="00B260E9">
            <w:pPr>
              <w:jc w:val="center"/>
              <w:rPr>
                <w:rFonts w:ascii="Calibri" w:hAnsi="Calibri" w:cs="Calibri"/>
              </w:rPr>
            </w:pPr>
            <w:r w:rsidRPr="004F3B18">
              <w:rPr>
                <w:rFonts w:ascii="Calibri" w:hAnsi="Calibri" w:cs="Calibri"/>
              </w:rPr>
              <w:t>0.92</w:t>
            </w:r>
          </w:p>
        </w:tc>
        <w:tc>
          <w:tcPr>
            <w:tcW w:w="1285" w:type="dxa"/>
          </w:tcPr>
          <w:p w14:paraId="32453F08" w14:textId="215E545E" w:rsidR="00C174AB" w:rsidRPr="004F3B18" w:rsidRDefault="005421AC" w:rsidP="00B260E9">
            <w:pPr>
              <w:jc w:val="center"/>
              <w:rPr>
                <w:rFonts w:ascii="Calibri" w:hAnsi="Calibri" w:cs="Calibri"/>
              </w:rPr>
            </w:pPr>
            <w:r w:rsidRPr="004F3B18">
              <w:rPr>
                <w:rFonts w:ascii="Calibri" w:hAnsi="Calibri" w:cs="Calibri"/>
              </w:rPr>
              <w:t>0.37</w:t>
            </w:r>
          </w:p>
        </w:tc>
        <w:tc>
          <w:tcPr>
            <w:tcW w:w="850" w:type="dxa"/>
          </w:tcPr>
          <w:p w14:paraId="258FEC4D" w14:textId="11590585" w:rsidR="00C174AB" w:rsidRPr="004F3B18" w:rsidRDefault="005421AC" w:rsidP="00B260E9">
            <w:pPr>
              <w:jc w:val="center"/>
              <w:rPr>
                <w:rFonts w:ascii="Calibri" w:hAnsi="Calibri" w:cs="Calibri"/>
              </w:rPr>
            </w:pPr>
            <w:r w:rsidRPr="004F3B18">
              <w:rPr>
                <w:rFonts w:ascii="Calibri" w:hAnsi="Calibri" w:cs="Calibri"/>
              </w:rPr>
              <w:t>1.45</w:t>
            </w:r>
          </w:p>
        </w:tc>
        <w:tc>
          <w:tcPr>
            <w:tcW w:w="851" w:type="dxa"/>
          </w:tcPr>
          <w:p w14:paraId="1D690A03" w14:textId="7176CF59" w:rsidR="00C174AB" w:rsidRPr="004F3B18" w:rsidRDefault="005421AC" w:rsidP="00B260E9">
            <w:pPr>
              <w:jc w:val="center"/>
              <w:rPr>
                <w:rFonts w:ascii="Calibri" w:hAnsi="Calibri" w:cs="Calibri"/>
              </w:rPr>
            </w:pPr>
            <w:r w:rsidRPr="004F3B18">
              <w:rPr>
                <w:rFonts w:ascii="Calibri" w:hAnsi="Calibri" w:cs="Calibri"/>
              </w:rPr>
              <w:t>-1.63</w:t>
            </w:r>
          </w:p>
        </w:tc>
        <w:tc>
          <w:tcPr>
            <w:tcW w:w="992" w:type="dxa"/>
          </w:tcPr>
          <w:p w14:paraId="61B1C5DE" w14:textId="6B1C24BD" w:rsidR="00C174AB" w:rsidRPr="004F3B18" w:rsidRDefault="005421AC" w:rsidP="00B260E9">
            <w:pPr>
              <w:jc w:val="center"/>
              <w:rPr>
                <w:rFonts w:ascii="Calibri" w:hAnsi="Calibri" w:cs="Calibri"/>
              </w:rPr>
            </w:pPr>
            <w:r w:rsidRPr="004F3B18">
              <w:rPr>
                <w:rFonts w:ascii="Calibri" w:hAnsi="Calibri" w:cs="Calibri"/>
              </w:rPr>
              <w:t>4.49</w:t>
            </w:r>
          </w:p>
        </w:tc>
        <w:tc>
          <w:tcPr>
            <w:tcW w:w="941" w:type="dxa"/>
          </w:tcPr>
          <w:p w14:paraId="7C00B900" w14:textId="50C2D4AC" w:rsidR="00C174AB" w:rsidRPr="004F3B18" w:rsidRDefault="005421AC" w:rsidP="00B260E9">
            <w:pPr>
              <w:jc w:val="center"/>
              <w:rPr>
                <w:rFonts w:ascii="Calibri" w:hAnsi="Calibri" w:cs="Calibri"/>
              </w:rPr>
            </w:pPr>
            <w:r w:rsidRPr="004F3B18">
              <w:rPr>
                <w:rFonts w:ascii="Calibri" w:hAnsi="Calibri" w:cs="Calibri"/>
              </w:rPr>
              <w:t>-4.9</w:t>
            </w:r>
          </w:p>
        </w:tc>
      </w:tr>
      <w:tr w:rsidR="00C174AB" w:rsidRPr="004F3B18" w14:paraId="491F2451" w14:textId="77777777" w:rsidTr="00B260E9">
        <w:tc>
          <w:tcPr>
            <w:tcW w:w="699" w:type="dxa"/>
            <w:vMerge/>
          </w:tcPr>
          <w:p w14:paraId="481F2735" w14:textId="77777777" w:rsidR="00C174AB" w:rsidRPr="004F3B18" w:rsidRDefault="00C174AB" w:rsidP="00B260E9">
            <w:pPr>
              <w:jc w:val="center"/>
              <w:rPr>
                <w:rFonts w:ascii="Calibri" w:hAnsi="Calibri" w:cs="Calibri"/>
              </w:rPr>
            </w:pPr>
          </w:p>
        </w:tc>
        <w:tc>
          <w:tcPr>
            <w:tcW w:w="1124" w:type="dxa"/>
            <w:vMerge/>
          </w:tcPr>
          <w:p w14:paraId="6E2FFAA9" w14:textId="77777777" w:rsidR="00C174AB" w:rsidRPr="004F3B18" w:rsidRDefault="00C174AB" w:rsidP="00B260E9">
            <w:pPr>
              <w:jc w:val="center"/>
              <w:rPr>
                <w:rFonts w:ascii="Calibri" w:hAnsi="Calibri" w:cs="Calibri"/>
              </w:rPr>
            </w:pPr>
          </w:p>
        </w:tc>
        <w:tc>
          <w:tcPr>
            <w:tcW w:w="851" w:type="dxa"/>
          </w:tcPr>
          <w:p w14:paraId="41B02080" w14:textId="77777777" w:rsidR="00C174AB" w:rsidRPr="004F3B18" w:rsidRDefault="00C174AB" w:rsidP="00B260E9">
            <w:pPr>
              <w:jc w:val="center"/>
              <w:rPr>
                <w:rFonts w:ascii="Calibri" w:hAnsi="Calibri" w:cs="Calibri"/>
              </w:rPr>
            </w:pPr>
            <w:r w:rsidRPr="004F3B18">
              <w:rPr>
                <w:rFonts w:ascii="Calibri" w:hAnsi="Calibri" w:cs="Calibri"/>
              </w:rPr>
              <w:t>150</w:t>
            </w:r>
          </w:p>
        </w:tc>
        <w:tc>
          <w:tcPr>
            <w:tcW w:w="753" w:type="dxa"/>
          </w:tcPr>
          <w:p w14:paraId="1CDBB920" w14:textId="7C3E192C" w:rsidR="00C174AB" w:rsidRPr="004F3B18" w:rsidRDefault="00687B8A" w:rsidP="00B260E9">
            <w:pPr>
              <w:jc w:val="center"/>
              <w:rPr>
                <w:rFonts w:ascii="Calibri" w:hAnsi="Calibri" w:cs="Calibri"/>
              </w:rPr>
            </w:pPr>
            <w:r w:rsidRPr="004F3B18">
              <w:rPr>
                <w:rFonts w:ascii="Calibri" w:hAnsi="Calibri" w:cs="Calibri"/>
              </w:rPr>
              <w:t>2.22</w:t>
            </w:r>
          </w:p>
        </w:tc>
        <w:tc>
          <w:tcPr>
            <w:tcW w:w="671" w:type="dxa"/>
          </w:tcPr>
          <w:p w14:paraId="3459C64F" w14:textId="43F60919" w:rsidR="00C174AB" w:rsidRPr="004F3B18" w:rsidRDefault="00687B8A" w:rsidP="00B260E9">
            <w:pPr>
              <w:jc w:val="center"/>
              <w:rPr>
                <w:rFonts w:ascii="Calibri" w:hAnsi="Calibri" w:cs="Calibri"/>
              </w:rPr>
            </w:pPr>
            <w:r w:rsidRPr="004F3B18">
              <w:rPr>
                <w:rFonts w:ascii="Calibri" w:hAnsi="Calibri" w:cs="Calibri"/>
              </w:rPr>
              <w:t>0.93</w:t>
            </w:r>
          </w:p>
        </w:tc>
        <w:tc>
          <w:tcPr>
            <w:tcW w:w="1285" w:type="dxa"/>
          </w:tcPr>
          <w:p w14:paraId="73199BB0" w14:textId="7D5FB629" w:rsidR="00C174AB" w:rsidRPr="004F3B18" w:rsidRDefault="00547E5E" w:rsidP="00B260E9">
            <w:pPr>
              <w:jc w:val="center"/>
              <w:rPr>
                <w:rFonts w:ascii="Calibri" w:hAnsi="Calibri" w:cs="Calibri"/>
              </w:rPr>
            </w:pPr>
            <w:r w:rsidRPr="004F3B18">
              <w:rPr>
                <w:rFonts w:ascii="Calibri" w:hAnsi="Calibri" w:cs="Calibri"/>
              </w:rPr>
              <w:t>-1.21</w:t>
            </w:r>
          </w:p>
        </w:tc>
        <w:tc>
          <w:tcPr>
            <w:tcW w:w="850" w:type="dxa"/>
          </w:tcPr>
          <w:p w14:paraId="3876AAB8" w14:textId="00B8E311" w:rsidR="00C174AB" w:rsidRPr="004F3B18" w:rsidRDefault="00547E5E" w:rsidP="00B260E9">
            <w:pPr>
              <w:jc w:val="center"/>
              <w:rPr>
                <w:rFonts w:ascii="Calibri" w:hAnsi="Calibri" w:cs="Calibri"/>
              </w:rPr>
            </w:pPr>
            <w:r w:rsidRPr="004F3B18">
              <w:rPr>
                <w:rFonts w:ascii="Calibri" w:hAnsi="Calibri" w:cs="Calibri"/>
              </w:rPr>
              <w:t>1.34</w:t>
            </w:r>
          </w:p>
        </w:tc>
        <w:tc>
          <w:tcPr>
            <w:tcW w:w="851" w:type="dxa"/>
          </w:tcPr>
          <w:p w14:paraId="3B803161" w14:textId="74E6F346" w:rsidR="00C174AB" w:rsidRPr="004F3B18" w:rsidRDefault="00547E5E" w:rsidP="00B260E9">
            <w:pPr>
              <w:jc w:val="center"/>
              <w:rPr>
                <w:rFonts w:ascii="Calibri" w:hAnsi="Calibri" w:cs="Calibri"/>
              </w:rPr>
            </w:pPr>
            <w:r w:rsidRPr="004F3B18">
              <w:rPr>
                <w:rFonts w:ascii="Calibri" w:hAnsi="Calibri" w:cs="Calibri"/>
              </w:rPr>
              <w:t>-0.64</w:t>
            </w:r>
          </w:p>
        </w:tc>
        <w:tc>
          <w:tcPr>
            <w:tcW w:w="992" w:type="dxa"/>
          </w:tcPr>
          <w:p w14:paraId="3FF33C97" w14:textId="4BB90C63" w:rsidR="00C174AB" w:rsidRPr="004F3B18" w:rsidRDefault="00547E5E" w:rsidP="00B260E9">
            <w:pPr>
              <w:jc w:val="center"/>
              <w:rPr>
                <w:rFonts w:ascii="Calibri" w:hAnsi="Calibri" w:cs="Calibri"/>
              </w:rPr>
            </w:pPr>
            <w:r w:rsidRPr="004F3B18">
              <w:rPr>
                <w:rFonts w:ascii="Calibri" w:hAnsi="Calibri" w:cs="Calibri"/>
              </w:rPr>
              <w:t>3.09</w:t>
            </w:r>
          </w:p>
        </w:tc>
        <w:tc>
          <w:tcPr>
            <w:tcW w:w="941" w:type="dxa"/>
          </w:tcPr>
          <w:p w14:paraId="71684B56" w14:textId="4A7FAC3C" w:rsidR="00C174AB" w:rsidRPr="004F3B18" w:rsidRDefault="00547E5E" w:rsidP="00B260E9">
            <w:pPr>
              <w:jc w:val="center"/>
              <w:rPr>
                <w:rFonts w:ascii="Calibri" w:hAnsi="Calibri" w:cs="Calibri"/>
              </w:rPr>
            </w:pPr>
            <w:r w:rsidRPr="004F3B18">
              <w:rPr>
                <w:rFonts w:ascii="Calibri" w:hAnsi="Calibri" w:cs="Calibri"/>
              </w:rPr>
              <w:t>-1.66</w:t>
            </w:r>
          </w:p>
        </w:tc>
      </w:tr>
      <w:tr w:rsidR="00C174AB" w:rsidRPr="004F3B18" w14:paraId="2A5901AF" w14:textId="77777777" w:rsidTr="00B260E9">
        <w:tc>
          <w:tcPr>
            <w:tcW w:w="699" w:type="dxa"/>
            <w:vMerge/>
          </w:tcPr>
          <w:p w14:paraId="4AC11DDA" w14:textId="77777777" w:rsidR="00C174AB" w:rsidRPr="004F3B18" w:rsidRDefault="00C174AB" w:rsidP="00B260E9">
            <w:pPr>
              <w:jc w:val="center"/>
              <w:rPr>
                <w:rFonts w:ascii="Calibri" w:hAnsi="Calibri" w:cs="Calibri"/>
              </w:rPr>
            </w:pPr>
          </w:p>
        </w:tc>
        <w:tc>
          <w:tcPr>
            <w:tcW w:w="1124" w:type="dxa"/>
            <w:vMerge w:val="restart"/>
          </w:tcPr>
          <w:p w14:paraId="6DA319A5" w14:textId="77777777" w:rsidR="00C174AB" w:rsidRPr="004F3B18" w:rsidRDefault="00C174AB" w:rsidP="00B260E9">
            <w:pPr>
              <w:jc w:val="center"/>
              <w:rPr>
                <w:rFonts w:ascii="Calibri" w:hAnsi="Calibri" w:cs="Calibri"/>
              </w:rPr>
            </w:pPr>
            <w:r w:rsidRPr="004F3B18">
              <w:rPr>
                <w:rFonts w:ascii="Calibri" w:hAnsi="Calibri" w:cs="Calibri"/>
              </w:rPr>
              <w:t>25</w:t>
            </w:r>
          </w:p>
        </w:tc>
        <w:tc>
          <w:tcPr>
            <w:tcW w:w="851" w:type="dxa"/>
          </w:tcPr>
          <w:p w14:paraId="251BCCE6" w14:textId="77777777" w:rsidR="00C174AB" w:rsidRPr="004F3B18" w:rsidRDefault="00C174AB" w:rsidP="00B260E9">
            <w:pPr>
              <w:jc w:val="center"/>
              <w:rPr>
                <w:rFonts w:ascii="Calibri" w:hAnsi="Calibri" w:cs="Calibri"/>
              </w:rPr>
            </w:pPr>
            <w:r w:rsidRPr="004F3B18">
              <w:rPr>
                <w:rFonts w:ascii="Calibri" w:hAnsi="Calibri" w:cs="Calibri"/>
              </w:rPr>
              <w:t>20</w:t>
            </w:r>
          </w:p>
        </w:tc>
        <w:tc>
          <w:tcPr>
            <w:tcW w:w="753" w:type="dxa"/>
          </w:tcPr>
          <w:p w14:paraId="36905412" w14:textId="17AF7007" w:rsidR="00C174AB" w:rsidRPr="004F3B18" w:rsidRDefault="00CE0259" w:rsidP="00B260E9">
            <w:pPr>
              <w:jc w:val="center"/>
              <w:rPr>
                <w:rFonts w:ascii="Calibri" w:hAnsi="Calibri" w:cs="Calibri"/>
              </w:rPr>
            </w:pPr>
            <w:r w:rsidRPr="004F3B18">
              <w:rPr>
                <w:rFonts w:ascii="Calibri" w:hAnsi="Calibri" w:cs="Calibri"/>
              </w:rPr>
              <w:t>3.47</w:t>
            </w:r>
          </w:p>
        </w:tc>
        <w:tc>
          <w:tcPr>
            <w:tcW w:w="671" w:type="dxa"/>
          </w:tcPr>
          <w:p w14:paraId="59F5F913" w14:textId="2F47DD78" w:rsidR="00C174AB" w:rsidRPr="004F3B18" w:rsidRDefault="00CE0259" w:rsidP="00B260E9">
            <w:pPr>
              <w:jc w:val="center"/>
              <w:rPr>
                <w:rFonts w:ascii="Calibri" w:hAnsi="Calibri" w:cs="Calibri"/>
              </w:rPr>
            </w:pPr>
            <w:r w:rsidRPr="004F3B18">
              <w:rPr>
                <w:rFonts w:ascii="Calibri" w:hAnsi="Calibri" w:cs="Calibri"/>
              </w:rPr>
              <w:t>0.84</w:t>
            </w:r>
          </w:p>
        </w:tc>
        <w:tc>
          <w:tcPr>
            <w:tcW w:w="1285" w:type="dxa"/>
          </w:tcPr>
          <w:p w14:paraId="4C613321" w14:textId="11110922" w:rsidR="00C174AB" w:rsidRPr="004F3B18" w:rsidRDefault="006E095C" w:rsidP="00B260E9">
            <w:pPr>
              <w:jc w:val="center"/>
              <w:rPr>
                <w:rFonts w:ascii="Calibri" w:hAnsi="Calibri" w:cs="Calibri"/>
              </w:rPr>
            </w:pPr>
            <w:r w:rsidRPr="004F3B18">
              <w:rPr>
                <w:rFonts w:ascii="Calibri" w:hAnsi="Calibri" w:cs="Calibri"/>
              </w:rPr>
              <w:t>1.61</w:t>
            </w:r>
          </w:p>
        </w:tc>
        <w:tc>
          <w:tcPr>
            <w:tcW w:w="850" w:type="dxa"/>
          </w:tcPr>
          <w:p w14:paraId="47F3620A" w14:textId="0B9744C6" w:rsidR="00C174AB" w:rsidRPr="004F3B18" w:rsidRDefault="006E095C" w:rsidP="00B260E9">
            <w:pPr>
              <w:jc w:val="center"/>
              <w:rPr>
                <w:rFonts w:ascii="Calibri" w:hAnsi="Calibri" w:cs="Calibri"/>
              </w:rPr>
            </w:pPr>
            <w:r w:rsidRPr="004F3B18">
              <w:rPr>
                <w:rFonts w:ascii="Calibri" w:hAnsi="Calibri" w:cs="Calibri"/>
              </w:rPr>
              <w:t>4.09</w:t>
            </w:r>
          </w:p>
        </w:tc>
        <w:tc>
          <w:tcPr>
            <w:tcW w:w="851" w:type="dxa"/>
          </w:tcPr>
          <w:p w14:paraId="5F04E66F" w14:textId="5D5ACD99" w:rsidR="00C174AB" w:rsidRPr="004F3B18" w:rsidRDefault="006E095C" w:rsidP="00B260E9">
            <w:pPr>
              <w:jc w:val="center"/>
              <w:rPr>
                <w:rFonts w:ascii="Calibri" w:hAnsi="Calibri" w:cs="Calibri"/>
              </w:rPr>
            </w:pPr>
            <w:r w:rsidRPr="004F3B18">
              <w:rPr>
                <w:rFonts w:ascii="Calibri" w:hAnsi="Calibri" w:cs="Calibri"/>
              </w:rPr>
              <w:t>-12.86</w:t>
            </w:r>
          </w:p>
        </w:tc>
        <w:tc>
          <w:tcPr>
            <w:tcW w:w="992" w:type="dxa"/>
          </w:tcPr>
          <w:p w14:paraId="5A091121" w14:textId="080E5380" w:rsidR="00C174AB" w:rsidRPr="004F3B18" w:rsidRDefault="006E095C" w:rsidP="00B260E9">
            <w:pPr>
              <w:jc w:val="center"/>
              <w:rPr>
                <w:rFonts w:ascii="Calibri" w:hAnsi="Calibri" w:cs="Calibri"/>
              </w:rPr>
            </w:pPr>
            <w:r w:rsidRPr="004F3B18">
              <w:rPr>
                <w:rFonts w:ascii="Calibri" w:hAnsi="Calibri" w:cs="Calibri"/>
              </w:rPr>
              <w:t>4.37</w:t>
            </w:r>
          </w:p>
        </w:tc>
        <w:tc>
          <w:tcPr>
            <w:tcW w:w="941" w:type="dxa"/>
          </w:tcPr>
          <w:p w14:paraId="28E312E7" w14:textId="6D5904B1" w:rsidR="00C174AB" w:rsidRPr="004F3B18" w:rsidRDefault="006E095C" w:rsidP="00B260E9">
            <w:pPr>
              <w:jc w:val="center"/>
              <w:rPr>
                <w:rFonts w:ascii="Calibri" w:hAnsi="Calibri" w:cs="Calibri"/>
              </w:rPr>
            </w:pPr>
            <w:r w:rsidRPr="004F3B18">
              <w:rPr>
                <w:rFonts w:ascii="Calibri" w:hAnsi="Calibri" w:cs="Calibri"/>
              </w:rPr>
              <w:t>-2.34</w:t>
            </w:r>
          </w:p>
        </w:tc>
      </w:tr>
      <w:tr w:rsidR="00C174AB" w:rsidRPr="004F3B18" w14:paraId="0AB9E00A" w14:textId="77777777" w:rsidTr="00B260E9">
        <w:tc>
          <w:tcPr>
            <w:tcW w:w="699" w:type="dxa"/>
            <w:vMerge/>
          </w:tcPr>
          <w:p w14:paraId="33A26147" w14:textId="77777777" w:rsidR="00C174AB" w:rsidRPr="004F3B18" w:rsidRDefault="00C174AB" w:rsidP="00B260E9">
            <w:pPr>
              <w:jc w:val="center"/>
              <w:rPr>
                <w:rFonts w:ascii="Calibri" w:hAnsi="Calibri" w:cs="Calibri"/>
              </w:rPr>
            </w:pPr>
          </w:p>
        </w:tc>
        <w:tc>
          <w:tcPr>
            <w:tcW w:w="1124" w:type="dxa"/>
            <w:vMerge/>
          </w:tcPr>
          <w:p w14:paraId="777ABE4D" w14:textId="77777777" w:rsidR="00C174AB" w:rsidRPr="004F3B18" w:rsidRDefault="00C174AB" w:rsidP="00B260E9">
            <w:pPr>
              <w:jc w:val="center"/>
              <w:rPr>
                <w:rFonts w:ascii="Calibri" w:hAnsi="Calibri" w:cs="Calibri"/>
              </w:rPr>
            </w:pPr>
          </w:p>
        </w:tc>
        <w:tc>
          <w:tcPr>
            <w:tcW w:w="851" w:type="dxa"/>
          </w:tcPr>
          <w:p w14:paraId="3AE38430" w14:textId="77777777" w:rsidR="00C174AB" w:rsidRPr="004F3B18" w:rsidRDefault="00C174AB" w:rsidP="00B260E9">
            <w:pPr>
              <w:jc w:val="center"/>
              <w:rPr>
                <w:rFonts w:ascii="Calibri" w:hAnsi="Calibri" w:cs="Calibri"/>
              </w:rPr>
            </w:pPr>
            <w:r w:rsidRPr="004F3B18">
              <w:rPr>
                <w:rFonts w:ascii="Calibri" w:hAnsi="Calibri" w:cs="Calibri"/>
              </w:rPr>
              <w:t>50</w:t>
            </w:r>
          </w:p>
        </w:tc>
        <w:tc>
          <w:tcPr>
            <w:tcW w:w="753" w:type="dxa"/>
          </w:tcPr>
          <w:p w14:paraId="4552F4C9" w14:textId="52E85526" w:rsidR="00C174AB" w:rsidRPr="004F3B18" w:rsidRDefault="00812753" w:rsidP="00B260E9">
            <w:pPr>
              <w:jc w:val="center"/>
              <w:rPr>
                <w:rFonts w:ascii="Calibri" w:hAnsi="Calibri" w:cs="Calibri"/>
              </w:rPr>
            </w:pPr>
            <w:r w:rsidRPr="004F3B18">
              <w:rPr>
                <w:rFonts w:ascii="Calibri" w:hAnsi="Calibri" w:cs="Calibri"/>
              </w:rPr>
              <w:t>5.34</w:t>
            </w:r>
          </w:p>
        </w:tc>
        <w:tc>
          <w:tcPr>
            <w:tcW w:w="671" w:type="dxa"/>
          </w:tcPr>
          <w:p w14:paraId="1A85AA93" w14:textId="6B109232" w:rsidR="00C174AB" w:rsidRPr="004F3B18" w:rsidRDefault="00812753" w:rsidP="00B260E9">
            <w:pPr>
              <w:jc w:val="center"/>
              <w:rPr>
                <w:rFonts w:ascii="Calibri" w:hAnsi="Calibri" w:cs="Calibri"/>
              </w:rPr>
            </w:pPr>
            <w:r w:rsidRPr="004F3B18">
              <w:rPr>
                <w:rFonts w:ascii="Calibri" w:hAnsi="Calibri" w:cs="Calibri"/>
              </w:rPr>
              <w:t>0.68</w:t>
            </w:r>
          </w:p>
        </w:tc>
        <w:tc>
          <w:tcPr>
            <w:tcW w:w="1285" w:type="dxa"/>
          </w:tcPr>
          <w:p w14:paraId="14ED7DEE" w14:textId="5047BAEA" w:rsidR="00C174AB" w:rsidRPr="004F3B18" w:rsidRDefault="009A08B1" w:rsidP="00B260E9">
            <w:pPr>
              <w:jc w:val="center"/>
              <w:rPr>
                <w:rFonts w:ascii="Calibri" w:hAnsi="Calibri" w:cs="Calibri"/>
              </w:rPr>
            </w:pPr>
            <w:r w:rsidRPr="004F3B18">
              <w:rPr>
                <w:rFonts w:ascii="Calibri" w:hAnsi="Calibri" w:cs="Calibri"/>
              </w:rPr>
              <w:t>1.89</w:t>
            </w:r>
          </w:p>
        </w:tc>
        <w:tc>
          <w:tcPr>
            <w:tcW w:w="850" w:type="dxa"/>
          </w:tcPr>
          <w:p w14:paraId="7604D399" w14:textId="7BE5F7ED" w:rsidR="00C174AB" w:rsidRPr="004F3B18" w:rsidRDefault="009A08B1" w:rsidP="00B260E9">
            <w:pPr>
              <w:jc w:val="center"/>
              <w:rPr>
                <w:rFonts w:ascii="Calibri" w:hAnsi="Calibri" w:cs="Calibri"/>
              </w:rPr>
            </w:pPr>
            <w:r w:rsidRPr="004F3B18">
              <w:rPr>
                <w:rFonts w:ascii="Calibri" w:hAnsi="Calibri" w:cs="Calibri"/>
              </w:rPr>
              <w:t>3.79</w:t>
            </w:r>
          </w:p>
        </w:tc>
        <w:tc>
          <w:tcPr>
            <w:tcW w:w="851" w:type="dxa"/>
          </w:tcPr>
          <w:p w14:paraId="32368101" w14:textId="5B79067F" w:rsidR="00C174AB" w:rsidRPr="004F3B18" w:rsidRDefault="009A08B1" w:rsidP="00B260E9">
            <w:pPr>
              <w:jc w:val="center"/>
              <w:rPr>
                <w:rFonts w:ascii="Calibri" w:hAnsi="Calibri" w:cs="Calibri"/>
              </w:rPr>
            </w:pPr>
            <w:r w:rsidRPr="004F3B18">
              <w:rPr>
                <w:rFonts w:ascii="Calibri" w:hAnsi="Calibri" w:cs="Calibri"/>
              </w:rPr>
              <w:t>-13.62</w:t>
            </w:r>
          </w:p>
        </w:tc>
        <w:tc>
          <w:tcPr>
            <w:tcW w:w="992" w:type="dxa"/>
          </w:tcPr>
          <w:p w14:paraId="6FFFD6E8" w14:textId="77BFED49" w:rsidR="00C174AB" w:rsidRPr="004F3B18" w:rsidRDefault="009A08B1" w:rsidP="00B260E9">
            <w:pPr>
              <w:jc w:val="center"/>
              <w:rPr>
                <w:rFonts w:ascii="Calibri" w:hAnsi="Calibri" w:cs="Calibri"/>
              </w:rPr>
            </w:pPr>
            <w:r w:rsidRPr="004F3B18">
              <w:rPr>
                <w:rFonts w:ascii="Calibri" w:hAnsi="Calibri" w:cs="Calibri"/>
              </w:rPr>
              <w:t>8.08</w:t>
            </w:r>
          </w:p>
        </w:tc>
        <w:tc>
          <w:tcPr>
            <w:tcW w:w="941" w:type="dxa"/>
          </w:tcPr>
          <w:p w14:paraId="44E4706D" w14:textId="63F67FD6" w:rsidR="00C174AB" w:rsidRPr="004F3B18" w:rsidRDefault="009A08B1" w:rsidP="00B260E9">
            <w:pPr>
              <w:jc w:val="center"/>
              <w:rPr>
                <w:rFonts w:ascii="Calibri" w:hAnsi="Calibri" w:cs="Calibri"/>
              </w:rPr>
            </w:pPr>
            <w:r w:rsidRPr="004F3B18">
              <w:rPr>
                <w:rFonts w:ascii="Calibri" w:hAnsi="Calibri" w:cs="Calibri"/>
              </w:rPr>
              <w:t>-14.31</w:t>
            </w:r>
          </w:p>
        </w:tc>
      </w:tr>
      <w:tr w:rsidR="00C174AB" w:rsidRPr="004F3B18" w14:paraId="1CC31013" w14:textId="77777777" w:rsidTr="00B260E9">
        <w:tc>
          <w:tcPr>
            <w:tcW w:w="699" w:type="dxa"/>
            <w:vMerge/>
          </w:tcPr>
          <w:p w14:paraId="17D49C54" w14:textId="77777777" w:rsidR="00C174AB" w:rsidRPr="004F3B18" w:rsidRDefault="00C174AB" w:rsidP="00B260E9">
            <w:pPr>
              <w:jc w:val="center"/>
              <w:rPr>
                <w:rFonts w:ascii="Calibri" w:hAnsi="Calibri" w:cs="Calibri"/>
              </w:rPr>
            </w:pPr>
          </w:p>
        </w:tc>
        <w:tc>
          <w:tcPr>
            <w:tcW w:w="1124" w:type="dxa"/>
            <w:vMerge/>
          </w:tcPr>
          <w:p w14:paraId="527DFAF0" w14:textId="77777777" w:rsidR="00C174AB" w:rsidRPr="004F3B18" w:rsidRDefault="00C174AB" w:rsidP="00B260E9">
            <w:pPr>
              <w:jc w:val="center"/>
              <w:rPr>
                <w:rFonts w:ascii="Calibri" w:hAnsi="Calibri" w:cs="Calibri"/>
              </w:rPr>
            </w:pPr>
          </w:p>
        </w:tc>
        <w:tc>
          <w:tcPr>
            <w:tcW w:w="851" w:type="dxa"/>
          </w:tcPr>
          <w:p w14:paraId="46109A69" w14:textId="77777777" w:rsidR="00C174AB" w:rsidRPr="004F3B18" w:rsidRDefault="00C174AB" w:rsidP="00B260E9">
            <w:pPr>
              <w:jc w:val="center"/>
              <w:rPr>
                <w:rFonts w:ascii="Calibri" w:hAnsi="Calibri" w:cs="Calibri"/>
              </w:rPr>
            </w:pPr>
            <w:r w:rsidRPr="004F3B18">
              <w:rPr>
                <w:rFonts w:ascii="Calibri" w:hAnsi="Calibri" w:cs="Calibri"/>
              </w:rPr>
              <w:t>100</w:t>
            </w:r>
          </w:p>
        </w:tc>
        <w:tc>
          <w:tcPr>
            <w:tcW w:w="753" w:type="dxa"/>
          </w:tcPr>
          <w:p w14:paraId="06008417" w14:textId="72093885" w:rsidR="00C174AB" w:rsidRPr="004F3B18" w:rsidRDefault="00214A63" w:rsidP="00B260E9">
            <w:pPr>
              <w:jc w:val="center"/>
              <w:rPr>
                <w:rFonts w:ascii="Calibri" w:hAnsi="Calibri" w:cs="Calibri"/>
              </w:rPr>
            </w:pPr>
            <w:r w:rsidRPr="004F3B18">
              <w:rPr>
                <w:rFonts w:ascii="Calibri" w:hAnsi="Calibri" w:cs="Calibri"/>
              </w:rPr>
              <w:t>2.82</w:t>
            </w:r>
          </w:p>
        </w:tc>
        <w:tc>
          <w:tcPr>
            <w:tcW w:w="671" w:type="dxa"/>
          </w:tcPr>
          <w:p w14:paraId="5CD826F1" w14:textId="157F05D4" w:rsidR="00C174AB" w:rsidRPr="004F3B18" w:rsidRDefault="00982A5E" w:rsidP="00B260E9">
            <w:pPr>
              <w:jc w:val="center"/>
              <w:rPr>
                <w:rFonts w:ascii="Calibri" w:hAnsi="Calibri" w:cs="Calibri"/>
              </w:rPr>
            </w:pPr>
            <w:r w:rsidRPr="004F3B18">
              <w:rPr>
                <w:rFonts w:ascii="Calibri" w:hAnsi="Calibri" w:cs="Calibri"/>
              </w:rPr>
              <w:t>0.89</w:t>
            </w:r>
          </w:p>
        </w:tc>
        <w:tc>
          <w:tcPr>
            <w:tcW w:w="1285" w:type="dxa"/>
          </w:tcPr>
          <w:p w14:paraId="6B5ADB6B" w14:textId="6DECE723" w:rsidR="00C174AB" w:rsidRPr="004F3B18" w:rsidRDefault="00907AC2" w:rsidP="001216CA">
            <w:pPr>
              <w:jc w:val="center"/>
              <w:rPr>
                <w:rFonts w:ascii="Calibri" w:hAnsi="Calibri" w:cs="Calibri"/>
              </w:rPr>
            </w:pPr>
            <w:r w:rsidRPr="004F3B18">
              <w:rPr>
                <w:rFonts w:ascii="Calibri" w:hAnsi="Calibri" w:cs="Calibri"/>
              </w:rPr>
              <w:t>0.26</w:t>
            </w:r>
          </w:p>
        </w:tc>
        <w:tc>
          <w:tcPr>
            <w:tcW w:w="850" w:type="dxa"/>
          </w:tcPr>
          <w:p w14:paraId="17A078FB" w14:textId="1A06604F" w:rsidR="00C174AB" w:rsidRPr="004F3B18" w:rsidRDefault="00907AC2" w:rsidP="00B260E9">
            <w:pPr>
              <w:jc w:val="center"/>
              <w:rPr>
                <w:rFonts w:ascii="Calibri" w:hAnsi="Calibri" w:cs="Calibri"/>
              </w:rPr>
            </w:pPr>
            <w:r w:rsidRPr="004F3B18">
              <w:rPr>
                <w:rFonts w:ascii="Calibri" w:hAnsi="Calibri" w:cs="Calibri"/>
              </w:rPr>
              <w:t>1.36</w:t>
            </w:r>
          </w:p>
        </w:tc>
        <w:tc>
          <w:tcPr>
            <w:tcW w:w="851" w:type="dxa"/>
          </w:tcPr>
          <w:p w14:paraId="024DF840" w14:textId="6579C041" w:rsidR="00C174AB" w:rsidRPr="004F3B18" w:rsidRDefault="00907AC2" w:rsidP="00B260E9">
            <w:pPr>
              <w:jc w:val="center"/>
              <w:rPr>
                <w:rFonts w:ascii="Calibri" w:hAnsi="Calibri" w:cs="Calibri"/>
              </w:rPr>
            </w:pPr>
            <w:r w:rsidRPr="004F3B18">
              <w:rPr>
                <w:rFonts w:ascii="Calibri" w:hAnsi="Calibri" w:cs="Calibri"/>
              </w:rPr>
              <w:t>-1.27</w:t>
            </w:r>
          </w:p>
        </w:tc>
        <w:tc>
          <w:tcPr>
            <w:tcW w:w="992" w:type="dxa"/>
          </w:tcPr>
          <w:p w14:paraId="0439522C" w14:textId="58903484" w:rsidR="00C174AB" w:rsidRPr="004F3B18" w:rsidRDefault="00907AC2" w:rsidP="00B260E9">
            <w:pPr>
              <w:jc w:val="center"/>
              <w:rPr>
                <w:rFonts w:ascii="Calibri" w:hAnsi="Calibri" w:cs="Calibri"/>
              </w:rPr>
            </w:pPr>
            <w:r w:rsidRPr="004F3B18">
              <w:rPr>
                <w:rFonts w:ascii="Calibri" w:hAnsi="Calibri" w:cs="Calibri"/>
              </w:rPr>
              <w:t>3.94</w:t>
            </w:r>
          </w:p>
        </w:tc>
        <w:tc>
          <w:tcPr>
            <w:tcW w:w="941" w:type="dxa"/>
          </w:tcPr>
          <w:p w14:paraId="261207D4" w14:textId="0758CCBE" w:rsidR="00C174AB" w:rsidRPr="004F3B18" w:rsidRDefault="00907AC2" w:rsidP="00B260E9">
            <w:pPr>
              <w:jc w:val="center"/>
              <w:rPr>
                <w:rFonts w:ascii="Calibri" w:hAnsi="Calibri" w:cs="Calibri"/>
              </w:rPr>
            </w:pPr>
            <w:r w:rsidRPr="004F3B18">
              <w:rPr>
                <w:rFonts w:ascii="Calibri" w:hAnsi="Calibri" w:cs="Calibri"/>
              </w:rPr>
              <w:t>-3.46</w:t>
            </w:r>
          </w:p>
        </w:tc>
      </w:tr>
      <w:tr w:rsidR="00C174AB" w:rsidRPr="004F3B18" w14:paraId="2B476DC2" w14:textId="77777777" w:rsidTr="00B260E9">
        <w:tc>
          <w:tcPr>
            <w:tcW w:w="699" w:type="dxa"/>
            <w:vMerge/>
          </w:tcPr>
          <w:p w14:paraId="024C58C0" w14:textId="77777777" w:rsidR="00C174AB" w:rsidRPr="004F3B18" w:rsidRDefault="00C174AB" w:rsidP="00B260E9">
            <w:pPr>
              <w:jc w:val="center"/>
              <w:rPr>
                <w:rFonts w:ascii="Calibri" w:hAnsi="Calibri" w:cs="Calibri"/>
              </w:rPr>
            </w:pPr>
          </w:p>
        </w:tc>
        <w:tc>
          <w:tcPr>
            <w:tcW w:w="1124" w:type="dxa"/>
            <w:vMerge/>
          </w:tcPr>
          <w:p w14:paraId="45F55D2F" w14:textId="77777777" w:rsidR="00C174AB" w:rsidRPr="004F3B18" w:rsidRDefault="00C174AB" w:rsidP="00B260E9">
            <w:pPr>
              <w:jc w:val="center"/>
              <w:rPr>
                <w:rFonts w:ascii="Calibri" w:hAnsi="Calibri" w:cs="Calibri"/>
              </w:rPr>
            </w:pPr>
          </w:p>
        </w:tc>
        <w:tc>
          <w:tcPr>
            <w:tcW w:w="851" w:type="dxa"/>
          </w:tcPr>
          <w:p w14:paraId="7104A256" w14:textId="77777777" w:rsidR="00C174AB" w:rsidRPr="004F3B18" w:rsidRDefault="00C174AB" w:rsidP="00B260E9">
            <w:pPr>
              <w:jc w:val="center"/>
              <w:rPr>
                <w:rFonts w:ascii="Calibri" w:hAnsi="Calibri" w:cs="Calibri"/>
              </w:rPr>
            </w:pPr>
            <w:r w:rsidRPr="004F3B18">
              <w:rPr>
                <w:rFonts w:ascii="Calibri" w:hAnsi="Calibri" w:cs="Calibri"/>
              </w:rPr>
              <w:t>150</w:t>
            </w:r>
          </w:p>
        </w:tc>
        <w:tc>
          <w:tcPr>
            <w:tcW w:w="753" w:type="dxa"/>
          </w:tcPr>
          <w:p w14:paraId="59D4B6A0" w14:textId="735BA064" w:rsidR="00C174AB" w:rsidRPr="004F3B18" w:rsidRDefault="00A26C64" w:rsidP="00B260E9">
            <w:pPr>
              <w:jc w:val="center"/>
              <w:rPr>
                <w:rFonts w:ascii="Calibri" w:hAnsi="Calibri" w:cs="Calibri"/>
              </w:rPr>
            </w:pPr>
            <w:r w:rsidRPr="004F3B18">
              <w:rPr>
                <w:rFonts w:ascii="Calibri" w:hAnsi="Calibri" w:cs="Calibri"/>
              </w:rPr>
              <w:t>2.19</w:t>
            </w:r>
          </w:p>
        </w:tc>
        <w:tc>
          <w:tcPr>
            <w:tcW w:w="671" w:type="dxa"/>
          </w:tcPr>
          <w:p w14:paraId="506EFBDB" w14:textId="13A7CA03" w:rsidR="00C174AB" w:rsidRPr="004F3B18" w:rsidRDefault="00A26C64" w:rsidP="00B260E9">
            <w:pPr>
              <w:jc w:val="center"/>
              <w:rPr>
                <w:rFonts w:ascii="Calibri" w:hAnsi="Calibri" w:cs="Calibri"/>
              </w:rPr>
            </w:pPr>
            <w:r w:rsidRPr="004F3B18">
              <w:rPr>
                <w:rFonts w:ascii="Calibri" w:hAnsi="Calibri" w:cs="Calibri"/>
              </w:rPr>
              <w:t>0.94</w:t>
            </w:r>
          </w:p>
        </w:tc>
        <w:tc>
          <w:tcPr>
            <w:tcW w:w="1285" w:type="dxa"/>
          </w:tcPr>
          <w:p w14:paraId="4CC0D155" w14:textId="576FB9CB" w:rsidR="00C174AB" w:rsidRPr="004F3B18" w:rsidRDefault="001D30AD" w:rsidP="00B260E9">
            <w:pPr>
              <w:jc w:val="center"/>
              <w:rPr>
                <w:rFonts w:ascii="Calibri" w:hAnsi="Calibri" w:cs="Calibri"/>
              </w:rPr>
            </w:pPr>
            <w:r w:rsidRPr="004F3B18">
              <w:rPr>
                <w:rFonts w:ascii="Calibri" w:hAnsi="Calibri" w:cs="Calibri"/>
              </w:rPr>
              <w:t>2.68</w:t>
            </w:r>
          </w:p>
        </w:tc>
        <w:tc>
          <w:tcPr>
            <w:tcW w:w="850" w:type="dxa"/>
          </w:tcPr>
          <w:p w14:paraId="1C2B7C61" w14:textId="65BD6EC2" w:rsidR="00C174AB" w:rsidRPr="004F3B18" w:rsidRDefault="001D30AD" w:rsidP="00B260E9">
            <w:pPr>
              <w:jc w:val="center"/>
              <w:rPr>
                <w:rFonts w:ascii="Calibri" w:hAnsi="Calibri" w:cs="Calibri"/>
              </w:rPr>
            </w:pPr>
            <w:r w:rsidRPr="004F3B18">
              <w:rPr>
                <w:rFonts w:ascii="Calibri" w:hAnsi="Calibri" w:cs="Calibri"/>
              </w:rPr>
              <w:t>6.36</w:t>
            </w:r>
          </w:p>
        </w:tc>
        <w:tc>
          <w:tcPr>
            <w:tcW w:w="851" w:type="dxa"/>
          </w:tcPr>
          <w:p w14:paraId="4B4F4830" w14:textId="6A8B0803" w:rsidR="00C174AB" w:rsidRPr="004F3B18" w:rsidRDefault="001D30AD" w:rsidP="00B260E9">
            <w:pPr>
              <w:jc w:val="center"/>
              <w:rPr>
                <w:rFonts w:ascii="Calibri" w:hAnsi="Calibri" w:cs="Calibri"/>
              </w:rPr>
            </w:pPr>
            <w:r w:rsidRPr="004F3B18">
              <w:rPr>
                <w:rFonts w:ascii="Calibri" w:hAnsi="Calibri" w:cs="Calibri"/>
              </w:rPr>
              <w:t>-32.46</w:t>
            </w:r>
          </w:p>
        </w:tc>
        <w:tc>
          <w:tcPr>
            <w:tcW w:w="992" w:type="dxa"/>
          </w:tcPr>
          <w:p w14:paraId="3B91470F" w14:textId="2101B21D" w:rsidR="00C174AB" w:rsidRPr="004F3B18" w:rsidRDefault="001D30AD" w:rsidP="00B260E9">
            <w:pPr>
              <w:jc w:val="center"/>
              <w:rPr>
                <w:rFonts w:ascii="Calibri" w:hAnsi="Calibri" w:cs="Calibri"/>
              </w:rPr>
            </w:pPr>
            <w:r w:rsidRPr="004F3B18">
              <w:rPr>
                <w:rFonts w:ascii="Calibri" w:hAnsi="Calibri" w:cs="Calibri"/>
              </w:rPr>
              <w:t>7.21</w:t>
            </w:r>
          </w:p>
        </w:tc>
        <w:tc>
          <w:tcPr>
            <w:tcW w:w="941" w:type="dxa"/>
          </w:tcPr>
          <w:p w14:paraId="4F5FDA52" w14:textId="3F151CFE" w:rsidR="00C174AB" w:rsidRPr="004F3B18" w:rsidRDefault="001D30AD" w:rsidP="00B260E9">
            <w:pPr>
              <w:jc w:val="center"/>
              <w:rPr>
                <w:rFonts w:ascii="Calibri" w:hAnsi="Calibri" w:cs="Calibri"/>
              </w:rPr>
            </w:pPr>
            <w:r w:rsidRPr="004F3B18">
              <w:rPr>
                <w:rFonts w:ascii="Calibri" w:hAnsi="Calibri" w:cs="Calibri"/>
              </w:rPr>
              <w:t>-7.94</w:t>
            </w:r>
          </w:p>
        </w:tc>
      </w:tr>
      <w:tr w:rsidR="00C174AB" w:rsidRPr="004F3B18" w14:paraId="1F5D7EAD" w14:textId="77777777" w:rsidTr="00B260E9">
        <w:tc>
          <w:tcPr>
            <w:tcW w:w="699" w:type="dxa"/>
            <w:vMerge/>
          </w:tcPr>
          <w:p w14:paraId="6E4A6984" w14:textId="77777777" w:rsidR="00C174AB" w:rsidRPr="004F3B18" w:rsidRDefault="00C174AB" w:rsidP="00B260E9">
            <w:pPr>
              <w:jc w:val="center"/>
              <w:rPr>
                <w:rFonts w:ascii="Calibri" w:hAnsi="Calibri" w:cs="Calibri"/>
              </w:rPr>
            </w:pPr>
          </w:p>
        </w:tc>
        <w:tc>
          <w:tcPr>
            <w:tcW w:w="1124" w:type="dxa"/>
            <w:vMerge w:val="restart"/>
          </w:tcPr>
          <w:p w14:paraId="37BED614" w14:textId="77777777" w:rsidR="00C174AB" w:rsidRPr="004F3B18" w:rsidRDefault="00C174AB" w:rsidP="00B260E9">
            <w:pPr>
              <w:jc w:val="center"/>
              <w:rPr>
                <w:rFonts w:ascii="Calibri" w:hAnsi="Calibri" w:cs="Calibri"/>
              </w:rPr>
            </w:pPr>
            <w:r w:rsidRPr="004F3B18">
              <w:rPr>
                <w:rFonts w:ascii="Calibri" w:hAnsi="Calibri" w:cs="Calibri"/>
              </w:rPr>
              <w:t>50</w:t>
            </w:r>
          </w:p>
        </w:tc>
        <w:tc>
          <w:tcPr>
            <w:tcW w:w="851" w:type="dxa"/>
          </w:tcPr>
          <w:p w14:paraId="2F27911D" w14:textId="77777777" w:rsidR="00C174AB" w:rsidRPr="004F3B18" w:rsidRDefault="00C174AB" w:rsidP="00B260E9">
            <w:pPr>
              <w:jc w:val="center"/>
              <w:rPr>
                <w:rFonts w:ascii="Calibri" w:hAnsi="Calibri" w:cs="Calibri"/>
              </w:rPr>
            </w:pPr>
            <w:r w:rsidRPr="004F3B18">
              <w:rPr>
                <w:rFonts w:ascii="Calibri" w:hAnsi="Calibri" w:cs="Calibri"/>
              </w:rPr>
              <w:t>20</w:t>
            </w:r>
          </w:p>
        </w:tc>
        <w:tc>
          <w:tcPr>
            <w:tcW w:w="753" w:type="dxa"/>
          </w:tcPr>
          <w:p w14:paraId="1BF6C2D4" w14:textId="01EF5800" w:rsidR="00C174AB" w:rsidRPr="004F3B18" w:rsidRDefault="00AF778C" w:rsidP="00B260E9">
            <w:pPr>
              <w:jc w:val="center"/>
              <w:rPr>
                <w:rFonts w:ascii="Calibri" w:hAnsi="Calibri" w:cs="Calibri"/>
              </w:rPr>
            </w:pPr>
            <w:r w:rsidRPr="004F3B18">
              <w:rPr>
                <w:rFonts w:ascii="Calibri" w:hAnsi="Calibri" w:cs="Calibri"/>
              </w:rPr>
              <w:t>3.16</w:t>
            </w:r>
          </w:p>
        </w:tc>
        <w:tc>
          <w:tcPr>
            <w:tcW w:w="671" w:type="dxa"/>
          </w:tcPr>
          <w:p w14:paraId="649D08D1" w14:textId="6F418761" w:rsidR="00C174AB" w:rsidRPr="004F3B18" w:rsidRDefault="00AF778C" w:rsidP="00B260E9">
            <w:pPr>
              <w:jc w:val="center"/>
              <w:rPr>
                <w:rFonts w:ascii="Calibri" w:hAnsi="Calibri" w:cs="Calibri"/>
              </w:rPr>
            </w:pPr>
            <w:r w:rsidRPr="004F3B18">
              <w:rPr>
                <w:rFonts w:ascii="Calibri" w:hAnsi="Calibri" w:cs="Calibri"/>
              </w:rPr>
              <w:t>0.88</w:t>
            </w:r>
          </w:p>
        </w:tc>
        <w:tc>
          <w:tcPr>
            <w:tcW w:w="1285" w:type="dxa"/>
          </w:tcPr>
          <w:p w14:paraId="776836E7" w14:textId="5D821D9C" w:rsidR="00C174AB" w:rsidRPr="004F3B18" w:rsidRDefault="00133BDF" w:rsidP="00B260E9">
            <w:pPr>
              <w:jc w:val="center"/>
              <w:rPr>
                <w:rFonts w:ascii="Calibri" w:hAnsi="Calibri" w:cs="Calibri"/>
              </w:rPr>
            </w:pPr>
            <w:r w:rsidRPr="004F3B18">
              <w:rPr>
                <w:rFonts w:ascii="Calibri" w:hAnsi="Calibri" w:cs="Calibri"/>
              </w:rPr>
              <w:t>1.26</w:t>
            </w:r>
          </w:p>
        </w:tc>
        <w:tc>
          <w:tcPr>
            <w:tcW w:w="850" w:type="dxa"/>
          </w:tcPr>
          <w:p w14:paraId="740F3B38" w14:textId="396F5287" w:rsidR="00C174AB" w:rsidRPr="004F3B18" w:rsidRDefault="00133BDF" w:rsidP="00B260E9">
            <w:pPr>
              <w:jc w:val="center"/>
              <w:rPr>
                <w:rFonts w:ascii="Calibri" w:hAnsi="Calibri" w:cs="Calibri"/>
              </w:rPr>
            </w:pPr>
            <w:r w:rsidRPr="004F3B18">
              <w:rPr>
                <w:rFonts w:ascii="Calibri" w:hAnsi="Calibri" w:cs="Calibri"/>
              </w:rPr>
              <w:t>1.1</w:t>
            </w:r>
          </w:p>
        </w:tc>
        <w:tc>
          <w:tcPr>
            <w:tcW w:w="851" w:type="dxa"/>
          </w:tcPr>
          <w:p w14:paraId="075FC490" w14:textId="40FCE616" w:rsidR="00C174AB" w:rsidRPr="004F3B18" w:rsidRDefault="00133BDF" w:rsidP="00B260E9">
            <w:pPr>
              <w:jc w:val="center"/>
              <w:rPr>
                <w:rFonts w:ascii="Calibri" w:hAnsi="Calibri" w:cs="Calibri"/>
              </w:rPr>
            </w:pPr>
            <w:r w:rsidRPr="004F3B18">
              <w:rPr>
                <w:rFonts w:ascii="Calibri" w:hAnsi="Calibri" w:cs="Calibri"/>
              </w:rPr>
              <w:t>-0.35</w:t>
            </w:r>
          </w:p>
        </w:tc>
        <w:tc>
          <w:tcPr>
            <w:tcW w:w="992" w:type="dxa"/>
          </w:tcPr>
          <w:p w14:paraId="00048D7A" w14:textId="23F45D16" w:rsidR="00C174AB" w:rsidRPr="004F3B18" w:rsidRDefault="00133BDF" w:rsidP="00B260E9">
            <w:pPr>
              <w:jc w:val="center"/>
              <w:rPr>
                <w:rFonts w:ascii="Calibri" w:hAnsi="Calibri" w:cs="Calibri"/>
              </w:rPr>
            </w:pPr>
            <w:r w:rsidRPr="004F3B18">
              <w:rPr>
                <w:rFonts w:ascii="Calibri" w:hAnsi="Calibri" w:cs="Calibri"/>
              </w:rPr>
              <w:t>2.38</w:t>
            </w:r>
          </w:p>
        </w:tc>
        <w:tc>
          <w:tcPr>
            <w:tcW w:w="941" w:type="dxa"/>
          </w:tcPr>
          <w:p w14:paraId="49B42789" w14:textId="3613A710" w:rsidR="00C174AB" w:rsidRPr="004F3B18" w:rsidRDefault="00133BDF" w:rsidP="00B260E9">
            <w:pPr>
              <w:jc w:val="center"/>
              <w:rPr>
                <w:rFonts w:ascii="Calibri" w:hAnsi="Calibri" w:cs="Calibri"/>
              </w:rPr>
            </w:pPr>
            <w:r w:rsidRPr="004F3B18">
              <w:rPr>
                <w:rFonts w:ascii="Calibri" w:hAnsi="Calibri" w:cs="Calibri"/>
              </w:rPr>
              <w:t>-0.61</w:t>
            </w:r>
          </w:p>
        </w:tc>
      </w:tr>
      <w:tr w:rsidR="00C174AB" w:rsidRPr="004F3B18" w14:paraId="79E0ED2D" w14:textId="77777777" w:rsidTr="00B260E9">
        <w:tc>
          <w:tcPr>
            <w:tcW w:w="699" w:type="dxa"/>
            <w:vMerge/>
          </w:tcPr>
          <w:p w14:paraId="60D17442" w14:textId="77777777" w:rsidR="00C174AB" w:rsidRPr="004F3B18" w:rsidRDefault="00C174AB" w:rsidP="00B260E9">
            <w:pPr>
              <w:jc w:val="center"/>
              <w:rPr>
                <w:rFonts w:ascii="Calibri" w:hAnsi="Calibri" w:cs="Calibri"/>
              </w:rPr>
            </w:pPr>
          </w:p>
        </w:tc>
        <w:tc>
          <w:tcPr>
            <w:tcW w:w="1124" w:type="dxa"/>
            <w:vMerge/>
          </w:tcPr>
          <w:p w14:paraId="5E65F7C5" w14:textId="77777777" w:rsidR="00C174AB" w:rsidRPr="004F3B18" w:rsidRDefault="00C174AB" w:rsidP="00B260E9">
            <w:pPr>
              <w:jc w:val="center"/>
              <w:rPr>
                <w:rFonts w:ascii="Calibri" w:hAnsi="Calibri" w:cs="Calibri"/>
              </w:rPr>
            </w:pPr>
          </w:p>
        </w:tc>
        <w:tc>
          <w:tcPr>
            <w:tcW w:w="851" w:type="dxa"/>
          </w:tcPr>
          <w:p w14:paraId="08DF1AB5" w14:textId="77777777" w:rsidR="00C174AB" w:rsidRPr="004F3B18" w:rsidRDefault="00C174AB" w:rsidP="00B260E9">
            <w:pPr>
              <w:jc w:val="center"/>
              <w:rPr>
                <w:rFonts w:ascii="Calibri" w:hAnsi="Calibri" w:cs="Calibri"/>
              </w:rPr>
            </w:pPr>
            <w:r w:rsidRPr="004F3B18">
              <w:rPr>
                <w:rFonts w:ascii="Calibri" w:hAnsi="Calibri" w:cs="Calibri"/>
              </w:rPr>
              <w:t>50</w:t>
            </w:r>
          </w:p>
        </w:tc>
        <w:tc>
          <w:tcPr>
            <w:tcW w:w="753" w:type="dxa"/>
          </w:tcPr>
          <w:p w14:paraId="721058EF" w14:textId="7477574B" w:rsidR="00C174AB" w:rsidRPr="004F3B18" w:rsidRDefault="005D1CDD" w:rsidP="00B260E9">
            <w:pPr>
              <w:jc w:val="center"/>
              <w:rPr>
                <w:rFonts w:ascii="Calibri" w:hAnsi="Calibri" w:cs="Calibri"/>
              </w:rPr>
            </w:pPr>
            <w:r w:rsidRPr="004F3B18">
              <w:rPr>
                <w:rFonts w:ascii="Calibri" w:hAnsi="Calibri" w:cs="Calibri"/>
              </w:rPr>
              <w:t>3.07</w:t>
            </w:r>
          </w:p>
        </w:tc>
        <w:tc>
          <w:tcPr>
            <w:tcW w:w="671" w:type="dxa"/>
          </w:tcPr>
          <w:p w14:paraId="7830B817" w14:textId="55984687" w:rsidR="00C174AB" w:rsidRPr="004F3B18" w:rsidRDefault="005D1CDD" w:rsidP="00B260E9">
            <w:pPr>
              <w:jc w:val="center"/>
              <w:rPr>
                <w:rFonts w:ascii="Calibri" w:hAnsi="Calibri" w:cs="Calibri"/>
              </w:rPr>
            </w:pPr>
            <w:r w:rsidRPr="004F3B18">
              <w:rPr>
                <w:rFonts w:ascii="Calibri" w:hAnsi="Calibri" w:cs="Calibri"/>
              </w:rPr>
              <w:t>0.88</w:t>
            </w:r>
          </w:p>
        </w:tc>
        <w:tc>
          <w:tcPr>
            <w:tcW w:w="1285" w:type="dxa"/>
          </w:tcPr>
          <w:p w14:paraId="00134086" w14:textId="1F02CAA9" w:rsidR="00C174AB" w:rsidRPr="004F3B18" w:rsidRDefault="00800F06" w:rsidP="00B260E9">
            <w:pPr>
              <w:jc w:val="center"/>
              <w:rPr>
                <w:rFonts w:ascii="Calibri" w:hAnsi="Calibri" w:cs="Calibri"/>
              </w:rPr>
            </w:pPr>
            <w:r w:rsidRPr="004F3B18">
              <w:rPr>
                <w:rFonts w:ascii="Calibri" w:hAnsi="Calibri" w:cs="Calibri"/>
              </w:rPr>
              <w:t>0.29</w:t>
            </w:r>
          </w:p>
        </w:tc>
        <w:tc>
          <w:tcPr>
            <w:tcW w:w="850" w:type="dxa"/>
          </w:tcPr>
          <w:p w14:paraId="7D9EF306" w14:textId="7DC94DEB" w:rsidR="00C174AB" w:rsidRPr="004F3B18" w:rsidRDefault="00800F06" w:rsidP="00B260E9">
            <w:pPr>
              <w:jc w:val="center"/>
              <w:rPr>
                <w:rFonts w:ascii="Calibri" w:hAnsi="Calibri" w:cs="Calibri"/>
              </w:rPr>
            </w:pPr>
            <w:r w:rsidRPr="004F3B18">
              <w:rPr>
                <w:rFonts w:ascii="Calibri" w:hAnsi="Calibri" w:cs="Calibri"/>
              </w:rPr>
              <w:t>0.9</w:t>
            </w:r>
          </w:p>
        </w:tc>
        <w:tc>
          <w:tcPr>
            <w:tcW w:w="851" w:type="dxa"/>
          </w:tcPr>
          <w:p w14:paraId="55DE1CAC" w14:textId="6300AF83" w:rsidR="00C174AB" w:rsidRPr="004F3B18" w:rsidRDefault="00800F06" w:rsidP="00B260E9">
            <w:pPr>
              <w:jc w:val="center"/>
              <w:rPr>
                <w:rFonts w:ascii="Calibri" w:hAnsi="Calibri" w:cs="Calibri"/>
              </w:rPr>
            </w:pPr>
            <w:r w:rsidRPr="004F3B18">
              <w:rPr>
                <w:rFonts w:ascii="Calibri" w:hAnsi="Calibri" w:cs="Calibri"/>
              </w:rPr>
              <w:t>0.14</w:t>
            </w:r>
          </w:p>
        </w:tc>
        <w:tc>
          <w:tcPr>
            <w:tcW w:w="992" w:type="dxa"/>
          </w:tcPr>
          <w:p w14:paraId="44FEE4E6" w14:textId="7F45D913" w:rsidR="00C174AB" w:rsidRPr="004F3B18" w:rsidRDefault="00800F06" w:rsidP="00B260E9">
            <w:pPr>
              <w:jc w:val="center"/>
              <w:rPr>
                <w:rFonts w:ascii="Calibri" w:hAnsi="Calibri" w:cs="Calibri"/>
              </w:rPr>
            </w:pPr>
            <w:r w:rsidRPr="004F3B18">
              <w:rPr>
                <w:rFonts w:ascii="Calibri" w:hAnsi="Calibri" w:cs="Calibri"/>
              </w:rPr>
              <w:t>1.58</w:t>
            </w:r>
          </w:p>
        </w:tc>
        <w:tc>
          <w:tcPr>
            <w:tcW w:w="941" w:type="dxa"/>
          </w:tcPr>
          <w:p w14:paraId="01A03369" w14:textId="166EC8FD" w:rsidR="00C174AB" w:rsidRPr="004F3B18" w:rsidRDefault="00800F06" w:rsidP="00B260E9">
            <w:pPr>
              <w:jc w:val="center"/>
              <w:rPr>
                <w:rFonts w:ascii="Calibri" w:hAnsi="Calibri" w:cs="Calibri"/>
              </w:rPr>
            </w:pPr>
            <w:r w:rsidRPr="004F3B18">
              <w:rPr>
                <w:rFonts w:ascii="Calibri" w:hAnsi="Calibri" w:cs="Calibri"/>
              </w:rPr>
              <w:t>0.18</w:t>
            </w:r>
          </w:p>
        </w:tc>
      </w:tr>
      <w:tr w:rsidR="00C174AB" w:rsidRPr="004F3B18" w14:paraId="71A1904F" w14:textId="77777777" w:rsidTr="00B260E9">
        <w:tc>
          <w:tcPr>
            <w:tcW w:w="699" w:type="dxa"/>
            <w:vMerge/>
          </w:tcPr>
          <w:p w14:paraId="44F7D3BB" w14:textId="77777777" w:rsidR="00C174AB" w:rsidRPr="004F3B18" w:rsidRDefault="00C174AB" w:rsidP="00B260E9">
            <w:pPr>
              <w:jc w:val="center"/>
              <w:rPr>
                <w:rFonts w:ascii="Calibri" w:hAnsi="Calibri" w:cs="Calibri"/>
              </w:rPr>
            </w:pPr>
          </w:p>
        </w:tc>
        <w:tc>
          <w:tcPr>
            <w:tcW w:w="1124" w:type="dxa"/>
            <w:vMerge/>
          </w:tcPr>
          <w:p w14:paraId="72828007" w14:textId="77777777" w:rsidR="00C174AB" w:rsidRPr="004F3B18" w:rsidRDefault="00C174AB" w:rsidP="00B260E9">
            <w:pPr>
              <w:jc w:val="center"/>
              <w:rPr>
                <w:rFonts w:ascii="Calibri" w:hAnsi="Calibri" w:cs="Calibri"/>
              </w:rPr>
            </w:pPr>
          </w:p>
        </w:tc>
        <w:tc>
          <w:tcPr>
            <w:tcW w:w="851" w:type="dxa"/>
          </w:tcPr>
          <w:p w14:paraId="1376773E" w14:textId="77777777" w:rsidR="00C174AB" w:rsidRPr="004F3B18" w:rsidRDefault="00C174AB" w:rsidP="00B260E9">
            <w:pPr>
              <w:jc w:val="center"/>
              <w:rPr>
                <w:rFonts w:ascii="Calibri" w:hAnsi="Calibri" w:cs="Calibri"/>
              </w:rPr>
            </w:pPr>
            <w:r w:rsidRPr="004F3B18">
              <w:rPr>
                <w:rFonts w:ascii="Calibri" w:hAnsi="Calibri" w:cs="Calibri"/>
              </w:rPr>
              <w:t>100</w:t>
            </w:r>
          </w:p>
        </w:tc>
        <w:tc>
          <w:tcPr>
            <w:tcW w:w="753" w:type="dxa"/>
          </w:tcPr>
          <w:p w14:paraId="42C9522D" w14:textId="331B05E3" w:rsidR="00C174AB" w:rsidRPr="004F3B18" w:rsidRDefault="00365080" w:rsidP="00B260E9">
            <w:pPr>
              <w:jc w:val="center"/>
              <w:rPr>
                <w:rFonts w:ascii="Calibri" w:hAnsi="Calibri" w:cs="Calibri"/>
              </w:rPr>
            </w:pPr>
            <w:r w:rsidRPr="004F3B18">
              <w:rPr>
                <w:rFonts w:ascii="Calibri" w:hAnsi="Calibri" w:cs="Calibri"/>
              </w:rPr>
              <w:t>2.42</w:t>
            </w:r>
          </w:p>
        </w:tc>
        <w:tc>
          <w:tcPr>
            <w:tcW w:w="671" w:type="dxa"/>
          </w:tcPr>
          <w:p w14:paraId="40625B38" w14:textId="17B77945" w:rsidR="00C174AB" w:rsidRPr="004F3B18" w:rsidRDefault="00365080" w:rsidP="00B260E9">
            <w:pPr>
              <w:jc w:val="center"/>
              <w:rPr>
                <w:rFonts w:ascii="Calibri" w:hAnsi="Calibri" w:cs="Calibri"/>
              </w:rPr>
            </w:pPr>
            <w:r w:rsidRPr="004F3B18">
              <w:rPr>
                <w:rFonts w:ascii="Calibri" w:hAnsi="Calibri" w:cs="Calibri"/>
              </w:rPr>
              <w:t>0.92</w:t>
            </w:r>
          </w:p>
        </w:tc>
        <w:tc>
          <w:tcPr>
            <w:tcW w:w="1285" w:type="dxa"/>
          </w:tcPr>
          <w:p w14:paraId="18524924" w14:textId="20856A71" w:rsidR="00C174AB" w:rsidRPr="004F3B18" w:rsidRDefault="0055614A" w:rsidP="00B260E9">
            <w:pPr>
              <w:jc w:val="center"/>
              <w:rPr>
                <w:rFonts w:ascii="Calibri" w:hAnsi="Calibri" w:cs="Calibri"/>
              </w:rPr>
            </w:pPr>
            <w:r w:rsidRPr="004F3B18">
              <w:rPr>
                <w:rFonts w:ascii="Calibri" w:hAnsi="Calibri" w:cs="Calibri"/>
              </w:rPr>
              <w:t>1.08</w:t>
            </w:r>
          </w:p>
        </w:tc>
        <w:tc>
          <w:tcPr>
            <w:tcW w:w="850" w:type="dxa"/>
          </w:tcPr>
          <w:p w14:paraId="27CC9CBB" w14:textId="2B2C5F12" w:rsidR="00C174AB" w:rsidRPr="004F3B18" w:rsidRDefault="0055614A" w:rsidP="00B260E9">
            <w:pPr>
              <w:jc w:val="center"/>
              <w:rPr>
                <w:rFonts w:ascii="Calibri" w:hAnsi="Calibri" w:cs="Calibri"/>
              </w:rPr>
            </w:pPr>
            <w:r w:rsidRPr="004F3B18">
              <w:rPr>
                <w:rFonts w:ascii="Calibri" w:hAnsi="Calibri" w:cs="Calibri"/>
              </w:rPr>
              <w:t>1.42</w:t>
            </w:r>
          </w:p>
        </w:tc>
        <w:tc>
          <w:tcPr>
            <w:tcW w:w="851" w:type="dxa"/>
          </w:tcPr>
          <w:p w14:paraId="6FA583AE" w14:textId="65BCB828" w:rsidR="00C174AB" w:rsidRPr="004F3B18" w:rsidRDefault="003533F6" w:rsidP="00B260E9">
            <w:pPr>
              <w:jc w:val="center"/>
              <w:rPr>
                <w:rFonts w:ascii="Calibri" w:hAnsi="Calibri" w:cs="Calibri"/>
              </w:rPr>
            </w:pPr>
            <w:r w:rsidRPr="004F3B18">
              <w:rPr>
                <w:rFonts w:ascii="Calibri" w:hAnsi="Calibri" w:cs="Calibri"/>
              </w:rPr>
              <w:t>-1.16</w:t>
            </w:r>
          </w:p>
        </w:tc>
        <w:tc>
          <w:tcPr>
            <w:tcW w:w="992" w:type="dxa"/>
          </w:tcPr>
          <w:p w14:paraId="3BB98A92" w14:textId="40EE4B8A" w:rsidR="00C174AB" w:rsidRPr="004F3B18" w:rsidRDefault="003533F6" w:rsidP="00B260E9">
            <w:pPr>
              <w:jc w:val="center"/>
              <w:rPr>
                <w:rFonts w:ascii="Calibri" w:hAnsi="Calibri" w:cs="Calibri"/>
              </w:rPr>
            </w:pPr>
            <w:r w:rsidRPr="004F3B18">
              <w:rPr>
                <w:rFonts w:ascii="Calibri" w:hAnsi="Calibri" w:cs="Calibri"/>
              </w:rPr>
              <w:t>1.52</w:t>
            </w:r>
          </w:p>
        </w:tc>
        <w:tc>
          <w:tcPr>
            <w:tcW w:w="941" w:type="dxa"/>
          </w:tcPr>
          <w:p w14:paraId="5805CD4B" w14:textId="448739E4" w:rsidR="00C174AB" w:rsidRPr="004F3B18" w:rsidRDefault="003533F6" w:rsidP="00B260E9">
            <w:pPr>
              <w:jc w:val="center"/>
              <w:rPr>
                <w:rFonts w:ascii="Calibri" w:hAnsi="Calibri" w:cs="Calibri"/>
              </w:rPr>
            </w:pPr>
            <w:r w:rsidRPr="004F3B18">
              <w:rPr>
                <w:rFonts w:ascii="Calibri" w:hAnsi="Calibri" w:cs="Calibri"/>
              </w:rPr>
              <w:t>0.41</w:t>
            </w:r>
          </w:p>
        </w:tc>
      </w:tr>
      <w:tr w:rsidR="00C174AB" w:rsidRPr="004F3B18" w14:paraId="7E456907" w14:textId="77777777" w:rsidTr="00B260E9">
        <w:tc>
          <w:tcPr>
            <w:tcW w:w="699" w:type="dxa"/>
            <w:vMerge/>
          </w:tcPr>
          <w:p w14:paraId="5E2A0D46" w14:textId="77777777" w:rsidR="00C174AB" w:rsidRPr="004F3B18" w:rsidRDefault="00C174AB" w:rsidP="00B260E9">
            <w:pPr>
              <w:jc w:val="center"/>
              <w:rPr>
                <w:rFonts w:ascii="Calibri" w:hAnsi="Calibri" w:cs="Calibri"/>
              </w:rPr>
            </w:pPr>
          </w:p>
        </w:tc>
        <w:tc>
          <w:tcPr>
            <w:tcW w:w="1124" w:type="dxa"/>
            <w:vMerge/>
          </w:tcPr>
          <w:p w14:paraId="0E4C29E6" w14:textId="77777777" w:rsidR="00C174AB" w:rsidRPr="004F3B18" w:rsidRDefault="00C174AB" w:rsidP="00B260E9">
            <w:pPr>
              <w:jc w:val="center"/>
              <w:rPr>
                <w:rFonts w:ascii="Calibri" w:hAnsi="Calibri" w:cs="Calibri"/>
              </w:rPr>
            </w:pPr>
          </w:p>
        </w:tc>
        <w:tc>
          <w:tcPr>
            <w:tcW w:w="851" w:type="dxa"/>
          </w:tcPr>
          <w:p w14:paraId="1AF00C83" w14:textId="77777777" w:rsidR="00C174AB" w:rsidRPr="004F3B18" w:rsidRDefault="00C174AB" w:rsidP="00B260E9">
            <w:pPr>
              <w:jc w:val="center"/>
              <w:rPr>
                <w:rFonts w:ascii="Calibri" w:hAnsi="Calibri" w:cs="Calibri"/>
              </w:rPr>
            </w:pPr>
            <w:r w:rsidRPr="004F3B18">
              <w:rPr>
                <w:rFonts w:ascii="Calibri" w:hAnsi="Calibri" w:cs="Calibri"/>
              </w:rPr>
              <w:t>150</w:t>
            </w:r>
          </w:p>
        </w:tc>
        <w:tc>
          <w:tcPr>
            <w:tcW w:w="753" w:type="dxa"/>
          </w:tcPr>
          <w:p w14:paraId="061CBAA9" w14:textId="1581A088" w:rsidR="00C174AB" w:rsidRPr="004F3B18" w:rsidRDefault="008C5259" w:rsidP="00B260E9">
            <w:pPr>
              <w:jc w:val="center"/>
              <w:rPr>
                <w:rFonts w:ascii="Calibri" w:hAnsi="Calibri" w:cs="Calibri"/>
              </w:rPr>
            </w:pPr>
            <w:r w:rsidRPr="004F3B18">
              <w:rPr>
                <w:rFonts w:ascii="Calibri" w:hAnsi="Calibri" w:cs="Calibri"/>
              </w:rPr>
              <w:t>2.23</w:t>
            </w:r>
          </w:p>
        </w:tc>
        <w:tc>
          <w:tcPr>
            <w:tcW w:w="671" w:type="dxa"/>
          </w:tcPr>
          <w:p w14:paraId="17319A4C" w14:textId="2D329BC9" w:rsidR="00C174AB" w:rsidRPr="004F3B18" w:rsidRDefault="008C5259" w:rsidP="00B260E9">
            <w:pPr>
              <w:jc w:val="center"/>
              <w:rPr>
                <w:rFonts w:ascii="Calibri" w:hAnsi="Calibri" w:cs="Calibri"/>
              </w:rPr>
            </w:pPr>
            <w:r w:rsidRPr="004F3B18">
              <w:rPr>
                <w:rFonts w:ascii="Calibri" w:hAnsi="Calibri" w:cs="Calibri"/>
              </w:rPr>
              <w:t>0.93</w:t>
            </w:r>
          </w:p>
        </w:tc>
        <w:tc>
          <w:tcPr>
            <w:tcW w:w="1285" w:type="dxa"/>
          </w:tcPr>
          <w:p w14:paraId="64F91239" w14:textId="6265B2FA" w:rsidR="00C174AB" w:rsidRPr="004F3B18" w:rsidRDefault="00E70131" w:rsidP="00B260E9">
            <w:pPr>
              <w:jc w:val="center"/>
              <w:rPr>
                <w:rFonts w:ascii="Calibri" w:hAnsi="Calibri" w:cs="Calibri"/>
              </w:rPr>
            </w:pPr>
            <w:r w:rsidRPr="004F3B18">
              <w:rPr>
                <w:rFonts w:ascii="Calibri" w:hAnsi="Calibri" w:cs="Calibri"/>
              </w:rPr>
              <w:t>1.82</w:t>
            </w:r>
          </w:p>
        </w:tc>
        <w:tc>
          <w:tcPr>
            <w:tcW w:w="850" w:type="dxa"/>
          </w:tcPr>
          <w:p w14:paraId="423D12E3" w14:textId="36FAD286" w:rsidR="00C174AB" w:rsidRPr="004F3B18" w:rsidRDefault="00E70131" w:rsidP="00B260E9">
            <w:pPr>
              <w:jc w:val="center"/>
              <w:rPr>
                <w:rFonts w:ascii="Calibri" w:hAnsi="Calibri" w:cs="Calibri"/>
              </w:rPr>
            </w:pPr>
            <w:r w:rsidRPr="004F3B18">
              <w:rPr>
                <w:rFonts w:ascii="Calibri" w:hAnsi="Calibri" w:cs="Calibri"/>
              </w:rPr>
              <w:t>2.74</w:t>
            </w:r>
          </w:p>
        </w:tc>
        <w:tc>
          <w:tcPr>
            <w:tcW w:w="851" w:type="dxa"/>
          </w:tcPr>
          <w:p w14:paraId="3C0A63CF" w14:textId="2301C131" w:rsidR="00C174AB" w:rsidRPr="004F3B18" w:rsidRDefault="00E70131" w:rsidP="00B260E9">
            <w:pPr>
              <w:jc w:val="center"/>
              <w:rPr>
                <w:rFonts w:ascii="Calibri" w:hAnsi="Calibri" w:cs="Calibri"/>
              </w:rPr>
            </w:pPr>
            <w:r w:rsidRPr="004F3B18">
              <w:rPr>
                <w:rFonts w:ascii="Calibri" w:hAnsi="Calibri" w:cs="Calibri"/>
              </w:rPr>
              <w:t>-5.22</w:t>
            </w:r>
          </w:p>
        </w:tc>
        <w:tc>
          <w:tcPr>
            <w:tcW w:w="992" w:type="dxa"/>
          </w:tcPr>
          <w:p w14:paraId="75A3D1C4" w14:textId="20B97DD2" w:rsidR="00C174AB" w:rsidRPr="004F3B18" w:rsidRDefault="00E70131" w:rsidP="00B260E9">
            <w:pPr>
              <w:jc w:val="center"/>
              <w:rPr>
                <w:rFonts w:ascii="Calibri" w:hAnsi="Calibri" w:cs="Calibri"/>
              </w:rPr>
            </w:pPr>
            <w:r w:rsidRPr="004F3B18">
              <w:rPr>
                <w:rFonts w:ascii="Calibri" w:hAnsi="Calibri" w:cs="Calibri"/>
              </w:rPr>
              <w:t>2.44</w:t>
            </w:r>
          </w:p>
        </w:tc>
        <w:tc>
          <w:tcPr>
            <w:tcW w:w="941" w:type="dxa"/>
          </w:tcPr>
          <w:p w14:paraId="28B336AE" w14:textId="776A824B" w:rsidR="00C174AB" w:rsidRPr="004F3B18" w:rsidRDefault="00E70131" w:rsidP="00B260E9">
            <w:pPr>
              <w:jc w:val="center"/>
              <w:rPr>
                <w:rFonts w:ascii="Calibri" w:hAnsi="Calibri" w:cs="Calibri"/>
              </w:rPr>
            </w:pPr>
            <w:r w:rsidRPr="004F3B18">
              <w:rPr>
                <w:rFonts w:ascii="Calibri" w:hAnsi="Calibri" w:cs="Calibri"/>
              </w:rPr>
              <w:t>-0.11</w:t>
            </w:r>
          </w:p>
        </w:tc>
      </w:tr>
    </w:tbl>
    <w:p w14:paraId="47DB3E1C" w14:textId="77777777" w:rsidR="00C174AB" w:rsidRPr="004F3B18" w:rsidRDefault="00C174AB" w:rsidP="00C174AB">
      <w:pPr>
        <w:rPr>
          <w:rFonts w:ascii="Calibri" w:hAnsi="Calibri" w:cs="Calibri"/>
        </w:rPr>
      </w:pPr>
    </w:p>
    <w:p w14:paraId="6B4C1FCA" w14:textId="4AC0760A" w:rsidR="0059309F" w:rsidRPr="004F3B18" w:rsidRDefault="0059309F" w:rsidP="0059309F">
      <w:pPr>
        <w:pStyle w:val="Caption"/>
        <w:keepNext/>
        <w:rPr>
          <w:rFonts w:ascii="Calibri" w:hAnsi="Calibri" w:cs="Calibri"/>
        </w:rPr>
      </w:pPr>
      <w:bookmarkStart w:id="115" w:name="_Toc165500142"/>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20</w:t>
      </w:r>
      <w:r w:rsidRPr="004F3B18">
        <w:rPr>
          <w:rFonts w:ascii="Calibri" w:hAnsi="Calibri" w:cs="Calibri"/>
        </w:rPr>
        <w:fldChar w:fldCharType="end"/>
      </w:r>
      <w:r w:rsidRPr="004F3B18">
        <w:rPr>
          <w:rFonts w:ascii="Calibri" w:hAnsi="Calibri" w:cs="Calibri"/>
        </w:rPr>
        <w:t>: Model-2 Metrics of CVX With MinMaxScaler</w:t>
      </w:r>
      <w:bookmarkEnd w:id="115"/>
    </w:p>
    <w:tbl>
      <w:tblPr>
        <w:tblStyle w:val="TableGrid"/>
        <w:tblW w:w="9017" w:type="dxa"/>
        <w:tblInd w:w="-1" w:type="dxa"/>
        <w:tblLook w:val="04A0" w:firstRow="1" w:lastRow="0" w:firstColumn="1" w:lastColumn="0" w:noHBand="0" w:noVBand="1"/>
      </w:tblPr>
      <w:tblGrid>
        <w:gridCol w:w="699"/>
        <w:gridCol w:w="1124"/>
        <w:gridCol w:w="851"/>
        <w:gridCol w:w="753"/>
        <w:gridCol w:w="671"/>
        <w:gridCol w:w="1285"/>
        <w:gridCol w:w="850"/>
        <w:gridCol w:w="851"/>
        <w:gridCol w:w="992"/>
        <w:gridCol w:w="941"/>
      </w:tblGrid>
      <w:tr w:rsidR="002500D2" w:rsidRPr="004F3B18" w14:paraId="2AFA2992" w14:textId="77777777" w:rsidTr="002500D2">
        <w:tc>
          <w:tcPr>
            <w:tcW w:w="2674" w:type="dxa"/>
            <w:gridSpan w:val="3"/>
          </w:tcPr>
          <w:p w14:paraId="40EA88B8" w14:textId="77777777" w:rsidR="002500D2" w:rsidRPr="004F3B18" w:rsidRDefault="002500D2" w:rsidP="00B260E9">
            <w:pPr>
              <w:jc w:val="center"/>
              <w:rPr>
                <w:rFonts w:ascii="Calibri" w:hAnsi="Calibri" w:cs="Calibri"/>
              </w:rPr>
            </w:pPr>
          </w:p>
        </w:tc>
        <w:tc>
          <w:tcPr>
            <w:tcW w:w="1424" w:type="dxa"/>
            <w:gridSpan w:val="2"/>
          </w:tcPr>
          <w:p w14:paraId="008BDECD" w14:textId="77777777" w:rsidR="002500D2" w:rsidRPr="004F3B18" w:rsidRDefault="002500D2" w:rsidP="00B260E9">
            <w:pPr>
              <w:jc w:val="center"/>
              <w:rPr>
                <w:rFonts w:ascii="Calibri" w:hAnsi="Calibri" w:cs="Calibri"/>
              </w:rPr>
            </w:pPr>
            <w:r w:rsidRPr="004F3B18">
              <w:rPr>
                <w:rFonts w:ascii="Calibri" w:hAnsi="Calibri" w:cs="Calibri"/>
              </w:rPr>
              <w:t>Test metrics</w:t>
            </w:r>
          </w:p>
        </w:tc>
        <w:tc>
          <w:tcPr>
            <w:tcW w:w="1285" w:type="dxa"/>
          </w:tcPr>
          <w:p w14:paraId="10EF1DCA" w14:textId="77777777" w:rsidR="002500D2" w:rsidRPr="004F3B18" w:rsidRDefault="002500D2" w:rsidP="00B260E9">
            <w:pPr>
              <w:jc w:val="center"/>
              <w:rPr>
                <w:rFonts w:ascii="Calibri" w:hAnsi="Calibri" w:cs="Calibri"/>
              </w:rPr>
            </w:pPr>
            <w:r w:rsidRPr="004F3B18">
              <w:rPr>
                <w:rFonts w:ascii="Calibri" w:hAnsi="Calibri" w:cs="Calibri"/>
              </w:rPr>
              <w:t>1 day Forecast metrics</w:t>
            </w:r>
          </w:p>
        </w:tc>
        <w:tc>
          <w:tcPr>
            <w:tcW w:w="1701" w:type="dxa"/>
            <w:gridSpan w:val="2"/>
          </w:tcPr>
          <w:p w14:paraId="40569484" w14:textId="77777777" w:rsidR="002500D2" w:rsidRPr="004F3B18" w:rsidRDefault="002500D2" w:rsidP="00B260E9">
            <w:pPr>
              <w:jc w:val="center"/>
              <w:rPr>
                <w:rFonts w:ascii="Calibri" w:hAnsi="Calibri" w:cs="Calibri"/>
              </w:rPr>
            </w:pPr>
            <w:r w:rsidRPr="004F3B18">
              <w:rPr>
                <w:rFonts w:ascii="Calibri" w:hAnsi="Calibri" w:cs="Calibri"/>
              </w:rPr>
              <w:t>15 days Forecast metrics</w:t>
            </w:r>
          </w:p>
        </w:tc>
        <w:tc>
          <w:tcPr>
            <w:tcW w:w="1933" w:type="dxa"/>
            <w:gridSpan w:val="2"/>
          </w:tcPr>
          <w:p w14:paraId="548C71E4" w14:textId="77777777" w:rsidR="002500D2" w:rsidRPr="004F3B18" w:rsidRDefault="002500D2" w:rsidP="00B260E9">
            <w:pPr>
              <w:jc w:val="center"/>
              <w:rPr>
                <w:rFonts w:ascii="Calibri" w:hAnsi="Calibri" w:cs="Calibri"/>
              </w:rPr>
            </w:pPr>
            <w:r w:rsidRPr="004F3B18">
              <w:rPr>
                <w:rFonts w:ascii="Calibri" w:hAnsi="Calibri" w:cs="Calibri"/>
              </w:rPr>
              <w:t>30 days Forecast metrics</w:t>
            </w:r>
          </w:p>
        </w:tc>
      </w:tr>
      <w:tr w:rsidR="002500D2" w:rsidRPr="004F3B18" w14:paraId="46D27646" w14:textId="77777777" w:rsidTr="002500D2">
        <w:tc>
          <w:tcPr>
            <w:tcW w:w="699" w:type="dxa"/>
          </w:tcPr>
          <w:p w14:paraId="5A199589" w14:textId="77777777" w:rsidR="002500D2" w:rsidRPr="004F3B18" w:rsidRDefault="002500D2" w:rsidP="00B260E9">
            <w:pPr>
              <w:jc w:val="center"/>
              <w:rPr>
                <w:rFonts w:ascii="Calibri" w:hAnsi="Calibri" w:cs="Calibri"/>
              </w:rPr>
            </w:pPr>
            <w:r w:rsidRPr="004F3B18">
              <w:rPr>
                <w:rFonts w:ascii="Calibri" w:hAnsi="Calibri" w:cs="Calibri"/>
              </w:rPr>
              <w:t>Stock</w:t>
            </w:r>
          </w:p>
        </w:tc>
        <w:tc>
          <w:tcPr>
            <w:tcW w:w="1124" w:type="dxa"/>
          </w:tcPr>
          <w:p w14:paraId="228A9E42" w14:textId="77777777" w:rsidR="002500D2" w:rsidRPr="004F3B18" w:rsidRDefault="002500D2" w:rsidP="00B260E9">
            <w:pPr>
              <w:jc w:val="center"/>
              <w:rPr>
                <w:rFonts w:ascii="Calibri" w:hAnsi="Calibri" w:cs="Calibri"/>
              </w:rPr>
            </w:pPr>
            <w:r w:rsidRPr="004F3B18">
              <w:rPr>
                <w:rFonts w:ascii="Calibri" w:hAnsi="Calibri" w:cs="Calibri"/>
              </w:rPr>
              <w:t>Look Back</w:t>
            </w:r>
          </w:p>
        </w:tc>
        <w:tc>
          <w:tcPr>
            <w:tcW w:w="851" w:type="dxa"/>
          </w:tcPr>
          <w:p w14:paraId="3AE61CA0" w14:textId="77777777" w:rsidR="002500D2" w:rsidRPr="004F3B18" w:rsidRDefault="002500D2" w:rsidP="00B260E9">
            <w:pPr>
              <w:jc w:val="center"/>
              <w:rPr>
                <w:rFonts w:ascii="Calibri" w:hAnsi="Calibri" w:cs="Calibri"/>
              </w:rPr>
            </w:pPr>
            <w:r w:rsidRPr="004F3B18">
              <w:rPr>
                <w:rFonts w:ascii="Calibri" w:hAnsi="Calibri" w:cs="Calibri"/>
              </w:rPr>
              <w:t>Epochs</w:t>
            </w:r>
          </w:p>
        </w:tc>
        <w:tc>
          <w:tcPr>
            <w:tcW w:w="753" w:type="dxa"/>
          </w:tcPr>
          <w:p w14:paraId="28E4E704" w14:textId="77777777" w:rsidR="002500D2" w:rsidRPr="004F3B18" w:rsidRDefault="002500D2" w:rsidP="00B260E9">
            <w:pPr>
              <w:jc w:val="center"/>
              <w:rPr>
                <w:rFonts w:ascii="Calibri" w:hAnsi="Calibri" w:cs="Calibri"/>
              </w:rPr>
            </w:pPr>
            <w:r w:rsidRPr="004F3B18">
              <w:rPr>
                <w:rFonts w:ascii="Calibri" w:hAnsi="Calibri" w:cs="Calibri"/>
              </w:rPr>
              <w:t>MAPE</w:t>
            </w:r>
          </w:p>
        </w:tc>
        <w:tc>
          <w:tcPr>
            <w:tcW w:w="671" w:type="dxa"/>
          </w:tcPr>
          <w:p w14:paraId="707F4377" w14:textId="77777777" w:rsidR="002500D2" w:rsidRPr="004F3B18" w:rsidRDefault="002500D2" w:rsidP="00B260E9">
            <w:pPr>
              <w:jc w:val="center"/>
              <w:rPr>
                <w:rFonts w:ascii="Calibri" w:hAnsi="Calibri" w:cs="Calibri"/>
              </w:rPr>
            </w:pPr>
            <w:r w:rsidRPr="004F3B18">
              <w:rPr>
                <w:rFonts w:ascii="Calibri" w:hAnsi="Calibri" w:cs="Calibri"/>
              </w:rPr>
              <w:t>R2</w:t>
            </w:r>
          </w:p>
        </w:tc>
        <w:tc>
          <w:tcPr>
            <w:tcW w:w="1285" w:type="dxa"/>
          </w:tcPr>
          <w:p w14:paraId="5D4C2337" w14:textId="77777777" w:rsidR="002500D2" w:rsidRPr="004F3B18" w:rsidRDefault="002500D2" w:rsidP="00B260E9">
            <w:pPr>
              <w:jc w:val="center"/>
              <w:rPr>
                <w:rFonts w:ascii="Calibri" w:hAnsi="Calibri" w:cs="Calibri"/>
              </w:rPr>
            </w:pPr>
            <w:r w:rsidRPr="004F3B18">
              <w:rPr>
                <w:rFonts w:ascii="Calibri" w:hAnsi="Calibri" w:cs="Calibri"/>
              </w:rPr>
              <w:t>MAPE</w:t>
            </w:r>
          </w:p>
        </w:tc>
        <w:tc>
          <w:tcPr>
            <w:tcW w:w="850" w:type="dxa"/>
          </w:tcPr>
          <w:p w14:paraId="4CEFDFE7" w14:textId="77777777" w:rsidR="002500D2" w:rsidRPr="004F3B18" w:rsidRDefault="002500D2" w:rsidP="00B260E9">
            <w:pPr>
              <w:jc w:val="center"/>
              <w:rPr>
                <w:rFonts w:ascii="Calibri" w:hAnsi="Calibri" w:cs="Calibri"/>
              </w:rPr>
            </w:pPr>
            <w:r w:rsidRPr="004F3B18">
              <w:rPr>
                <w:rFonts w:ascii="Calibri" w:hAnsi="Calibri" w:cs="Calibri"/>
              </w:rPr>
              <w:t>MAPE</w:t>
            </w:r>
          </w:p>
        </w:tc>
        <w:tc>
          <w:tcPr>
            <w:tcW w:w="851" w:type="dxa"/>
          </w:tcPr>
          <w:p w14:paraId="296D827A" w14:textId="77777777" w:rsidR="002500D2" w:rsidRPr="004F3B18" w:rsidRDefault="002500D2" w:rsidP="00B260E9">
            <w:pPr>
              <w:jc w:val="center"/>
              <w:rPr>
                <w:rFonts w:ascii="Calibri" w:hAnsi="Calibri" w:cs="Calibri"/>
              </w:rPr>
            </w:pPr>
            <w:r w:rsidRPr="004F3B18">
              <w:rPr>
                <w:rFonts w:ascii="Calibri" w:hAnsi="Calibri" w:cs="Calibri"/>
              </w:rPr>
              <w:t>R2</w:t>
            </w:r>
          </w:p>
        </w:tc>
        <w:tc>
          <w:tcPr>
            <w:tcW w:w="992" w:type="dxa"/>
          </w:tcPr>
          <w:p w14:paraId="693348D3" w14:textId="77777777" w:rsidR="002500D2" w:rsidRPr="004F3B18" w:rsidRDefault="002500D2" w:rsidP="00B260E9">
            <w:pPr>
              <w:jc w:val="center"/>
              <w:rPr>
                <w:rFonts w:ascii="Calibri" w:hAnsi="Calibri" w:cs="Calibri"/>
              </w:rPr>
            </w:pPr>
            <w:r w:rsidRPr="004F3B18">
              <w:rPr>
                <w:rFonts w:ascii="Calibri" w:hAnsi="Calibri" w:cs="Calibri"/>
              </w:rPr>
              <w:t>MAPE</w:t>
            </w:r>
          </w:p>
        </w:tc>
        <w:tc>
          <w:tcPr>
            <w:tcW w:w="941" w:type="dxa"/>
          </w:tcPr>
          <w:p w14:paraId="6F7DC3EE" w14:textId="77777777" w:rsidR="002500D2" w:rsidRPr="004F3B18" w:rsidRDefault="002500D2" w:rsidP="00B260E9">
            <w:pPr>
              <w:jc w:val="center"/>
              <w:rPr>
                <w:rFonts w:ascii="Calibri" w:hAnsi="Calibri" w:cs="Calibri"/>
              </w:rPr>
            </w:pPr>
            <w:r w:rsidRPr="004F3B18">
              <w:rPr>
                <w:rFonts w:ascii="Calibri" w:hAnsi="Calibri" w:cs="Calibri"/>
              </w:rPr>
              <w:t>R2</w:t>
            </w:r>
          </w:p>
        </w:tc>
      </w:tr>
      <w:tr w:rsidR="002500D2" w:rsidRPr="004F3B18" w14:paraId="616A0CC7" w14:textId="77777777" w:rsidTr="002500D2">
        <w:tc>
          <w:tcPr>
            <w:tcW w:w="699" w:type="dxa"/>
            <w:vMerge w:val="restart"/>
          </w:tcPr>
          <w:p w14:paraId="13103C2A" w14:textId="77777777" w:rsidR="002500D2" w:rsidRPr="004F3B18" w:rsidRDefault="002500D2" w:rsidP="00B260E9">
            <w:pPr>
              <w:jc w:val="center"/>
              <w:rPr>
                <w:rFonts w:ascii="Calibri" w:hAnsi="Calibri" w:cs="Calibri"/>
              </w:rPr>
            </w:pPr>
            <w:r w:rsidRPr="004F3B18">
              <w:rPr>
                <w:rFonts w:ascii="Calibri" w:hAnsi="Calibri" w:cs="Calibri"/>
              </w:rPr>
              <w:t>CVX</w:t>
            </w:r>
          </w:p>
        </w:tc>
        <w:tc>
          <w:tcPr>
            <w:tcW w:w="1124" w:type="dxa"/>
            <w:vMerge w:val="restart"/>
          </w:tcPr>
          <w:p w14:paraId="70E0DDD6" w14:textId="77777777" w:rsidR="002500D2" w:rsidRPr="004F3B18" w:rsidRDefault="002500D2" w:rsidP="00B260E9">
            <w:pPr>
              <w:jc w:val="center"/>
              <w:rPr>
                <w:rFonts w:ascii="Calibri" w:hAnsi="Calibri" w:cs="Calibri"/>
              </w:rPr>
            </w:pPr>
            <w:r w:rsidRPr="004F3B18">
              <w:rPr>
                <w:rFonts w:ascii="Calibri" w:hAnsi="Calibri" w:cs="Calibri"/>
              </w:rPr>
              <w:t>10</w:t>
            </w:r>
          </w:p>
        </w:tc>
        <w:tc>
          <w:tcPr>
            <w:tcW w:w="851" w:type="dxa"/>
          </w:tcPr>
          <w:p w14:paraId="7DAB5EFD" w14:textId="77777777" w:rsidR="002500D2" w:rsidRPr="004F3B18" w:rsidRDefault="002500D2" w:rsidP="00B260E9">
            <w:pPr>
              <w:jc w:val="center"/>
              <w:rPr>
                <w:rFonts w:ascii="Calibri" w:hAnsi="Calibri" w:cs="Calibri"/>
              </w:rPr>
            </w:pPr>
            <w:r w:rsidRPr="004F3B18">
              <w:rPr>
                <w:rFonts w:ascii="Calibri" w:hAnsi="Calibri" w:cs="Calibri"/>
              </w:rPr>
              <w:t>20</w:t>
            </w:r>
          </w:p>
        </w:tc>
        <w:tc>
          <w:tcPr>
            <w:tcW w:w="753" w:type="dxa"/>
          </w:tcPr>
          <w:p w14:paraId="326800AE" w14:textId="4C4801B0" w:rsidR="002500D2" w:rsidRPr="004F3B18" w:rsidRDefault="002500D2" w:rsidP="00B260E9">
            <w:pPr>
              <w:jc w:val="center"/>
              <w:rPr>
                <w:rFonts w:ascii="Calibri" w:hAnsi="Calibri" w:cs="Calibri"/>
              </w:rPr>
            </w:pPr>
            <w:r w:rsidRPr="004F3B18">
              <w:rPr>
                <w:rFonts w:ascii="Calibri" w:hAnsi="Calibri" w:cs="Calibri"/>
              </w:rPr>
              <w:t>3.99</w:t>
            </w:r>
          </w:p>
        </w:tc>
        <w:tc>
          <w:tcPr>
            <w:tcW w:w="671" w:type="dxa"/>
          </w:tcPr>
          <w:p w14:paraId="5AEED4EC" w14:textId="3EAB703B" w:rsidR="002500D2" w:rsidRPr="004F3B18" w:rsidRDefault="002500D2" w:rsidP="00B260E9">
            <w:pPr>
              <w:jc w:val="center"/>
              <w:rPr>
                <w:rFonts w:ascii="Calibri" w:hAnsi="Calibri" w:cs="Calibri"/>
              </w:rPr>
            </w:pPr>
            <w:r w:rsidRPr="004F3B18">
              <w:rPr>
                <w:rFonts w:ascii="Calibri" w:hAnsi="Calibri" w:cs="Calibri"/>
              </w:rPr>
              <w:t>0.6</w:t>
            </w:r>
          </w:p>
        </w:tc>
        <w:tc>
          <w:tcPr>
            <w:tcW w:w="1285" w:type="dxa"/>
          </w:tcPr>
          <w:p w14:paraId="176B470A" w14:textId="78161F45" w:rsidR="002500D2" w:rsidRPr="004F3B18" w:rsidRDefault="002500D2" w:rsidP="00B260E9">
            <w:pPr>
              <w:jc w:val="center"/>
              <w:rPr>
                <w:rFonts w:ascii="Calibri" w:hAnsi="Calibri" w:cs="Calibri"/>
              </w:rPr>
            </w:pPr>
            <w:r w:rsidRPr="004F3B18">
              <w:rPr>
                <w:rFonts w:ascii="Calibri" w:hAnsi="Calibri" w:cs="Calibri"/>
              </w:rPr>
              <w:t>2.98</w:t>
            </w:r>
          </w:p>
        </w:tc>
        <w:tc>
          <w:tcPr>
            <w:tcW w:w="850" w:type="dxa"/>
          </w:tcPr>
          <w:p w14:paraId="0991144A" w14:textId="55960889" w:rsidR="002500D2" w:rsidRPr="004F3B18" w:rsidRDefault="002500D2" w:rsidP="00B260E9">
            <w:pPr>
              <w:jc w:val="center"/>
              <w:rPr>
                <w:rFonts w:ascii="Calibri" w:hAnsi="Calibri" w:cs="Calibri"/>
              </w:rPr>
            </w:pPr>
            <w:r w:rsidRPr="004F3B18">
              <w:rPr>
                <w:rFonts w:ascii="Calibri" w:hAnsi="Calibri" w:cs="Calibri"/>
              </w:rPr>
              <w:t>5.38</w:t>
            </w:r>
          </w:p>
        </w:tc>
        <w:tc>
          <w:tcPr>
            <w:tcW w:w="851" w:type="dxa"/>
          </w:tcPr>
          <w:p w14:paraId="1DC42391" w14:textId="48C82620" w:rsidR="002500D2" w:rsidRPr="004F3B18" w:rsidRDefault="002500D2" w:rsidP="00B260E9">
            <w:pPr>
              <w:jc w:val="center"/>
              <w:rPr>
                <w:rFonts w:ascii="Calibri" w:hAnsi="Calibri" w:cs="Calibri"/>
              </w:rPr>
            </w:pPr>
            <w:r w:rsidRPr="004F3B18">
              <w:rPr>
                <w:rFonts w:ascii="Calibri" w:hAnsi="Calibri" w:cs="Calibri"/>
              </w:rPr>
              <w:t>-20.72</w:t>
            </w:r>
          </w:p>
        </w:tc>
        <w:tc>
          <w:tcPr>
            <w:tcW w:w="992" w:type="dxa"/>
          </w:tcPr>
          <w:p w14:paraId="08952C80" w14:textId="1E64E206" w:rsidR="002500D2" w:rsidRPr="004F3B18" w:rsidRDefault="002500D2" w:rsidP="00B260E9">
            <w:pPr>
              <w:jc w:val="center"/>
              <w:rPr>
                <w:rFonts w:ascii="Calibri" w:hAnsi="Calibri" w:cs="Calibri"/>
              </w:rPr>
            </w:pPr>
            <w:r w:rsidRPr="004F3B18">
              <w:rPr>
                <w:rFonts w:ascii="Calibri" w:hAnsi="Calibri" w:cs="Calibri"/>
              </w:rPr>
              <w:t>11.24</w:t>
            </w:r>
          </w:p>
        </w:tc>
        <w:tc>
          <w:tcPr>
            <w:tcW w:w="941" w:type="dxa"/>
          </w:tcPr>
          <w:p w14:paraId="5DD8CE2A" w14:textId="28B89334" w:rsidR="002500D2" w:rsidRPr="004F3B18" w:rsidRDefault="002500D2" w:rsidP="00B260E9">
            <w:pPr>
              <w:jc w:val="center"/>
              <w:rPr>
                <w:rFonts w:ascii="Calibri" w:hAnsi="Calibri" w:cs="Calibri"/>
              </w:rPr>
            </w:pPr>
            <w:r w:rsidRPr="004F3B18">
              <w:rPr>
                <w:rFonts w:ascii="Calibri" w:hAnsi="Calibri" w:cs="Calibri"/>
              </w:rPr>
              <w:t>-85.45</w:t>
            </w:r>
          </w:p>
        </w:tc>
      </w:tr>
      <w:tr w:rsidR="002500D2" w:rsidRPr="004F3B18" w14:paraId="7B615FD6" w14:textId="77777777" w:rsidTr="002500D2">
        <w:tc>
          <w:tcPr>
            <w:tcW w:w="699" w:type="dxa"/>
            <w:vMerge/>
          </w:tcPr>
          <w:p w14:paraId="3C79213C" w14:textId="77777777" w:rsidR="002500D2" w:rsidRPr="004F3B18" w:rsidRDefault="002500D2" w:rsidP="00B260E9">
            <w:pPr>
              <w:jc w:val="center"/>
              <w:rPr>
                <w:rFonts w:ascii="Calibri" w:hAnsi="Calibri" w:cs="Calibri"/>
              </w:rPr>
            </w:pPr>
          </w:p>
        </w:tc>
        <w:tc>
          <w:tcPr>
            <w:tcW w:w="1124" w:type="dxa"/>
            <w:vMerge/>
          </w:tcPr>
          <w:p w14:paraId="0DFCC6B4" w14:textId="77777777" w:rsidR="002500D2" w:rsidRPr="004F3B18" w:rsidRDefault="002500D2" w:rsidP="00B260E9">
            <w:pPr>
              <w:jc w:val="center"/>
              <w:rPr>
                <w:rFonts w:ascii="Calibri" w:hAnsi="Calibri" w:cs="Calibri"/>
              </w:rPr>
            </w:pPr>
          </w:p>
        </w:tc>
        <w:tc>
          <w:tcPr>
            <w:tcW w:w="851" w:type="dxa"/>
          </w:tcPr>
          <w:p w14:paraId="355F9AF1" w14:textId="77777777" w:rsidR="002500D2" w:rsidRPr="004F3B18" w:rsidRDefault="002500D2" w:rsidP="00B260E9">
            <w:pPr>
              <w:jc w:val="center"/>
              <w:rPr>
                <w:rFonts w:ascii="Calibri" w:hAnsi="Calibri" w:cs="Calibri"/>
              </w:rPr>
            </w:pPr>
            <w:r w:rsidRPr="004F3B18">
              <w:rPr>
                <w:rFonts w:ascii="Calibri" w:hAnsi="Calibri" w:cs="Calibri"/>
              </w:rPr>
              <w:t>50</w:t>
            </w:r>
          </w:p>
        </w:tc>
        <w:tc>
          <w:tcPr>
            <w:tcW w:w="753" w:type="dxa"/>
          </w:tcPr>
          <w:p w14:paraId="2FC7E831" w14:textId="1188B96A" w:rsidR="002500D2" w:rsidRPr="004F3B18" w:rsidRDefault="002500D2" w:rsidP="00B260E9">
            <w:pPr>
              <w:jc w:val="center"/>
              <w:rPr>
                <w:rFonts w:ascii="Calibri" w:hAnsi="Calibri" w:cs="Calibri"/>
              </w:rPr>
            </w:pPr>
            <w:r w:rsidRPr="004F3B18">
              <w:rPr>
                <w:rFonts w:ascii="Calibri" w:hAnsi="Calibri" w:cs="Calibri"/>
              </w:rPr>
              <w:t>5.97</w:t>
            </w:r>
          </w:p>
        </w:tc>
        <w:tc>
          <w:tcPr>
            <w:tcW w:w="671" w:type="dxa"/>
          </w:tcPr>
          <w:p w14:paraId="23237512" w14:textId="4AAE16EB" w:rsidR="002500D2" w:rsidRPr="004F3B18" w:rsidRDefault="002500D2" w:rsidP="00B260E9">
            <w:pPr>
              <w:jc w:val="center"/>
              <w:rPr>
                <w:rFonts w:ascii="Calibri" w:hAnsi="Calibri" w:cs="Calibri"/>
              </w:rPr>
            </w:pPr>
            <w:r w:rsidRPr="004F3B18">
              <w:rPr>
                <w:rFonts w:ascii="Calibri" w:hAnsi="Calibri" w:cs="Calibri"/>
              </w:rPr>
              <w:t>0.23</w:t>
            </w:r>
          </w:p>
        </w:tc>
        <w:tc>
          <w:tcPr>
            <w:tcW w:w="1285" w:type="dxa"/>
          </w:tcPr>
          <w:p w14:paraId="224F0224" w14:textId="32F3551F" w:rsidR="002500D2" w:rsidRPr="004F3B18" w:rsidRDefault="002500D2" w:rsidP="00B260E9">
            <w:pPr>
              <w:jc w:val="center"/>
              <w:rPr>
                <w:rFonts w:ascii="Calibri" w:hAnsi="Calibri" w:cs="Calibri"/>
              </w:rPr>
            </w:pPr>
            <w:r w:rsidRPr="004F3B18">
              <w:rPr>
                <w:rFonts w:ascii="Calibri" w:hAnsi="Calibri" w:cs="Calibri"/>
              </w:rPr>
              <w:t>0.88</w:t>
            </w:r>
          </w:p>
        </w:tc>
        <w:tc>
          <w:tcPr>
            <w:tcW w:w="850" w:type="dxa"/>
          </w:tcPr>
          <w:p w14:paraId="4C11E74F" w14:textId="01BDFA40" w:rsidR="002500D2" w:rsidRPr="004F3B18" w:rsidRDefault="002500D2" w:rsidP="00B260E9">
            <w:pPr>
              <w:jc w:val="center"/>
              <w:rPr>
                <w:rFonts w:ascii="Calibri" w:hAnsi="Calibri" w:cs="Calibri"/>
              </w:rPr>
            </w:pPr>
            <w:r w:rsidRPr="004F3B18">
              <w:rPr>
                <w:rFonts w:ascii="Calibri" w:hAnsi="Calibri" w:cs="Calibri"/>
              </w:rPr>
              <w:t>0.9</w:t>
            </w:r>
          </w:p>
        </w:tc>
        <w:tc>
          <w:tcPr>
            <w:tcW w:w="851" w:type="dxa"/>
          </w:tcPr>
          <w:p w14:paraId="65E39F6F" w14:textId="2025B28E" w:rsidR="002500D2" w:rsidRPr="004F3B18" w:rsidRDefault="002500D2" w:rsidP="00B260E9">
            <w:pPr>
              <w:jc w:val="center"/>
              <w:rPr>
                <w:rFonts w:ascii="Calibri" w:hAnsi="Calibri" w:cs="Calibri"/>
              </w:rPr>
            </w:pPr>
            <w:r w:rsidRPr="004F3B18">
              <w:rPr>
                <w:rFonts w:ascii="Calibri" w:hAnsi="Calibri" w:cs="Calibri"/>
              </w:rPr>
              <w:t>0.38</w:t>
            </w:r>
          </w:p>
        </w:tc>
        <w:tc>
          <w:tcPr>
            <w:tcW w:w="992" w:type="dxa"/>
          </w:tcPr>
          <w:p w14:paraId="68684814" w14:textId="035B004F" w:rsidR="002500D2" w:rsidRPr="004F3B18" w:rsidRDefault="002500D2" w:rsidP="00B260E9">
            <w:pPr>
              <w:jc w:val="center"/>
              <w:rPr>
                <w:rFonts w:ascii="Calibri" w:hAnsi="Calibri" w:cs="Calibri"/>
              </w:rPr>
            </w:pPr>
            <w:r w:rsidRPr="004F3B18">
              <w:rPr>
                <w:rFonts w:ascii="Calibri" w:hAnsi="Calibri" w:cs="Calibri"/>
              </w:rPr>
              <w:t>2.23</w:t>
            </w:r>
          </w:p>
        </w:tc>
        <w:tc>
          <w:tcPr>
            <w:tcW w:w="941" w:type="dxa"/>
          </w:tcPr>
          <w:p w14:paraId="03A2108B" w14:textId="0074E6E8" w:rsidR="002500D2" w:rsidRPr="004F3B18" w:rsidRDefault="002500D2" w:rsidP="00B260E9">
            <w:pPr>
              <w:jc w:val="center"/>
              <w:rPr>
                <w:rFonts w:ascii="Calibri" w:hAnsi="Calibri" w:cs="Calibri"/>
              </w:rPr>
            </w:pPr>
            <w:r w:rsidRPr="004F3B18">
              <w:rPr>
                <w:rFonts w:ascii="Calibri" w:hAnsi="Calibri" w:cs="Calibri"/>
              </w:rPr>
              <w:t>-3.28</w:t>
            </w:r>
          </w:p>
        </w:tc>
      </w:tr>
      <w:tr w:rsidR="002500D2" w:rsidRPr="004F3B18" w14:paraId="0951E694" w14:textId="77777777" w:rsidTr="002500D2">
        <w:tc>
          <w:tcPr>
            <w:tcW w:w="699" w:type="dxa"/>
            <w:vMerge/>
          </w:tcPr>
          <w:p w14:paraId="61A68F8C" w14:textId="77777777" w:rsidR="002500D2" w:rsidRPr="004F3B18" w:rsidRDefault="002500D2" w:rsidP="00B260E9">
            <w:pPr>
              <w:jc w:val="center"/>
              <w:rPr>
                <w:rFonts w:ascii="Calibri" w:hAnsi="Calibri" w:cs="Calibri"/>
              </w:rPr>
            </w:pPr>
          </w:p>
        </w:tc>
        <w:tc>
          <w:tcPr>
            <w:tcW w:w="1124" w:type="dxa"/>
            <w:vMerge/>
          </w:tcPr>
          <w:p w14:paraId="4DDDE2F9" w14:textId="77777777" w:rsidR="002500D2" w:rsidRPr="004F3B18" w:rsidRDefault="002500D2" w:rsidP="00B260E9">
            <w:pPr>
              <w:jc w:val="center"/>
              <w:rPr>
                <w:rFonts w:ascii="Calibri" w:hAnsi="Calibri" w:cs="Calibri"/>
              </w:rPr>
            </w:pPr>
          </w:p>
        </w:tc>
        <w:tc>
          <w:tcPr>
            <w:tcW w:w="851" w:type="dxa"/>
          </w:tcPr>
          <w:p w14:paraId="545940A0" w14:textId="77777777" w:rsidR="002500D2" w:rsidRPr="004F3B18" w:rsidRDefault="002500D2" w:rsidP="00B260E9">
            <w:pPr>
              <w:jc w:val="center"/>
              <w:rPr>
                <w:rFonts w:ascii="Calibri" w:hAnsi="Calibri" w:cs="Calibri"/>
              </w:rPr>
            </w:pPr>
            <w:r w:rsidRPr="004F3B18">
              <w:rPr>
                <w:rFonts w:ascii="Calibri" w:hAnsi="Calibri" w:cs="Calibri"/>
              </w:rPr>
              <w:t>100</w:t>
            </w:r>
          </w:p>
        </w:tc>
        <w:tc>
          <w:tcPr>
            <w:tcW w:w="753" w:type="dxa"/>
          </w:tcPr>
          <w:p w14:paraId="7F110F9D" w14:textId="6D9ADDB1" w:rsidR="002500D2" w:rsidRPr="004F3B18" w:rsidRDefault="002500D2" w:rsidP="00B260E9">
            <w:pPr>
              <w:jc w:val="center"/>
              <w:rPr>
                <w:rFonts w:ascii="Calibri" w:hAnsi="Calibri" w:cs="Calibri"/>
              </w:rPr>
            </w:pPr>
            <w:r w:rsidRPr="004F3B18">
              <w:rPr>
                <w:rFonts w:ascii="Calibri" w:hAnsi="Calibri" w:cs="Calibri"/>
              </w:rPr>
              <w:t>2.28</w:t>
            </w:r>
          </w:p>
        </w:tc>
        <w:tc>
          <w:tcPr>
            <w:tcW w:w="671" w:type="dxa"/>
          </w:tcPr>
          <w:p w14:paraId="4C9103E7" w14:textId="00555710" w:rsidR="002500D2" w:rsidRPr="004F3B18" w:rsidRDefault="002500D2" w:rsidP="00B260E9">
            <w:pPr>
              <w:jc w:val="center"/>
              <w:rPr>
                <w:rFonts w:ascii="Calibri" w:hAnsi="Calibri" w:cs="Calibri"/>
              </w:rPr>
            </w:pPr>
            <w:r w:rsidRPr="004F3B18">
              <w:rPr>
                <w:rFonts w:ascii="Calibri" w:hAnsi="Calibri" w:cs="Calibri"/>
              </w:rPr>
              <w:t>0.84</w:t>
            </w:r>
          </w:p>
        </w:tc>
        <w:tc>
          <w:tcPr>
            <w:tcW w:w="1285" w:type="dxa"/>
          </w:tcPr>
          <w:p w14:paraId="724F9725" w14:textId="4C05C6D8" w:rsidR="002500D2" w:rsidRPr="004F3B18" w:rsidRDefault="002500D2" w:rsidP="00B260E9">
            <w:pPr>
              <w:jc w:val="center"/>
              <w:rPr>
                <w:rFonts w:ascii="Calibri" w:hAnsi="Calibri" w:cs="Calibri"/>
              </w:rPr>
            </w:pPr>
            <w:r w:rsidRPr="004F3B18">
              <w:rPr>
                <w:rFonts w:ascii="Calibri" w:hAnsi="Calibri" w:cs="Calibri"/>
              </w:rPr>
              <w:t>0.23</w:t>
            </w:r>
          </w:p>
        </w:tc>
        <w:tc>
          <w:tcPr>
            <w:tcW w:w="850" w:type="dxa"/>
          </w:tcPr>
          <w:p w14:paraId="72666BA9" w14:textId="4E4340EA" w:rsidR="002500D2" w:rsidRPr="004F3B18" w:rsidRDefault="002500D2" w:rsidP="00B260E9">
            <w:pPr>
              <w:jc w:val="center"/>
              <w:rPr>
                <w:rFonts w:ascii="Calibri" w:hAnsi="Calibri" w:cs="Calibri"/>
              </w:rPr>
            </w:pPr>
            <w:r w:rsidRPr="004F3B18">
              <w:rPr>
                <w:rFonts w:ascii="Calibri" w:hAnsi="Calibri" w:cs="Calibri"/>
              </w:rPr>
              <w:t>5.34</w:t>
            </w:r>
          </w:p>
        </w:tc>
        <w:tc>
          <w:tcPr>
            <w:tcW w:w="851" w:type="dxa"/>
          </w:tcPr>
          <w:p w14:paraId="5E3D3119" w14:textId="15B2074E" w:rsidR="002500D2" w:rsidRPr="004F3B18" w:rsidRDefault="002500D2" w:rsidP="00B260E9">
            <w:pPr>
              <w:jc w:val="center"/>
              <w:rPr>
                <w:rFonts w:ascii="Calibri" w:hAnsi="Calibri" w:cs="Calibri"/>
              </w:rPr>
            </w:pPr>
            <w:r w:rsidRPr="004F3B18">
              <w:rPr>
                <w:rFonts w:ascii="Calibri" w:hAnsi="Calibri" w:cs="Calibri"/>
              </w:rPr>
              <w:t>-19.29</w:t>
            </w:r>
          </w:p>
        </w:tc>
        <w:tc>
          <w:tcPr>
            <w:tcW w:w="992" w:type="dxa"/>
          </w:tcPr>
          <w:p w14:paraId="6C916BEA" w14:textId="5E655BC7" w:rsidR="002500D2" w:rsidRPr="004F3B18" w:rsidRDefault="002500D2" w:rsidP="00B260E9">
            <w:pPr>
              <w:jc w:val="center"/>
              <w:rPr>
                <w:rFonts w:ascii="Calibri" w:hAnsi="Calibri" w:cs="Calibri"/>
              </w:rPr>
            </w:pPr>
            <w:r w:rsidRPr="004F3B18">
              <w:rPr>
                <w:rFonts w:ascii="Calibri" w:hAnsi="Calibri" w:cs="Calibri"/>
              </w:rPr>
              <w:t>7.5</w:t>
            </w:r>
          </w:p>
        </w:tc>
        <w:tc>
          <w:tcPr>
            <w:tcW w:w="941" w:type="dxa"/>
          </w:tcPr>
          <w:p w14:paraId="21E5D610" w14:textId="79D55FE9" w:rsidR="002500D2" w:rsidRPr="004F3B18" w:rsidRDefault="002500D2" w:rsidP="00B260E9">
            <w:pPr>
              <w:jc w:val="center"/>
              <w:rPr>
                <w:rFonts w:ascii="Calibri" w:hAnsi="Calibri" w:cs="Calibri"/>
              </w:rPr>
            </w:pPr>
            <w:r w:rsidRPr="004F3B18">
              <w:rPr>
                <w:rFonts w:ascii="Calibri" w:hAnsi="Calibri" w:cs="Calibri"/>
              </w:rPr>
              <w:t>-32.86</w:t>
            </w:r>
          </w:p>
        </w:tc>
      </w:tr>
      <w:tr w:rsidR="002500D2" w:rsidRPr="004F3B18" w14:paraId="45EC563D" w14:textId="77777777" w:rsidTr="002500D2">
        <w:tc>
          <w:tcPr>
            <w:tcW w:w="699" w:type="dxa"/>
            <w:vMerge/>
          </w:tcPr>
          <w:p w14:paraId="2607692D" w14:textId="77777777" w:rsidR="002500D2" w:rsidRPr="004F3B18" w:rsidRDefault="002500D2" w:rsidP="00B260E9">
            <w:pPr>
              <w:jc w:val="center"/>
              <w:rPr>
                <w:rFonts w:ascii="Calibri" w:hAnsi="Calibri" w:cs="Calibri"/>
              </w:rPr>
            </w:pPr>
          </w:p>
        </w:tc>
        <w:tc>
          <w:tcPr>
            <w:tcW w:w="1124" w:type="dxa"/>
            <w:vMerge/>
          </w:tcPr>
          <w:p w14:paraId="055A99AD" w14:textId="77777777" w:rsidR="002500D2" w:rsidRPr="004F3B18" w:rsidRDefault="002500D2" w:rsidP="00B260E9">
            <w:pPr>
              <w:jc w:val="center"/>
              <w:rPr>
                <w:rFonts w:ascii="Calibri" w:hAnsi="Calibri" w:cs="Calibri"/>
              </w:rPr>
            </w:pPr>
          </w:p>
        </w:tc>
        <w:tc>
          <w:tcPr>
            <w:tcW w:w="851" w:type="dxa"/>
          </w:tcPr>
          <w:p w14:paraId="7FC62968" w14:textId="77777777" w:rsidR="002500D2" w:rsidRPr="004F3B18" w:rsidRDefault="002500D2" w:rsidP="00B260E9">
            <w:pPr>
              <w:jc w:val="center"/>
              <w:rPr>
                <w:rFonts w:ascii="Calibri" w:hAnsi="Calibri" w:cs="Calibri"/>
              </w:rPr>
            </w:pPr>
            <w:r w:rsidRPr="004F3B18">
              <w:rPr>
                <w:rFonts w:ascii="Calibri" w:hAnsi="Calibri" w:cs="Calibri"/>
              </w:rPr>
              <w:t>150</w:t>
            </w:r>
          </w:p>
        </w:tc>
        <w:tc>
          <w:tcPr>
            <w:tcW w:w="753" w:type="dxa"/>
          </w:tcPr>
          <w:p w14:paraId="702F7762" w14:textId="52727C48" w:rsidR="002500D2" w:rsidRPr="004F3B18" w:rsidRDefault="002500D2" w:rsidP="00B260E9">
            <w:pPr>
              <w:jc w:val="center"/>
              <w:rPr>
                <w:rFonts w:ascii="Calibri" w:hAnsi="Calibri" w:cs="Calibri"/>
              </w:rPr>
            </w:pPr>
            <w:r w:rsidRPr="004F3B18">
              <w:rPr>
                <w:rFonts w:ascii="Calibri" w:hAnsi="Calibri" w:cs="Calibri"/>
              </w:rPr>
              <w:t>2.08</w:t>
            </w:r>
          </w:p>
        </w:tc>
        <w:tc>
          <w:tcPr>
            <w:tcW w:w="671" w:type="dxa"/>
          </w:tcPr>
          <w:p w14:paraId="6803ED80" w14:textId="5FD7847E" w:rsidR="002500D2" w:rsidRPr="004F3B18" w:rsidRDefault="002500D2" w:rsidP="00B260E9">
            <w:pPr>
              <w:jc w:val="center"/>
              <w:rPr>
                <w:rFonts w:ascii="Calibri" w:hAnsi="Calibri" w:cs="Calibri"/>
              </w:rPr>
            </w:pPr>
            <w:r w:rsidRPr="004F3B18">
              <w:rPr>
                <w:rFonts w:ascii="Calibri" w:hAnsi="Calibri" w:cs="Calibri"/>
              </w:rPr>
              <w:t>0.86</w:t>
            </w:r>
          </w:p>
        </w:tc>
        <w:tc>
          <w:tcPr>
            <w:tcW w:w="1285" w:type="dxa"/>
          </w:tcPr>
          <w:p w14:paraId="79BB2DEC" w14:textId="57B21BD4" w:rsidR="002500D2" w:rsidRPr="004F3B18" w:rsidRDefault="002500D2" w:rsidP="00B260E9">
            <w:pPr>
              <w:jc w:val="center"/>
              <w:rPr>
                <w:rFonts w:ascii="Calibri" w:hAnsi="Calibri" w:cs="Calibri"/>
              </w:rPr>
            </w:pPr>
            <w:r w:rsidRPr="004F3B18">
              <w:rPr>
                <w:rFonts w:ascii="Calibri" w:hAnsi="Calibri" w:cs="Calibri"/>
              </w:rPr>
              <w:t>0.59</w:t>
            </w:r>
          </w:p>
        </w:tc>
        <w:tc>
          <w:tcPr>
            <w:tcW w:w="850" w:type="dxa"/>
          </w:tcPr>
          <w:p w14:paraId="1CDDC28E" w14:textId="145AE09F" w:rsidR="002500D2" w:rsidRPr="004F3B18" w:rsidRDefault="002500D2" w:rsidP="00B260E9">
            <w:pPr>
              <w:jc w:val="center"/>
              <w:rPr>
                <w:rFonts w:ascii="Calibri" w:hAnsi="Calibri" w:cs="Calibri"/>
              </w:rPr>
            </w:pPr>
            <w:r w:rsidRPr="004F3B18">
              <w:rPr>
                <w:rFonts w:ascii="Calibri" w:hAnsi="Calibri" w:cs="Calibri"/>
              </w:rPr>
              <w:t>2.75</w:t>
            </w:r>
          </w:p>
        </w:tc>
        <w:tc>
          <w:tcPr>
            <w:tcW w:w="851" w:type="dxa"/>
          </w:tcPr>
          <w:p w14:paraId="027D72F8" w14:textId="54B7D383" w:rsidR="002500D2" w:rsidRPr="004F3B18" w:rsidRDefault="002500D2" w:rsidP="00B260E9">
            <w:pPr>
              <w:jc w:val="center"/>
              <w:rPr>
                <w:rFonts w:ascii="Calibri" w:hAnsi="Calibri" w:cs="Calibri"/>
              </w:rPr>
            </w:pPr>
            <w:r w:rsidRPr="004F3B18">
              <w:rPr>
                <w:rFonts w:ascii="Calibri" w:hAnsi="Calibri" w:cs="Calibri"/>
              </w:rPr>
              <w:t>-4.31</w:t>
            </w:r>
          </w:p>
        </w:tc>
        <w:tc>
          <w:tcPr>
            <w:tcW w:w="992" w:type="dxa"/>
          </w:tcPr>
          <w:p w14:paraId="21B03C1C" w14:textId="50AC72A5" w:rsidR="002500D2" w:rsidRPr="004F3B18" w:rsidRDefault="002500D2" w:rsidP="00B260E9">
            <w:pPr>
              <w:jc w:val="center"/>
              <w:rPr>
                <w:rFonts w:ascii="Calibri" w:hAnsi="Calibri" w:cs="Calibri"/>
              </w:rPr>
            </w:pPr>
            <w:r w:rsidRPr="004F3B18">
              <w:rPr>
                <w:rFonts w:ascii="Calibri" w:hAnsi="Calibri" w:cs="Calibri"/>
              </w:rPr>
              <w:t>2.53</w:t>
            </w:r>
          </w:p>
        </w:tc>
        <w:tc>
          <w:tcPr>
            <w:tcW w:w="941" w:type="dxa"/>
          </w:tcPr>
          <w:p w14:paraId="00FEB181" w14:textId="145FCD00" w:rsidR="002500D2" w:rsidRPr="004F3B18" w:rsidRDefault="002500D2" w:rsidP="00B260E9">
            <w:pPr>
              <w:jc w:val="center"/>
              <w:rPr>
                <w:rFonts w:ascii="Calibri" w:hAnsi="Calibri" w:cs="Calibri"/>
              </w:rPr>
            </w:pPr>
            <w:r w:rsidRPr="004F3B18">
              <w:rPr>
                <w:rFonts w:ascii="Calibri" w:hAnsi="Calibri" w:cs="Calibri"/>
              </w:rPr>
              <w:t>-3.25</w:t>
            </w:r>
          </w:p>
        </w:tc>
      </w:tr>
      <w:tr w:rsidR="002500D2" w:rsidRPr="004F3B18" w14:paraId="1BC378D4" w14:textId="77777777" w:rsidTr="002500D2">
        <w:tc>
          <w:tcPr>
            <w:tcW w:w="699" w:type="dxa"/>
            <w:vMerge/>
          </w:tcPr>
          <w:p w14:paraId="16B53ABB" w14:textId="77777777" w:rsidR="002500D2" w:rsidRPr="004F3B18" w:rsidRDefault="002500D2" w:rsidP="00B260E9">
            <w:pPr>
              <w:jc w:val="center"/>
              <w:rPr>
                <w:rFonts w:ascii="Calibri" w:hAnsi="Calibri" w:cs="Calibri"/>
              </w:rPr>
            </w:pPr>
          </w:p>
        </w:tc>
        <w:tc>
          <w:tcPr>
            <w:tcW w:w="1124" w:type="dxa"/>
            <w:vMerge w:val="restart"/>
          </w:tcPr>
          <w:p w14:paraId="419ACB56" w14:textId="77777777" w:rsidR="002500D2" w:rsidRPr="004F3B18" w:rsidRDefault="002500D2" w:rsidP="00B260E9">
            <w:pPr>
              <w:jc w:val="center"/>
              <w:rPr>
                <w:rFonts w:ascii="Calibri" w:hAnsi="Calibri" w:cs="Calibri"/>
              </w:rPr>
            </w:pPr>
            <w:r w:rsidRPr="004F3B18">
              <w:rPr>
                <w:rFonts w:ascii="Calibri" w:hAnsi="Calibri" w:cs="Calibri"/>
              </w:rPr>
              <w:t>25</w:t>
            </w:r>
          </w:p>
        </w:tc>
        <w:tc>
          <w:tcPr>
            <w:tcW w:w="851" w:type="dxa"/>
          </w:tcPr>
          <w:p w14:paraId="6A776CF2" w14:textId="77777777" w:rsidR="002500D2" w:rsidRPr="004F3B18" w:rsidRDefault="002500D2" w:rsidP="00B260E9">
            <w:pPr>
              <w:jc w:val="center"/>
              <w:rPr>
                <w:rFonts w:ascii="Calibri" w:hAnsi="Calibri" w:cs="Calibri"/>
              </w:rPr>
            </w:pPr>
            <w:r w:rsidRPr="004F3B18">
              <w:rPr>
                <w:rFonts w:ascii="Calibri" w:hAnsi="Calibri" w:cs="Calibri"/>
              </w:rPr>
              <w:t>20</w:t>
            </w:r>
          </w:p>
        </w:tc>
        <w:tc>
          <w:tcPr>
            <w:tcW w:w="753" w:type="dxa"/>
          </w:tcPr>
          <w:p w14:paraId="029B5D6E" w14:textId="62450EF9" w:rsidR="002500D2" w:rsidRPr="004F3B18" w:rsidRDefault="002500D2" w:rsidP="00B260E9">
            <w:pPr>
              <w:jc w:val="center"/>
              <w:rPr>
                <w:rFonts w:ascii="Calibri" w:hAnsi="Calibri" w:cs="Calibri"/>
              </w:rPr>
            </w:pPr>
            <w:r w:rsidRPr="004F3B18">
              <w:rPr>
                <w:rFonts w:ascii="Calibri" w:hAnsi="Calibri" w:cs="Calibri"/>
              </w:rPr>
              <w:t>3.31</w:t>
            </w:r>
          </w:p>
        </w:tc>
        <w:tc>
          <w:tcPr>
            <w:tcW w:w="671" w:type="dxa"/>
          </w:tcPr>
          <w:p w14:paraId="1D5BEC73" w14:textId="26CD026F" w:rsidR="002500D2" w:rsidRPr="004F3B18" w:rsidRDefault="002500D2" w:rsidP="00B260E9">
            <w:pPr>
              <w:jc w:val="center"/>
              <w:rPr>
                <w:rFonts w:ascii="Calibri" w:hAnsi="Calibri" w:cs="Calibri"/>
              </w:rPr>
            </w:pPr>
            <w:r w:rsidRPr="004F3B18">
              <w:rPr>
                <w:rFonts w:ascii="Calibri" w:hAnsi="Calibri" w:cs="Calibri"/>
              </w:rPr>
              <w:t>0.67</w:t>
            </w:r>
          </w:p>
        </w:tc>
        <w:tc>
          <w:tcPr>
            <w:tcW w:w="1285" w:type="dxa"/>
          </w:tcPr>
          <w:p w14:paraId="6A8AC70D" w14:textId="669E1981" w:rsidR="002500D2" w:rsidRPr="004F3B18" w:rsidRDefault="002500D2" w:rsidP="00B260E9">
            <w:pPr>
              <w:jc w:val="center"/>
              <w:rPr>
                <w:rFonts w:ascii="Calibri" w:hAnsi="Calibri" w:cs="Calibri"/>
              </w:rPr>
            </w:pPr>
            <w:r w:rsidRPr="004F3B18">
              <w:rPr>
                <w:rFonts w:ascii="Calibri" w:hAnsi="Calibri" w:cs="Calibri"/>
              </w:rPr>
              <w:t>2.5</w:t>
            </w:r>
          </w:p>
        </w:tc>
        <w:tc>
          <w:tcPr>
            <w:tcW w:w="850" w:type="dxa"/>
          </w:tcPr>
          <w:p w14:paraId="6903354E" w14:textId="7B7605AC" w:rsidR="002500D2" w:rsidRPr="004F3B18" w:rsidRDefault="002500D2" w:rsidP="00B260E9">
            <w:pPr>
              <w:jc w:val="center"/>
              <w:rPr>
                <w:rFonts w:ascii="Calibri" w:hAnsi="Calibri" w:cs="Calibri"/>
              </w:rPr>
            </w:pPr>
            <w:r w:rsidRPr="004F3B18">
              <w:rPr>
                <w:rFonts w:ascii="Calibri" w:hAnsi="Calibri" w:cs="Calibri"/>
              </w:rPr>
              <w:t>2.79</w:t>
            </w:r>
          </w:p>
        </w:tc>
        <w:tc>
          <w:tcPr>
            <w:tcW w:w="851" w:type="dxa"/>
          </w:tcPr>
          <w:p w14:paraId="3B20EDA5" w14:textId="7F4EFE53" w:rsidR="002500D2" w:rsidRPr="004F3B18" w:rsidRDefault="002500D2" w:rsidP="00B260E9">
            <w:pPr>
              <w:jc w:val="center"/>
              <w:rPr>
                <w:rFonts w:ascii="Calibri" w:hAnsi="Calibri" w:cs="Calibri"/>
              </w:rPr>
            </w:pPr>
            <w:r w:rsidRPr="004F3B18">
              <w:rPr>
                <w:rFonts w:ascii="Calibri" w:hAnsi="Calibri" w:cs="Calibri"/>
              </w:rPr>
              <w:t>-5.09</w:t>
            </w:r>
          </w:p>
        </w:tc>
        <w:tc>
          <w:tcPr>
            <w:tcW w:w="992" w:type="dxa"/>
          </w:tcPr>
          <w:p w14:paraId="79499387" w14:textId="45A10124" w:rsidR="002500D2" w:rsidRPr="004F3B18" w:rsidRDefault="002500D2" w:rsidP="00B260E9">
            <w:pPr>
              <w:jc w:val="center"/>
              <w:rPr>
                <w:rFonts w:ascii="Calibri" w:hAnsi="Calibri" w:cs="Calibri"/>
              </w:rPr>
            </w:pPr>
            <w:r w:rsidRPr="004F3B18">
              <w:rPr>
                <w:rFonts w:ascii="Calibri" w:hAnsi="Calibri" w:cs="Calibri"/>
              </w:rPr>
              <w:t>6.59</w:t>
            </w:r>
          </w:p>
        </w:tc>
        <w:tc>
          <w:tcPr>
            <w:tcW w:w="941" w:type="dxa"/>
          </w:tcPr>
          <w:p w14:paraId="16AD91EA" w14:textId="346A9380" w:rsidR="002500D2" w:rsidRPr="004F3B18" w:rsidRDefault="002500D2" w:rsidP="00B260E9">
            <w:pPr>
              <w:jc w:val="center"/>
              <w:rPr>
                <w:rFonts w:ascii="Calibri" w:hAnsi="Calibri" w:cs="Calibri"/>
              </w:rPr>
            </w:pPr>
            <w:r w:rsidRPr="004F3B18">
              <w:rPr>
                <w:rFonts w:ascii="Calibri" w:hAnsi="Calibri" w:cs="Calibri"/>
              </w:rPr>
              <w:t>-30.58</w:t>
            </w:r>
          </w:p>
        </w:tc>
      </w:tr>
      <w:tr w:rsidR="002500D2" w:rsidRPr="004F3B18" w14:paraId="30B926BC" w14:textId="574143ED" w:rsidTr="002500D2">
        <w:tc>
          <w:tcPr>
            <w:tcW w:w="699" w:type="dxa"/>
            <w:vMerge/>
          </w:tcPr>
          <w:p w14:paraId="34FF270C" w14:textId="77777777" w:rsidR="002500D2" w:rsidRPr="004F3B18" w:rsidRDefault="002500D2" w:rsidP="00214A63">
            <w:pPr>
              <w:jc w:val="center"/>
              <w:rPr>
                <w:rFonts w:ascii="Calibri" w:hAnsi="Calibri" w:cs="Calibri"/>
              </w:rPr>
            </w:pPr>
          </w:p>
        </w:tc>
        <w:tc>
          <w:tcPr>
            <w:tcW w:w="1124" w:type="dxa"/>
            <w:vMerge/>
          </w:tcPr>
          <w:p w14:paraId="3B89BC85" w14:textId="77777777" w:rsidR="002500D2" w:rsidRPr="004F3B18" w:rsidRDefault="002500D2" w:rsidP="00214A63">
            <w:pPr>
              <w:jc w:val="center"/>
              <w:rPr>
                <w:rFonts w:ascii="Calibri" w:hAnsi="Calibri" w:cs="Calibri"/>
              </w:rPr>
            </w:pPr>
          </w:p>
        </w:tc>
        <w:tc>
          <w:tcPr>
            <w:tcW w:w="851" w:type="dxa"/>
          </w:tcPr>
          <w:p w14:paraId="2E1206E5" w14:textId="77777777" w:rsidR="002500D2" w:rsidRPr="004F3B18" w:rsidRDefault="002500D2" w:rsidP="00214A63">
            <w:pPr>
              <w:jc w:val="center"/>
              <w:rPr>
                <w:rFonts w:ascii="Calibri" w:hAnsi="Calibri" w:cs="Calibri"/>
              </w:rPr>
            </w:pPr>
            <w:r w:rsidRPr="004F3B18">
              <w:rPr>
                <w:rFonts w:ascii="Calibri" w:hAnsi="Calibri" w:cs="Calibri"/>
              </w:rPr>
              <w:t>50</w:t>
            </w:r>
          </w:p>
        </w:tc>
        <w:tc>
          <w:tcPr>
            <w:tcW w:w="753" w:type="dxa"/>
          </w:tcPr>
          <w:p w14:paraId="049F4B19" w14:textId="645FED51" w:rsidR="002500D2" w:rsidRPr="004F3B18" w:rsidRDefault="002500D2" w:rsidP="00214A63">
            <w:pPr>
              <w:jc w:val="center"/>
              <w:rPr>
                <w:rFonts w:ascii="Calibri" w:hAnsi="Calibri" w:cs="Calibri"/>
              </w:rPr>
            </w:pPr>
            <w:r w:rsidRPr="004F3B18">
              <w:rPr>
                <w:rFonts w:ascii="Calibri" w:hAnsi="Calibri" w:cs="Calibri"/>
              </w:rPr>
              <w:t>4.92</w:t>
            </w:r>
          </w:p>
        </w:tc>
        <w:tc>
          <w:tcPr>
            <w:tcW w:w="671" w:type="dxa"/>
          </w:tcPr>
          <w:p w14:paraId="6E10B1A1" w14:textId="73CED990" w:rsidR="002500D2" w:rsidRPr="004F3B18" w:rsidRDefault="002500D2" w:rsidP="00214A63">
            <w:pPr>
              <w:jc w:val="center"/>
              <w:rPr>
                <w:rFonts w:ascii="Calibri" w:hAnsi="Calibri" w:cs="Calibri"/>
              </w:rPr>
            </w:pPr>
            <w:r w:rsidRPr="004F3B18">
              <w:rPr>
                <w:rFonts w:ascii="Calibri" w:hAnsi="Calibri" w:cs="Calibri"/>
              </w:rPr>
              <w:t>0.41</w:t>
            </w:r>
          </w:p>
        </w:tc>
        <w:tc>
          <w:tcPr>
            <w:tcW w:w="1285" w:type="dxa"/>
          </w:tcPr>
          <w:p w14:paraId="117B6C7F" w14:textId="573C8D3F" w:rsidR="002500D2" w:rsidRPr="004F3B18" w:rsidRDefault="002500D2" w:rsidP="00214A63">
            <w:pPr>
              <w:jc w:val="center"/>
              <w:rPr>
                <w:rFonts w:ascii="Calibri" w:hAnsi="Calibri" w:cs="Calibri"/>
              </w:rPr>
            </w:pPr>
            <w:r w:rsidRPr="004F3B18">
              <w:rPr>
                <w:rFonts w:ascii="Calibri" w:hAnsi="Calibri" w:cs="Calibri"/>
              </w:rPr>
              <w:t>1.47</w:t>
            </w:r>
          </w:p>
        </w:tc>
        <w:tc>
          <w:tcPr>
            <w:tcW w:w="850" w:type="dxa"/>
          </w:tcPr>
          <w:p w14:paraId="46FDF31E" w14:textId="49038FB7" w:rsidR="002500D2" w:rsidRPr="004F3B18" w:rsidRDefault="002500D2" w:rsidP="00214A63">
            <w:pPr>
              <w:jc w:val="center"/>
              <w:rPr>
                <w:rFonts w:ascii="Calibri" w:hAnsi="Calibri" w:cs="Calibri"/>
              </w:rPr>
            </w:pPr>
            <w:r w:rsidRPr="004F3B18">
              <w:rPr>
                <w:rFonts w:ascii="Calibri" w:hAnsi="Calibri" w:cs="Calibri"/>
              </w:rPr>
              <w:t>6.48</w:t>
            </w:r>
          </w:p>
        </w:tc>
        <w:tc>
          <w:tcPr>
            <w:tcW w:w="851" w:type="dxa"/>
          </w:tcPr>
          <w:p w14:paraId="17649B78" w14:textId="28AD338D" w:rsidR="002500D2" w:rsidRPr="004F3B18" w:rsidRDefault="002500D2" w:rsidP="00214A63">
            <w:pPr>
              <w:jc w:val="center"/>
              <w:rPr>
                <w:rFonts w:ascii="Calibri" w:hAnsi="Calibri" w:cs="Calibri"/>
              </w:rPr>
            </w:pPr>
            <w:r w:rsidRPr="004F3B18">
              <w:rPr>
                <w:rFonts w:ascii="Calibri" w:hAnsi="Calibri" w:cs="Calibri"/>
              </w:rPr>
              <w:t>-27.78</w:t>
            </w:r>
          </w:p>
        </w:tc>
        <w:tc>
          <w:tcPr>
            <w:tcW w:w="992" w:type="dxa"/>
          </w:tcPr>
          <w:p w14:paraId="09AD0EB5" w14:textId="179F7A6C" w:rsidR="002500D2" w:rsidRPr="004F3B18" w:rsidRDefault="002500D2" w:rsidP="00214A63">
            <w:pPr>
              <w:jc w:val="center"/>
              <w:rPr>
                <w:rFonts w:ascii="Calibri" w:hAnsi="Calibri" w:cs="Calibri"/>
              </w:rPr>
            </w:pPr>
            <w:r w:rsidRPr="004F3B18">
              <w:rPr>
                <w:rFonts w:ascii="Calibri" w:hAnsi="Calibri" w:cs="Calibri"/>
              </w:rPr>
              <w:t>9.12</w:t>
            </w:r>
          </w:p>
        </w:tc>
        <w:tc>
          <w:tcPr>
            <w:tcW w:w="941" w:type="dxa"/>
          </w:tcPr>
          <w:p w14:paraId="4F19ED80" w14:textId="5C283EAD" w:rsidR="002500D2" w:rsidRPr="004F3B18" w:rsidRDefault="002500D2" w:rsidP="00214A63">
            <w:pPr>
              <w:jc w:val="center"/>
              <w:rPr>
                <w:rFonts w:ascii="Calibri" w:hAnsi="Calibri" w:cs="Calibri"/>
              </w:rPr>
            </w:pPr>
            <w:r w:rsidRPr="004F3B18">
              <w:rPr>
                <w:rFonts w:ascii="Calibri" w:hAnsi="Calibri" w:cs="Calibri"/>
              </w:rPr>
              <w:t>-48.23</w:t>
            </w:r>
          </w:p>
        </w:tc>
      </w:tr>
      <w:tr w:rsidR="002500D2" w:rsidRPr="004F3B18" w14:paraId="2C6F88C5" w14:textId="77777777" w:rsidTr="002500D2">
        <w:tc>
          <w:tcPr>
            <w:tcW w:w="699" w:type="dxa"/>
            <w:vMerge/>
          </w:tcPr>
          <w:p w14:paraId="4A0FCEF7" w14:textId="77777777" w:rsidR="002500D2" w:rsidRPr="004F3B18" w:rsidRDefault="002500D2" w:rsidP="00214A63">
            <w:pPr>
              <w:jc w:val="center"/>
              <w:rPr>
                <w:rFonts w:ascii="Calibri" w:hAnsi="Calibri" w:cs="Calibri"/>
              </w:rPr>
            </w:pPr>
          </w:p>
        </w:tc>
        <w:tc>
          <w:tcPr>
            <w:tcW w:w="1124" w:type="dxa"/>
            <w:vMerge/>
          </w:tcPr>
          <w:p w14:paraId="5B83BD4F" w14:textId="77777777" w:rsidR="002500D2" w:rsidRPr="004F3B18" w:rsidRDefault="002500D2" w:rsidP="00214A63">
            <w:pPr>
              <w:jc w:val="center"/>
              <w:rPr>
                <w:rFonts w:ascii="Calibri" w:hAnsi="Calibri" w:cs="Calibri"/>
              </w:rPr>
            </w:pPr>
          </w:p>
        </w:tc>
        <w:tc>
          <w:tcPr>
            <w:tcW w:w="851" w:type="dxa"/>
          </w:tcPr>
          <w:p w14:paraId="680268E5" w14:textId="77777777" w:rsidR="002500D2" w:rsidRPr="004F3B18" w:rsidRDefault="002500D2" w:rsidP="00214A63">
            <w:pPr>
              <w:jc w:val="center"/>
              <w:rPr>
                <w:rFonts w:ascii="Calibri" w:hAnsi="Calibri" w:cs="Calibri"/>
              </w:rPr>
            </w:pPr>
            <w:r w:rsidRPr="004F3B18">
              <w:rPr>
                <w:rFonts w:ascii="Calibri" w:hAnsi="Calibri" w:cs="Calibri"/>
              </w:rPr>
              <w:t>100</w:t>
            </w:r>
          </w:p>
        </w:tc>
        <w:tc>
          <w:tcPr>
            <w:tcW w:w="753" w:type="dxa"/>
          </w:tcPr>
          <w:p w14:paraId="3F7F1A4B" w14:textId="2F87FC5B" w:rsidR="002500D2" w:rsidRPr="004F3B18" w:rsidRDefault="002500D2" w:rsidP="00214A63">
            <w:pPr>
              <w:jc w:val="center"/>
              <w:rPr>
                <w:rFonts w:ascii="Calibri" w:hAnsi="Calibri" w:cs="Calibri"/>
              </w:rPr>
            </w:pPr>
            <w:r w:rsidRPr="004F3B18">
              <w:rPr>
                <w:rFonts w:ascii="Calibri" w:hAnsi="Calibri" w:cs="Calibri"/>
              </w:rPr>
              <w:t>2.67</w:t>
            </w:r>
          </w:p>
        </w:tc>
        <w:tc>
          <w:tcPr>
            <w:tcW w:w="671" w:type="dxa"/>
          </w:tcPr>
          <w:p w14:paraId="0A2087D1" w14:textId="71DDFBA6" w:rsidR="002500D2" w:rsidRPr="004F3B18" w:rsidRDefault="002500D2" w:rsidP="00214A63">
            <w:pPr>
              <w:jc w:val="center"/>
              <w:rPr>
                <w:rFonts w:ascii="Calibri" w:hAnsi="Calibri" w:cs="Calibri"/>
              </w:rPr>
            </w:pPr>
            <w:r w:rsidRPr="004F3B18">
              <w:rPr>
                <w:rFonts w:ascii="Calibri" w:hAnsi="Calibri" w:cs="Calibri"/>
              </w:rPr>
              <w:t>0.79</w:t>
            </w:r>
          </w:p>
        </w:tc>
        <w:tc>
          <w:tcPr>
            <w:tcW w:w="1285" w:type="dxa"/>
          </w:tcPr>
          <w:p w14:paraId="1D0704DD" w14:textId="039B8752" w:rsidR="002500D2" w:rsidRPr="004F3B18" w:rsidRDefault="002500D2" w:rsidP="00214A63">
            <w:pPr>
              <w:jc w:val="center"/>
              <w:rPr>
                <w:rFonts w:ascii="Calibri" w:hAnsi="Calibri" w:cs="Calibri"/>
              </w:rPr>
            </w:pPr>
            <w:r w:rsidRPr="004F3B18">
              <w:rPr>
                <w:rFonts w:ascii="Calibri" w:hAnsi="Calibri" w:cs="Calibri"/>
              </w:rPr>
              <w:t>0.05</w:t>
            </w:r>
          </w:p>
        </w:tc>
        <w:tc>
          <w:tcPr>
            <w:tcW w:w="850" w:type="dxa"/>
          </w:tcPr>
          <w:p w14:paraId="31526502" w14:textId="6284F018" w:rsidR="002500D2" w:rsidRPr="004F3B18" w:rsidRDefault="002500D2" w:rsidP="00214A63">
            <w:pPr>
              <w:jc w:val="center"/>
              <w:rPr>
                <w:rFonts w:ascii="Calibri" w:hAnsi="Calibri" w:cs="Calibri"/>
              </w:rPr>
            </w:pPr>
            <w:r w:rsidRPr="004F3B18">
              <w:rPr>
                <w:rFonts w:ascii="Calibri" w:hAnsi="Calibri" w:cs="Calibri"/>
              </w:rPr>
              <w:t>3.54</w:t>
            </w:r>
          </w:p>
        </w:tc>
        <w:tc>
          <w:tcPr>
            <w:tcW w:w="851" w:type="dxa"/>
          </w:tcPr>
          <w:p w14:paraId="40F9C595" w14:textId="6A8FBB4F" w:rsidR="002500D2" w:rsidRPr="004F3B18" w:rsidRDefault="002500D2" w:rsidP="00214A63">
            <w:pPr>
              <w:jc w:val="center"/>
              <w:rPr>
                <w:rFonts w:ascii="Calibri" w:hAnsi="Calibri" w:cs="Calibri"/>
              </w:rPr>
            </w:pPr>
            <w:r w:rsidRPr="004F3B18">
              <w:rPr>
                <w:rFonts w:ascii="Calibri" w:hAnsi="Calibri" w:cs="Calibri"/>
              </w:rPr>
              <w:t>-7.83</w:t>
            </w:r>
          </w:p>
        </w:tc>
        <w:tc>
          <w:tcPr>
            <w:tcW w:w="992" w:type="dxa"/>
          </w:tcPr>
          <w:p w14:paraId="491DC663" w14:textId="69C641BD" w:rsidR="002500D2" w:rsidRPr="004F3B18" w:rsidRDefault="002500D2" w:rsidP="00214A63">
            <w:pPr>
              <w:jc w:val="center"/>
              <w:rPr>
                <w:rFonts w:ascii="Calibri" w:hAnsi="Calibri" w:cs="Calibri"/>
              </w:rPr>
            </w:pPr>
            <w:r w:rsidRPr="004F3B18">
              <w:rPr>
                <w:rFonts w:ascii="Calibri" w:hAnsi="Calibri" w:cs="Calibri"/>
              </w:rPr>
              <w:t>3.88</w:t>
            </w:r>
          </w:p>
        </w:tc>
        <w:tc>
          <w:tcPr>
            <w:tcW w:w="941" w:type="dxa"/>
          </w:tcPr>
          <w:p w14:paraId="165094F7" w14:textId="6A9689A9" w:rsidR="002500D2" w:rsidRPr="004F3B18" w:rsidRDefault="002500D2" w:rsidP="00214A63">
            <w:pPr>
              <w:jc w:val="center"/>
              <w:rPr>
                <w:rFonts w:ascii="Calibri" w:hAnsi="Calibri" w:cs="Calibri"/>
              </w:rPr>
            </w:pPr>
            <w:r w:rsidRPr="004F3B18">
              <w:rPr>
                <w:rFonts w:ascii="Calibri" w:hAnsi="Calibri" w:cs="Calibri"/>
              </w:rPr>
              <w:t>-8.0</w:t>
            </w:r>
          </w:p>
        </w:tc>
      </w:tr>
      <w:tr w:rsidR="002500D2" w:rsidRPr="004F3B18" w14:paraId="769AAC5B" w14:textId="77777777" w:rsidTr="002500D2">
        <w:tc>
          <w:tcPr>
            <w:tcW w:w="699" w:type="dxa"/>
            <w:vMerge/>
          </w:tcPr>
          <w:p w14:paraId="4DDEBA84" w14:textId="77777777" w:rsidR="002500D2" w:rsidRPr="004F3B18" w:rsidRDefault="002500D2" w:rsidP="00214A63">
            <w:pPr>
              <w:jc w:val="center"/>
              <w:rPr>
                <w:rFonts w:ascii="Calibri" w:hAnsi="Calibri" w:cs="Calibri"/>
              </w:rPr>
            </w:pPr>
          </w:p>
        </w:tc>
        <w:tc>
          <w:tcPr>
            <w:tcW w:w="1124" w:type="dxa"/>
            <w:vMerge/>
          </w:tcPr>
          <w:p w14:paraId="74A648B2" w14:textId="77777777" w:rsidR="002500D2" w:rsidRPr="004F3B18" w:rsidRDefault="002500D2" w:rsidP="00214A63">
            <w:pPr>
              <w:jc w:val="center"/>
              <w:rPr>
                <w:rFonts w:ascii="Calibri" w:hAnsi="Calibri" w:cs="Calibri"/>
              </w:rPr>
            </w:pPr>
          </w:p>
        </w:tc>
        <w:tc>
          <w:tcPr>
            <w:tcW w:w="851" w:type="dxa"/>
          </w:tcPr>
          <w:p w14:paraId="2A3FC056" w14:textId="77777777" w:rsidR="002500D2" w:rsidRPr="004F3B18" w:rsidRDefault="002500D2" w:rsidP="00214A63">
            <w:pPr>
              <w:jc w:val="center"/>
              <w:rPr>
                <w:rFonts w:ascii="Calibri" w:hAnsi="Calibri" w:cs="Calibri"/>
              </w:rPr>
            </w:pPr>
            <w:r w:rsidRPr="004F3B18">
              <w:rPr>
                <w:rFonts w:ascii="Calibri" w:hAnsi="Calibri" w:cs="Calibri"/>
              </w:rPr>
              <w:t>150</w:t>
            </w:r>
          </w:p>
        </w:tc>
        <w:tc>
          <w:tcPr>
            <w:tcW w:w="753" w:type="dxa"/>
          </w:tcPr>
          <w:p w14:paraId="6AC27DD4" w14:textId="0FCE7691" w:rsidR="002500D2" w:rsidRPr="004F3B18" w:rsidRDefault="00A26C64" w:rsidP="00214A63">
            <w:pPr>
              <w:jc w:val="center"/>
              <w:rPr>
                <w:rFonts w:ascii="Calibri" w:hAnsi="Calibri" w:cs="Calibri"/>
              </w:rPr>
            </w:pPr>
            <w:r w:rsidRPr="004F3B18">
              <w:rPr>
                <w:rFonts w:ascii="Calibri" w:hAnsi="Calibri" w:cs="Calibri"/>
              </w:rPr>
              <w:t>2.05</w:t>
            </w:r>
          </w:p>
        </w:tc>
        <w:tc>
          <w:tcPr>
            <w:tcW w:w="671" w:type="dxa"/>
          </w:tcPr>
          <w:p w14:paraId="42621F02" w14:textId="2FAD6219" w:rsidR="002500D2" w:rsidRPr="004F3B18" w:rsidRDefault="00A26C64" w:rsidP="00214A63">
            <w:pPr>
              <w:jc w:val="center"/>
              <w:rPr>
                <w:rFonts w:ascii="Calibri" w:hAnsi="Calibri" w:cs="Calibri"/>
              </w:rPr>
            </w:pPr>
            <w:r w:rsidRPr="004F3B18">
              <w:rPr>
                <w:rFonts w:ascii="Calibri" w:hAnsi="Calibri" w:cs="Calibri"/>
              </w:rPr>
              <w:t>0.86</w:t>
            </w:r>
          </w:p>
        </w:tc>
        <w:tc>
          <w:tcPr>
            <w:tcW w:w="1285" w:type="dxa"/>
          </w:tcPr>
          <w:p w14:paraId="494C6645" w14:textId="78C5A25E" w:rsidR="002500D2" w:rsidRPr="004F3B18" w:rsidRDefault="002500D2" w:rsidP="00214A63">
            <w:pPr>
              <w:jc w:val="center"/>
              <w:rPr>
                <w:rFonts w:ascii="Calibri" w:hAnsi="Calibri" w:cs="Calibri"/>
              </w:rPr>
            </w:pPr>
            <w:r w:rsidRPr="004F3B18">
              <w:rPr>
                <w:rFonts w:ascii="Calibri" w:hAnsi="Calibri" w:cs="Calibri"/>
              </w:rPr>
              <w:t>2.05</w:t>
            </w:r>
          </w:p>
        </w:tc>
        <w:tc>
          <w:tcPr>
            <w:tcW w:w="850" w:type="dxa"/>
          </w:tcPr>
          <w:p w14:paraId="12FC370B" w14:textId="01D29DB6" w:rsidR="002500D2" w:rsidRPr="004F3B18" w:rsidRDefault="002500D2" w:rsidP="00214A63">
            <w:pPr>
              <w:jc w:val="center"/>
              <w:rPr>
                <w:rFonts w:ascii="Calibri" w:hAnsi="Calibri" w:cs="Calibri"/>
              </w:rPr>
            </w:pPr>
            <w:r w:rsidRPr="004F3B18">
              <w:rPr>
                <w:rFonts w:ascii="Calibri" w:hAnsi="Calibri" w:cs="Calibri"/>
              </w:rPr>
              <w:t>2.12</w:t>
            </w:r>
          </w:p>
        </w:tc>
        <w:tc>
          <w:tcPr>
            <w:tcW w:w="851" w:type="dxa"/>
          </w:tcPr>
          <w:p w14:paraId="70D84988" w14:textId="1A4CE5A8" w:rsidR="002500D2" w:rsidRPr="004F3B18" w:rsidRDefault="002500D2" w:rsidP="00214A63">
            <w:pPr>
              <w:jc w:val="center"/>
              <w:rPr>
                <w:rFonts w:ascii="Calibri" w:hAnsi="Calibri" w:cs="Calibri"/>
              </w:rPr>
            </w:pPr>
            <w:r w:rsidRPr="004F3B18">
              <w:rPr>
                <w:rFonts w:ascii="Calibri" w:hAnsi="Calibri" w:cs="Calibri"/>
              </w:rPr>
              <w:t>-2.75</w:t>
            </w:r>
          </w:p>
        </w:tc>
        <w:tc>
          <w:tcPr>
            <w:tcW w:w="992" w:type="dxa"/>
          </w:tcPr>
          <w:p w14:paraId="3489CA83" w14:textId="7087A801" w:rsidR="002500D2" w:rsidRPr="004F3B18" w:rsidRDefault="002500D2" w:rsidP="00214A63">
            <w:pPr>
              <w:jc w:val="center"/>
              <w:rPr>
                <w:rFonts w:ascii="Calibri" w:hAnsi="Calibri" w:cs="Calibri"/>
              </w:rPr>
            </w:pPr>
            <w:r w:rsidRPr="004F3B18">
              <w:rPr>
                <w:rFonts w:ascii="Calibri" w:hAnsi="Calibri" w:cs="Calibri"/>
              </w:rPr>
              <w:t>6.56</w:t>
            </w:r>
          </w:p>
        </w:tc>
        <w:tc>
          <w:tcPr>
            <w:tcW w:w="941" w:type="dxa"/>
          </w:tcPr>
          <w:p w14:paraId="252AD0D8" w14:textId="24A2CC8B" w:rsidR="002500D2" w:rsidRPr="004F3B18" w:rsidRDefault="002500D2" w:rsidP="00214A63">
            <w:pPr>
              <w:jc w:val="center"/>
              <w:rPr>
                <w:rFonts w:ascii="Calibri" w:hAnsi="Calibri" w:cs="Calibri"/>
              </w:rPr>
            </w:pPr>
            <w:r w:rsidRPr="004F3B18">
              <w:rPr>
                <w:rFonts w:ascii="Calibri" w:hAnsi="Calibri" w:cs="Calibri"/>
              </w:rPr>
              <w:t>-33.93</w:t>
            </w:r>
          </w:p>
        </w:tc>
      </w:tr>
      <w:tr w:rsidR="002500D2" w:rsidRPr="004F3B18" w14:paraId="0A27C4FB" w14:textId="77777777" w:rsidTr="002500D2">
        <w:tc>
          <w:tcPr>
            <w:tcW w:w="699" w:type="dxa"/>
            <w:vMerge/>
          </w:tcPr>
          <w:p w14:paraId="26D3209D" w14:textId="77777777" w:rsidR="002500D2" w:rsidRPr="004F3B18" w:rsidRDefault="002500D2" w:rsidP="00214A63">
            <w:pPr>
              <w:jc w:val="center"/>
              <w:rPr>
                <w:rFonts w:ascii="Calibri" w:hAnsi="Calibri" w:cs="Calibri"/>
              </w:rPr>
            </w:pPr>
          </w:p>
        </w:tc>
        <w:tc>
          <w:tcPr>
            <w:tcW w:w="1124" w:type="dxa"/>
            <w:vMerge w:val="restart"/>
          </w:tcPr>
          <w:p w14:paraId="0C96DCC3" w14:textId="77777777" w:rsidR="002500D2" w:rsidRPr="004F3B18" w:rsidRDefault="002500D2" w:rsidP="00214A63">
            <w:pPr>
              <w:jc w:val="center"/>
              <w:rPr>
                <w:rFonts w:ascii="Calibri" w:hAnsi="Calibri" w:cs="Calibri"/>
              </w:rPr>
            </w:pPr>
            <w:r w:rsidRPr="004F3B18">
              <w:rPr>
                <w:rFonts w:ascii="Calibri" w:hAnsi="Calibri" w:cs="Calibri"/>
              </w:rPr>
              <w:t>50</w:t>
            </w:r>
          </w:p>
        </w:tc>
        <w:tc>
          <w:tcPr>
            <w:tcW w:w="851" w:type="dxa"/>
          </w:tcPr>
          <w:p w14:paraId="129FE163" w14:textId="77777777" w:rsidR="002500D2" w:rsidRPr="004F3B18" w:rsidRDefault="002500D2" w:rsidP="00214A63">
            <w:pPr>
              <w:jc w:val="center"/>
              <w:rPr>
                <w:rFonts w:ascii="Calibri" w:hAnsi="Calibri" w:cs="Calibri"/>
              </w:rPr>
            </w:pPr>
            <w:r w:rsidRPr="004F3B18">
              <w:rPr>
                <w:rFonts w:ascii="Calibri" w:hAnsi="Calibri" w:cs="Calibri"/>
              </w:rPr>
              <w:t>20</w:t>
            </w:r>
          </w:p>
        </w:tc>
        <w:tc>
          <w:tcPr>
            <w:tcW w:w="753" w:type="dxa"/>
          </w:tcPr>
          <w:p w14:paraId="1A963D74" w14:textId="0AB600EE" w:rsidR="002500D2" w:rsidRPr="004F3B18" w:rsidRDefault="002500D2" w:rsidP="00214A63">
            <w:pPr>
              <w:jc w:val="center"/>
              <w:rPr>
                <w:rFonts w:ascii="Calibri" w:hAnsi="Calibri" w:cs="Calibri"/>
              </w:rPr>
            </w:pPr>
            <w:r w:rsidRPr="004F3B18">
              <w:rPr>
                <w:rFonts w:ascii="Calibri" w:hAnsi="Calibri" w:cs="Calibri"/>
              </w:rPr>
              <w:t>3.32</w:t>
            </w:r>
          </w:p>
        </w:tc>
        <w:tc>
          <w:tcPr>
            <w:tcW w:w="671" w:type="dxa"/>
          </w:tcPr>
          <w:p w14:paraId="10C03E3F" w14:textId="4C1D37CB" w:rsidR="002500D2" w:rsidRPr="004F3B18" w:rsidRDefault="002500D2" w:rsidP="00214A63">
            <w:pPr>
              <w:jc w:val="center"/>
              <w:rPr>
                <w:rFonts w:ascii="Calibri" w:hAnsi="Calibri" w:cs="Calibri"/>
              </w:rPr>
            </w:pPr>
            <w:r w:rsidRPr="004F3B18">
              <w:rPr>
                <w:rFonts w:ascii="Calibri" w:hAnsi="Calibri" w:cs="Calibri"/>
              </w:rPr>
              <w:t>0.68</w:t>
            </w:r>
          </w:p>
        </w:tc>
        <w:tc>
          <w:tcPr>
            <w:tcW w:w="1285" w:type="dxa"/>
          </w:tcPr>
          <w:p w14:paraId="3A20A5B8" w14:textId="779C00BB" w:rsidR="002500D2" w:rsidRPr="004F3B18" w:rsidRDefault="002500D2" w:rsidP="00214A63">
            <w:pPr>
              <w:jc w:val="center"/>
              <w:rPr>
                <w:rFonts w:ascii="Calibri" w:hAnsi="Calibri" w:cs="Calibri"/>
              </w:rPr>
            </w:pPr>
            <w:r w:rsidRPr="004F3B18">
              <w:rPr>
                <w:rFonts w:ascii="Calibri" w:hAnsi="Calibri" w:cs="Calibri"/>
              </w:rPr>
              <w:t>0.04</w:t>
            </w:r>
          </w:p>
        </w:tc>
        <w:tc>
          <w:tcPr>
            <w:tcW w:w="850" w:type="dxa"/>
          </w:tcPr>
          <w:p w14:paraId="11824B7A" w14:textId="1B4F9442" w:rsidR="002500D2" w:rsidRPr="004F3B18" w:rsidRDefault="002500D2" w:rsidP="00214A63">
            <w:pPr>
              <w:jc w:val="center"/>
              <w:rPr>
                <w:rFonts w:ascii="Calibri" w:hAnsi="Calibri" w:cs="Calibri"/>
              </w:rPr>
            </w:pPr>
            <w:r w:rsidRPr="004F3B18">
              <w:rPr>
                <w:rFonts w:ascii="Calibri" w:hAnsi="Calibri" w:cs="Calibri"/>
              </w:rPr>
              <w:t>2.02</w:t>
            </w:r>
          </w:p>
        </w:tc>
        <w:tc>
          <w:tcPr>
            <w:tcW w:w="851" w:type="dxa"/>
          </w:tcPr>
          <w:p w14:paraId="4E9653AC" w14:textId="6C022411" w:rsidR="002500D2" w:rsidRPr="004F3B18" w:rsidRDefault="002500D2" w:rsidP="00214A63">
            <w:pPr>
              <w:jc w:val="center"/>
              <w:rPr>
                <w:rFonts w:ascii="Calibri" w:hAnsi="Calibri" w:cs="Calibri"/>
              </w:rPr>
            </w:pPr>
            <w:r w:rsidRPr="004F3B18">
              <w:rPr>
                <w:rFonts w:ascii="Calibri" w:hAnsi="Calibri" w:cs="Calibri"/>
              </w:rPr>
              <w:t>-1.97</w:t>
            </w:r>
          </w:p>
        </w:tc>
        <w:tc>
          <w:tcPr>
            <w:tcW w:w="992" w:type="dxa"/>
          </w:tcPr>
          <w:p w14:paraId="7814CAD8" w14:textId="1AA06D5C" w:rsidR="002500D2" w:rsidRPr="004F3B18" w:rsidRDefault="002500D2" w:rsidP="00214A63">
            <w:pPr>
              <w:jc w:val="center"/>
              <w:rPr>
                <w:rFonts w:ascii="Calibri" w:hAnsi="Calibri" w:cs="Calibri"/>
              </w:rPr>
            </w:pPr>
            <w:r w:rsidRPr="004F3B18">
              <w:rPr>
                <w:rFonts w:ascii="Calibri" w:hAnsi="Calibri" w:cs="Calibri"/>
              </w:rPr>
              <w:t>1.69</w:t>
            </w:r>
          </w:p>
        </w:tc>
        <w:tc>
          <w:tcPr>
            <w:tcW w:w="941" w:type="dxa"/>
          </w:tcPr>
          <w:p w14:paraId="50B6A6BF" w14:textId="64394349" w:rsidR="002500D2" w:rsidRPr="004F3B18" w:rsidRDefault="002500D2" w:rsidP="00214A63">
            <w:pPr>
              <w:jc w:val="center"/>
              <w:rPr>
                <w:rFonts w:ascii="Calibri" w:hAnsi="Calibri" w:cs="Calibri"/>
              </w:rPr>
            </w:pPr>
            <w:r w:rsidRPr="004F3B18">
              <w:rPr>
                <w:rFonts w:ascii="Calibri" w:hAnsi="Calibri" w:cs="Calibri"/>
              </w:rPr>
              <w:t>-1.0</w:t>
            </w:r>
          </w:p>
        </w:tc>
      </w:tr>
      <w:tr w:rsidR="002500D2" w:rsidRPr="004F3B18" w14:paraId="2EED454B" w14:textId="77777777" w:rsidTr="002500D2">
        <w:tc>
          <w:tcPr>
            <w:tcW w:w="699" w:type="dxa"/>
            <w:vMerge/>
          </w:tcPr>
          <w:p w14:paraId="32BC91A0" w14:textId="77777777" w:rsidR="002500D2" w:rsidRPr="004F3B18" w:rsidRDefault="002500D2" w:rsidP="00214A63">
            <w:pPr>
              <w:jc w:val="center"/>
              <w:rPr>
                <w:rFonts w:ascii="Calibri" w:hAnsi="Calibri" w:cs="Calibri"/>
              </w:rPr>
            </w:pPr>
          </w:p>
        </w:tc>
        <w:tc>
          <w:tcPr>
            <w:tcW w:w="1124" w:type="dxa"/>
            <w:vMerge/>
          </w:tcPr>
          <w:p w14:paraId="072B62B2" w14:textId="77777777" w:rsidR="002500D2" w:rsidRPr="004F3B18" w:rsidRDefault="002500D2" w:rsidP="00214A63">
            <w:pPr>
              <w:jc w:val="center"/>
              <w:rPr>
                <w:rFonts w:ascii="Calibri" w:hAnsi="Calibri" w:cs="Calibri"/>
              </w:rPr>
            </w:pPr>
          </w:p>
        </w:tc>
        <w:tc>
          <w:tcPr>
            <w:tcW w:w="851" w:type="dxa"/>
          </w:tcPr>
          <w:p w14:paraId="267609A7" w14:textId="77777777" w:rsidR="002500D2" w:rsidRPr="004F3B18" w:rsidRDefault="002500D2" w:rsidP="00214A63">
            <w:pPr>
              <w:jc w:val="center"/>
              <w:rPr>
                <w:rFonts w:ascii="Calibri" w:hAnsi="Calibri" w:cs="Calibri"/>
              </w:rPr>
            </w:pPr>
            <w:r w:rsidRPr="004F3B18">
              <w:rPr>
                <w:rFonts w:ascii="Calibri" w:hAnsi="Calibri" w:cs="Calibri"/>
              </w:rPr>
              <w:t>50</w:t>
            </w:r>
          </w:p>
        </w:tc>
        <w:tc>
          <w:tcPr>
            <w:tcW w:w="753" w:type="dxa"/>
          </w:tcPr>
          <w:p w14:paraId="195D0DFB" w14:textId="226AACB5" w:rsidR="002500D2" w:rsidRPr="004F3B18" w:rsidRDefault="002500D2" w:rsidP="00214A63">
            <w:pPr>
              <w:jc w:val="center"/>
              <w:rPr>
                <w:rFonts w:ascii="Calibri" w:hAnsi="Calibri" w:cs="Calibri"/>
              </w:rPr>
            </w:pPr>
            <w:r w:rsidRPr="004F3B18">
              <w:rPr>
                <w:rFonts w:ascii="Calibri" w:hAnsi="Calibri" w:cs="Calibri"/>
              </w:rPr>
              <w:t>3.22</w:t>
            </w:r>
          </w:p>
        </w:tc>
        <w:tc>
          <w:tcPr>
            <w:tcW w:w="671" w:type="dxa"/>
          </w:tcPr>
          <w:p w14:paraId="21EE2682" w14:textId="2F25E818" w:rsidR="002500D2" w:rsidRPr="004F3B18" w:rsidRDefault="002500D2" w:rsidP="00214A63">
            <w:pPr>
              <w:jc w:val="center"/>
              <w:rPr>
                <w:rFonts w:ascii="Calibri" w:hAnsi="Calibri" w:cs="Calibri"/>
              </w:rPr>
            </w:pPr>
            <w:r w:rsidRPr="004F3B18">
              <w:rPr>
                <w:rFonts w:ascii="Calibri" w:hAnsi="Calibri" w:cs="Calibri"/>
              </w:rPr>
              <w:t>0.72</w:t>
            </w:r>
          </w:p>
        </w:tc>
        <w:tc>
          <w:tcPr>
            <w:tcW w:w="1285" w:type="dxa"/>
          </w:tcPr>
          <w:p w14:paraId="48481847" w14:textId="30EFFE00" w:rsidR="002500D2" w:rsidRPr="004F3B18" w:rsidRDefault="002500D2" w:rsidP="00214A63">
            <w:pPr>
              <w:jc w:val="center"/>
              <w:rPr>
                <w:rFonts w:ascii="Calibri" w:hAnsi="Calibri" w:cs="Calibri"/>
              </w:rPr>
            </w:pPr>
            <w:r w:rsidRPr="004F3B18">
              <w:rPr>
                <w:rFonts w:ascii="Calibri" w:hAnsi="Calibri" w:cs="Calibri"/>
              </w:rPr>
              <w:t>0.09</w:t>
            </w:r>
          </w:p>
        </w:tc>
        <w:tc>
          <w:tcPr>
            <w:tcW w:w="850" w:type="dxa"/>
          </w:tcPr>
          <w:p w14:paraId="10D82779" w14:textId="22BEEF8A" w:rsidR="002500D2" w:rsidRPr="004F3B18" w:rsidRDefault="002500D2" w:rsidP="00214A63">
            <w:pPr>
              <w:jc w:val="center"/>
              <w:rPr>
                <w:rFonts w:ascii="Calibri" w:hAnsi="Calibri" w:cs="Calibri"/>
              </w:rPr>
            </w:pPr>
            <w:r w:rsidRPr="004F3B18">
              <w:rPr>
                <w:rFonts w:ascii="Calibri" w:hAnsi="Calibri" w:cs="Calibri"/>
              </w:rPr>
              <w:t>2.92</w:t>
            </w:r>
          </w:p>
        </w:tc>
        <w:tc>
          <w:tcPr>
            <w:tcW w:w="851" w:type="dxa"/>
          </w:tcPr>
          <w:p w14:paraId="4F6F11F7" w14:textId="1C37A9E1" w:rsidR="002500D2" w:rsidRPr="004F3B18" w:rsidRDefault="002500D2" w:rsidP="00214A63">
            <w:pPr>
              <w:jc w:val="center"/>
              <w:rPr>
                <w:rFonts w:ascii="Calibri" w:hAnsi="Calibri" w:cs="Calibri"/>
              </w:rPr>
            </w:pPr>
            <w:r w:rsidRPr="004F3B18">
              <w:rPr>
                <w:rFonts w:ascii="Calibri" w:hAnsi="Calibri" w:cs="Calibri"/>
              </w:rPr>
              <w:t>-5.02</w:t>
            </w:r>
          </w:p>
        </w:tc>
        <w:tc>
          <w:tcPr>
            <w:tcW w:w="992" w:type="dxa"/>
          </w:tcPr>
          <w:p w14:paraId="731115BB" w14:textId="156C03DE" w:rsidR="002500D2" w:rsidRPr="004F3B18" w:rsidRDefault="002500D2" w:rsidP="00214A63">
            <w:pPr>
              <w:jc w:val="center"/>
              <w:rPr>
                <w:rFonts w:ascii="Calibri" w:hAnsi="Calibri" w:cs="Calibri"/>
              </w:rPr>
            </w:pPr>
            <w:r w:rsidRPr="004F3B18">
              <w:rPr>
                <w:rFonts w:ascii="Calibri" w:hAnsi="Calibri" w:cs="Calibri"/>
              </w:rPr>
              <w:t>2.79</w:t>
            </w:r>
          </w:p>
        </w:tc>
        <w:tc>
          <w:tcPr>
            <w:tcW w:w="941" w:type="dxa"/>
          </w:tcPr>
          <w:p w14:paraId="717BA170" w14:textId="71705B9A" w:rsidR="002500D2" w:rsidRPr="004F3B18" w:rsidRDefault="002500D2" w:rsidP="00214A63">
            <w:pPr>
              <w:jc w:val="center"/>
              <w:rPr>
                <w:rFonts w:ascii="Calibri" w:hAnsi="Calibri" w:cs="Calibri"/>
              </w:rPr>
            </w:pPr>
            <w:r w:rsidRPr="004F3B18">
              <w:rPr>
                <w:rFonts w:ascii="Calibri" w:hAnsi="Calibri" w:cs="Calibri"/>
              </w:rPr>
              <w:t>-3.99</w:t>
            </w:r>
          </w:p>
        </w:tc>
      </w:tr>
      <w:tr w:rsidR="002500D2" w:rsidRPr="004F3B18" w14:paraId="44AC49B3" w14:textId="77777777" w:rsidTr="002500D2">
        <w:tc>
          <w:tcPr>
            <w:tcW w:w="699" w:type="dxa"/>
            <w:vMerge/>
          </w:tcPr>
          <w:p w14:paraId="5F880E9C" w14:textId="77777777" w:rsidR="002500D2" w:rsidRPr="004F3B18" w:rsidRDefault="002500D2" w:rsidP="00214A63">
            <w:pPr>
              <w:jc w:val="center"/>
              <w:rPr>
                <w:rFonts w:ascii="Calibri" w:hAnsi="Calibri" w:cs="Calibri"/>
              </w:rPr>
            </w:pPr>
          </w:p>
        </w:tc>
        <w:tc>
          <w:tcPr>
            <w:tcW w:w="1124" w:type="dxa"/>
            <w:vMerge/>
          </w:tcPr>
          <w:p w14:paraId="01A551A4" w14:textId="77777777" w:rsidR="002500D2" w:rsidRPr="004F3B18" w:rsidRDefault="002500D2" w:rsidP="00214A63">
            <w:pPr>
              <w:jc w:val="center"/>
              <w:rPr>
                <w:rFonts w:ascii="Calibri" w:hAnsi="Calibri" w:cs="Calibri"/>
              </w:rPr>
            </w:pPr>
          </w:p>
        </w:tc>
        <w:tc>
          <w:tcPr>
            <w:tcW w:w="851" w:type="dxa"/>
          </w:tcPr>
          <w:p w14:paraId="3E39A152" w14:textId="77777777" w:rsidR="002500D2" w:rsidRPr="004F3B18" w:rsidRDefault="002500D2" w:rsidP="00214A63">
            <w:pPr>
              <w:jc w:val="center"/>
              <w:rPr>
                <w:rFonts w:ascii="Calibri" w:hAnsi="Calibri" w:cs="Calibri"/>
              </w:rPr>
            </w:pPr>
            <w:r w:rsidRPr="004F3B18">
              <w:rPr>
                <w:rFonts w:ascii="Calibri" w:hAnsi="Calibri" w:cs="Calibri"/>
              </w:rPr>
              <w:t>100</w:t>
            </w:r>
          </w:p>
        </w:tc>
        <w:tc>
          <w:tcPr>
            <w:tcW w:w="753" w:type="dxa"/>
          </w:tcPr>
          <w:p w14:paraId="43EEAF17" w14:textId="789D3AA4" w:rsidR="002500D2" w:rsidRPr="004F3B18" w:rsidRDefault="002500D2" w:rsidP="00214A63">
            <w:pPr>
              <w:jc w:val="center"/>
              <w:rPr>
                <w:rFonts w:ascii="Calibri" w:hAnsi="Calibri" w:cs="Calibri"/>
              </w:rPr>
            </w:pPr>
            <w:r w:rsidRPr="004F3B18">
              <w:rPr>
                <w:rFonts w:ascii="Calibri" w:hAnsi="Calibri" w:cs="Calibri"/>
              </w:rPr>
              <w:t>2.27</w:t>
            </w:r>
          </w:p>
        </w:tc>
        <w:tc>
          <w:tcPr>
            <w:tcW w:w="671" w:type="dxa"/>
          </w:tcPr>
          <w:p w14:paraId="36BFE4AA" w14:textId="6C278529" w:rsidR="002500D2" w:rsidRPr="004F3B18" w:rsidRDefault="002500D2" w:rsidP="00214A63">
            <w:pPr>
              <w:jc w:val="center"/>
              <w:rPr>
                <w:rFonts w:ascii="Calibri" w:hAnsi="Calibri" w:cs="Calibri"/>
              </w:rPr>
            </w:pPr>
            <w:r w:rsidRPr="004F3B18">
              <w:rPr>
                <w:rFonts w:ascii="Calibri" w:hAnsi="Calibri" w:cs="Calibri"/>
              </w:rPr>
              <w:t>0.84</w:t>
            </w:r>
          </w:p>
        </w:tc>
        <w:tc>
          <w:tcPr>
            <w:tcW w:w="1285" w:type="dxa"/>
          </w:tcPr>
          <w:p w14:paraId="7AB42964" w14:textId="455ECEC8" w:rsidR="002500D2" w:rsidRPr="004F3B18" w:rsidRDefault="002500D2" w:rsidP="00214A63">
            <w:pPr>
              <w:jc w:val="center"/>
              <w:rPr>
                <w:rFonts w:ascii="Calibri" w:hAnsi="Calibri" w:cs="Calibri"/>
              </w:rPr>
            </w:pPr>
            <w:r w:rsidRPr="004F3B18">
              <w:rPr>
                <w:rFonts w:ascii="Calibri" w:hAnsi="Calibri" w:cs="Calibri"/>
              </w:rPr>
              <w:t>1.03</w:t>
            </w:r>
          </w:p>
        </w:tc>
        <w:tc>
          <w:tcPr>
            <w:tcW w:w="850" w:type="dxa"/>
          </w:tcPr>
          <w:p w14:paraId="6CA4E726" w14:textId="348A1C2A" w:rsidR="002500D2" w:rsidRPr="004F3B18" w:rsidRDefault="002500D2" w:rsidP="00214A63">
            <w:pPr>
              <w:jc w:val="center"/>
              <w:rPr>
                <w:rFonts w:ascii="Calibri" w:hAnsi="Calibri" w:cs="Calibri"/>
              </w:rPr>
            </w:pPr>
            <w:r w:rsidRPr="004F3B18">
              <w:rPr>
                <w:rFonts w:ascii="Calibri" w:hAnsi="Calibri" w:cs="Calibri"/>
              </w:rPr>
              <w:t>1.58</w:t>
            </w:r>
          </w:p>
        </w:tc>
        <w:tc>
          <w:tcPr>
            <w:tcW w:w="851" w:type="dxa"/>
          </w:tcPr>
          <w:p w14:paraId="0D448688" w14:textId="16710149" w:rsidR="002500D2" w:rsidRPr="004F3B18" w:rsidRDefault="002500D2" w:rsidP="00214A63">
            <w:pPr>
              <w:jc w:val="center"/>
              <w:rPr>
                <w:rFonts w:ascii="Calibri" w:hAnsi="Calibri" w:cs="Calibri"/>
              </w:rPr>
            </w:pPr>
            <w:r w:rsidRPr="004F3B18">
              <w:rPr>
                <w:rFonts w:ascii="Calibri" w:hAnsi="Calibri" w:cs="Calibri"/>
              </w:rPr>
              <w:t>-0.91</w:t>
            </w:r>
          </w:p>
        </w:tc>
        <w:tc>
          <w:tcPr>
            <w:tcW w:w="992" w:type="dxa"/>
          </w:tcPr>
          <w:p w14:paraId="18E9CE46" w14:textId="0797E37F" w:rsidR="002500D2" w:rsidRPr="004F3B18" w:rsidRDefault="002500D2" w:rsidP="00214A63">
            <w:pPr>
              <w:jc w:val="center"/>
              <w:rPr>
                <w:rFonts w:ascii="Calibri" w:hAnsi="Calibri" w:cs="Calibri"/>
              </w:rPr>
            </w:pPr>
            <w:r w:rsidRPr="004F3B18">
              <w:rPr>
                <w:rFonts w:ascii="Calibri" w:hAnsi="Calibri" w:cs="Calibri"/>
              </w:rPr>
              <w:t>1.44</w:t>
            </w:r>
          </w:p>
        </w:tc>
        <w:tc>
          <w:tcPr>
            <w:tcW w:w="941" w:type="dxa"/>
          </w:tcPr>
          <w:p w14:paraId="5C9B161D" w14:textId="41F731D2" w:rsidR="002500D2" w:rsidRPr="004F3B18" w:rsidRDefault="002500D2" w:rsidP="00214A63">
            <w:pPr>
              <w:jc w:val="center"/>
              <w:rPr>
                <w:rFonts w:ascii="Calibri" w:hAnsi="Calibri" w:cs="Calibri"/>
              </w:rPr>
            </w:pPr>
            <w:r w:rsidRPr="004F3B18">
              <w:rPr>
                <w:rFonts w:ascii="Calibri" w:hAnsi="Calibri" w:cs="Calibri"/>
              </w:rPr>
              <w:t>-0.46</w:t>
            </w:r>
          </w:p>
        </w:tc>
      </w:tr>
      <w:tr w:rsidR="002500D2" w:rsidRPr="004F3B18" w14:paraId="49D3425F" w14:textId="77777777" w:rsidTr="002500D2">
        <w:tc>
          <w:tcPr>
            <w:tcW w:w="699" w:type="dxa"/>
            <w:vMerge/>
          </w:tcPr>
          <w:p w14:paraId="209438D6" w14:textId="77777777" w:rsidR="002500D2" w:rsidRPr="004F3B18" w:rsidRDefault="002500D2" w:rsidP="00214A63">
            <w:pPr>
              <w:jc w:val="center"/>
              <w:rPr>
                <w:rFonts w:ascii="Calibri" w:hAnsi="Calibri" w:cs="Calibri"/>
              </w:rPr>
            </w:pPr>
          </w:p>
        </w:tc>
        <w:tc>
          <w:tcPr>
            <w:tcW w:w="1124" w:type="dxa"/>
            <w:vMerge/>
          </w:tcPr>
          <w:p w14:paraId="7155374A" w14:textId="77777777" w:rsidR="002500D2" w:rsidRPr="004F3B18" w:rsidRDefault="002500D2" w:rsidP="00214A63">
            <w:pPr>
              <w:jc w:val="center"/>
              <w:rPr>
                <w:rFonts w:ascii="Calibri" w:hAnsi="Calibri" w:cs="Calibri"/>
              </w:rPr>
            </w:pPr>
          </w:p>
        </w:tc>
        <w:tc>
          <w:tcPr>
            <w:tcW w:w="851" w:type="dxa"/>
          </w:tcPr>
          <w:p w14:paraId="6D371202" w14:textId="77777777" w:rsidR="002500D2" w:rsidRPr="004F3B18" w:rsidRDefault="002500D2" w:rsidP="00214A63">
            <w:pPr>
              <w:jc w:val="center"/>
              <w:rPr>
                <w:rFonts w:ascii="Calibri" w:hAnsi="Calibri" w:cs="Calibri"/>
              </w:rPr>
            </w:pPr>
            <w:r w:rsidRPr="004F3B18">
              <w:rPr>
                <w:rFonts w:ascii="Calibri" w:hAnsi="Calibri" w:cs="Calibri"/>
              </w:rPr>
              <w:t>150</w:t>
            </w:r>
          </w:p>
        </w:tc>
        <w:tc>
          <w:tcPr>
            <w:tcW w:w="753" w:type="dxa"/>
          </w:tcPr>
          <w:p w14:paraId="74BAC7F1" w14:textId="4D182822" w:rsidR="002500D2" w:rsidRPr="004F3B18" w:rsidRDefault="002500D2" w:rsidP="00214A63">
            <w:pPr>
              <w:jc w:val="center"/>
              <w:rPr>
                <w:rFonts w:ascii="Calibri" w:hAnsi="Calibri" w:cs="Calibri"/>
              </w:rPr>
            </w:pPr>
            <w:r w:rsidRPr="004F3B18">
              <w:rPr>
                <w:rFonts w:ascii="Calibri" w:hAnsi="Calibri" w:cs="Calibri"/>
              </w:rPr>
              <w:t>2.14</w:t>
            </w:r>
          </w:p>
        </w:tc>
        <w:tc>
          <w:tcPr>
            <w:tcW w:w="671" w:type="dxa"/>
          </w:tcPr>
          <w:p w14:paraId="3C955413" w14:textId="4FC8CC9A" w:rsidR="002500D2" w:rsidRPr="004F3B18" w:rsidRDefault="002500D2" w:rsidP="00214A63">
            <w:pPr>
              <w:jc w:val="center"/>
              <w:rPr>
                <w:rFonts w:ascii="Calibri" w:hAnsi="Calibri" w:cs="Calibri"/>
              </w:rPr>
            </w:pPr>
            <w:r w:rsidRPr="004F3B18">
              <w:rPr>
                <w:rFonts w:ascii="Calibri" w:hAnsi="Calibri" w:cs="Calibri"/>
              </w:rPr>
              <w:t>0.85</w:t>
            </w:r>
          </w:p>
        </w:tc>
        <w:tc>
          <w:tcPr>
            <w:tcW w:w="1285" w:type="dxa"/>
          </w:tcPr>
          <w:p w14:paraId="47C7298E" w14:textId="117E662B" w:rsidR="002500D2" w:rsidRPr="004F3B18" w:rsidRDefault="002500D2" w:rsidP="00214A63">
            <w:pPr>
              <w:jc w:val="center"/>
              <w:rPr>
                <w:rFonts w:ascii="Calibri" w:hAnsi="Calibri" w:cs="Calibri"/>
              </w:rPr>
            </w:pPr>
            <w:r w:rsidRPr="004F3B18">
              <w:rPr>
                <w:rFonts w:ascii="Calibri" w:hAnsi="Calibri" w:cs="Calibri"/>
              </w:rPr>
              <w:t>0.96</w:t>
            </w:r>
          </w:p>
        </w:tc>
        <w:tc>
          <w:tcPr>
            <w:tcW w:w="850" w:type="dxa"/>
          </w:tcPr>
          <w:p w14:paraId="3E91FF75" w14:textId="7BBDB0A6" w:rsidR="002500D2" w:rsidRPr="004F3B18" w:rsidRDefault="002500D2" w:rsidP="00214A63">
            <w:pPr>
              <w:jc w:val="center"/>
              <w:rPr>
                <w:rFonts w:ascii="Calibri" w:hAnsi="Calibri" w:cs="Calibri"/>
              </w:rPr>
            </w:pPr>
            <w:r w:rsidRPr="004F3B18">
              <w:rPr>
                <w:rFonts w:ascii="Calibri" w:hAnsi="Calibri" w:cs="Calibri"/>
              </w:rPr>
              <w:t>2.04</w:t>
            </w:r>
          </w:p>
        </w:tc>
        <w:tc>
          <w:tcPr>
            <w:tcW w:w="851" w:type="dxa"/>
          </w:tcPr>
          <w:p w14:paraId="0202014D" w14:textId="5F406E06" w:rsidR="002500D2" w:rsidRPr="004F3B18" w:rsidRDefault="002500D2" w:rsidP="00214A63">
            <w:pPr>
              <w:jc w:val="center"/>
              <w:rPr>
                <w:rFonts w:ascii="Calibri" w:hAnsi="Calibri" w:cs="Calibri"/>
              </w:rPr>
            </w:pPr>
            <w:r w:rsidRPr="004F3B18">
              <w:rPr>
                <w:rFonts w:ascii="Calibri" w:hAnsi="Calibri" w:cs="Calibri"/>
              </w:rPr>
              <w:t>-1.97</w:t>
            </w:r>
          </w:p>
        </w:tc>
        <w:tc>
          <w:tcPr>
            <w:tcW w:w="992" w:type="dxa"/>
          </w:tcPr>
          <w:p w14:paraId="21F899A0" w14:textId="0BBA7848" w:rsidR="002500D2" w:rsidRPr="004F3B18" w:rsidRDefault="002500D2" w:rsidP="00214A63">
            <w:pPr>
              <w:jc w:val="center"/>
              <w:rPr>
                <w:rFonts w:ascii="Calibri" w:hAnsi="Calibri" w:cs="Calibri"/>
              </w:rPr>
            </w:pPr>
            <w:r w:rsidRPr="004F3B18">
              <w:rPr>
                <w:rFonts w:ascii="Calibri" w:hAnsi="Calibri" w:cs="Calibri"/>
              </w:rPr>
              <w:t>1.69</w:t>
            </w:r>
          </w:p>
        </w:tc>
        <w:tc>
          <w:tcPr>
            <w:tcW w:w="941" w:type="dxa"/>
          </w:tcPr>
          <w:p w14:paraId="592A60DF" w14:textId="092AC13F" w:rsidR="002500D2" w:rsidRPr="004F3B18" w:rsidRDefault="002500D2" w:rsidP="00214A63">
            <w:pPr>
              <w:jc w:val="center"/>
              <w:rPr>
                <w:rFonts w:ascii="Calibri" w:hAnsi="Calibri" w:cs="Calibri"/>
              </w:rPr>
            </w:pPr>
            <w:r w:rsidRPr="004F3B18">
              <w:rPr>
                <w:rFonts w:ascii="Calibri" w:hAnsi="Calibri" w:cs="Calibri"/>
              </w:rPr>
              <w:t>-0.91</w:t>
            </w:r>
          </w:p>
        </w:tc>
      </w:tr>
    </w:tbl>
    <w:p w14:paraId="5ECDFFF3" w14:textId="77777777" w:rsidR="00D2733E" w:rsidRPr="004F3B18" w:rsidRDefault="00D2733E" w:rsidP="00D2733E">
      <w:pPr>
        <w:rPr>
          <w:rFonts w:ascii="Calibri" w:hAnsi="Calibri" w:cs="Calibri"/>
        </w:rPr>
      </w:pPr>
    </w:p>
    <w:p w14:paraId="7DD6BCB0" w14:textId="5EC57B07" w:rsidR="0059309F" w:rsidRPr="004F3B18" w:rsidRDefault="0059309F" w:rsidP="0059309F">
      <w:pPr>
        <w:pStyle w:val="Caption"/>
        <w:keepNext/>
        <w:rPr>
          <w:rFonts w:ascii="Calibri" w:hAnsi="Calibri" w:cs="Calibri"/>
        </w:rPr>
      </w:pPr>
      <w:bookmarkStart w:id="116" w:name="_Toc165500143"/>
      <w:r w:rsidRPr="004F3B18">
        <w:rPr>
          <w:rFonts w:ascii="Calibri" w:hAnsi="Calibri" w:cs="Calibri"/>
        </w:rPr>
        <w:lastRenderedPageBreak/>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21</w:t>
      </w:r>
      <w:r w:rsidRPr="004F3B18">
        <w:rPr>
          <w:rFonts w:ascii="Calibri" w:hAnsi="Calibri" w:cs="Calibri"/>
        </w:rPr>
        <w:fldChar w:fldCharType="end"/>
      </w:r>
      <w:r w:rsidRPr="004F3B18">
        <w:rPr>
          <w:rFonts w:ascii="Calibri" w:hAnsi="Calibri" w:cs="Calibri"/>
        </w:rPr>
        <w:t>: Model-3 Metrics of BP With StandardScaler</w:t>
      </w:r>
      <w:bookmarkEnd w:id="116"/>
    </w:p>
    <w:tbl>
      <w:tblPr>
        <w:tblStyle w:val="TableGrid"/>
        <w:tblW w:w="0" w:type="auto"/>
        <w:tblInd w:w="-5" w:type="dxa"/>
        <w:tblLook w:val="04A0" w:firstRow="1" w:lastRow="0" w:firstColumn="1" w:lastColumn="0" w:noHBand="0" w:noVBand="1"/>
      </w:tblPr>
      <w:tblGrid>
        <w:gridCol w:w="703"/>
        <w:gridCol w:w="1124"/>
        <w:gridCol w:w="851"/>
        <w:gridCol w:w="753"/>
        <w:gridCol w:w="671"/>
        <w:gridCol w:w="1285"/>
        <w:gridCol w:w="850"/>
        <w:gridCol w:w="851"/>
        <w:gridCol w:w="992"/>
        <w:gridCol w:w="941"/>
      </w:tblGrid>
      <w:tr w:rsidR="00D2733E" w:rsidRPr="004F3B18" w14:paraId="1D16E828" w14:textId="77777777" w:rsidTr="00B260E9">
        <w:tc>
          <w:tcPr>
            <w:tcW w:w="2678" w:type="dxa"/>
            <w:gridSpan w:val="3"/>
          </w:tcPr>
          <w:p w14:paraId="1FE0E6D2" w14:textId="77777777" w:rsidR="00D2733E" w:rsidRPr="004F3B18" w:rsidRDefault="00D2733E" w:rsidP="00B260E9">
            <w:pPr>
              <w:jc w:val="center"/>
              <w:rPr>
                <w:rFonts w:ascii="Calibri" w:hAnsi="Calibri" w:cs="Calibri"/>
              </w:rPr>
            </w:pPr>
          </w:p>
        </w:tc>
        <w:tc>
          <w:tcPr>
            <w:tcW w:w="1424" w:type="dxa"/>
            <w:gridSpan w:val="2"/>
          </w:tcPr>
          <w:p w14:paraId="1203BC17"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345381DE"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01" w:type="dxa"/>
            <w:gridSpan w:val="2"/>
          </w:tcPr>
          <w:p w14:paraId="02A9EE61"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933" w:type="dxa"/>
            <w:gridSpan w:val="2"/>
          </w:tcPr>
          <w:p w14:paraId="4C2AB2B7"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3C7E39E0" w14:textId="77777777" w:rsidTr="00B260E9">
        <w:tc>
          <w:tcPr>
            <w:tcW w:w="703" w:type="dxa"/>
          </w:tcPr>
          <w:p w14:paraId="12D51090"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12E92979"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15E8D389"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2007FAAD"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6D287265"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43B98BB2"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40310102"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1" w:type="dxa"/>
          </w:tcPr>
          <w:p w14:paraId="33007F4C"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992" w:type="dxa"/>
          </w:tcPr>
          <w:p w14:paraId="35204AB8"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32DF52F4"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66F93EC8" w14:textId="77777777" w:rsidTr="00B260E9">
        <w:tc>
          <w:tcPr>
            <w:tcW w:w="703" w:type="dxa"/>
            <w:vMerge w:val="restart"/>
          </w:tcPr>
          <w:p w14:paraId="517F1B0B" w14:textId="77777777" w:rsidR="00D2733E" w:rsidRPr="004F3B18" w:rsidRDefault="00D2733E" w:rsidP="00B260E9">
            <w:pPr>
              <w:jc w:val="center"/>
              <w:rPr>
                <w:rFonts w:ascii="Calibri" w:hAnsi="Calibri" w:cs="Calibri"/>
              </w:rPr>
            </w:pPr>
            <w:r w:rsidRPr="004F3B18">
              <w:rPr>
                <w:rFonts w:ascii="Calibri" w:hAnsi="Calibri" w:cs="Calibri"/>
              </w:rPr>
              <w:t>BP</w:t>
            </w:r>
          </w:p>
        </w:tc>
        <w:tc>
          <w:tcPr>
            <w:tcW w:w="1124" w:type="dxa"/>
            <w:vMerge w:val="restart"/>
          </w:tcPr>
          <w:p w14:paraId="143D5894"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107BE89B"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7C9736AE" w14:textId="36B8A7C2" w:rsidR="00D2733E" w:rsidRPr="004F3B18" w:rsidRDefault="00807C8F" w:rsidP="00B260E9">
            <w:pPr>
              <w:jc w:val="center"/>
              <w:rPr>
                <w:rFonts w:ascii="Calibri" w:hAnsi="Calibri" w:cs="Calibri"/>
              </w:rPr>
            </w:pPr>
            <w:r w:rsidRPr="004F3B18">
              <w:rPr>
                <w:rFonts w:ascii="Calibri" w:hAnsi="Calibri" w:cs="Calibri"/>
              </w:rPr>
              <w:t>3.04</w:t>
            </w:r>
          </w:p>
        </w:tc>
        <w:tc>
          <w:tcPr>
            <w:tcW w:w="671" w:type="dxa"/>
          </w:tcPr>
          <w:p w14:paraId="5019B024" w14:textId="2DC52314" w:rsidR="00D2733E" w:rsidRPr="004F3B18" w:rsidRDefault="00807C8F" w:rsidP="00B260E9">
            <w:pPr>
              <w:jc w:val="center"/>
              <w:rPr>
                <w:rFonts w:ascii="Calibri" w:hAnsi="Calibri" w:cs="Calibri"/>
              </w:rPr>
            </w:pPr>
            <w:r w:rsidRPr="004F3B18">
              <w:rPr>
                <w:rFonts w:ascii="Calibri" w:hAnsi="Calibri" w:cs="Calibri"/>
              </w:rPr>
              <w:t>0.87</w:t>
            </w:r>
          </w:p>
        </w:tc>
        <w:tc>
          <w:tcPr>
            <w:tcW w:w="1285" w:type="dxa"/>
          </w:tcPr>
          <w:p w14:paraId="04872388" w14:textId="5D30587A" w:rsidR="00D2733E" w:rsidRPr="004F3B18" w:rsidRDefault="00807C8F" w:rsidP="00B260E9">
            <w:pPr>
              <w:jc w:val="center"/>
              <w:rPr>
                <w:rFonts w:ascii="Calibri" w:hAnsi="Calibri" w:cs="Calibri"/>
              </w:rPr>
            </w:pPr>
            <w:r w:rsidRPr="004F3B18">
              <w:rPr>
                <w:rFonts w:ascii="Calibri" w:hAnsi="Calibri" w:cs="Calibri"/>
              </w:rPr>
              <w:t>0.67</w:t>
            </w:r>
          </w:p>
        </w:tc>
        <w:tc>
          <w:tcPr>
            <w:tcW w:w="850" w:type="dxa"/>
          </w:tcPr>
          <w:p w14:paraId="4F6AD2B3" w14:textId="458B25FF" w:rsidR="00D2733E" w:rsidRPr="004F3B18" w:rsidRDefault="00807C8F" w:rsidP="00B260E9">
            <w:pPr>
              <w:jc w:val="center"/>
              <w:rPr>
                <w:rFonts w:ascii="Calibri" w:hAnsi="Calibri" w:cs="Calibri"/>
              </w:rPr>
            </w:pPr>
            <w:r w:rsidRPr="004F3B18">
              <w:rPr>
                <w:rFonts w:ascii="Calibri" w:hAnsi="Calibri" w:cs="Calibri"/>
              </w:rPr>
              <w:t>3.35</w:t>
            </w:r>
          </w:p>
        </w:tc>
        <w:tc>
          <w:tcPr>
            <w:tcW w:w="851" w:type="dxa"/>
          </w:tcPr>
          <w:p w14:paraId="50220301" w14:textId="64D6E47C" w:rsidR="00D2733E" w:rsidRPr="004F3B18" w:rsidRDefault="00807C8F" w:rsidP="00B260E9">
            <w:pPr>
              <w:jc w:val="center"/>
              <w:rPr>
                <w:rFonts w:ascii="Calibri" w:hAnsi="Calibri" w:cs="Calibri"/>
              </w:rPr>
            </w:pPr>
            <w:r w:rsidRPr="004F3B18">
              <w:rPr>
                <w:rFonts w:ascii="Calibri" w:hAnsi="Calibri" w:cs="Calibri"/>
              </w:rPr>
              <w:t>-5.38</w:t>
            </w:r>
          </w:p>
        </w:tc>
        <w:tc>
          <w:tcPr>
            <w:tcW w:w="992" w:type="dxa"/>
          </w:tcPr>
          <w:p w14:paraId="43DA1F5F" w14:textId="0B269F2C" w:rsidR="00D2733E" w:rsidRPr="004F3B18" w:rsidRDefault="004B0094" w:rsidP="00B260E9">
            <w:pPr>
              <w:jc w:val="center"/>
              <w:rPr>
                <w:rFonts w:ascii="Calibri" w:hAnsi="Calibri" w:cs="Calibri"/>
              </w:rPr>
            </w:pPr>
            <w:r w:rsidRPr="004F3B18">
              <w:rPr>
                <w:rFonts w:ascii="Calibri" w:hAnsi="Calibri" w:cs="Calibri"/>
              </w:rPr>
              <w:t>6.35</w:t>
            </w:r>
          </w:p>
        </w:tc>
        <w:tc>
          <w:tcPr>
            <w:tcW w:w="941" w:type="dxa"/>
          </w:tcPr>
          <w:p w14:paraId="21F24978" w14:textId="621CE69D" w:rsidR="00D2733E" w:rsidRPr="004F3B18" w:rsidRDefault="004B0094" w:rsidP="00B260E9">
            <w:pPr>
              <w:jc w:val="center"/>
              <w:rPr>
                <w:rFonts w:ascii="Calibri" w:hAnsi="Calibri" w:cs="Calibri"/>
              </w:rPr>
            </w:pPr>
            <w:r w:rsidRPr="004F3B18">
              <w:rPr>
                <w:rFonts w:ascii="Calibri" w:hAnsi="Calibri" w:cs="Calibri"/>
              </w:rPr>
              <w:t>-23.26</w:t>
            </w:r>
          </w:p>
        </w:tc>
      </w:tr>
      <w:tr w:rsidR="00D2733E" w:rsidRPr="004F3B18" w14:paraId="12E7E7EE" w14:textId="77777777" w:rsidTr="00B260E9">
        <w:tc>
          <w:tcPr>
            <w:tcW w:w="703" w:type="dxa"/>
            <w:vMerge/>
          </w:tcPr>
          <w:p w14:paraId="02EA75B9" w14:textId="77777777" w:rsidR="00D2733E" w:rsidRPr="004F3B18" w:rsidRDefault="00D2733E" w:rsidP="00B260E9">
            <w:pPr>
              <w:jc w:val="center"/>
              <w:rPr>
                <w:rFonts w:ascii="Calibri" w:hAnsi="Calibri" w:cs="Calibri"/>
              </w:rPr>
            </w:pPr>
          </w:p>
        </w:tc>
        <w:tc>
          <w:tcPr>
            <w:tcW w:w="1124" w:type="dxa"/>
            <w:vMerge/>
          </w:tcPr>
          <w:p w14:paraId="77B2DF5E" w14:textId="77777777" w:rsidR="00D2733E" w:rsidRPr="004F3B18" w:rsidRDefault="00D2733E" w:rsidP="00B260E9">
            <w:pPr>
              <w:jc w:val="center"/>
              <w:rPr>
                <w:rFonts w:ascii="Calibri" w:hAnsi="Calibri" w:cs="Calibri"/>
              </w:rPr>
            </w:pPr>
          </w:p>
        </w:tc>
        <w:tc>
          <w:tcPr>
            <w:tcW w:w="851" w:type="dxa"/>
          </w:tcPr>
          <w:p w14:paraId="24301CF4"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64D37429" w14:textId="77801817" w:rsidR="00D2733E" w:rsidRPr="004F3B18" w:rsidRDefault="00175E39" w:rsidP="00B260E9">
            <w:pPr>
              <w:jc w:val="center"/>
              <w:rPr>
                <w:rFonts w:ascii="Calibri" w:hAnsi="Calibri" w:cs="Calibri"/>
              </w:rPr>
            </w:pPr>
            <w:r w:rsidRPr="004F3B18">
              <w:rPr>
                <w:rFonts w:ascii="Calibri" w:hAnsi="Calibri" w:cs="Calibri"/>
              </w:rPr>
              <w:t>1.75</w:t>
            </w:r>
          </w:p>
        </w:tc>
        <w:tc>
          <w:tcPr>
            <w:tcW w:w="671" w:type="dxa"/>
          </w:tcPr>
          <w:p w14:paraId="1F1C3997" w14:textId="5A7614E4" w:rsidR="00D2733E" w:rsidRPr="004F3B18" w:rsidRDefault="00175E39" w:rsidP="00B260E9">
            <w:pPr>
              <w:jc w:val="center"/>
              <w:rPr>
                <w:rFonts w:ascii="Calibri" w:hAnsi="Calibri" w:cs="Calibri"/>
              </w:rPr>
            </w:pPr>
            <w:r w:rsidRPr="004F3B18">
              <w:rPr>
                <w:rFonts w:ascii="Calibri" w:hAnsi="Calibri" w:cs="Calibri"/>
              </w:rPr>
              <w:t>0.95</w:t>
            </w:r>
          </w:p>
        </w:tc>
        <w:tc>
          <w:tcPr>
            <w:tcW w:w="1285" w:type="dxa"/>
          </w:tcPr>
          <w:p w14:paraId="18DA1087" w14:textId="2654CE14" w:rsidR="00D2733E" w:rsidRPr="004F3B18" w:rsidRDefault="00175E39" w:rsidP="00B260E9">
            <w:pPr>
              <w:jc w:val="center"/>
              <w:rPr>
                <w:rFonts w:ascii="Calibri" w:hAnsi="Calibri" w:cs="Calibri"/>
              </w:rPr>
            </w:pPr>
            <w:r w:rsidRPr="004F3B18">
              <w:rPr>
                <w:rFonts w:ascii="Calibri" w:hAnsi="Calibri" w:cs="Calibri"/>
              </w:rPr>
              <w:t>0.58</w:t>
            </w:r>
          </w:p>
        </w:tc>
        <w:tc>
          <w:tcPr>
            <w:tcW w:w="850" w:type="dxa"/>
          </w:tcPr>
          <w:p w14:paraId="00B8C724" w14:textId="158A77C2" w:rsidR="00D2733E" w:rsidRPr="004F3B18" w:rsidRDefault="00175E39" w:rsidP="00B260E9">
            <w:pPr>
              <w:jc w:val="center"/>
              <w:rPr>
                <w:rFonts w:ascii="Calibri" w:hAnsi="Calibri" w:cs="Calibri"/>
              </w:rPr>
            </w:pPr>
            <w:r w:rsidRPr="004F3B18">
              <w:rPr>
                <w:rFonts w:ascii="Calibri" w:hAnsi="Calibri" w:cs="Calibri"/>
              </w:rPr>
              <w:t>1.94</w:t>
            </w:r>
          </w:p>
        </w:tc>
        <w:tc>
          <w:tcPr>
            <w:tcW w:w="851" w:type="dxa"/>
          </w:tcPr>
          <w:p w14:paraId="4BBC571E" w14:textId="6859DA6D" w:rsidR="00D2733E" w:rsidRPr="004F3B18" w:rsidRDefault="00175E39" w:rsidP="00B260E9">
            <w:pPr>
              <w:jc w:val="center"/>
              <w:rPr>
                <w:rFonts w:ascii="Calibri" w:hAnsi="Calibri" w:cs="Calibri"/>
              </w:rPr>
            </w:pPr>
            <w:r w:rsidRPr="004F3B18">
              <w:rPr>
                <w:rFonts w:ascii="Calibri" w:hAnsi="Calibri" w:cs="Calibri"/>
              </w:rPr>
              <w:t>-0.9</w:t>
            </w:r>
          </w:p>
        </w:tc>
        <w:tc>
          <w:tcPr>
            <w:tcW w:w="992" w:type="dxa"/>
          </w:tcPr>
          <w:p w14:paraId="1366E5BB" w14:textId="21062964" w:rsidR="00D2733E" w:rsidRPr="004F3B18" w:rsidRDefault="00175E39" w:rsidP="00B260E9">
            <w:pPr>
              <w:jc w:val="center"/>
              <w:rPr>
                <w:rFonts w:ascii="Calibri" w:hAnsi="Calibri" w:cs="Calibri"/>
              </w:rPr>
            </w:pPr>
            <w:r w:rsidRPr="004F3B18">
              <w:rPr>
                <w:rFonts w:ascii="Calibri" w:hAnsi="Calibri" w:cs="Calibri"/>
              </w:rPr>
              <w:t>1.59</w:t>
            </w:r>
          </w:p>
        </w:tc>
        <w:tc>
          <w:tcPr>
            <w:tcW w:w="941" w:type="dxa"/>
          </w:tcPr>
          <w:p w14:paraId="6D87EEFA" w14:textId="7C49C1B6" w:rsidR="00D2733E" w:rsidRPr="004F3B18" w:rsidRDefault="00175E39" w:rsidP="00B260E9">
            <w:pPr>
              <w:jc w:val="center"/>
              <w:rPr>
                <w:rFonts w:ascii="Calibri" w:hAnsi="Calibri" w:cs="Calibri"/>
              </w:rPr>
            </w:pPr>
            <w:r w:rsidRPr="004F3B18">
              <w:rPr>
                <w:rFonts w:ascii="Calibri" w:hAnsi="Calibri" w:cs="Calibri"/>
              </w:rPr>
              <w:t>-0.71</w:t>
            </w:r>
          </w:p>
        </w:tc>
      </w:tr>
      <w:tr w:rsidR="00D2733E" w:rsidRPr="004F3B18" w14:paraId="12E180B1" w14:textId="77777777" w:rsidTr="00B260E9">
        <w:tc>
          <w:tcPr>
            <w:tcW w:w="703" w:type="dxa"/>
            <w:vMerge/>
          </w:tcPr>
          <w:p w14:paraId="65B959B8" w14:textId="77777777" w:rsidR="00D2733E" w:rsidRPr="004F3B18" w:rsidRDefault="00D2733E" w:rsidP="00B260E9">
            <w:pPr>
              <w:jc w:val="center"/>
              <w:rPr>
                <w:rFonts w:ascii="Calibri" w:hAnsi="Calibri" w:cs="Calibri"/>
              </w:rPr>
            </w:pPr>
          </w:p>
        </w:tc>
        <w:tc>
          <w:tcPr>
            <w:tcW w:w="1124" w:type="dxa"/>
            <w:vMerge/>
          </w:tcPr>
          <w:p w14:paraId="12B3D3E5" w14:textId="77777777" w:rsidR="00D2733E" w:rsidRPr="004F3B18" w:rsidRDefault="00D2733E" w:rsidP="00B260E9">
            <w:pPr>
              <w:jc w:val="center"/>
              <w:rPr>
                <w:rFonts w:ascii="Calibri" w:hAnsi="Calibri" w:cs="Calibri"/>
              </w:rPr>
            </w:pPr>
          </w:p>
        </w:tc>
        <w:tc>
          <w:tcPr>
            <w:tcW w:w="851" w:type="dxa"/>
          </w:tcPr>
          <w:p w14:paraId="17D4A8D3"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545D55B5" w14:textId="5585AB0C" w:rsidR="00D2733E" w:rsidRPr="004F3B18" w:rsidRDefault="00F605CD" w:rsidP="00B260E9">
            <w:pPr>
              <w:jc w:val="center"/>
              <w:rPr>
                <w:rFonts w:ascii="Calibri" w:hAnsi="Calibri" w:cs="Calibri"/>
              </w:rPr>
            </w:pPr>
            <w:r w:rsidRPr="004F3B18">
              <w:rPr>
                <w:rFonts w:ascii="Calibri" w:hAnsi="Calibri" w:cs="Calibri"/>
              </w:rPr>
              <w:t>1.43</w:t>
            </w:r>
          </w:p>
        </w:tc>
        <w:tc>
          <w:tcPr>
            <w:tcW w:w="671" w:type="dxa"/>
          </w:tcPr>
          <w:p w14:paraId="1BADDD4B" w14:textId="00BA81EF" w:rsidR="00D2733E" w:rsidRPr="004F3B18" w:rsidRDefault="00F605CD" w:rsidP="00B260E9">
            <w:pPr>
              <w:jc w:val="center"/>
              <w:rPr>
                <w:rFonts w:ascii="Calibri" w:hAnsi="Calibri" w:cs="Calibri"/>
              </w:rPr>
            </w:pPr>
            <w:r w:rsidRPr="004F3B18">
              <w:rPr>
                <w:rFonts w:ascii="Calibri" w:hAnsi="Calibri" w:cs="Calibri"/>
              </w:rPr>
              <w:t>0.97</w:t>
            </w:r>
          </w:p>
        </w:tc>
        <w:tc>
          <w:tcPr>
            <w:tcW w:w="1285" w:type="dxa"/>
          </w:tcPr>
          <w:p w14:paraId="780F463B" w14:textId="60D1A491" w:rsidR="00D2733E" w:rsidRPr="004F3B18" w:rsidRDefault="000E4CEB" w:rsidP="00B260E9">
            <w:pPr>
              <w:jc w:val="center"/>
              <w:rPr>
                <w:rFonts w:ascii="Calibri" w:hAnsi="Calibri" w:cs="Calibri"/>
              </w:rPr>
            </w:pPr>
            <w:r w:rsidRPr="004F3B18">
              <w:rPr>
                <w:rFonts w:ascii="Calibri" w:hAnsi="Calibri" w:cs="Calibri"/>
              </w:rPr>
              <w:t>1.64</w:t>
            </w:r>
          </w:p>
        </w:tc>
        <w:tc>
          <w:tcPr>
            <w:tcW w:w="850" w:type="dxa"/>
          </w:tcPr>
          <w:p w14:paraId="7D064A47" w14:textId="3D099394" w:rsidR="00D2733E" w:rsidRPr="004F3B18" w:rsidRDefault="000E4CEB" w:rsidP="00B260E9">
            <w:pPr>
              <w:jc w:val="center"/>
              <w:rPr>
                <w:rFonts w:ascii="Calibri" w:hAnsi="Calibri" w:cs="Calibri"/>
              </w:rPr>
            </w:pPr>
            <w:r w:rsidRPr="004F3B18">
              <w:rPr>
                <w:rFonts w:ascii="Calibri" w:hAnsi="Calibri" w:cs="Calibri"/>
              </w:rPr>
              <w:t>8.39</w:t>
            </w:r>
          </w:p>
        </w:tc>
        <w:tc>
          <w:tcPr>
            <w:tcW w:w="851" w:type="dxa"/>
          </w:tcPr>
          <w:p w14:paraId="755C87F1" w14:textId="03024E11" w:rsidR="00D2733E" w:rsidRPr="004F3B18" w:rsidRDefault="000E4CEB" w:rsidP="00B260E9">
            <w:pPr>
              <w:jc w:val="center"/>
              <w:rPr>
                <w:rFonts w:ascii="Calibri" w:hAnsi="Calibri" w:cs="Calibri"/>
              </w:rPr>
            </w:pPr>
            <w:r w:rsidRPr="004F3B18">
              <w:rPr>
                <w:rFonts w:ascii="Calibri" w:hAnsi="Calibri" w:cs="Calibri"/>
              </w:rPr>
              <w:t>-33.86</w:t>
            </w:r>
          </w:p>
        </w:tc>
        <w:tc>
          <w:tcPr>
            <w:tcW w:w="992" w:type="dxa"/>
          </w:tcPr>
          <w:p w14:paraId="79D81605" w14:textId="6D149BC7" w:rsidR="00D2733E" w:rsidRPr="004F3B18" w:rsidRDefault="00966035" w:rsidP="00B260E9">
            <w:pPr>
              <w:jc w:val="center"/>
              <w:rPr>
                <w:rFonts w:ascii="Calibri" w:hAnsi="Calibri" w:cs="Calibri"/>
              </w:rPr>
            </w:pPr>
            <w:r w:rsidRPr="004F3B18">
              <w:rPr>
                <w:rFonts w:ascii="Calibri" w:hAnsi="Calibri" w:cs="Calibri"/>
              </w:rPr>
              <w:t>13.32</w:t>
            </w:r>
          </w:p>
        </w:tc>
        <w:tc>
          <w:tcPr>
            <w:tcW w:w="941" w:type="dxa"/>
          </w:tcPr>
          <w:p w14:paraId="71D1A630" w14:textId="608730C5" w:rsidR="00D2733E" w:rsidRPr="004F3B18" w:rsidRDefault="00966035" w:rsidP="00B260E9">
            <w:pPr>
              <w:jc w:val="center"/>
              <w:rPr>
                <w:rFonts w:ascii="Calibri" w:hAnsi="Calibri" w:cs="Calibri"/>
              </w:rPr>
            </w:pPr>
            <w:r w:rsidRPr="004F3B18">
              <w:rPr>
                <w:rFonts w:ascii="Calibri" w:hAnsi="Calibri" w:cs="Calibri"/>
              </w:rPr>
              <w:t>-100.66</w:t>
            </w:r>
          </w:p>
        </w:tc>
      </w:tr>
      <w:tr w:rsidR="00D2733E" w:rsidRPr="004F3B18" w14:paraId="31ED5D60" w14:textId="77777777" w:rsidTr="00B260E9">
        <w:tc>
          <w:tcPr>
            <w:tcW w:w="703" w:type="dxa"/>
            <w:vMerge/>
          </w:tcPr>
          <w:p w14:paraId="7012C683" w14:textId="77777777" w:rsidR="00D2733E" w:rsidRPr="004F3B18" w:rsidRDefault="00D2733E" w:rsidP="00B260E9">
            <w:pPr>
              <w:jc w:val="center"/>
              <w:rPr>
                <w:rFonts w:ascii="Calibri" w:hAnsi="Calibri" w:cs="Calibri"/>
              </w:rPr>
            </w:pPr>
          </w:p>
        </w:tc>
        <w:tc>
          <w:tcPr>
            <w:tcW w:w="1124" w:type="dxa"/>
            <w:vMerge/>
          </w:tcPr>
          <w:p w14:paraId="1B5682FB" w14:textId="77777777" w:rsidR="00D2733E" w:rsidRPr="004F3B18" w:rsidRDefault="00D2733E" w:rsidP="00B260E9">
            <w:pPr>
              <w:jc w:val="center"/>
              <w:rPr>
                <w:rFonts w:ascii="Calibri" w:hAnsi="Calibri" w:cs="Calibri"/>
              </w:rPr>
            </w:pPr>
          </w:p>
        </w:tc>
        <w:tc>
          <w:tcPr>
            <w:tcW w:w="851" w:type="dxa"/>
          </w:tcPr>
          <w:p w14:paraId="60EBA688"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4B6096F5" w14:textId="534E0389" w:rsidR="00D2733E" w:rsidRPr="004F3B18" w:rsidRDefault="000B03E7" w:rsidP="00B260E9">
            <w:pPr>
              <w:jc w:val="center"/>
              <w:rPr>
                <w:rFonts w:ascii="Calibri" w:hAnsi="Calibri" w:cs="Calibri"/>
              </w:rPr>
            </w:pPr>
            <w:r w:rsidRPr="004F3B18">
              <w:rPr>
                <w:rFonts w:ascii="Calibri" w:hAnsi="Calibri" w:cs="Calibri"/>
              </w:rPr>
              <w:t>1.48</w:t>
            </w:r>
          </w:p>
        </w:tc>
        <w:tc>
          <w:tcPr>
            <w:tcW w:w="671" w:type="dxa"/>
          </w:tcPr>
          <w:p w14:paraId="538C0FE4" w14:textId="6A46750F" w:rsidR="00D2733E" w:rsidRPr="004F3B18" w:rsidRDefault="000B03E7" w:rsidP="00B260E9">
            <w:pPr>
              <w:jc w:val="center"/>
              <w:rPr>
                <w:rFonts w:ascii="Calibri" w:hAnsi="Calibri" w:cs="Calibri"/>
              </w:rPr>
            </w:pPr>
            <w:r w:rsidRPr="004F3B18">
              <w:rPr>
                <w:rFonts w:ascii="Calibri" w:hAnsi="Calibri" w:cs="Calibri"/>
              </w:rPr>
              <w:t>0.97</w:t>
            </w:r>
          </w:p>
        </w:tc>
        <w:tc>
          <w:tcPr>
            <w:tcW w:w="1285" w:type="dxa"/>
          </w:tcPr>
          <w:p w14:paraId="3F4A8455" w14:textId="03C280B1" w:rsidR="00D2733E" w:rsidRPr="004F3B18" w:rsidRDefault="00796834" w:rsidP="00B260E9">
            <w:pPr>
              <w:jc w:val="center"/>
              <w:rPr>
                <w:rFonts w:ascii="Calibri" w:hAnsi="Calibri" w:cs="Calibri"/>
              </w:rPr>
            </w:pPr>
            <w:r w:rsidRPr="004F3B18">
              <w:rPr>
                <w:rFonts w:ascii="Calibri" w:hAnsi="Calibri" w:cs="Calibri"/>
              </w:rPr>
              <w:t>0.34</w:t>
            </w:r>
          </w:p>
        </w:tc>
        <w:tc>
          <w:tcPr>
            <w:tcW w:w="850" w:type="dxa"/>
          </w:tcPr>
          <w:p w14:paraId="28C376F0" w14:textId="111B26C6" w:rsidR="00D2733E" w:rsidRPr="004F3B18" w:rsidRDefault="00422572" w:rsidP="00B260E9">
            <w:pPr>
              <w:jc w:val="center"/>
              <w:rPr>
                <w:rFonts w:ascii="Calibri" w:hAnsi="Calibri" w:cs="Calibri"/>
              </w:rPr>
            </w:pPr>
            <w:r w:rsidRPr="004F3B18">
              <w:rPr>
                <w:rFonts w:ascii="Calibri" w:hAnsi="Calibri" w:cs="Calibri"/>
              </w:rPr>
              <w:t>1.56</w:t>
            </w:r>
          </w:p>
        </w:tc>
        <w:tc>
          <w:tcPr>
            <w:tcW w:w="851" w:type="dxa"/>
          </w:tcPr>
          <w:p w14:paraId="6DB6A8A8" w14:textId="1BC1AA46" w:rsidR="00D2733E" w:rsidRPr="004F3B18" w:rsidRDefault="00422572" w:rsidP="00B260E9">
            <w:pPr>
              <w:jc w:val="center"/>
              <w:rPr>
                <w:rFonts w:ascii="Calibri" w:hAnsi="Calibri" w:cs="Calibri"/>
              </w:rPr>
            </w:pPr>
            <w:r w:rsidRPr="004F3B18">
              <w:rPr>
                <w:rFonts w:ascii="Calibri" w:hAnsi="Calibri" w:cs="Calibri"/>
              </w:rPr>
              <w:t>-0.32</w:t>
            </w:r>
          </w:p>
        </w:tc>
        <w:tc>
          <w:tcPr>
            <w:tcW w:w="992" w:type="dxa"/>
          </w:tcPr>
          <w:p w14:paraId="13711C36" w14:textId="7803D05C" w:rsidR="00D2733E" w:rsidRPr="004F3B18" w:rsidRDefault="00422572" w:rsidP="00B260E9">
            <w:pPr>
              <w:jc w:val="center"/>
              <w:rPr>
                <w:rFonts w:ascii="Calibri" w:hAnsi="Calibri" w:cs="Calibri"/>
              </w:rPr>
            </w:pPr>
            <w:r w:rsidRPr="004F3B18">
              <w:rPr>
                <w:rFonts w:ascii="Calibri" w:hAnsi="Calibri" w:cs="Calibri"/>
              </w:rPr>
              <w:t>3.15</w:t>
            </w:r>
          </w:p>
        </w:tc>
        <w:tc>
          <w:tcPr>
            <w:tcW w:w="941" w:type="dxa"/>
          </w:tcPr>
          <w:p w14:paraId="7553FBBC" w14:textId="74876B04" w:rsidR="00D2733E" w:rsidRPr="004F3B18" w:rsidRDefault="00422572" w:rsidP="00B260E9">
            <w:pPr>
              <w:jc w:val="center"/>
              <w:rPr>
                <w:rFonts w:ascii="Calibri" w:hAnsi="Calibri" w:cs="Calibri"/>
              </w:rPr>
            </w:pPr>
            <w:r w:rsidRPr="004F3B18">
              <w:rPr>
                <w:rFonts w:ascii="Calibri" w:hAnsi="Calibri" w:cs="Calibri"/>
              </w:rPr>
              <w:t>-5.14</w:t>
            </w:r>
          </w:p>
        </w:tc>
      </w:tr>
      <w:tr w:rsidR="00D2733E" w:rsidRPr="004F3B18" w14:paraId="59AE59E3" w14:textId="77777777" w:rsidTr="00B260E9">
        <w:tc>
          <w:tcPr>
            <w:tcW w:w="703" w:type="dxa"/>
            <w:vMerge/>
          </w:tcPr>
          <w:p w14:paraId="7A23EBEF" w14:textId="77777777" w:rsidR="00D2733E" w:rsidRPr="004F3B18" w:rsidRDefault="00D2733E" w:rsidP="00B260E9">
            <w:pPr>
              <w:jc w:val="center"/>
              <w:rPr>
                <w:rFonts w:ascii="Calibri" w:hAnsi="Calibri" w:cs="Calibri"/>
              </w:rPr>
            </w:pPr>
          </w:p>
        </w:tc>
        <w:tc>
          <w:tcPr>
            <w:tcW w:w="1124" w:type="dxa"/>
            <w:vMerge w:val="restart"/>
          </w:tcPr>
          <w:p w14:paraId="4F1F3BA4"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7C3FDA51"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38A74A2A" w14:textId="622957AF" w:rsidR="00D2733E" w:rsidRPr="004F3B18" w:rsidRDefault="00A37FB7" w:rsidP="00B260E9">
            <w:pPr>
              <w:jc w:val="center"/>
              <w:rPr>
                <w:rFonts w:ascii="Calibri" w:hAnsi="Calibri" w:cs="Calibri"/>
              </w:rPr>
            </w:pPr>
            <w:r w:rsidRPr="004F3B18">
              <w:rPr>
                <w:rFonts w:ascii="Calibri" w:hAnsi="Calibri" w:cs="Calibri"/>
              </w:rPr>
              <w:t>2.42</w:t>
            </w:r>
          </w:p>
        </w:tc>
        <w:tc>
          <w:tcPr>
            <w:tcW w:w="671" w:type="dxa"/>
          </w:tcPr>
          <w:p w14:paraId="04D5071A" w14:textId="4078BF0B" w:rsidR="00D2733E" w:rsidRPr="004F3B18" w:rsidRDefault="00A37FB7" w:rsidP="00B260E9">
            <w:pPr>
              <w:jc w:val="center"/>
              <w:rPr>
                <w:rFonts w:ascii="Calibri" w:hAnsi="Calibri" w:cs="Calibri"/>
              </w:rPr>
            </w:pPr>
            <w:r w:rsidRPr="004F3B18">
              <w:rPr>
                <w:rFonts w:ascii="Calibri" w:hAnsi="Calibri" w:cs="Calibri"/>
              </w:rPr>
              <w:t>0.92</w:t>
            </w:r>
          </w:p>
        </w:tc>
        <w:tc>
          <w:tcPr>
            <w:tcW w:w="1285" w:type="dxa"/>
          </w:tcPr>
          <w:p w14:paraId="7B7E1BC0" w14:textId="65E816CD" w:rsidR="00D2733E" w:rsidRPr="004F3B18" w:rsidRDefault="00A37FB7" w:rsidP="00B260E9">
            <w:pPr>
              <w:jc w:val="center"/>
              <w:rPr>
                <w:rFonts w:ascii="Calibri" w:hAnsi="Calibri" w:cs="Calibri"/>
              </w:rPr>
            </w:pPr>
            <w:r w:rsidRPr="004F3B18">
              <w:rPr>
                <w:rFonts w:ascii="Calibri" w:hAnsi="Calibri" w:cs="Calibri"/>
              </w:rPr>
              <w:t>1.15</w:t>
            </w:r>
          </w:p>
        </w:tc>
        <w:tc>
          <w:tcPr>
            <w:tcW w:w="850" w:type="dxa"/>
          </w:tcPr>
          <w:p w14:paraId="2FFB9481" w14:textId="55D997CC" w:rsidR="00D2733E" w:rsidRPr="004F3B18" w:rsidRDefault="00A37FB7" w:rsidP="00B260E9">
            <w:pPr>
              <w:jc w:val="center"/>
              <w:rPr>
                <w:rFonts w:ascii="Calibri" w:hAnsi="Calibri" w:cs="Calibri"/>
              </w:rPr>
            </w:pPr>
            <w:r w:rsidRPr="004F3B18">
              <w:rPr>
                <w:rFonts w:ascii="Calibri" w:hAnsi="Calibri" w:cs="Calibri"/>
              </w:rPr>
              <w:t>8.27</w:t>
            </w:r>
          </w:p>
        </w:tc>
        <w:tc>
          <w:tcPr>
            <w:tcW w:w="851" w:type="dxa"/>
          </w:tcPr>
          <w:p w14:paraId="617CE729" w14:textId="1E59D566" w:rsidR="00D2733E" w:rsidRPr="004F3B18" w:rsidRDefault="00A37FB7" w:rsidP="00B260E9">
            <w:pPr>
              <w:jc w:val="center"/>
              <w:rPr>
                <w:rFonts w:ascii="Calibri" w:hAnsi="Calibri" w:cs="Calibri"/>
              </w:rPr>
            </w:pPr>
            <w:r w:rsidRPr="004F3B18">
              <w:rPr>
                <w:rFonts w:ascii="Calibri" w:hAnsi="Calibri" w:cs="Calibri"/>
              </w:rPr>
              <w:t>-35.7</w:t>
            </w:r>
          </w:p>
        </w:tc>
        <w:tc>
          <w:tcPr>
            <w:tcW w:w="992" w:type="dxa"/>
          </w:tcPr>
          <w:p w14:paraId="0FBD08FB" w14:textId="45C8965D" w:rsidR="00D2733E" w:rsidRPr="004F3B18" w:rsidRDefault="001436B8" w:rsidP="00B260E9">
            <w:pPr>
              <w:jc w:val="center"/>
              <w:rPr>
                <w:rFonts w:ascii="Calibri" w:hAnsi="Calibri" w:cs="Calibri"/>
              </w:rPr>
            </w:pPr>
            <w:r w:rsidRPr="004F3B18">
              <w:rPr>
                <w:rFonts w:ascii="Calibri" w:hAnsi="Calibri" w:cs="Calibri"/>
              </w:rPr>
              <w:t>17.92</w:t>
            </w:r>
          </w:p>
        </w:tc>
        <w:tc>
          <w:tcPr>
            <w:tcW w:w="941" w:type="dxa"/>
          </w:tcPr>
          <w:p w14:paraId="620E4D0A" w14:textId="6B27CC70" w:rsidR="00D2733E" w:rsidRPr="004F3B18" w:rsidRDefault="001436B8" w:rsidP="00B260E9">
            <w:pPr>
              <w:jc w:val="center"/>
              <w:rPr>
                <w:rFonts w:ascii="Calibri" w:hAnsi="Calibri" w:cs="Calibri"/>
              </w:rPr>
            </w:pPr>
            <w:r w:rsidRPr="004F3B18">
              <w:rPr>
                <w:rFonts w:ascii="Calibri" w:hAnsi="Calibri" w:cs="Calibri"/>
              </w:rPr>
              <w:t>-209.0</w:t>
            </w:r>
          </w:p>
        </w:tc>
      </w:tr>
      <w:tr w:rsidR="00D2733E" w:rsidRPr="004F3B18" w14:paraId="54518F0F" w14:textId="77777777" w:rsidTr="00B260E9">
        <w:tc>
          <w:tcPr>
            <w:tcW w:w="703" w:type="dxa"/>
            <w:vMerge/>
          </w:tcPr>
          <w:p w14:paraId="10BB50D4" w14:textId="77777777" w:rsidR="00D2733E" w:rsidRPr="004F3B18" w:rsidRDefault="00D2733E" w:rsidP="00B260E9">
            <w:pPr>
              <w:jc w:val="center"/>
              <w:rPr>
                <w:rFonts w:ascii="Calibri" w:hAnsi="Calibri" w:cs="Calibri"/>
              </w:rPr>
            </w:pPr>
          </w:p>
        </w:tc>
        <w:tc>
          <w:tcPr>
            <w:tcW w:w="1124" w:type="dxa"/>
            <w:vMerge/>
          </w:tcPr>
          <w:p w14:paraId="7D18960D" w14:textId="77777777" w:rsidR="00D2733E" w:rsidRPr="004F3B18" w:rsidRDefault="00D2733E" w:rsidP="00B260E9">
            <w:pPr>
              <w:jc w:val="center"/>
              <w:rPr>
                <w:rFonts w:ascii="Calibri" w:hAnsi="Calibri" w:cs="Calibri"/>
              </w:rPr>
            </w:pPr>
          </w:p>
        </w:tc>
        <w:tc>
          <w:tcPr>
            <w:tcW w:w="851" w:type="dxa"/>
          </w:tcPr>
          <w:p w14:paraId="3341640A"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6EA79C16" w14:textId="588DCF32" w:rsidR="00D2733E" w:rsidRPr="004F3B18" w:rsidRDefault="00C21229" w:rsidP="00B260E9">
            <w:pPr>
              <w:jc w:val="center"/>
              <w:rPr>
                <w:rFonts w:ascii="Calibri" w:hAnsi="Calibri" w:cs="Calibri"/>
              </w:rPr>
            </w:pPr>
            <w:r w:rsidRPr="004F3B18">
              <w:rPr>
                <w:rFonts w:ascii="Calibri" w:hAnsi="Calibri" w:cs="Calibri"/>
              </w:rPr>
              <w:t>1.76</w:t>
            </w:r>
          </w:p>
        </w:tc>
        <w:tc>
          <w:tcPr>
            <w:tcW w:w="671" w:type="dxa"/>
          </w:tcPr>
          <w:p w14:paraId="2F1BEAA2" w14:textId="13E1D2EB" w:rsidR="00D2733E" w:rsidRPr="004F3B18" w:rsidRDefault="00C21229" w:rsidP="00B260E9">
            <w:pPr>
              <w:jc w:val="center"/>
              <w:rPr>
                <w:rFonts w:ascii="Calibri" w:hAnsi="Calibri" w:cs="Calibri"/>
              </w:rPr>
            </w:pPr>
            <w:r w:rsidRPr="004F3B18">
              <w:rPr>
                <w:rFonts w:ascii="Calibri" w:hAnsi="Calibri" w:cs="Calibri"/>
              </w:rPr>
              <w:t>0.96</w:t>
            </w:r>
          </w:p>
        </w:tc>
        <w:tc>
          <w:tcPr>
            <w:tcW w:w="1285" w:type="dxa"/>
          </w:tcPr>
          <w:p w14:paraId="5D051F64" w14:textId="2E3CCCA8" w:rsidR="00D2733E" w:rsidRPr="004F3B18" w:rsidRDefault="00C47B36" w:rsidP="00B260E9">
            <w:pPr>
              <w:jc w:val="center"/>
              <w:rPr>
                <w:rFonts w:ascii="Calibri" w:hAnsi="Calibri" w:cs="Calibri"/>
              </w:rPr>
            </w:pPr>
            <w:r w:rsidRPr="004F3B18">
              <w:rPr>
                <w:rFonts w:ascii="Calibri" w:hAnsi="Calibri" w:cs="Calibri"/>
              </w:rPr>
              <w:t>1.32</w:t>
            </w:r>
          </w:p>
        </w:tc>
        <w:tc>
          <w:tcPr>
            <w:tcW w:w="850" w:type="dxa"/>
          </w:tcPr>
          <w:p w14:paraId="289237AA" w14:textId="01045A65" w:rsidR="00D2733E" w:rsidRPr="004F3B18" w:rsidRDefault="00C47B36" w:rsidP="00B260E9">
            <w:pPr>
              <w:jc w:val="center"/>
              <w:rPr>
                <w:rFonts w:ascii="Calibri" w:hAnsi="Calibri" w:cs="Calibri"/>
              </w:rPr>
            </w:pPr>
            <w:r w:rsidRPr="004F3B18">
              <w:rPr>
                <w:rFonts w:ascii="Calibri" w:hAnsi="Calibri" w:cs="Calibri"/>
              </w:rPr>
              <w:t>7.9</w:t>
            </w:r>
          </w:p>
        </w:tc>
        <w:tc>
          <w:tcPr>
            <w:tcW w:w="851" w:type="dxa"/>
          </w:tcPr>
          <w:p w14:paraId="0C6E43A9" w14:textId="27F30266" w:rsidR="00D2733E" w:rsidRPr="004F3B18" w:rsidRDefault="00046AEB" w:rsidP="00B260E9">
            <w:pPr>
              <w:jc w:val="center"/>
              <w:rPr>
                <w:rFonts w:ascii="Calibri" w:hAnsi="Calibri" w:cs="Calibri"/>
              </w:rPr>
            </w:pPr>
            <w:r w:rsidRPr="004F3B18">
              <w:rPr>
                <w:rFonts w:ascii="Calibri" w:hAnsi="Calibri" w:cs="Calibri"/>
              </w:rPr>
              <w:t>-31.13</w:t>
            </w:r>
          </w:p>
        </w:tc>
        <w:tc>
          <w:tcPr>
            <w:tcW w:w="992" w:type="dxa"/>
          </w:tcPr>
          <w:p w14:paraId="7D266822" w14:textId="34D71530" w:rsidR="00D2733E" w:rsidRPr="004F3B18" w:rsidRDefault="00046AEB" w:rsidP="00B260E9">
            <w:pPr>
              <w:jc w:val="center"/>
              <w:rPr>
                <w:rFonts w:ascii="Calibri" w:hAnsi="Calibri" w:cs="Calibri"/>
              </w:rPr>
            </w:pPr>
            <w:r w:rsidRPr="004F3B18">
              <w:rPr>
                <w:rFonts w:ascii="Calibri" w:hAnsi="Calibri" w:cs="Calibri"/>
              </w:rPr>
              <w:t>14.71</w:t>
            </w:r>
          </w:p>
        </w:tc>
        <w:tc>
          <w:tcPr>
            <w:tcW w:w="941" w:type="dxa"/>
          </w:tcPr>
          <w:p w14:paraId="4575D3F7" w14:textId="08D8CCF5" w:rsidR="00D2733E" w:rsidRPr="004F3B18" w:rsidRDefault="00046AEB" w:rsidP="00B260E9">
            <w:pPr>
              <w:jc w:val="center"/>
              <w:rPr>
                <w:rFonts w:ascii="Calibri" w:hAnsi="Calibri" w:cs="Calibri"/>
              </w:rPr>
            </w:pPr>
            <w:r w:rsidRPr="004F3B18">
              <w:rPr>
                <w:rFonts w:ascii="Calibri" w:hAnsi="Calibri" w:cs="Calibri"/>
              </w:rPr>
              <w:t>-132.47</w:t>
            </w:r>
          </w:p>
        </w:tc>
      </w:tr>
      <w:tr w:rsidR="00D2733E" w:rsidRPr="004F3B18" w14:paraId="574CB0AE" w14:textId="77777777" w:rsidTr="00B260E9">
        <w:tc>
          <w:tcPr>
            <w:tcW w:w="703" w:type="dxa"/>
            <w:vMerge/>
          </w:tcPr>
          <w:p w14:paraId="57EA149B" w14:textId="77777777" w:rsidR="00D2733E" w:rsidRPr="004F3B18" w:rsidRDefault="00D2733E" w:rsidP="00B260E9">
            <w:pPr>
              <w:jc w:val="center"/>
              <w:rPr>
                <w:rFonts w:ascii="Calibri" w:hAnsi="Calibri" w:cs="Calibri"/>
              </w:rPr>
            </w:pPr>
          </w:p>
        </w:tc>
        <w:tc>
          <w:tcPr>
            <w:tcW w:w="1124" w:type="dxa"/>
            <w:vMerge/>
          </w:tcPr>
          <w:p w14:paraId="4A255633" w14:textId="77777777" w:rsidR="00D2733E" w:rsidRPr="004F3B18" w:rsidRDefault="00D2733E" w:rsidP="00B260E9">
            <w:pPr>
              <w:jc w:val="center"/>
              <w:rPr>
                <w:rFonts w:ascii="Calibri" w:hAnsi="Calibri" w:cs="Calibri"/>
              </w:rPr>
            </w:pPr>
          </w:p>
        </w:tc>
        <w:tc>
          <w:tcPr>
            <w:tcW w:w="851" w:type="dxa"/>
          </w:tcPr>
          <w:p w14:paraId="1568BED8"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6E6E0F8D" w14:textId="65B763FE" w:rsidR="00D2733E" w:rsidRPr="004F3B18" w:rsidRDefault="00565B41" w:rsidP="00B260E9">
            <w:pPr>
              <w:jc w:val="center"/>
              <w:rPr>
                <w:rFonts w:ascii="Calibri" w:hAnsi="Calibri" w:cs="Calibri"/>
              </w:rPr>
            </w:pPr>
            <w:r w:rsidRPr="004F3B18">
              <w:rPr>
                <w:rFonts w:ascii="Calibri" w:hAnsi="Calibri" w:cs="Calibri"/>
              </w:rPr>
              <w:t>1.43</w:t>
            </w:r>
          </w:p>
        </w:tc>
        <w:tc>
          <w:tcPr>
            <w:tcW w:w="671" w:type="dxa"/>
          </w:tcPr>
          <w:p w14:paraId="0F577F13" w14:textId="72BEBC4C" w:rsidR="00D2733E" w:rsidRPr="004F3B18" w:rsidRDefault="00565B41" w:rsidP="00B260E9">
            <w:pPr>
              <w:jc w:val="center"/>
              <w:rPr>
                <w:rFonts w:ascii="Calibri" w:hAnsi="Calibri" w:cs="Calibri"/>
              </w:rPr>
            </w:pPr>
            <w:r w:rsidRPr="004F3B18">
              <w:rPr>
                <w:rFonts w:ascii="Calibri" w:hAnsi="Calibri" w:cs="Calibri"/>
              </w:rPr>
              <w:t>0.97</w:t>
            </w:r>
          </w:p>
        </w:tc>
        <w:tc>
          <w:tcPr>
            <w:tcW w:w="1285" w:type="dxa"/>
          </w:tcPr>
          <w:p w14:paraId="2AB2B047" w14:textId="5CB708BF" w:rsidR="00D2733E" w:rsidRPr="004F3B18" w:rsidRDefault="00565B41" w:rsidP="00B260E9">
            <w:pPr>
              <w:jc w:val="center"/>
              <w:rPr>
                <w:rFonts w:ascii="Calibri" w:hAnsi="Calibri" w:cs="Calibri"/>
              </w:rPr>
            </w:pPr>
            <w:r w:rsidRPr="004F3B18">
              <w:rPr>
                <w:rFonts w:ascii="Calibri" w:hAnsi="Calibri" w:cs="Calibri"/>
              </w:rPr>
              <w:t>1.26</w:t>
            </w:r>
          </w:p>
        </w:tc>
        <w:tc>
          <w:tcPr>
            <w:tcW w:w="850" w:type="dxa"/>
          </w:tcPr>
          <w:p w14:paraId="24216C5C" w14:textId="2E8E482F" w:rsidR="00D2733E" w:rsidRPr="004F3B18" w:rsidRDefault="00565B41" w:rsidP="00B260E9">
            <w:pPr>
              <w:jc w:val="center"/>
              <w:rPr>
                <w:rFonts w:ascii="Calibri" w:hAnsi="Calibri" w:cs="Calibri"/>
              </w:rPr>
            </w:pPr>
            <w:r w:rsidRPr="004F3B18">
              <w:rPr>
                <w:rFonts w:ascii="Calibri" w:hAnsi="Calibri" w:cs="Calibri"/>
              </w:rPr>
              <w:t>6.75</w:t>
            </w:r>
          </w:p>
        </w:tc>
        <w:tc>
          <w:tcPr>
            <w:tcW w:w="851" w:type="dxa"/>
          </w:tcPr>
          <w:p w14:paraId="3146D3B9" w14:textId="16DE652D" w:rsidR="00D2733E" w:rsidRPr="004F3B18" w:rsidRDefault="00565B41" w:rsidP="00B260E9">
            <w:pPr>
              <w:jc w:val="center"/>
              <w:rPr>
                <w:rFonts w:ascii="Calibri" w:hAnsi="Calibri" w:cs="Calibri"/>
              </w:rPr>
            </w:pPr>
            <w:r w:rsidRPr="004F3B18">
              <w:rPr>
                <w:rFonts w:ascii="Calibri" w:hAnsi="Calibri" w:cs="Calibri"/>
              </w:rPr>
              <w:t>-22.26</w:t>
            </w:r>
          </w:p>
        </w:tc>
        <w:tc>
          <w:tcPr>
            <w:tcW w:w="992" w:type="dxa"/>
          </w:tcPr>
          <w:p w14:paraId="053532EF" w14:textId="5E4BFCAE" w:rsidR="00D2733E" w:rsidRPr="004F3B18" w:rsidRDefault="00565B41" w:rsidP="00B260E9">
            <w:pPr>
              <w:jc w:val="center"/>
              <w:rPr>
                <w:rFonts w:ascii="Calibri" w:hAnsi="Calibri" w:cs="Calibri"/>
              </w:rPr>
            </w:pPr>
            <w:r w:rsidRPr="004F3B18">
              <w:rPr>
                <w:rFonts w:ascii="Calibri" w:hAnsi="Calibri" w:cs="Calibri"/>
              </w:rPr>
              <w:t>12.46</w:t>
            </w:r>
          </w:p>
        </w:tc>
        <w:tc>
          <w:tcPr>
            <w:tcW w:w="941" w:type="dxa"/>
          </w:tcPr>
          <w:p w14:paraId="64EF9C51" w14:textId="7ACD9663" w:rsidR="00D2733E" w:rsidRPr="004F3B18" w:rsidRDefault="00565B41" w:rsidP="00B260E9">
            <w:pPr>
              <w:jc w:val="center"/>
              <w:rPr>
                <w:rFonts w:ascii="Calibri" w:hAnsi="Calibri" w:cs="Calibri"/>
              </w:rPr>
            </w:pPr>
            <w:r w:rsidRPr="004F3B18">
              <w:rPr>
                <w:rFonts w:ascii="Calibri" w:hAnsi="Calibri" w:cs="Calibri"/>
              </w:rPr>
              <w:t>-96.0</w:t>
            </w:r>
          </w:p>
        </w:tc>
      </w:tr>
      <w:tr w:rsidR="00D2733E" w:rsidRPr="004F3B18" w14:paraId="7EEE4B3C" w14:textId="77777777" w:rsidTr="00B260E9">
        <w:tc>
          <w:tcPr>
            <w:tcW w:w="703" w:type="dxa"/>
            <w:vMerge/>
          </w:tcPr>
          <w:p w14:paraId="3422FA93" w14:textId="77777777" w:rsidR="00D2733E" w:rsidRPr="004F3B18" w:rsidRDefault="00D2733E" w:rsidP="00B260E9">
            <w:pPr>
              <w:jc w:val="center"/>
              <w:rPr>
                <w:rFonts w:ascii="Calibri" w:hAnsi="Calibri" w:cs="Calibri"/>
              </w:rPr>
            </w:pPr>
          </w:p>
        </w:tc>
        <w:tc>
          <w:tcPr>
            <w:tcW w:w="1124" w:type="dxa"/>
            <w:vMerge/>
          </w:tcPr>
          <w:p w14:paraId="3CF39A71" w14:textId="77777777" w:rsidR="00D2733E" w:rsidRPr="004F3B18" w:rsidRDefault="00D2733E" w:rsidP="00B260E9">
            <w:pPr>
              <w:jc w:val="center"/>
              <w:rPr>
                <w:rFonts w:ascii="Calibri" w:hAnsi="Calibri" w:cs="Calibri"/>
              </w:rPr>
            </w:pPr>
          </w:p>
        </w:tc>
        <w:tc>
          <w:tcPr>
            <w:tcW w:w="851" w:type="dxa"/>
          </w:tcPr>
          <w:p w14:paraId="6878AE00"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78B824BE" w14:textId="3567201E" w:rsidR="00D2733E" w:rsidRPr="004F3B18" w:rsidRDefault="002552EB" w:rsidP="00B260E9">
            <w:pPr>
              <w:jc w:val="center"/>
              <w:rPr>
                <w:rFonts w:ascii="Calibri" w:hAnsi="Calibri" w:cs="Calibri"/>
              </w:rPr>
            </w:pPr>
            <w:r w:rsidRPr="004F3B18">
              <w:rPr>
                <w:rFonts w:ascii="Calibri" w:hAnsi="Calibri" w:cs="Calibri"/>
              </w:rPr>
              <w:t>1.49</w:t>
            </w:r>
          </w:p>
        </w:tc>
        <w:tc>
          <w:tcPr>
            <w:tcW w:w="671" w:type="dxa"/>
          </w:tcPr>
          <w:p w14:paraId="4B6678B2" w14:textId="5C53160F" w:rsidR="00D2733E" w:rsidRPr="004F3B18" w:rsidRDefault="002552EB" w:rsidP="00B260E9">
            <w:pPr>
              <w:jc w:val="center"/>
              <w:rPr>
                <w:rFonts w:ascii="Calibri" w:hAnsi="Calibri" w:cs="Calibri"/>
              </w:rPr>
            </w:pPr>
            <w:r w:rsidRPr="004F3B18">
              <w:rPr>
                <w:rFonts w:ascii="Calibri" w:hAnsi="Calibri" w:cs="Calibri"/>
              </w:rPr>
              <w:t>0.97</w:t>
            </w:r>
          </w:p>
        </w:tc>
        <w:tc>
          <w:tcPr>
            <w:tcW w:w="1285" w:type="dxa"/>
          </w:tcPr>
          <w:p w14:paraId="35311F41" w14:textId="12A6D476" w:rsidR="00D2733E" w:rsidRPr="004F3B18" w:rsidRDefault="002552EB" w:rsidP="00B260E9">
            <w:pPr>
              <w:jc w:val="center"/>
              <w:rPr>
                <w:rFonts w:ascii="Calibri" w:hAnsi="Calibri" w:cs="Calibri"/>
              </w:rPr>
            </w:pPr>
            <w:r w:rsidRPr="004F3B18">
              <w:rPr>
                <w:rFonts w:ascii="Calibri" w:hAnsi="Calibri" w:cs="Calibri"/>
              </w:rPr>
              <w:t>0.77</w:t>
            </w:r>
          </w:p>
        </w:tc>
        <w:tc>
          <w:tcPr>
            <w:tcW w:w="850" w:type="dxa"/>
          </w:tcPr>
          <w:p w14:paraId="3888CB3E" w14:textId="3B97D48A" w:rsidR="00D2733E" w:rsidRPr="004F3B18" w:rsidRDefault="002552EB" w:rsidP="00B260E9">
            <w:pPr>
              <w:jc w:val="center"/>
              <w:rPr>
                <w:rFonts w:ascii="Calibri" w:hAnsi="Calibri" w:cs="Calibri"/>
              </w:rPr>
            </w:pPr>
            <w:r w:rsidRPr="004F3B18">
              <w:rPr>
                <w:rFonts w:ascii="Calibri" w:hAnsi="Calibri" w:cs="Calibri"/>
              </w:rPr>
              <w:t>2.67</w:t>
            </w:r>
          </w:p>
        </w:tc>
        <w:tc>
          <w:tcPr>
            <w:tcW w:w="851" w:type="dxa"/>
          </w:tcPr>
          <w:p w14:paraId="72E9E010" w14:textId="6A6494CD" w:rsidR="00D2733E" w:rsidRPr="004F3B18" w:rsidRDefault="00A94DC2" w:rsidP="00B260E9">
            <w:pPr>
              <w:jc w:val="center"/>
              <w:rPr>
                <w:rFonts w:ascii="Calibri" w:hAnsi="Calibri" w:cs="Calibri"/>
              </w:rPr>
            </w:pPr>
            <w:r w:rsidRPr="004F3B18">
              <w:rPr>
                <w:rFonts w:ascii="Calibri" w:hAnsi="Calibri" w:cs="Calibri"/>
              </w:rPr>
              <w:t>-2.38</w:t>
            </w:r>
          </w:p>
        </w:tc>
        <w:tc>
          <w:tcPr>
            <w:tcW w:w="992" w:type="dxa"/>
          </w:tcPr>
          <w:p w14:paraId="1145BE27" w14:textId="698357C5" w:rsidR="00D2733E" w:rsidRPr="004F3B18" w:rsidRDefault="00A94DC2" w:rsidP="00B260E9">
            <w:pPr>
              <w:jc w:val="center"/>
              <w:rPr>
                <w:rFonts w:ascii="Calibri" w:hAnsi="Calibri" w:cs="Calibri"/>
              </w:rPr>
            </w:pPr>
            <w:r w:rsidRPr="004F3B18">
              <w:rPr>
                <w:rFonts w:ascii="Calibri" w:hAnsi="Calibri" w:cs="Calibri"/>
              </w:rPr>
              <w:t>2.79</w:t>
            </w:r>
          </w:p>
        </w:tc>
        <w:tc>
          <w:tcPr>
            <w:tcW w:w="941" w:type="dxa"/>
          </w:tcPr>
          <w:p w14:paraId="3B9C86DB" w14:textId="2916BBEA" w:rsidR="00D2733E" w:rsidRPr="004F3B18" w:rsidRDefault="00A94DC2" w:rsidP="00B260E9">
            <w:pPr>
              <w:jc w:val="center"/>
              <w:rPr>
                <w:rFonts w:ascii="Calibri" w:hAnsi="Calibri" w:cs="Calibri"/>
              </w:rPr>
            </w:pPr>
            <w:r w:rsidRPr="004F3B18">
              <w:rPr>
                <w:rFonts w:ascii="Calibri" w:hAnsi="Calibri" w:cs="Calibri"/>
              </w:rPr>
              <w:t>-3.52</w:t>
            </w:r>
          </w:p>
        </w:tc>
      </w:tr>
      <w:tr w:rsidR="00D2733E" w:rsidRPr="004F3B18" w14:paraId="042D749C" w14:textId="77777777" w:rsidTr="00B260E9">
        <w:tc>
          <w:tcPr>
            <w:tcW w:w="703" w:type="dxa"/>
            <w:vMerge/>
          </w:tcPr>
          <w:p w14:paraId="16C9282C" w14:textId="77777777" w:rsidR="00D2733E" w:rsidRPr="004F3B18" w:rsidRDefault="00D2733E" w:rsidP="00B260E9">
            <w:pPr>
              <w:jc w:val="center"/>
              <w:rPr>
                <w:rFonts w:ascii="Calibri" w:hAnsi="Calibri" w:cs="Calibri"/>
              </w:rPr>
            </w:pPr>
          </w:p>
        </w:tc>
        <w:tc>
          <w:tcPr>
            <w:tcW w:w="1124" w:type="dxa"/>
            <w:vMerge w:val="restart"/>
          </w:tcPr>
          <w:p w14:paraId="3E16DEB3"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0E6A5425"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202ABE20" w14:textId="04CC1933" w:rsidR="00D2733E" w:rsidRPr="004F3B18" w:rsidRDefault="0008058A" w:rsidP="00B260E9">
            <w:pPr>
              <w:jc w:val="center"/>
              <w:rPr>
                <w:rFonts w:ascii="Calibri" w:hAnsi="Calibri" w:cs="Calibri"/>
              </w:rPr>
            </w:pPr>
            <w:r w:rsidRPr="004F3B18">
              <w:rPr>
                <w:rFonts w:ascii="Calibri" w:hAnsi="Calibri" w:cs="Calibri"/>
              </w:rPr>
              <w:t>2.56</w:t>
            </w:r>
          </w:p>
        </w:tc>
        <w:tc>
          <w:tcPr>
            <w:tcW w:w="671" w:type="dxa"/>
          </w:tcPr>
          <w:p w14:paraId="22CC8B52" w14:textId="2DB2877B" w:rsidR="00D2733E" w:rsidRPr="004F3B18" w:rsidRDefault="00E509D1" w:rsidP="00B260E9">
            <w:pPr>
              <w:jc w:val="center"/>
              <w:rPr>
                <w:rFonts w:ascii="Calibri" w:hAnsi="Calibri" w:cs="Calibri"/>
              </w:rPr>
            </w:pPr>
            <w:r w:rsidRPr="004F3B18">
              <w:rPr>
                <w:rFonts w:ascii="Calibri" w:hAnsi="Calibri" w:cs="Calibri"/>
              </w:rPr>
              <w:t>0.92</w:t>
            </w:r>
          </w:p>
        </w:tc>
        <w:tc>
          <w:tcPr>
            <w:tcW w:w="1285" w:type="dxa"/>
          </w:tcPr>
          <w:p w14:paraId="1C099D63" w14:textId="1C5095A2" w:rsidR="00D2733E" w:rsidRPr="004F3B18" w:rsidRDefault="00E509D1" w:rsidP="00B260E9">
            <w:pPr>
              <w:jc w:val="center"/>
              <w:rPr>
                <w:rFonts w:ascii="Calibri" w:hAnsi="Calibri" w:cs="Calibri"/>
              </w:rPr>
            </w:pPr>
            <w:r w:rsidRPr="004F3B18">
              <w:rPr>
                <w:rFonts w:ascii="Calibri" w:hAnsi="Calibri" w:cs="Calibri"/>
              </w:rPr>
              <w:t>0.38</w:t>
            </w:r>
          </w:p>
        </w:tc>
        <w:tc>
          <w:tcPr>
            <w:tcW w:w="850" w:type="dxa"/>
          </w:tcPr>
          <w:p w14:paraId="37E79537" w14:textId="0EB4A2E9" w:rsidR="00D2733E" w:rsidRPr="004F3B18" w:rsidRDefault="00E509D1" w:rsidP="00B260E9">
            <w:pPr>
              <w:jc w:val="center"/>
              <w:rPr>
                <w:rFonts w:ascii="Calibri" w:hAnsi="Calibri" w:cs="Calibri"/>
              </w:rPr>
            </w:pPr>
            <w:r w:rsidRPr="004F3B18">
              <w:rPr>
                <w:rFonts w:ascii="Calibri" w:hAnsi="Calibri" w:cs="Calibri"/>
              </w:rPr>
              <w:t>2.2</w:t>
            </w:r>
          </w:p>
        </w:tc>
        <w:tc>
          <w:tcPr>
            <w:tcW w:w="851" w:type="dxa"/>
          </w:tcPr>
          <w:p w14:paraId="4A5425F0" w14:textId="665FBCFC" w:rsidR="00D2733E" w:rsidRPr="004F3B18" w:rsidRDefault="00E509D1" w:rsidP="00B260E9">
            <w:pPr>
              <w:jc w:val="center"/>
              <w:rPr>
                <w:rFonts w:ascii="Calibri" w:hAnsi="Calibri" w:cs="Calibri"/>
              </w:rPr>
            </w:pPr>
            <w:r w:rsidRPr="004F3B18">
              <w:rPr>
                <w:rFonts w:ascii="Calibri" w:hAnsi="Calibri" w:cs="Calibri"/>
              </w:rPr>
              <w:t>-1.33</w:t>
            </w:r>
          </w:p>
        </w:tc>
        <w:tc>
          <w:tcPr>
            <w:tcW w:w="992" w:type="dxa"/>
          </w:tcPr>
          <w:p w14:paraId="1940428E" w14:textId="638CFAA4" w:rsidR="00D2733E" w:rsidRPr="004F3B18" w:rsidRDefault="005D5766" w:rsidP="00B260E9">
            <w:pPr>
              <w:jc w:val="center"/>
              <w:rPr>
                <w:rFonts w:ascii="Calibri" w:hAnsi="Calibri" w:cs="Calibri"/>
              </w:rPr>
            </w:pPr>
            <w:r w:rsidRPr="004F3B18">
              <w:rPr>
                <w:rFonts w:ascii="Calibri" w:hAnsi="Calibri" w:cs="Calibri"/>
              </w:rPr>
              <w:t>2.12</w:t>
            </w:r>
          </w:p>
        </w:tc>
        <w:tc>
          <w:tcPr>
            <w:tcW w:w="941" w:type="dxa"/>
          </w:tcPr>
          <w:p w14:paraId="5145F74F" w14:textId="11046024" w:rsidR="00D2733E" w:rsidRPr="004F3B18" w:rsidRDefault="005D5766" w:rsidP="00B260E9">
            <w:pPr>
              <w:jc w:val="center"/>
              <w:rPr>
                <w:rFonts w:ascii="Calibri" w:hAnsi="Calibri" w:cs="Calibri"/>
              </w:rPr>
            </w:pPr>
            <w:r w:rsidRPr="004F3B18">
              <w:rPr>
                <w:rFonts w:ascii="Calibri" w:hAnsi="Calibri" w:cs="Calibri"/>
              </w:rPr>
              <w:t>-1.8</w:t>
            </w:r>
          </w:p>
        </w:tc>
      </w:tr>
      <w:tr w:rsidR="00D2733E" w:rsidRPr="004F3B18" w14:paraId="598F6A5E" w14:textId="77777777" w:rsidTr="00B260E9">
        <w:tc>
          <w:tcPr>
            <w:tcW w:w="703" w:type="dxa"/>
            <w:vMerge/>
          </w:tcPr>
          <w:p w14:paraId="5EDF2F28" w14:textId="77777777" w:rsidR="00D2733E" w:rsidRPr="004F3B18" w:rsidRDefault="00D2733E" w:rsidP="00B260E9">
            <w:pPr>
              <w:jc w:val="center"/>
              <w:rPr>
                <w:rFonts w:ascii="Calibri" w:hAnsi="Calibri" w:cs="Calibri"/>
              </w:rPr>
            </w:pPr>
          </w:p>
        </w:tc>
        <w:tc>
          <w:tcPr>
            <w:tcW w:w="1124" w:type="dxa"/>
            <w:vMerge/>
          </w:tcPr>
          <w:p w14:paraId="3320EAFF" w14:textId="77777777" w:rsidR="00D2733E" w:rsidRPr="004F3B18" w:rsidRDefault="00D2733E" w:rsidP="00B260E9">
            <w:pPr>
              <w:jc w:val="center"/>
              <w:rPr>
                <w:rFonts w:ascii="Calibri" w:hAnsi="Calibri" w:cs="Calibri"/>
              </w:rPr>
            </w:pPr>
          </w:p>
        </w:tc>
        <w:tc>
          <w:tcPr>
            <w:tcW w:w="851" w:type="dxa"/>
          </w:tcPr>
          <w:p w14:paraId="10E40DD5"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17F36C03" w14:textId="5495FE28" w:rsidR="00D2733E" w:rsidRPr="004F3B18" w:rsidRDefault="00D128BD" w:rsidP="00B260E9">
            <w:pPr>
              <w:jc w:val="center"/>
              <w:rPr>
                <w:rFonts w:ascii="Calibri" w:hAnsi="Calibri" w:cs="Calibri"/>
              </w:rPr>
            </w:pPr>
            <w:r w:rsidRPr="004F3B18">
              <w:rPr>
                <w:rFonts w:ascii="Calibri" w:hAnsi="Calibri" w:cs="Calibri"/>
              </w:rPr>
              <w:t>1.83</w:t>
            </w:r>
          </w:p>
        </w:tc>
        <w:tc>
          <w:tcPr>
            <w:tcW w:w="671" w:type="dxa"/>
          </w:tcPr>
          <w:p w14:paraId="70837B70" w14:textId="72DE8283" w:rsidR="00D2733E" w:rsidRPr="004F3B18" w:rsidRDefault="00D128BD" w:rsidP="00B260E9">
            <w:pPr>
              <w:jc w:val="center"/>
              <w:rPr>
                <w:rFonts w:ascii="Calibri" w:hAnsi="Calibri" w:cs="Calibri"/>
              </w:rPr>
            </w:pPr>
            <w:r w:rsidRPr="004F3B18">
              <w:rPr>
                <w:rFonts w:ascii="Calibri" w:hAnsi="Calibri" w:cs="Calibri"/>
              </w:rPr>
              <w:t>0.95</w:t>
            </w:r>
          </w:p>
        </w:tc>
        <w:tc>
          <w:tcPr>
            <w:tcW w:w="1285" w:type="dxa"/>
          </w:tcPr>
          <w:p w14:paraId="7F237B68" w14:textId="73A8CBF8" w:rsidR="00D2733E" w:rsidRPr="004F3B18" w:rsidRDefault="003C5CB7" w:rsidP="00B260E9">
            <w:pPr>
              <w:jc w:val="center"/>
              <w:rPr>
                <w:rFonts w:ascii="Calibri" w:hAnsi="Calibri" w:cs="Calibri"/>
              </w:rPr>
            </w:pPr>
            <w:r w:rsidRPr="004F3B18">
              <w:rPr>
                <w:rFonts w:ascii="Calibri" w:hAnsi="Calibri" w:cs="Calibri"/>
              </w:rPr>
              <w:t>0.81</w:t>
            </w:r>
          </w:p>
        </w:tc>
        <w:tc>
          <w:tcPr>
            <w:tcW w:w="850" w:type="dxa"/>
          </w:tcPr>
          <w:p w14:paraId="0F425193" w14:textId="6EAF4C68" w:rsidR="00D2733E" w:rsidRPr="004F3B18" w:rsidRDefault="003C5CB7" w:rsidP="00B260E9">
            <w:pPr>
              <w:jc w:val="center"/>
              <w:rPr>
                <w:rFonts w:ascii="Calibri" w:hAnsi="Calibri" w:cs="Calibri"/>
              </w:rPr>
            </w:pPr>
            <w:r w:rsidRPr="004F3B18">
              <w:rPr>
                <w:rFonts w:ascii="Calibri" w:hAnsi="Calibri" w:cs="Calibri"/>
              </w:rPr>
              <w:t>3.62</w:t>
            </w:r>
          </w:p>
        </w:tc>
        <w:tc>
          <w:tcPr>
            <w:tcW w:w="851" w:type="dxa"/>
          </w:tcPr>
          <w:p w14:paraId="7E403390" w14:textId="51E5DA80" w:rsidR="00D2733E" w:rsidRPr="004F3B18" w:rsidRDefault="003C5CB7" w:rsidP="00B260E9">
            <w:pPr>
              <w:jc w:val="center"/>
              <w:rPr>
                <w:rFonts w:ascii="Calibri" w:hAnsi="Calibri" w:cs="Calibri"/>
              </w:rPr>
            </w:pPr>
            <w:r w:rsidRPr="004F3B18">
              <w:rPr>
                <w:rFonts w:ascii="Calibri" w:hAnsi="Calibri" w:cs="Calibri"/>
              </w:rPr>
              <w:t>-5.22</w:t>
            </w:r>
          </w:p>
        </w:tc>
        <w:tc>
          <w:tcPr>
            <w:tcW w:w="992" w:type="dxa"/>
          </w:tcPr>
          <w:p w14:paraId="0007203D" w14:textId="02990252" w:rsidR="00D2733E" w:rsidRPr="004F3B18" w:rsidRDefault="003C5CB7" w:rsidP="00B260E9">
            <w:pPr>
              <w:jc w:val="center"/>
              <w:rPr>
                <w:rFonts w:ascii="Calibri" w:hAnsi="Calibri" w:cs="Calibri"/>
              </w:rPr>
            </w:pPr>
            <w:r w:rsidRPr="004F3B18">
              <w:rPr>
                <w:rFonts w:ascii="Calibri" w:hAnsi="Calibri" w:cs="Calibri"/>
              </w:rPr>
              <w:t>5.01</w:t>
            </w:r>
          </w:p>
        </w:tc>
        <w:tc>
          <w:tcPr>
            <w:tcW w:w="941" w:type="dxa"/>
          </w:tcPr>
          <w:p w14:paraId="2C6C80A1" w14:textId="515A24D2" w:rsidR="00D2733E" w:rsidRPr="004F3B18" w:rsidRDefault="003B6FA1" w:rsidP="00B260E9">
            <w:pPr>
              <w:jc w:val="center"/>
              <w:rPr>
                <w:rFonts w:ascii="Calibri" w:hAnsi="Calibri" w:cs="Calibri"/>
              </w:rPr>
            </w:pPr>
            <w:r w:rsidRPr="004F3B18">
              <w:rPr>
                <w:rFonts w:ascii="Calibri" w:hAnsi="Calibri" w:cs="Calibri"/>
              </w:rPr>
              <w:t>-13.38</w:t>
            </w:r>
          </w:p>
        </w:tc>
      </w:tr>
      <w:tr w:rsidR="00C64E8E" w:rsidRPr="004F3B18" w14:paraId="70EFA7A0" w14:textId="77777777" w:rsidTr="00B260E9">
        <w:tc>
          <w:tcPr>
            <w:tcW w:w="703" w:type="dxa"/>
            <w:vMerge/>
          </w:tcPr>
          <w:p w14:paraId="6DF0835E" w14:textId="77777777" w:rsidR="00C64E8E" w:rsidRPr="004F3B18" w:rsidRDefault="00C64E8E" w:rsidP="00C64E8E">
            <w:pPr>
              <w:jc w:val="center"/>
              <w:rPr>
                <w:rFonts w:ascii="Calibri" w:hAnsi="Calibri" w:cs="Calibri"/>
              </w:rPr>
            </w:pPr>
          </w:p>
        </w:tc>
        <w:tc>
          <w:tcPr>
            <w:tcW w:w="1124" w:type="dxa"/>
            <w:vMerge/>
          </w:tcPr>
          <w:p w14:paraId="3EECAA94" w14:textId="77777777" w:rsidR="00C64E8E" w:rsidRPr="004F3B18" w:rsidRDefault="00C64E8E" w:rsidP="00C64E8E">
            <w:pPr>
              <w:jc w:val="center"/>
              <w:rPr>
                <w:rFonts w:ascii="Calibri" w:hAnsi="Calibri" w:cs="Calibri"/>
              </w:rPr>
            </w:pPr>
          </w:p>
        </w:tc>
        <w:tc>
          <w:tcPr>
            <w:tcW w:w="851" w:type="dxa"/>
          </w:tcPr>
          <w:p w14:paraId="1858CC4E" w14:textId="77777777" w:rsidR="00C64E8E" w:rsidRPr="004F3B18" w:rsidRDefault="00C64E8E" w:rsidP="00C64E8E">
            <w:pPr>
              <w:jc w:val="center"/>
              <w:rPr>
                <w:rFonts w:ascii="Calibri" w:hAnsi="Calibri" w:cs="Calibri"/>
              </w:rPr>
            </w:pPr>
            <w:r w:rsidRPr="004F3B18">
              <w:rPr>
                <w:rFonts w:ascii="Calibri" w:hAnsi="Calibri" w:cs="Calibri"/>
              </w:rPr>
              <w:t>100</w:t>
            </w:r>
          </w:p>
        </w:tc>
        <w:tc>
          <w:tcPr>
            <w:tcW w:w="753" w:type="dxa"/>
          </w:tcPr>
          <w:p w14:paraId="21A28C54" w14:textId="6EB20668" w:rsidR="00C64E8E" w:rsidRPr="004F3B18" w:rsidRDefault="00C64E8E" w:rsidP="00C64E8E">
            <w:pPr>
              <w:jc w:val="center"/>
              <w:rPr>
                <w:rFonts w:ascii="Calibri" w:hAnsi="Calibri" w:cs="Calibri"/>
              </w:rPr>
            </w:pPr>
            <w:r w:rsidRPr="004F3B18">
              <w:rPr>
                <w:rFonts w:ascii="Calibri" w:hAnsi="Calibri" w:cs="Calibri"/>
              </w:rPr>
              <w:t>1.48</w:t>
            </w:r>
          </w:p>
        </w:tc>
        <w:tc>
          <w:tcPr>
            <w:tcW w:w="671" w:type="dxa"/>
          </w:tcPr>
          <w:p w14:paraId="73EE2AA2" w14:textId="6288A6DC" w:rsidR="00C64E8E" w:rsidRPr="004F3B18" w:rsidRDefault="00C64E8E" w:rsidP="00C64E8E">
            <w:pPr>
              <w:jc w:val="center"/>
              <w:rPr>
                <w:rFonts w:ascii="Calibri" w:hAnsi="Calibri" w:cs="Calibri"/>
              </w:rPr>
            </w:pPr>
            <w:r w:rsidRPr="004F3B18">
              <w:rPr>
                <w:rFonts w:ascii="Calibri" w:hAnsi="Calibri" w:cs="Calibri"/>
              </w:rPr>
              <w:t>0.97</w:t>
            </w:r>
          </w:p>
        </w:tc>
        <w:tc>
          <w:tcPr>
            <w:tcW w:w="1285" w:type="dxa"/>
          </w:tcPr>
          <w:p w14:paraId="12E68AEE" w14:textId="12F78C61" w:rsidR="00C64E8E" w:rsidRPr="004F3B18" w:rsidRDefault="00C64E8E" w:rsidP="00C64E8E">
            <w:pPr>
              <w:jc w:val="center"/>
              <w:rPr>
                <w:rFonts w:ascii="Calibri" w:hAnsi="Calibri" w:cs="Calibri"/>
              </w:rPr>
            </w:pPr>
            <w:r w:rsidRPr="004F3B18">
              <w:rPr>
                <w:rFonts w:ascii="Calibri" w:hAnsi="Calibri" w:cs="Calibri"/>
              </w:rPr>
              <w:t>0.75</w:t>
            </w:r>
          </w:p>
        </w:tc>
        <w:tc>
          <w:tcPr>
            <w:tcW w:w="850" w:type="dxa"/>
          </w:tcPr>
          <w:p w14:paraId="316C8C87" w14:textId="3DD12D05" w:rsidR="00C64E8E" w:rsidRPr="004F3B18" w:rsidRDefault="00C64E8E" w:rsidP="00C64E8E">
            <w:pPr>
              <w:jc w:val="center"/>
              <w:rPr>
                <w:rFonts w:ascii="Calibri" w:hAnsi="Calibri" w:cs="Calibri"/>
              </w:rPr>
            </w:pPr>
            <w:r w:rsidRPr="004F3B18">
              <w:rPr>
                <w:rFonts w:ascii="Calibri" w:hAnsi="Calibri" w:cs="Calibri"/>
              </w:rPr>
              <w:t>2.44</w:t>
            </w:r>
          </w:p>
        </w:tc>
        <w:tc>
          <w:tcPr>
            <w:tcW w:w="851" w:type="dxa"/>
          </w:tcPr>
          <w:p w14:paraId="2C57D622" w14:textId="1CB8F31C" w:rsidR="00C64E8E" w:rsidRPr="004F3B18" w:rsidRDefault="00C64E8E" w:rsidP="00C64E8E">
            <w:pPr>
              <w:jc w:val="center"/>
              <w:rPr>
                <w:rFonts w:ascii="Calibri" w:hAnsi="Calibri" w:cs="Calibri"/>
              </w:rPr>
            </w:pPr>
            <w:r w:rsidRPr="004F3B18">
              <w:rPr>
                <w:rFonts w:ascii="Calibri" w:hAnsi="Calibri" w:cs="Calibri"/>
              </w:rPr>
              <w:t>-1.86</w:t>
            </w:r>
          </w:p>
        </w:tc>
        <w:tc>
          <w:tcPr>
            <w:tcW w:w="992" w:type="dxa"/>
          </w:tcPr>
          <w:p w14:paraId="40BEADF1" w14:textId="7E5327EC" w:rsidR="00C64E8E" w:rsidRPr="004F3B18" w:rsidRDefault="00C64E8E" w:rsidP="00C64E8E">
            <w:pPr>
              <w:jc w:val="center"/>
              <w:rPr>
                <w:rFonts w:ascii="Calibri" w:hAnsi="Calibri" w:cs="Calibri"/>
              </w:rPr>
            </w:pPr>
            <w:r w:rsidRPr="004F3B18">
              <w:rPr>
                <w:rFonts w:ascii="Calibri" w:hAnsi="Calibri" w:cs="Calibri"/>
              </w:rPr>
              <w:t>2.34</w:t>
            </w:r>
          </w:p>
        </w:tc>
        <w:tc>
          <w:tcPr>
            <w:tcW w:w="941" w:type="dxa"/>
          </w:tcPr>
          <w:p w14:paraId="6E23DD5A" w14:textId="572F961F" w:rsidR="00C64E8E" w:rsidRPr="004F3B18" w:rsidRDefault="00C64E8E" w:rsidP="00C64E8E">
            <w:pPr>
              <w:jc w:val="center"/>
              <w:rPr>
                <w:rFonts w:ascii="Calibri" w:hAnsi="Calibri" w:cs="Calibri"/>
              </w:rPr>
            </w:pPr>
            <w:r w:rsidRPr="004F3B18">
              <w:rPr>
                <w:rFonts w:ascii="Calibri" w:hAnsi="Calibri" w:cs="Calibri"/>
              </w:rPr>
              <w:t>-2.3</w:t>
            </w:r>
          </w:p>
        </w:tc>
      </w:tr>
      <w:tr w:rsidR="00C64E8E" w:rsidRPr="004F3B18" w14:paraId="17DAB10E" w14:textId="77777777" w:rsidTr="00B260E9">
        <w:tc>
          <w:tcPr>
            <w:tcW w:w="703" w:type="dxa"/>
            <w:vMerge/>
          </w:tcPr>
          <w:p w14:paraId="34FE8E8D" w14:textId="77777777" w:rsidR="00C64E8E" w:rsidRPr="004F3B18" w:rsidRDefault="00C64E8E" w:rsidP="00C64E8E">
            <w:pPr>
              <w:jc w:val="center"/>
              <w:rPr>
                <w:rFonts w:ascii="Calibri" w:hAnsi="Calibri" w:cs="Calibri"/>
              </w:rPr>
            </w:pPr>
          </w:p>
        </w:tc>
        <w:tc>
          <w:tcPr>
            <w:tcW w:w="1124" w:type="dxa"/>
            <w:vMerge/>
          </w:tcPr>
          <w:p w14:paraId="24AF8094" w14:textId="77777777" w:rsidR="00C64E8E" w:rsidRPr="004F3B18" w:rsidRDefault="00C64E8E" w:rsidP="00C64E8E">
            <w:pPr>
              <w:jc w:val="center"/>
              <w:rPr>
                <w:rFonts w:ascii="Calibri" w:hAnsi="Calibri" w:cs="Calibri"/>
              </w:rPr>
            </w:pPr>
          </w:p>
        </w:tc>
        <w:tc>
          <w:tcPr>
            <w:tcW w:w="851" w:type="dxa"/>
          </w:tcPr>
          <w:p w14:paraId="7BE480EF" w14:textId="77777777" w:rsidR="00C64E8E" w:rsidRPr="004F3B18" w:rsidRDefault="00C64E8E" w:rsidP="00C64E8E">
            <w:pPr>
              <w:jc w:val="center"/>
              <w:rPr>
                <w:rFonts w:ascii="Calibri" w:hAnsi="Calibri" w:cs="Calibri"/>
              </w:rPr>
            </w:pPr>
            <w:r w:rsidRPr="004F3B18">
              <w:rPr>
                <w:rFonts w:ascii="Calibri" w:hAnsi="Calibri" w:cs="Calibri"/>
              </w:rPr>
              <w:t>150</w:t>
            </w:r>
          </w:p>
        </w:tc>
        <w:tc>
          <w:tcPr>
            <w:tcW w:w="753" w:type="dxa"/>
          </w:tcPr>
          <w:p w14:paraId="0833427F" w14:textId="598A2AAC" w:rsidR="00C64E8E" w:rsidRPr="004F3B18" w:rsidRDefault="00D407D4" w:rsidP="00C64E8E">
            <w:pPr>
              <w:jc w:val="center"/>
              <w:rPr>
                <w:rFonts w:ascii="Calibri" w:hAnsi="Calibri" w:cs="Calibri"/>
              </w:rPr>
            </w:pPr>
            <w:r w:rsidRPr="004F3B18">
              <w:rPr>
                <w:rFonts w:ascii="Calibri" w:hAnsi="Calibri" w:cs="Calibri"/>
              </w:rPr>
              <w:t>1.95</w:t>
            </w:r>
          </w:p>
        </w:tc>
        <w:tc>
          <w:tcPr>
            <w:tcW w:w="671" w:type="dxa"/>
          </w:tcPr>
          <w:p w14:paraId="318AA461" w14:textId="47F63256" w:rsidR="00C64E8E" w:rsidRPr="004F3B18" w:rsidRDefault="00D407D4" w:rsidP="00C64E8E">
            <w:pPr>
              <w:jc w:val="center"/>
              <w:rPr>
                <w:rFonts w:ascii="Calibri" w:hAnsi="Calibri" w:cs="Calibri"/>
              </w:rPr>
            </w:pPr>
            <w:r w:rsidRPr="004F3B18">
              <w:rPr>
                <w:rFonts w:ascii="Calibri" w:hAnsi="Calibri" w:cs="Calibri"/>
              </w:rPr>
              <w:t>0.95</w:t>
            </w:r>
          </w:p>
        </w:tc>
        <w:tc>
          <w:tcPr>
            <w:tcW w:w="1285" w:type="dxa"/>
          </w:tcPr>
          <w:p w14:paraId="2ED0F774" w14:textId="3EA4E805" w:rsidR="00C64E8E" w:rsidRPr="004F3B18" w:rsidRDefault="00972BD6" w:rsidP="00C64E8E">
            <w:pPr>
              <w:jc w:val="center"/>
              <w:rPr>
                <w:rFonts w:ascii="Calibri" w:hAnsi="Calibri" w:cs="Calibri"/>
              </w:rPr>
            </w:pPr>
            <w:r w:rsidRPr="004F3B18">
              <w:rPr>
                <w:rFonts w:ascii="Calibri" w:hAnsi="Calibri" w:cs="Calibri"/>
              </w:rPr>
              <w:t>0.06</w:t>
            </w:r>
          </w:p>
        </w:tc>
        <w:tc>
          <w:tcPr>
            <w:tcW w:w="850" w:type="dxa"/>
          </w:tcPr>
          <w:p w14:paraId="21B1EB4B" w14:textId="02CE8BC2" w:rsidR="00C64E8E" w:rsidRPr="004F3B18" w:rsidRDefault="00972BD6" w:rsidP="00C64E8E">
            <w:pPr>
              <w:jc w:val="center"/>
              <w:rPr>
                <w:rFonts w:ascii="Calibri" w:hAnsi="Calibri" w:cs="Calibri"/>
              </w:rPr>
            </w:pPr>
            <w:r w:rsidRPr="004F3B18">
              <w:rPr>
                <w:rFonts w:ascii="Calibri" w:hAnsi="Calibri" w:cs="Calibri"/>
              </w:rPr>
              <w:t>3.99</w:t>
            </w:r>
          </w:p>
        </w:tc>
        <w:tc>
          <w:tcPr>
            <w:tcW w:w="851" w:type="dxa"/>
          </w:tcPr>
          <w:p w14:paraId="419C6108" w14:textId="189DF7AD" w:rsidR="00C64E8E" w:rsidRPr="004F3B18" w:rsidRDefault="00972BD6" w:rsidP="00C64E8E">
            <w:pPr>
              <w:jc w:val="center"/>
              <w:rPr>
                <w:rFonts w:ascii="Calibri" w:hAnsi="Calibri" w:cs="Calibri"/>
              </w:rPr>
            </w:pPr>
            <w:r w:rsidRPr="004F3B18">
              <w:rPr>
                <w:rFonts w:ascii="Calibri" w:hAnsi="Calibri" w:cs="Calibri"/>
              </w:rPr>
              <w:t>-9.35</w:t>
            </w:r>
          </w:p>
        </w:tc>
        <w:tc>
          <w:tcPr>
            <w:tcW w:w="992" w:type="dxa"/>
          </w:tcPr>
          <w:p w14:paraId="27434002" w14:textId="5179E5ED" w:rsidR="00C64E8E" w:rsidRPr="004F3B18" w:rsidRDefault="0025394D" w:rsidP="00C64E8E">
            <w:pPr>
              <w:jc w:val="center"/>
              <w:rPr>
                <w:rFonts w:ascii="Calibri" w:hAnsi="Calibri" w:cs="Calibri"/>
              </w:rPr>
            </w:pPr>
            <w:r w:rsidRPr="004F3B18">
              <w:rPr>
                <w:rFonts w:ascii="Calibri" w:hAnsi="Calibri" w:cs="Calibri"/>
              </w:rPr>
              <w:t>10.93</w:t>
            </w:r>
          </w:p>
        </w:tc>
        <w:tc>
          <w:tcPr>
            <w:tcW w:w="941" w:type="dxa"/>
          </w:tcPr>
          <w:p w14:paraId="59FB46DF" w14:textId="341370E9" w:rsidR="00C64E8E" w:rsidRPr="004F3B18" w:rsidRDefault="0025394D" w:rsidP="00C64E8E">
            <w:pPr>
              <w:jc w:val="center"/>
              <w:rPr>
                <w:rFonts w:ascii="Calibri" w:hAnsi="Calibri" w:cs="Calibri"/>
              </w:rPr>
            </w:pPr>
            <w:r w:rsidRPr="004F3B18">
              <w:rPr>
                <w:rFonts w:ascii="Calibri" w:hAnsi="Calibri" w:cs="Calibri"/>
              </w:rPr>
              <w:t>-82.45</w:t>
            </w:r>
          </w:p>
        </w:tc>
      </w:tr>
    </w:tbl>
    <w:p w14:paraId="3BC729F9" w14:textId="77777777" w:rsidR="00D2733E" w:rsidRPr="004F3B18" w:rsidRDefault="00D2733E" w:rsidP="00D2733E">
      <w:pPr>
        <w:rPr>
          <w:rFonts w:ascii="Calibri" w:hAnsi="Calibri" w:cs="Calibri"/>
        </w:rPr>
      </w:pPr>
    </w:p>
    <w:p w14:paraId="126EBFEC" w14:textId="4C1D8C7D" w:rsidR="0059309F" w:rsidRPr="004F3B18" w:rsidRDefault="0059309F" w:rsidP="0059309F">
      <w:pPr>
        <w:pStyle w:val="Caption"/>
        <w:keepNext/>
        <w:rPr>
          <w:rFonts w:ascii="Calibri" w:hAnsi="Calibri" w:cs="Calibri"/>
        </w:rPr>
      </w:pPr>
      <w:bookmarkStart w:id="117" w:name="_Toc165500144"/>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22</w:t>
      </w:r>
      <w:r w:rsidRPr="004F3B18">
        <w:rPr>
          <w:rFonts w:ascii="Calibri" w:hAnsi="Calibri" w:cs="Calibri"/>
        </w:rPr>
        <w:fldChar w:fldCharType="end"/>
      </w:r>
      <w:r w:rsidRPr="004F3B18">
        <w:rPr>
          <w:rFonts w:ascii="Calibri" w:hAnsi="Calibri" w:cs="Calibri"/>
        </w:rPr>
        <w:t>: Model-3 Metrics of SHEL With StandardScaler</w:t>
      </w:r>
      <w:bookmarkEnd w:id="117"/>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993"/>
        <w:gridCol w:w="850"/>
        <w:gridCol w:w="941"/>
      </w:tblGrid>
      <w:tr w:rsidR="00D2733E" w:rsidRPr="004F3B18" w14:paraId="07E05307" w14:textId="77777777" w:rsidTr="00966035">
        <w:tc>
          <w:tcPr>
            <w:tcW w:w="2674" w:type="dxa"/>
            <w:gridSpan w:val="3"/>
          </w:tcPr>
          <w:p w14:paraId="62A1FEA9" w14:textId="77777777" w:rsidR="00D2733E" w:rsidRPr="004F3B18" w:rsidRDefault="00D2733E" w:rsidP="00B260E9">
            <w:pPr>
              <w:jc w:val="center"/>
              <w:rPr>
                <w:rFonts w:ascii="Calibri" w:hAnsi="Calibri" w:cs="Calibri"/>
              </w:rPr>
            </w:pPr>
          </w:p>
        </w:tc>
        <w:tc>
          <w:tcPr>
            <w:tcW w:w="1424" w:type="dxa"/>
            <w:gridSpan w:val="2"/>
          </w:tcPr>
          <w:p w14:paraId="7BB384FD"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3101D7D2"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843" w:type="dxa"/>
            <w:gridSpan w:val="2"/>
          </w:tcPr>
          <w:p w14:paraId="2EC15B26"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791" w:type="dxa"/>
            <w:gridSpan w:val="2"/>
          </w:tcPr>
          <w:p w14:paraId="4AD27BB3"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008FD629" w14:textId="77777777" w:rsidTr="00966035">
        <w:tc>
          <w:tcPr>
            <w:tcW w:w="699" w:type="dxa"/>
          </w:tcPr>
          <w:p w14:paraId="43DDF495"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34FCC515"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60217F02"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00125B67"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5B493291"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2225CEB4"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1F779154"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93" w:type="dxa"/>
          </w:tcPr>
          <w:p w14:paraId="490F175C"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850" w:type="dxa"/>
          </w:tcPr>
          <w:p w14:paraId="63000813"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1342B113"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5435629E" w14:textId="77777777" w:rsidTr="00966035">
        <w:tc>
          <w:tcPr>
            <w:tcW w:w="699" w:type="dxa"/>
            <w:vMerge w:val="restart"/>
          </w:tcPr>
          <w:p w14:paraId="29179579" w14:textId="77777777" w:rsidR="00D2733E" w:rsidRPr="004F3B18" w:rsidRDefault="00D2733E" w:rsidP="00B260E9">
            <w:pPr>
              <w:jc w:val="center"/>
              <w:rPr>
                <w:rFonts w:ascii="Calibri" w:hAnsi="Calibri" w:cs="Calibri"/>
              </w:rPr>
            </w:pPr>
            <w:r w:rsidRPr="004F3B18">
              <w:rPr>
                <w:rFonts w:ascii="Calibri" w:hAnsi="Calibri" w:cs="Calibri"/>
              </w:rPr>
              <w:t>SHEL</w:t>
            </w:r>
          </w:p>
        </w:tc>
        <w:tc>
          <w:tcPr>
            <w:tcW w:w="1124" w:type="dxa"/>
            <w:vMerge w:val="restart"/>
          </w:tcPr>
          <w:p w14:paraId="08CE0DBE"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63F1D546"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4F8FDD2C" w14:textId="43A4D8FE" w:rsidR="00D2733E" w:rsidRPr="004F3B18" w:rsidRDefault="00807C8F" w:rsidP="00B260E9">
            <w:pPr>
              <w:jc w:val="center"/>
              <w:rPr>
                <w:rFonts w:ascii="Calibri" w:hAnsi="Calibri" w:cs="Calibri"/>
              </w:rPr>
            </w:pPr>
            <w:r w:rsidRPr="004F3B18">
              <w:rPr>
                <w:rFonts w:ascii="Calibri" w:hAnsi="Calibri" w:cs="Calibri"/>
              </w:rPr>
              <w:t>2.71</w:t>
            </w:r>
          </w:p>
        </w:tc>
        <w:tc>
          <w:tcPr>
            <w:tcW w:w="671" w:type="dxa"/>
          </w:tcPr>
          <w:p w14:paraId="5D24B102" w14:textId="15D406E8" w:rsidR="00D2733E" w:rsidRPr="004F3B18" w:rsidRDefault="00807C8F" w:rsidP="00B260E9">
            <w:pPr>
              <w:jc w:val="center"/>
              <w:rPr>
                <w:rFonts w:ascii="Calibri" w:hAnsi="Calibri" w:cs="Calibri"/>
              </w:rPr>
            </w:pPr>
            <w:r w:rsidRPr="004F3B18">
              <w:rPr>
                <w:rFonts w:ascii="Calibri" w:hAnsi="Calibri" w:cs="Calibri"/>
              </w:rPr>
              <w:t>0.83</w:t>
            </w:r>
          </w:p>
        </w:tc>
        <w:tc>
          <w:tcPr>
            <w:tcW w:w="1285" w:type="dxa"/>
          </w:tcPr>
          <w:p w14:paraId="63A77344" w14:textId="1CF41DE3" w:rsidR="00D2733E" w:rsidRPr="004F3B18" w:rsidRDefault="004B0094" w:rsidP="00B260E9">
            <w:pPr>
              <w:jc w:val="center"/>
              <w:rPr>
                <w:rFonts w:ascii="Calibri" w:hAnsi="Calibri" w:cs="Calibri"/>
              </w:rPr>
            </w:pPr>
            <w:r w:rsidRPr="004F3B18">
              <w:rPr>
                <w:rFonts w:ascii="Calibri" w:hAnsi="Calibri" w:cs="Calibri"/>
              </w:rPr>
              <w:t>0.57</w:t>
            </w:r>
          </w:p>
        </w:tc>
        <w:tc>
          <w:tcPr>
            <w:tcW w:w="850" w:type="dxa"/>
          </w:tcPr>
          <w:p w14:paraId="29FDD3DE" w14:textId="19713DC9" w:rsidR="00D2733E" w:rsidRPr="004F3B18" w:rsidRDefault="004B0094" w:rsidP="00B260E9">
            <w:pPr>
              <w:jc w:val="center"/>
              <w:rPr>
                <w:rFonts w:ascii="Calibri" w:hAnsi="Calibri" w:cs="Calibri"/>
              </w:rPr>
            </w:pPr>
            <w:r w:rsidRPr="004F3B18">
              <w:rPr>
                <w:rFonts w:ascii="Calibri" w:hAnsi="Calibri" w:cs="Calibri"/>
              </w:rPr>
              <w:t>3.01</w:t>
            </w:r>
          </w:p>
        </w:tc>
        <w:tc>
          <w:tcPr>
            <w:tcW w:w="993" w:type="dxa"/>
          </w:tcPr>
          <w:p w14:paraId="09B5AF2A" w14:textId="0EFE595C" w:rsidR="00D2733E" w:rsidRPr="004F3B18" w:rsidRDefault="004B0094" w:rsidP="00B260E9">
            <w:pPr>
              <w:jc w:val="center"/>
              <w:rPr>
                <w:rFonts w:ascii="Calibri" w:hAnsi="Calibri" w:cs="Calibri"/>
              </w:rPr>
            </w:pPr>
            <w:r w:rsidRPr="004F3B18">
              <w:rPr>
                <w:rFonts w:ascii="Calibri" w:hAnsi="Calibri" w:cs="Calibri"/>
              </w:rPr>
              <w:t>-33.48</w:t>
            </w:r>
          </w:p>
        </w:tc>
        <w:tc>
          <w:tcPr>
            <w:tcW w:w="850" w:type="dxa"/>
          </w:tcPr>
          <w:p w14:paraId="1A0D84A0" w14:textId="418F995A" w:rsidR="00D2733E" w:rsidRPr="004F3B18" w:rsidRDefault="004B0094" w:rsidP="00B260E9">
            <w:pPr>
              <w:jc w:val="center"/>
              <w:rPr>
                <w:rFonts w:ascii="Calibri" w:hAnsi="Calibri" w:cs="Calibri"/>
              </w:rPr>
            </w:pPr>
            <w:r w:rsidRPr="004F3B18">
              <w:rPr>
                <w:rFonts w:ascii="Calibri" w:hAnsi="Calibri" w:cs="Calibri"/>
              </w:rPr>
              <w:t>4.72</w:t>
            </w:r>
          </w:p>
        </w:tc>
        <w:tc>
          <w:tcPr>
            <w:tcW w:w="941" w:type="dxa"/>
          </w:tcPr>
          <w:p w14:paraId="13A5A19B" w14:textId="02B96F93" w:rsidR="00D2733E" w:rsidRPr="004F3B18" w:rsidRDefault="004B0094" w:rsidP="00B260E9">
            <w:pPr>
              <w:jc w:val="center"/>
              <w:rPr>
                <w:rFonts w:ascii="Calibri" w:hAnsi="Calibri" w:cs="Calibri"/>
              </w:rPr>
            </w:pPr>
            <w:r w:rsidRPr="004F3B18">
              <w:rPr>
                <w:rFonts w:ascii="Calibri" w:hAnsi="Calibri" w:cs="Calibri"/>
              </w:rPr>
              <w:t>-19.9</w:t>
            </w:r>
          </w:p>
        </w:tc>
      </w:tr>
      <w:tr w:rsidR="00D2733E" w:rsidRPr="004F3B18" w14:paraId="16DEBDD2" w14:textId="77777777" w:rsidTr="00966035">
        <w:tc>
          <w:tcPr>
            <w:tcW w:w="699" w:type="dxa"/>
            <w:vMerge/>
          </w:tcPr>
          <w:p w14:paraId="1F1520CA" w14:textId="77777777" w:rsidR="00D2733E" w:rsidRPr="004F3B18" w:rsidRDefault="00D2733E" w:rsidP="00B260E9">
            <w:pPr>
              <w:jc w:val="center"/>
              <w:rPr>
                <w:rFonts w:ascii="Calibri" w:hAnsi="Calibri" w:cs="Calibri"/>
              </w:rPr>
            </w:pPr>
          </w:p>
        </w:tc>
        <w:tc>
          <w:tcPr>
            <w:tcW w:w="1124" w:type="dxa"/>
            <w:vMerge/>
          </w:tcPr>
          <w:p w14:paraId="0897B39D" w14:textId="77777777" w:rsidR="00D2733E" w:rsidRPr="004F3B18" w:rsidRDefault="00D2733E" w:rsidP="00B260E9">
            <w:pPr>
              <w:jc w:val="center"/>
              <w:rPr>
                <w:rFonts w:ascii="Calibri" w:hAnsi="Calibri" w:cs="Calibri"/>
              </w:rPr>
            </w:pPr>
          </w:p>
        </w:tc>
        <w:tc>
          <w:tcPr>
            <w:tcW w:w="851" w:type="dxa"/>
          </w:tcPr>
          <w:p w14:paraId="3ED2336D"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210BA894" w14:textId="79C13802" w:rsidR="00D2733E" w:rsidRPr="004F3B18" w:rsidRDefault="00175E39" w:rsidP="00B260E9">
            <w:pPr>
              <w:jc w:val="center"/>
              <w:rPr>
                <w:rFonts w:ascii="Calibri" w:hAnsi="Calibri" w:cs="Calibri"/>
              </w:rPr>
            </w:pPr>
            <w:r w:rsidRPr="004F3B18">
              <w:rPr>
                <w:rFonts w:ascii="Calibri" w:hAnsi="Calibri" w:cs="Calibri"/>
              </w:rPr>
              <w:t>1.55</w:t>
            </w:r>
          </w:p>
        </w:tc>
        <w:tc>
          <w:tcPr>
            <w:tcW w:w="671" w:type="dxa"/>
          </w:tcPr>
          <w:p w14:paraId="574EF049" w14:textId="58A66E78" w:rsidR="00D2733E" w:rsidRPr="004F3B18" w:rsidRDefault="00175E39" w:rsidP="00B260E9">
            <w:pPr>
              <w:jc w:val="center"/>
              <w:rPr>
                <w:rFonts w:ascii="Calibri" w:hAnsi="Calibri" w:cs="Calibri"/>
              </w:rPr>
            </w:pPr>
            <w:r w:rsidRPr="004F3B18">
              <w:rPr>
                <w:rFonts w:ascii="Calibri" w:hAnsi="Calibri" w:cs="Calibri"/>
              </w:rPr>
              <w:t>0.95</w:t>
            </w:r>
          </w:p>
        </w:tc>
        <w:tc>
          <w:tcPr>
            <w:tcW w:w="1285" w:type="dxa"/>
          </w:tcPr>
          <w:p w14:paraId="0A64F50B" w14:textId="0EAD0DA6" w:rsidR="00D2733E" w:rsidRPr="004F3B18" w:rsidRDefault="00175E39" w:rsidP="00B260E9">
            <w:pPr>
              <w:jc w:val="center"/>
              <w:rPr>
                <w:rFonts w:ascii="Calibri" w:hAnsi="Calibri" w:cs="Calibri"/>
              </w:rPr>
            </w:pPr>
            <w:r w:rsidRPr="004F3B18">
              <w:rPr>
                <w:rFonts w:ascii="Calibri" w:hAnsi="Calibri" w:cs="Calibri"/>
              </w:rPr>
              <w:t>1.77</w:t>
            </w:r>
          </w:p>
        </w:tc>
        <w:tc>
          <w:tcPr>
            <w:tcW w:w="850" w:type="dxa"/>
          </w:tcPr>
          <w:p w14:paraId="5E195646" w14:textId="4C579E53" w:rsidR="00D2733E" w:rsidRPr="004F3B18" w:rsidRDefault="00175E39" w:rsidP="00B260E9">
            <w:pPr>
              <w:jc w:val="center"/>
              <w:rPr>
                <w:rFonts w:ascii="Calibri" w:hAnsi="Calibri" w:cs="Calibri"/>
              </w:rPr>
            </w:pPr>
            <w:r w:rsidRPr="004F3B18">
              <w:rPr>
                <w:rFonts w:ascii="Calibri" w:hAnsi="Calibri" w:cs="Calibri"/>
              </w:rPr>
              <w:t>0.93</w:t>
            </w:r>
          </w:p>
        </w:tc>
        <w:tc>
          <w:tcPr>
            <w:tcW w:w="993" w:type="dxa"/>
          </w:tcPr>
          <w:p w14:paraId="0D0FACE0" w14:textId="57867558" w:rsidR="00D2733E" w:rsidRPr="004F3B18" w:rsidRDefault="00175E39" w:rsidP="00B260E9">
            <w:pPr>
              <w:jc w:val="center"/>
              <w:rPr>
                <w:rFonts w:ascii="Calibri" w:hAnsi="Calibri" w:cs="Calibri"/>
              </w:rPr>
            </w:pPr>
            <w:r w:rsidRPr="004F3B18">
              <w:rPr>
                <w:rFonts w:ascii="Calibri" w:hAnsi="Calibri" w:cs="Calibri"/>
              </w:rPr>
              <w:t>-2.63</w:t>
            </w:r>
          </w:p>
        </w:tc>
        <w:tc>
          <w:tcPr>
            <w:tcW w:w="850" w:type="dxa"/>
          </w:tcPr>
          <w:p w14:paraId="2D67C101" w14:textId="18AE571A" w:rsidR="00D2733E" w:rsidRPr="004F3B18" w:rsidRDefault="00175E39" w:rsidP="00B260E9">
            <w:pPr>
              <w:jc w:val="center"/>
              <w:rPr>
                <w:rFonts w:ascii="Calibri" w:hAnsi="Calibri" w:cs="Calibri"/>
              </w:rPr>
            </w:pPr>
            <w:r w:rsidRPr="004F3B18">
              <w:rPr>
                <w:rFonts w:ascii="Calibri" w:hAnsi="Calibri" w:cs="Calibri"/>
              </w:rPr>
              <w:t>1.09</w:t>
            </w:r>
          </w:p>
        </w:tc>
        <w:tc>
          <w:tcPr>
            <w:tcW w:w="941" w:type="dxa"/>
          </w:tcPr>
          <w:p w14:paraId="0063FC9D" w14:textId="093521E7" w:rsidR="00D2733E" w:rsidRPr="004F3B18" w:rsidRDefault="00175E39" w:rsidP="00B260E9">
            <w:pPr>
              <w:jc w:val="center"/>
              <w:rPr>
                <w:rFonts w:ascii="Calibri" w:hAnsi="Calibri" w:cs="Calibri"/>
              </w:rPr>
            </w:pPr>
            <w:r w:rsidRPr="004F3B18">
              <w:rPr>
                <w:rFonts w:ascii="Calibri" w:hAnsi="Calibri" w:cs="Calibri"/>
              </w:rPr>
              <w:t>-0.48</w:t>
            </w:r>
          </w:p>
        </w:tc>
      </w:tr>
      <w:tr w:rsidR="00D2733E" w:rsidRPr="004F3B18" w14:paraId="13EE147B" w14:textId="77777777" w:rsidTr="00966035">
        <w:tc>
          <w:tcPr>
            <w:tcW w:w="699" w:type="dxa"/>
            <w:vMerge/>
          </w:tcPr>
          <w:p w14:paraId="7A24F043" w14:textId="77777777" w:rsidR="00D2733E" w:rsidRPr="004F3B18" w:rsidRDefault="00D2733E" w:rsidP="00B260E9">
            <w:pPr>
              <w:jc w:val="center"/>
              <w:rPr>
                <w:rFonts w:ascii="Calibri" w:hAnsi="Calibri" w:cs="Calibri"/>
              </w:rPr>
            </w:pPr>
          </w:p>
        </w:tc>
        <w:tc>
          <w:tcPr>
            <w:tcW w:w="1124" w:type="dxa"/>
            <w:vMerge/>
          </w:tcPr>
          <w:p w14:paraId="762233C7" w14:textId="77777777" w:rsidR="00D2733E" w:rsidRPr="004F3B18" w:rsidRDefault="00D2733E" w:rsidP="00B260E9">
            <w:pPr>
              <w:jc w:val="center"/>
              <w:rPr>
                <w:rFonts w:ascii="Calibri" w:hAnsi="Calibri" w:cs="Calibri"/>
              </w:rPr>
            </w:pPr>
          </w:p>
        </w:tc>
        <w:tc>
          <w:tcPr>
            <w:tcW w:w="851" w:type="dxa"/>
          </w:tcPr>
          <w:p w14:paraId="19294BDC"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6050066B" w14:textId="327EBF0F" w:rsidR="00D2733E" w:rsidRPr="004F3B18" w:rsidRDefault="000E4CEB" w:rsidP="00B260E9">
            <w:pPr>
              <w:jc w:val="center"/>
              <w:rPr>
                <w:rFonts w:ascii="Calibri" w:hAnsi="Calibri" w:cs="Calibri"/>
              </w:rPr>
            </w:pPr>
            <w:r w:rsidRPr="004F3B18">
              <w:rPr>
                <w:rFonts w:ascii="Calibri" w:hAnsi="Calibri" w:cs="Calibri"/>
              </w:rPr>
              <w:t>1.33</w:t>
            </w:r>
          </w:p>
        </w:tc>
        <w:tc>
          <w:tcPr>
            <w:tcW w:w="671" w:type="dxa"/>
          </w:tcPr>
          <w:p w14:paraId="79132C5B" w14:textId="3D6C9CAE" w:rsidR="00D2733E" w:rsidRPr="004F3B18" w:rsidRDefault="000E4CEB" w:rsidP="00B260E9">
            <w:pPr>
              <w:jc w:val="center"/>
              <w:rPr>
                <w:rFonts w:ascii="Calibri" w:hAnsi="Calibri" w:cs="Calibri"/>
              </w:rPr>
            </w:pPr>
            <w:r w:rsidRPr="004F3B18">
              <w:rPr>
                <w:rFonts w:ascii="Calibri" w:hAnsi="Calibri" w:cs="Calibri"/>
              </w:rPr>
              <w:t>0.96</w:t>
            </w:r>
          </w:p>
        </w:tc>
        <w:tc>
          <w:tcPr>
            <w:tcW w:w="1285" w:type="dxa"/>
          </w:tcPr>
          <w:p w14:paraId="6F999811" w14:textId="73A81C22" w:rsidR="00D2733E" w:rsidRPr="004F3B18" w:rsidRDefault="00966035" w:rsidP="00B260E9">
            <w:pPr>
              <w:jc w:val="center"/>
              <w:rPr>
                <w:rFonts w:ascii="Calibri" w:hAnsi="Calibri" w:cs="Calibri"/>
              </w:rPr>
            </w:pPr>
            <w:r w:rsidRPr="004F3B18">
              <w:rPr>
                <w:rFonts w:ascii="Calibri" w:hAnsi="Calibri" w:cs="Calibri"/>
              </w:rPr>
              <w:t>2.97</w:t>
            </w:r>
          </w:p>
        </w:tc>
        <w:tc>
          <w:tcPr>
            <w:tcW w:w="850" w:type="dxa"/>
          </w:tcPr>
          <w:p w14:paraId="726BAB80" w14:textId="6134454B" w:rsidR="00D2733E" w:rsidRPr="004F3B18" w:rsidRDefault="00966035" w:rsidP="00B260E9">
            <w:pPr>
              <w:jc w:val="center"/>
              <w:rPr>
                <w:rFonts w:ascii="Calibri" w:hAnsi="Calibri" w:cs="Calibri"/>
              </w:rPr>
            </w:pPr>
            <w:r w:rsidRPr="004F3B18">
              <w:rPr>
                <w:rFonts w:ascii="Calibri" w:hAnsi="Calibri" w:cs="Calibri"/>
              </w:rPr>
              <w:t>9.08</w:t>
            </w:r>
          </w:p>
        </w:tc>
        <w:tc>
          <w:tcPr>
            <w:tcW w:w="993" w:type="dxa"/>
          </w:tcPr>
          <w:p w14:paraId="279F39EC" w14:textId="6C575FD6" w:rsidR="00D2733E" w:rsidRPr="004F3B18" w:rsidRDefault="00966035" w:rsidP="00B260E9">
            <w:pPr>
              <w:jc w:val="center"/>
              <w:rPr>
                <w:rFonts w:ascii="Calibri" w:hAnsi="Calibri" w:cs="Calibri"/>
              </w:rPr>
            </w:pPr>
            <w:r w:rsidRPr="004F3B18">
              <w:rPr>
                <w:rFonts w:ascii="Calibri" w:hAnsi="Calibri" w:cs="Calibri"/>
              </w:rPr>
              <w:t>-317.97</w:t>
            </w:r>
          </w:p>
        </w:tc>
        <w:tc>
          <w:tcPr>
            <w:tcW w:w="850" w:type="dxa"/>
          </w:tcPr>
          <w:p w14:paraId="227DE648" w14:textId="552EEA66" w:rsidR="00D2733E" w:rsidRPr="004F3B18" w:rsidRDefault="00CF7AD1" w:rsidP="00B260E9">
            <w:pPr>
              <w:jc w:val="center"/>
              <w:rPr>
                <w:rFonts w:ascii="Calibri" w:hAnsi="Calibri" w:cs="Calibri"/>
              </w:rPr>
            </w:pPr>
            <w:r w:rsidRPr="004F3B18">
              <w:rPr>
                <w:rFonts w:ascii="Calibri" w:hAnsi="Calibri" w:cs="Calibri"/>
              </w:rPr>
              <w:t>14.78</w:t>
            </w:r>
          </w:p>
        </w:tc>
        <w:tc>
          <w:tcPr>
            <w:tcW w:w="941" w:type="dxa"/>
          </w:tcPr>
          <w:p w14:paraId="52F81FF0" w14:textId="4F43F4C8" w:rsidR="00D2733E" w:rsidRPr="004F3B18" w:rsidRDefault="00CF7AD1" w:rsidP="00B260E9">
            <w:pPr>
              <w:jc w:val="center"/>
              <w:rPr>
                <w:rFonts w:ascii="Calibri" w:hAnsi="Calibri" w:cs="Calibri"/>
              </w:rPr>
            </w:pPr>
            <w:r w:rsidRPr="004F3B18">
              <w:rPr>
                <w:rFonts w:ascii="Calibri" w:hAnsi="Calibri" w:cs="Calibri"/>
              </w:rPr>
              <w:t>-210.82</w:t>
            </w:r>
          </w:p>
        </w:tc>
      </w:tr>
      <w:tr w:rsidR="00D2733E" w:rsidRPr="004F3B18" w14:paraId="15C7D5AD" w14:textId="77777777" w:rsidTr="00966035">
        <w:tc>
          <w:tcPr>
            <w:tcW w:w="699" w:type="dxa"/>
            <w:vMerge/>
          </w:tcPr>
          <w:p w14:paraId="2F946171" w14:textId="77777777" w:rsidR="00D2733E" w:rsidRPr="004F3B18" w:rsidRDefault="00D2733E" w:rsidP="00B260E9">
            <w:pPr>
              <w:jc w:val="center"/>
              <w:rPr>
                <w:rFonts w:ascii="Calibri" w:hAnsi="Calibri" w:cs="Calibri"/>
              </w:rPr>
            </w:pPr>
          </w:p>
        </w:tc>
        <w:tc>
          <w:tcPr>
            <w:tcW w:w="1124" w:type="dxa"/>
            <w:vMerge/>
          </w:tcPr>
          <w:p w14:paraId="6A6AECB6" w14:textId="77777777" w:rsidR="00D2733E" w:rsidRPr="004F3B18" w:rsidRDefault="00D2733E" w:rsidP="00B260E9">
            <w:pPr>
              <w:jc w:val="center"/>
              <w:rPr>
                <w:rFonts w:ascii="Calibri" w:hAnsi="Calibri" w:cs="Calibri"/>
              </w:rPr>
            </w:pPr>
          </w:p>
        </w:tc>
        <w:tc>
          <w:tcPr>
            <w:tcW w:w="851" w:type="dxa"/>
          </w:tcPr>
          <w:p w14:paraId="2307F8F5"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03E685A1" w14:textId="7DEC26A5" w:rsidR="00D2733E" w:rsidRPr="004F3B18" w:rsidRDefault="000B03E7" w:rsidP="00B260E9">
            <w:pPr>
              <w:jc w:val="center"/>
              <w:rPr>
                <w:rFonts w:ascii="Calibri" w:hAnsi="Calibri" w:cs="Calibri"/>
              </w:rPr>
            </w:pPr>
            <w:r w:rsidRPr="004F3B18">
              <w:rPr>
                <w:rFonts w:ascii="Calibri" w:hAnsi="Calibri" w:cs="Calibri"/>
              </w:rPr>
              <w:t>1.4</w:t>
            </w:r>
          </w:p>
        </w:tc>
        <w:tc>
          <w:tcPr>
            <w:tcW w:w="671" w:type="dxa"/>
          </w:tcPr>
          <w:p w14:paraId="3DA134ED" w14:textId="1993B7D7" w:rsidR="00D2733E" w:rsidRPr="004F3B18" w:rsidRDefault="000B03E7" w:rsidP="00B260E9">
            <w:pPr>
              <w:jc w:val="center"/>
              <w:rPr>
                <w:rFonts w:ascii="Calibri" w:hAnsi="Calibri" w:cs="Calibri"/>
              </w:rPr>
            </w:pPr>
            <w:r w:rsidRPr="004F3B18">
              <w:rPr>
                <w:rFonts w:ascii="Calibri" w:hAnsi="Calibri" w:cs="Calibri"/>
              </w:rPr>
              <w:t>0.95</w:t>
            </w:r>
          </w:p>
        </w:tc>
        <w:tc>
          <w:tcPr>
            <w:tcW w:w="1285" w:type="dxa"/>
          </w:tcPr>
          <w:p w14:paraId="6C782DDA" w14:textId="1A39BD24" w:rsidR="00D2733E" w:rsidRPr="004F3B18" w:rsidRDefault="00422572" w:rsidP="00B260E9">
            <w:pPr>
              <w:jc w:val="center"/>
              <w:rPr>
                <w:rFonts w:ascii="Calibri" w:hAnsi="Calibri" w:cs="Calibri"/>
              </w:rPr>
            </w:pPr>
            <w:r w:rsidRPr="004F3B18">
              <w:rPr>
                <w:rFonts w:ascii="Calibri" w:hAnsi="Calibri" w:cs="Calibri"/>
              </w:rPr>
              <w:t>1.56</w:t>
            </w:r>
          </w:p>
        </w:tc>
        <w:tc>
          <w:tcPr>
            <w:tcW w:w="850" w:type="dxa"/>
          </w:tcPr>
          <w:p w14:paraId="59840884" w14:textId="577B1E4E" w:rsidR="00D2733E" w:rsidRPr="004F3B18" w:rsidRDefault="00422572" w:rsidP="00B260E9">
            <w:pPr>
              <w:jc w:val="center"/>
              <w:rPr>
                <w:rFonts w:ascii="Calibri" w:hAnsi="Calibri" w:cs="Calibri"/>
              </w:rPr>
            </w:pPr>
            <w:r w:rsidRPr="004F3B18">
              <w:rPr>
                <w:rFonts w:ascii="Calibri" w:hAnsi="Calibri" w:cs="Calibri"/>
              </w:rPr>
              <w:t>0.91</w:t>
            </w:r>
          </w:p>
        </w:tc>
        <w:tc>
          <w:tcPr>
            <w:tcW w:w="993" w:type="dxa"/>
          </w:tcPr>
          <w:p w14:paraId="3947A7C4" w14:textId="08D8DDC9" w:rsidR="00D2733E" w:rsidRPr="004F3B18" w:rsidRDefault="00422572" w:rsidP="00B260E9">
            <w:pPr>
              <w:jc w:val="center"/>
              <w:rPr>
                <w:rFonts w:ascii="Calibri" w:hAnsi="Calibri" w:cs="Calibri"/>
              </w:rPr>
            </w:pPr>
            <w:r w:rsidRPr="004F3B18">
              <w:rPr>
                <w:rFonts w:ascii="Calibri" w:hAnsi="Calibri" w:cs="Calibri"/>
              </w:rPr>
              <w:t>-2.91</w:t>
            </w:r>
          </w:p>
        </w:tc>
        <w:tc>
          <w:tcPr>
            <w:tcW w:w="850" w:type="dxa"/>
          </w:tcPr>
          <w:p w14:paraId="0CFBCEB1" w14:textId="3F352935" w:rsidR="00D2733E" w:rsidRPr="004F3B18" w:rsidRDefault="00422572" w:rsidP="00B260E9">
            <w:pPr>
              <w:jc w:val="center"/>
              <w:rPr>
                <w:rFonts w:ascii="Calibri" w:hAnsi="Calibri" w:cs="Calibri"/>
              </w:rPr>
            </w:pPr>
            <w:r w:rsidRPr="004F3B18">
              <w:rPr>
                <w:rFonts w:ascii="Calibri" w:hAnsi="Calibri" w:cs="Calibri"/>
              </w:rPr>
              <w:t>2.11</w:t>
            </w:r>
          </w:p>
        </w:tc>
        <w:tc>
          <w:tcPr>
            <w:tcW w:w="941" w:type="dxa"/>
          </w:tcPr>
          <w:p w14:paraId="33351087" w14:textId="09FD302B" w:rsidR="00D2733E" w:rsidRPr="004F3B18" w:rsidRDefault="00422572" w:rsidP="00B260E9">
            <w:pPr>
              <w:jc w:val="center"/>
              <w:rPr>
                <w:rFonts w:ascii="Calibri" w:hAnsi="Calibri" w:cs="Calibri"/>
              </w:rPr>
            </w:pPr>
            <w:r w:rsidRPr="004F3B18">
              <w:rPr>
                <w:rFonts w:ascii="Calibri" w:hAnsi="Calibri" w:cs="Calibri"/>
              </w:rPr>
              <w:t>-4.2</w:t>
            </w:r>
          </w:p>
        </w:tc>
      </w:tr>
      <w:tr w:rsidR="00D2733E" w:rsidRPr="004F3B18" w14:paraId="0A7F529D" w14:textId="77777777" w:rsidTr="00966035">
        <w:tc>
          <w:tcPr>
            <w:tcW w:w="699" w:type="dxa"/>
            <w:vMerge/>
          </w:tcPr>
          <w:p w14:paraId="2E5CFE07" w14:textId="77777777" w:rsidR="00D2733E" w:rsidRPr="004F3B18" w:rsidRDefault="00D2733E" w:rsidP="00B260E9">
            <w:pPr>
              <w:jc w:val="center"/>
              <w:rPr>
                <w:rFonts w:ascii="Calibri" w:hAnsi="Calibri" w:cs="Calibri"/>
              </w:rPr>
            </w:pPr>
          </w:p>
        </w:tc>
        <w:tc>
          <w:tcPr>
            <w:tcW w:w="1124" w:type="dxa"/>
            <w:vMerge w:val="restart"/>
          </w:tcPr>
          <w:p w14:paraId="408A2484"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0EA7AADB"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5152514C" w14:textId="43D14297" w:rsidR="00D2733E" w:rsidRPr="004F3B18" w:rsidRDefault="00A37FB7" w:rsidP="00B260E9">
            <w:pPr>
              <w:jc w:val="center"/>
              <w:rPr>
                <w:rFonts w:ascii="Calibri" w:hAnsi="Calibri" w:cs="Calibri"/>
              </w:rPr>
            </w:pPr>
            <w:r w:rsidRPr="004F3B18">
              <w:rPr>
                <w:rFonts w:ascii="Calibri" w:hAnsi="Calibri" w:cs="Calibri"/>
              </w:rPr>
              <w:t>2.15</w:t>
            </w:r>
          </w:p>
        </w:tc>
        <w:tc>
          <w:tcPr>
            <w:tcW w:w="671" w:type="dxa"/>
          </w:tcPr>
          <w:p w14:paraId="5E05C439" w14:textId="40BB3983" w:rsidR="00D2733E" w:rsidRPr="004F3B18" w:rsidRDefault="00A37FB7" w:rsidP="00B260E9">
            <w:pPr>
              <w:jc w:val="center"/>
              <w:rPr>
                <w:rFonts w:ascii="Calibri" w:hAnsi="Calibri" w:cs="Calibri"/>
              </w:rPr>
            </w:pPr>
            <w:r w:rsidRPr="004F3B18">
              <w:rPr>
                <w:rFonts w:ascii="Calibri" w:hAnsi="Calibri" w:cs="Calibri"/>
              </w:rPr>
              <w:t>0.9</w:t>
            </w:r>
          </w:p>
        </w:tc>
        <w:tc>
          <w:tcPr>
            <w:tcW w:w="1285" w:type="dxa"/>
          </w:tcPr>
          <w:p w14:paraId="1E45A2F7" w14:textId="58D34E67" w:rsidR="00D2733E" w:rsidRPr="004F3B18" w:rsidRDefault="001436B8" w:rsidP="00B260E9">
            <w:pPr>
              <w:jc w:val="center"/>
              <w:rPr>
                <w:rFonts w:ascii="Calibri" w:hAnsi="Calibri" w:cs="Calibri"/>
              </w:rPr>
            </w:pPr>
            <w:r w:rsidRPr="004F3B18">
              <w:rPr>
                <w:rFonts w:ascii="Calibri" w:hAnsi="Calibri" w:cs="Calibri"/>
              </w:rPr>
              <w:t>2.09</w:t>
            </w:r>
          </w:p>
        </w:tc>
        <w:tc>
          <w:tcPr>
            <w:tcW w:w="850" w:type="dxa"/>
          </w:tcPr>
          <w:p w14:paraId="7089928D" w14:textId="195AFD04" w:rsidR="00D2733E" w:rsidRPr="004F3B18" w:rsidRDefault="001436B8" w:rsidP="00B260E9">
            <w:pPr>
              <w:jc w:val="center"/>
              <w:rPr>
                <w:rFonts w:ascii="Calibri" w:hAnsi="Calibri" w:cs="Calibri"/>
              </w:rPr>
            </w:pPr>
            <w:r w:rsidRPr="004F3B18">
              <w:rPr>
                <w:rFonts w:ascii="Calibri" w:hAnsi="Calibri" w:cs="Calibri"/>
              </w:rPr>
              <w:t>5.58</w:t>
            </w:r>
          </w:p>
        </w:tc>
        <w:tc>
          <w:tcPr>
            <w:tcW w:w="993" w:type="dxa"/>
          </w:tcPr>
          <w:p w14:paraId="68C82D99" w14:textId="2CF85A84" w:rsidR="00D2733E" w:rsidRPr="004F3B18" w:rsidRDefault="001436B8" w:rsidP="00B260E9">
            <w:pPr>
              <w:jc w:val="center"/>
              <w:rPr>
                <w:rFonts w:ascii="Calibri" w:hAnsi="Calibri" w:cs="Calibri"/>
              </w:rPr>
            </w:pPr>
            <w:r w:rsidRPr="004F3B18">
              <w:rPr>
                <w:rFonts w:ascii="Calibri" w:hAnsi="Calibri" w:cs="Calibri"/>
              </w:rPr>
              <w:t>-129.94</w:t>
            </w:r>
          </w:p>
        </w:tc>
        <w:tc>
          <w:tcPr>
            <w:tcW w:w="850" w:type="dxa"/>
          </w:tcPr>
          <w:p w14:paraId="628A2284" w14:textId="5AF8914C" w:rsidR="00D2733E" w:rsidRPr="004F3B18" w:rsidRDefault="001436B8" w:rsidP="00B260E9">
            <w:pPr>
              <w:jc w:val="center"/>
              <w:rPr>
                <w:rFonts w:ascii="Calibri" w:hAnsi="Calibri" w:cs="Calibri"/>
              </w:rPr>
            </w:pPr>
            <w:r w:rsidRPr="004F3B18">
              <w:rPr>
                <w:rFonts w:ascii="Calibri" w:hAnsi="Calibri" w:cs="Calibri"/>
              </w:rPr>
              <w:t>13.86</w:t>
            </w:r>
          </w:p>
        </w:tc>
        <w:tc>
          <w:tcPr>
            <w:tcW w:w="941" w:type="dxa"/>
          </w:tcPr>
          <w:p w14:paraId="685B1D48" w14:textId="52E3D51E" w:rsidR="00D2733E" w:rsidRPr="004F3B18" w:rsidRDefault="001436B8" w:rsidP="00B260E9">
            <w:pPr>
              <w:jc w:val="center"/>
              <w:rPr>
                <w:rFonts w:ascii="Calibri" w:hAnsi="Calibri" w:cs="Calibri"/>
              </w:rPr>
            </w:pPr>
            <w:r w:rsidRPr="004F3B18">
              <w:rPr>
                <w:rFonts w:ascii="Calibri" w:hAnsi="Calibri" w:cs="Calibri"/>
              </w:rPr>
              <w:t>-238.2</w:t>
            </w:r>
            <w:r w:rsidR="00D56F8D" w:rsidRPr="004F3B18">
              <w:rPr>
                <w:rFonts w:ascii="Calibri" w:hAnsi="Calibri" w:cs="Calibri"/>
              </w:rPr>
              <w:t>9</w:t>
            </w:r>
          </w:p>
        </w:tc>
      </w:tr>
      <w:tr w:rsidR="00D2733E" w:rsidRPr="004F3B18" w14:paraId="740B50C5" w14:textId="77777777" w:rsidTr="00966035">
        <w:tc>
          <w:tcPr>
            <w:tcW w:w="699" w:type="dxa"/>
            <w:vMerge/>
          </w:tcPr>
          <w:p w14:paraId="51910363" w14:textId="77777777" w:rsidR="00D2733E" w:rsidRPr="004F3B18" w:rsidRDefault="00D2733E" w:rsidP="00B260E9">
            <w:pPr>
              <w:jc w:val="center"/>
              <w:rPr>
                <w:rFonts w:ascii="Calibri" w:hAnsi="Calibri" w:cs="Calibri"/>
              </w:rPr>
            </w:pPr>
          </w:p>
        </w:tc>
        <w:tc>
          <w:tcPr>
            <w:tcW w:w="1124" w:type="dxa"/>
            <w:vMerge/>
          </w:tcPr>
          <w:p w14:paraId="433BC934" w14:textId="77777777" w:rsidR="00D2733E" w:rsidRPr="004F3B18" w:rsidRDefault="00D2733E" w:rsidP="00B260E9">
            <w:pPr>
              <w:jc w:val="center"/>
              <w:rPr>
                <w:rFonts w:ascii="Calibri" w:hAnsi="Calibri" w:cs="Calibri"/>
              </w:rPr>
            </w:pPr>
          </w:p>
        </w:tc>
        <w:tc>
          <w:tcPr>
            <w:tcW w:w="851" w:type="dxa"/>
          </w:tcPr>
          <w:p w14:paraId="67A29A5E"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6408F71E" w14:textId="1FAD68EB" w:rsidR="00D2733E" w:rsidRPr="004F3B18" w:rsidRDefault="008F42F2" w:rsidP="00B260E9">
            <w:pPr>
              <w:jc w:val="center"/>
              <w:rPr>
                <w:rFonts w:ascii="Calibri" w:hAnsi="Calibri" w:cs="Calibri"/>
              </w:rPr>
            </w:pPr>
            <w:r w:rsidRPr="004F3B18">
              <w:rPr>
                <w:rFonts w:ascii="Calibri" w:hAnsi="Calibri" w:cs="Calibri"/>
              </w:rPr>
              <w:t>1.76</w:t>
            </w:r>
          </w:p>
        </w:tc>
        <w:tc>
          <w:tcPr>
            <w:tcW w:w="671" w:type="dxa"/>
          </w:tcPr>
          <w:p w14:paraId="46FD141D" w14:textId="3CA2996F" w:rsidR="00D2733E" w:rsidRPr="004F3B18" w:rsidRDefault="008F42F2" w:rsidP="00B260E9">
            <w:pPr>
              <w:jc w:val="center"/>
              <w:rPr>
                <w:rFonts w:ascii="Calibri" w:hAnsi="Calibri" w:cs="Calibri"/>
              </w:rPr>
            </w:pPr>
            <w:r w:rsidRPr="004F3B18">
              <w:rPr>
                <w:rFonts w:ascii="Calibri" w:hAnsi="Calibri" w:cs="Calibri"/>
              </w:rPr>
              <w:t>0.93</w:t>
            </w:r>
          </w:p>
        </w:tc>
        <w:tc>
          <w:tcPr>
            <w:tcW w:w="1285" w:type="dxa"/>
          </w:tcPr>
          <w:p w14:paraId="75F96AAF" w14:textId="68CBB4C6" w:rsidR="00D2733E" w:rsidRPr="004F3B18" w:rsidRDefault="00046AEB" w:rsidP="00B260E9">
            <w:pPr>
              <w:jc w:val="center"/>
              <w:rPr>
                <w:rFonts w:ascii="Calibri" w:hAnsi="Calibri" w:cs="Calibri"/>
              </w:rPr>
            </w:pPr>
            <w:r w:rsidRPr="004F3B18">
              <w:rPr>
                <w:rFonts w:ascii="Calibri" w:hAnsi="Calibri" w:cs="Calibri"/>
              </w:rPr>
              <w:t>2.6</w:t>
            </w:r>
          </w:p>
        </w:tc>
        <w:tc>
          <w:tcPr>
            <w:tcW w:w="850" w:type="dxa"/>
          </w:tcPr>
          <w:p w14:paraId="7C7EA6B8" w14:textId="706C8003" w:rsidR="00D2733E" w:rsidRPr="004F3B18" w:rsidRDefault="00046AEB" w:rsidP="00B260E9">
            <w:pPr>
              <w:jc w:val="center"/>
              <w:rPr>
                <w:rFonts w:ascii="Calibri" w:hAnsi="Calibri" w:cs="Calibri"/>
              </w:rPr>
            </w:pPr>
            <w:r w:rsidRPr="004F3B18">
              <w:rPr>
                <w:rFonts w:ascii="Calibri" w:hAnsi="Calibri" w:cs="Calibri"/>
              </w:rPr>
              <w:t>8.61</w:t>
            </w:r>
          </w:p>
        </w:tc>
        <w:tc>
          <w:tcPr>
            <w:tcW w:w="993" w:type="dxa"/>
          </w:tcPr>
          <w:p w14:paraId="21CED775" w14:textId="7A22741F" w:rsidR="00D2733E" w:rsidRPr="004F3B18" w:rsidRDefault="00046AEB" w:rsidP="00B260E9">
            <w:pPr>
              <w:jc w:val="center"/>
              <w:rPr>
                <w:rFonts w:ascii="Calibri" w:hAnsi="Calibri" w:cs="Calibri"/>
              </w:rPr>
            </w:pPr>
            <w:r w:rsidRPr="004F3B18">
              <w:rPr>
                <w:rFonts w:ascii="Calibri" w:hAnsi="Calibri" w:cs="Calibri"/>
              </w:rPr>
              <w:t>-306.</w:t>
            </w:r>
            <w:r w:rsidR="00A50AC8" w:rsidRPr="004F3B18">
              <w:rPr>
                <w:rFonts w:ascii="Calibri" w:hAnsi="Calibri" w:cs="Calibri"/>
              </w:rPr>
              <w:t>35</w:t>
            </w:r>
          </w:p>
        </w:tc>
        <w:tc>
          <w:tcPr>
            <w:tcW w:w="850" w:type="dxa"/>
          </w:tcPr>
          <w:p w14:paraId="172C6BAA" w14:textId="2B246F86" w:rsidR="00D2733E" w:rsidRPr="004F3B18" w:rsidRDefault="00A50AC8" w:rsidP="00B260E9">
            <w:pPr>
              <w:jc w:val="center"/>
              <w:rPr>
                <w:rFonts w:ascii="Calibri" w:hAnsi="Calibri" w:cs="Calibri"/>
              </w:rPr>
            </w:pPr>
            <w:r w:rsidRPr="004F3B18">
              <w:rPr>
                <w:rFonts w:ascii="Calibri" w:hAnsi="Calibri" w:cs="Calibri"/>
              </w:rPr>
              <w:t>18.05</w:t>
            </w:r>
          </w:p>
        </w:tc>
        <w:tc>
          <w:tcPr>
            <w:tcW w:w="941" w:type="dxa"/>
          </w:tcPr>
          <w:p w14:paraId="1E2B092A" w14:textId="1549500F" w:rsidR="00D2733E" w:rsidRPr="004F3B18" w:rsidRDefault="00A50AC8" w:rsidP="00B260E9">
            <w:pPr>
              <w:jc w:val="center"/>
              <w:rPr>
                <w:rFonts w:ascii="Calibri" w:hAnsi="Calibri" w:cs="Calibri"/>
              </w:rPr>
            </w:pPr>
            <w:r w:rsidRPr="004F3B18">
              <w:rPr>
                <w:rFonts w:ascii="Calibri" w:hAnsi="Calibri" w:cs="Calibri"/>
              </w:rPr>
              <w:t>-356.03</w:t>
            </w:r>
          </w:p>
        </w:tc>
      </w:tr>
      <w:tr w:rsidR="00D2733E" w:rsidRPr="004F3B18" w14:paraId="704500D1" w14:textId="77777777" w:rsidTr="00966035">
        <w:tc>
          <w:tcPr>
            <w:tcW w:w="699" w:type="dxa"/>
            <w:vMerge/>
          </w:tcPr>
          <w:p w14:paraId="71267E77" w14:textId="77777777" w:rsidR="00D2733E" w:rsidRPr="004F3B18" w:rsidRDefault="00D2733E" w:rsidP="00B260E9">
            <w:pPr>
              <w:jc w:val="center"/>
              <w:rPr>
                <w:rFonts w:ascii="Calibri" w:hAnsi="Calibri" w:cs="Calibri"/>
              </w:rPr>
            </w:pPr>
          </w:p>
        </w:tc>
        <w:tc>
          <w:tcPr>
            <w:tcW w:w="1124" w:type="dxa"/>
            <w:vMerge/>
          </w:tcPr>
          <w:p w14:paraId="6CCE8075" w14:textId="77777777" w:rsidR="00D2733E" w:rsidRPr="004F3B18" w:rsidRDefault="00D2733E" w:rsidP="00B260E9">
            <w:pPr>
              <w:jc w:val="center"/>
              <w:rPr>
                <w:rFonts w:ascii="Calibri" w:hAnsi="Calibri" w:cs="Calibri"/>
              </w:rPr>
            </w:pPr>
          </w:p>
        </w:tc>
        <w:tc>
          <w:tcPr>
            <w:tcW w:w="851" w:type="dxa"/>
          </w:tcPr>
          <w:p w14:paraId="4922F1A1"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5C9C8155" w14:textId="49B3948E" w:rsidR="00D2733E" w:rsidRPr="004F3B18" w:rsidRDefault="00565B41" w:rsidP="00B260E9">
            <w:pPr>
              <w:jc w:val="center"/>
              <w:rPr>
                <w:rFonts w:ascii="Calibri" w:hAnsi="Calibri" w:cs="Calibri"/>
              </w:rPr>
            </w:pPr>
            <w:r w:rsidRPr="004F3B18">
              <w:rPr>
                <w:rFonts w:ascii="Calibri" w:hAnsi="Calibri" w:cs="Calibri"/>
              </w:rPr>
              <w:t>1.35</w:t>
            </w:r>
          </w:p>
        </w:tc>
        <w:tc>
          <w:tcPr>
            <w:tcW w:w="671" w:type="dxa"/>
          </w:tcPr>
          <w:p w14:paraId="7B1A7D88" w14:textId="4166899F" w:rsidR="00D2733E" w:rsidRPr="004F3B18" w:rsidRDefault="00565B41" w:rsidP="00B260E9">
            <w:pPr>
              <w:jc w:val="center"/>
              <w:rPr>
                <w:rFonts w:ascii="Calibri" w:hAnsi="Calibri" w:cs="Calibri"/>
              </w:rPr>
            </w:pPr>
            <w:r w:rsidRPr="004F3B18">
              <w:rPr>
                <w:rFonts w:ascii="Calibri" w:hAnsi="Calibri" w:cs="Calibri"/>
              </w:rPr>
              <w:t>0.96</w:t>
            </w:r>
          </w:p>
        </w:tc>
        <w:tc>
          <w:tcPr>
            <w:tcW w:w="1285" w:type="dxa"/>
          </w:tcPr>
          <w:p w14:paraId="424EBA93" w14:textId="6AD64395" w:rsidR="00D2733E" w:rsidRPr="004F3B18" w:rsidRDefault="00565B41" w:rsidP="00B260E9">
            <w:pPr>
              <w:jc w:val="center"/>
              <w:rPr>
                <w:rFonts w:ascii="Calibri" w:hAnsi="Calibri" w:cs="Calibri"/>
              </w:rPr>
            </w:pPr>
            <w:r w:rsidRPr="004F3B18">
              <w:rPr>
                <w:rFonts w:ascii="Calibri" w:hAnsi="Calibri" w:cs="Calibri"/>
              </w:rPr>
              <w:t>2.39</w:t>
            </w:r>
          </w:p>
        </w:tc>
        <w:tc>
          <w:tcPr>
            <w:tcW w:w="850" w:type="dxa"/>
          </w:tcPr>
          <w:p w14:paraId="61587018" w14:textId="7DD8D96F" w:rsidR="00D2733E" w:rsidRPr="004F3B18" w:rsidRDefault="00565B41" w:rsidP="00B260E9">
            <w:pPr>
              <w:jc w:val="center"/>
              <w:rPr>
                <w:rFonts w:ascii="Calibri" w:hAnsi="Calibri" w:cs="Calibri"/>
              </w:rPr>
            </w:pPr>
            <w:r w:rsidRPr="004F3B18">
              <w:rPr>
                <w:rFonts w:ascii="Calibri" w:hAnsi="Calibri" w:cs="Calibri"/>
              </w:rPr>
              <w:t>5.74</w:t>
            </w:r>
          </w:p>
        </w:tc>
        <w:tc>
          <w:tcPr>
            <w:tcW w:w="993" w:type="dxa"/>
          </w:tcPr>
          <w:p w14:paraId="18D128A1" w14:textId="55C2E8B8" w:rsidR="00D2733E" w:rsidRPr="004F3B18" w:rsidRDefault="00565B41" w:rsidP="00B260E9">
            <w:pPr>
              <w:jc w:val="center"/>
              <w:rPr>
                <w:rFonts w:ascii="Calibri" w:hAnsi="Calibri" w:cs="Calibri"/>
              </w:rPr>
            </w:pPr>
            <w:r w:rsidRPr="004F3B18">
              <w:rPr>
                <w:rFonts w:ascii="Calibri" w:hAnsi="Calibri" w:cs="Calibri"/>
              </w:rPr>
              <w:t>-129.46</w:t>
            </w:r>
          </w:p>
        </w:tc>
        <w:tc>
          <w:tcPr>
            <w:tcW w:w="850" w:type="dxa"/>
          </w:tcPr>
          <w:p w14:paraId="2B106F26" w14:textId="4E26EDB1" w:rsidR="00D2733E" w:rsidRPr="004F3B18" w:rsidRDefault="00565B41" w:rsidP="00B260E9">
            <w:pPr>
              <w:jc w:val="center"/>
              <w:rPr>
                <w:rFonts w:ascii="Calibri" w:hAnsi="Calibri" w:cs="Calibri"/>
              </w:rPr>
            </w:pPr>
            <w:r w:rsidRPr="004F3B18">
              <w:rPr>
                <w:rFonts w:ascii="Calibri" w:hAnsi="Calibri" w:cs="Calibri"/>
              </w:rPr>
              <w:t>10.83</w:t>
            </w:r>
          </w:p>
        </w:tc>
        <w:tc>
          <w:tcPr>
            <w:tcW w:w="941" w:type="dxa"/>
          </w:tcPr>
          <w:p w14:paraId="3084C34C" w14:textId="6754DDF9" w:rsidR="00D2733E" w:rsidRPr="004F3B18" w:rsidRDefault="00565B41" w:rsidP="00B260E9">
            <w:pPr>
              <w:jc w:val="center"/>
              <w:rPr>
                <w:rFonts w:ascii="Calibri" w:hAnsi="Calibri" w:cs="Calibri"/>
              </w:rPr>
            </w:pPr>
            <w:r w:rsidRPr="004F3B18">
              <w:rPr>
                <w:rFonts w:ascii="Calibri" w:hAnsi="Calibri" w:cs="Calibri"/>
              </w:rPr>
              <w:t>-124.14</w:t>
            </w:r>
          </w:p>
        </w:tc>
      </w:tr>
      <w:tr w:rsidR="00D2733E" w:rsidRPr="004F3B18" w14:paraId="07E767DA" w14:textId="77777777" w:rsidTr="00966035">
        <w:tc>
          <w:tcPr>
            <w:tcW w:w="699" w:type="dxa"/>
            <w:vMerge/>
          </w:tcPr>
          <w:p w14:paraId="223D3356" w14:textId="77777777" w:rsidR="00D2733E" w:rsidRPr="004F3B18" w:rsidRDefault="00D2733E" w:rsidP="00B260E9">
            <w:pPr>
              <w:jc w:val="center"/>
              <w:rPr>
                <w:rFonts w:ascii="Calibri" w:hAnsi="Calibri" w:cs="Calibri"/>
              </w:rPr>
            </w:pPr>
          </w:p>
        </w:tc>
        <w:tc>
          <w:tcPr>
            <w:tcW w:w="1124" w:type="dxa"/>
            <w:vMerge/>
          </w:tcPr>
          <w:p w14:paraId="20E722D1" w14:textId="77777777" w:rsidR="00D2733E" w:rsidRPr="004F3B18" w:rsidRDefault="00D2733E" w:rsidP="00B260E9">
            <w:pPr>
              <w:jc w:val="center"/>
              <w:rPr>
                <w:rFonts w:ascii="Calibri" w:hAnsi="Calibri" w:cs="Calibri"/>
              </w:rPr>
            </w:pPr>
          </w:p>
        </w:tc>
        <w:tc>
          <w:tcPr>
            <w:tcW w:w="851" w:type="dxa"/>
          </w:tcPr>
          <w:p w14:paraId="5E2F64B8"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5B37DAE8" w14:textId="49CD1779" w:rsidR="00D2733E" w:rsidRPr="004F3B18" w:rsidRDefault="002552EB" w:rsidP="00B260E9">
            <w:pPr>
              <w:jc w:val="center"/>
              <w:rPr>
                <w:rFonts w:ascii="Calibri" w:hAnsi="Calibri" w:cs="Calibri"/>
              </w:rPr>
            </w:pPr>
            <w:r w:rsidRPr="004F3B18">
              <w:rPr>
                <w:rFonts w:ascii="Calibri" w:hAnsi="Calibri" w:cs="Calibri"/>
              </w:rPr>
              <w:t>1.4</w:t>
            </w:r>
          </w:p>
        </w:tc>
        <w:tc>
          <w:tcPr>
            <w:tcW w:w="671" w:type="dxa"/>
          </w:tcPr>
          <w:p w14:paraId="08D5DDFC" w14:textId="30C4D40A" w:rsidR="00D2733E" w:rsidRPr="004F3B18" w:rsidRDefault="002552EB" w:rsidP="00B260E9">
            <w:pPr>
              <w:jc w:val="center"/>
              <w:rPr>
                <w:rFonts w:ascii="Calibri" w:hAnsi="Calibri" w:cs="Calibri"/>
              </w:rPr>
            </w:pPr>
            <w:r w:rsidRPr="004F3B18">
              <w:rPr>
                <w:rFonts w:ascii="Calibri" w:hAnsi="Calibri" w:cs="Calibri"/>
              </w:rPr>
              <w:t>0.96</w:t>
            </w:r>
          </w:p>
        </w:tc>
        <w:tc>
          <w:tcPr>
            <w:tcW w:w="1285" w:type="dxa"/>
          </w:tcPr>
          <w:p w14:paraId="0FB1CF03" w14:textId="14FAD5C3" w:rsidR="00D2733E" w:rsidRPr="004F3B18" w:rsidRDefault="00A94DC2" w:rsidP="00B260E9">
            <w:pPr>
              <w:jc w:val="center"/>
              <w:rPr>
                <w:rFonts w:ascii="Calibri" w:hAnsi="Calibri" w:cs="Calibri"/>
              </w:rPr>
            </w:pPr>
            <w:r w:rsidRPr="004F3B18">
              <w:rPr>
                <w:rFonts w:ascii="Calibri" w:hAnsi="Calibri" w:cs="Calibri"/>
              </w:rPr>
              <w:t>1.97</w:t>
            </w:r>
          </w:p>
        </w:tc>
        <w:tc>
          <w:tcPr>
            <w:tcW w:w="850" w:type="dxa"/>
          </w:tcPr>
          <w:p w14:paraId="335F5DFD" w14:textId="3A099332" w:rsidR="00D2733E" w:rsidRPr="004F3B18" w:rsidRDefault="00A94DC2" w:rsidP="00B260E9">
            <w:pPr>
              <w:jc w:val="center"/>
              <w:rPr>
                <w:rFonts w:ascii="Calibri" w:hAnsi="Calibri" w:cs="Calibri"/>
              </w:rPr>
            </w:pPr>
            <w:r w:rsidRPr="004F3B18">
              <w:rPr>
                <w:rFonts w:ascii="Calibri" w:hAnsi="Calibri" w:cs="Calibri"/>
              </w:rPr>
              <w:t>2.29</w:t>
            </w:r>
          </w:p>
        </w:tc>
        <w:tc>
          <w:tcPr>
            <w:tcW w:w="993" w:type="dxa"/>
          </w:tcPr>
          <w:p w14:paraId="6CA579B7" w14:textId="5046F77E" w:rsidR="00D2733E" w:rsidRPr="004F3B18" w:rsidRDefault="00A94DC2" w:rsidP="00B260E9">
            <w:pPr>
              <w:jc w:val="center"/>
              <w:rPr>
                <w:rFonts w:ascii="Calibri" w:hAnsi="Calibri" w:cs="Calibri"/>
              </w:rPr>
            </w:pPr>
            <w:r w:rsidRPr="004F3B18">
              <w:rPr>
                <w:rFonts w:ascii="Calibri" w:hAnsi="Calibri" w:cs="Calibri"/>
              </w:rPr>
              <w:t>-18.69</w:t>
            </w:r>
          </w:p>
        </w:tc>
        <w:tc>
          <w:tcPr>
            <w:tcW w:w="850" w:type="dxa"/>
          </w:tcPr>
          <w:p w14:paraId="233B5446" w14:textId="18E93CBE" w:rsidR="00D2733E" w:rsidRPr="004F3B18" w:rsidRDefault="00A94DC2" w:rsidP="00B260E9">
            <w:pPr>
              <w:jc w:val="center"/>
              <w:rPr>
                <w:rFonts w:ascii="Calibri" w:hAnsi="Calibri" w:cs="Calibri"/>
              </w:rPr>
            </w:pPr>
            <w:r w:rsidRPr="004F3B18">
              <w:rPr>
                <w:rFonts w:ascii="Calibri" w:hAnsi="Calibri" w:cs="Calibri"/>
              </w:rPr>
              <w:t>3.33</w:t>
            </w:r>
          </w:p>
        </w:tc>
        <w:tc>
          <w:tcPr>
            <w:tcW w:w="941" w:type="dxa"/>
          </w:tcPr>
          <w:p w14:paraId="361CBF65" w14:textId="68C6F70D" w:rsidR="00D2733E" w:rsidRPr="004F3B18" w:rsidRDefault="00A94DC2" w:rsidP="00B260E9">
            <w:pPr>
              <w:jc w:val="center"/>
              <w:rPr>
                <w:rFonts w:ascii="Calibri" w:hAnsi="Calibri" w:cs="Calibri"/>
              </w:rPr>
            </w:pPr>
            <w:r w:rsidRPr="004F3B18">
              <w:rPr>
                <w:rFonts w:ascii="Calibri" w:hAnsi="Calibri" w:cs="Calibri"/>
              </w:rPr>
              <w:t>-10.39</w:t>
            </w:r>
          </w:p>
        </w:tc>
      </w:tr>
      <w:tr w:rsidR="00D2733E" w:rsidRPr="004F3B18" w14:paraId="0FDA96DB" w14:textId="77777777" w:rsidTr="00966035">
        <w:tc>
          <w:tcPr>
            <w:tcW w:w="699" w:type="dxa"/>
            <w:vMerge/>
          </w:tcPr>
          <w:p w14:paraId="5387C7B9" w14:textId="77777777" w:rsidR="00D2733E" w:rsidRPr="004F3B18" w:rsidRDefault="00D2733E" w:rsidP="00B260E9">
            <w:pPr>
              <w:jc w:val="center"/>
              <w:rPr>
                <w:rFonts w:ascii="Calibri" w:hAnsi="Calibri" w:cs="Calibri"/>
              </w:rPr>
            </w:pPr>
          </w:p>
        </w:tc>
        <w:tc>
          <w:tcPr>
            <w:tcW w:w="1124" w:type="dxa"/>
            <w:vMerge w:val="restart"/>
          </w:tcPr>
          <w:p w14:paraId="1B05E085"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4B831FC3"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006666B1" w14:textId="47FECF12" w:rsidR="00D2733E" w:rsidRPr="004F3B18" w:rsidRDefault="00E509D1" w:rsidP="00B260E9">
            <w:pPr>
              <w:jc w:val="center"/>
              <w:rPr>
                <w:rFonts w:ascii="Calibri" w:hAnsi="Calibri" w:cs="Calibri"/>
              </w:rPr>
            </w:pPr>
            <w:r w:rsidRPr="004F3B18">
              <w:rPr>
                <w:rFonts w:ascii="Calibri" w:hAnsi="Calibri" w:cs="Calibri"/>
              </w:rPr>
              <w:t>2.5</w:t>
            </w:r>
          </w:p>
        </w:tc>
        <w:tc>
          <w:tcPr>
            <w:tcW w:w="671" w:type="dxa"/>
          </w:tcPr>
          <w:p w14:paraId="737E4886" w14:textId="39A05543" w:rsidR="00D2733E" w:rsidRPr="004F3B18" w:rsidRDefault="00E509D1" w:rsidP="00B260E9">
            <w:pPr>
              <w:jc w:val="center"/>
              <w:rPr>
                <w:rFonts w:ascii="Calibri" w:hAnsi="Calibri" w:cs="Calibri"/>
              </w:rPr>
            </w:pPr>
            <w:r w:rsidRPr="004F3B18">
              <w:rPr>
                <w:rFonts w:ascii="Calibri" w:hAnsi="Calibri" w:cs="Calibri"/>
              </w:rPr>
              <w:t>0.87</w:t>
            </w:r>
          </w:p>
        </w:tc>
        <w:tc>
          <w:tcPr>
            <w:tcW w:w="1285" w:type="dxa"/>
          </w:tcPr>
          <w:p w14:paraId="4EB12DAC" w14:textId="6133A1C4" w:rsidR="00D2733E" w:rsidRPr="004F3B18" w:rsidRDefault="005D5766" w:rsidP="00B260E9">
            <w:pPr>
              <w:jc w:val="center"/>
              <w:rPr>
                <w:rFonts w:ascii="Calibri" w:hAnsi="Calibri" w:cs="Calibri"/>
              </w:rPr>
            </w:pPr>
            <w:r w:rsidRPr="004F3B18">
              <w:rPr>
                <w:rFonts w:ascii="Calibri" w:hAnsi="Calibri" w:cs="Calibri"/>
              </w:rPr>
              <w:t>1.2</w:t>
            </w:r>
          </w:p>
        </w:tc>
        <w:tc>
          <w:tcPr>
            <w:tcW w:w="850" w:type="dxa"/>
          </w:tcPr>
          <w:p w14:paraId="7E320469" w14:textId="310A6935" w:rsidR="00D2733E" w:rsidRPr="004F3B18" w:rsidRDefault="005D5766" w:rsidP="00B260E9">
            <w:pPr>
              <w:jc w:val="center"/>
              <w:rPr>
                <w:rFonts w:ascii="Calibri" w:hAnsi="Calibri" w:cs="Calibri"/>
              </w:rPr>
            </w:pPr>
            <w:r w:rsidRPr="004F3B18">
              <w:rPr>
                <w:rFonts w:ascii="Calibri" w:hAnsi="Calibri" w:cs="Calibri"/>
              </w:rPr>
              <w:t>0.81</w:t>
            </w:r>
          </w:p>
        </w:tc>
        <w:tc>
          <w:tcPr>
            <w:tcW w:w="993" w:type="dxa"/>
          </w:tcPr>
          <w:p w14:paraId="5FE023AF" w14:textId="0907D61A" w:rsidR="00D2733E" w:rsidRPr="004F3B18" w:rsidRDefault="005D5766" w:rsidP="00B260E9">
            <w:pPr>
              <w:jc w:val="center"/>
              <w:rPr>
                <w:rFonts w:ascii="Calibri" w:hAnsi="Calibri" w:cs="Calibri"/>
              </w:rPr>
            </w:pPr>
            <w:r w:rsidRPr="004F3B18">
              <w:rPr>
                <w:rFonts w:ascii="Calibri" w:hAnsi="Calibri" w:cs="Calibri"/>
              </w:rPr>
              <w:t>-2.04</w:t>
            </w:r>
          </w:p>
        </w:tc>
        <w:tc>
          <w:tcPr>
            <w:tcW w:w="850" w:type="dxa"/>
          </w:tcPr>
          <w:p w14:paraId="34C5CE03" w14:textId="3B547EE0" w:rsidR="00D2733E" w:rsidRPr="004F3B18" w:rsidRDefault="005D5766" w:rsidP="00B260E9">
            <w:pPr>
              <w:jc w:val="center"/>
              <w:rPr>
                <w:rFonts w:ascii="Calibri" w:hAnsi="Calibri" w:cs="Calibri"/>
              </w:rPr>
            </w:pPr>
            <w:r w:rsidRPr="004F3B18">
              <w:rPr>
                <w:rFonts w:ascii="Calibri" w:hAnsi="Calibri" w:cs="Calibri"/>
              </w:rPr>
              <w:t>2.17</w:t>
            </w:r>
          </w:p>
        </w:tc>
        <w:tc>
          <w:tcPr>
            <w:tcW w:w="941" w:type="dxa"/>
          </w:tcPr>
          <w:p w14:paraId="237D0FF9" w14:textId="07E4707E" w:rsidR="00D2733E" w:rsidRPr="004F3B18" w:rsidRDefault="005D5766" w:rsidP="00B260E9">
            <w:pPr>
              <w:jc w:val="center"/>
              <w:rPr>
                <w:rFonts w:ascii="Calibri" w:hAnsi="Calibri" w:cs="Calibri"/>
              </w:rPr>
            </w:pPr>
            <w:r w:rsidRPr="004F3B18">
              <w:rPr>
                <w:rFonts w:ascii="Calibri" w:hAnsi="Calibri" w:cs="Calibri"/>
              </w:rPr>
              <w:t>-4.57</w:t>
            </w:r>
          </w:p>
        </w:tc>
      </w:tr>
      <w:tr w:rsidR="00D2733E" w:rsidRPr="004F3B18" w14:paraId="6B14D343" w14:textId="77777777" w:rsidTr="00966035">
        <w:tc>
          <w:tcPr>
            <w:tcW w:w="699" w:type="dxa"/>
            <w:vMerge/>
          </w:tcPr>
          <w:p w14:paraId="4FDA0967" w14:textId="77777777" w:rsidR="00D2733E" w:rsidRPr="004F3B18" w:rsidRDefault="00D2733E" w:rsidP="00B260E9">
            <w:pPr>
              <w:jc w:val="center"/>
              <w:rPr>
                <w:rFonts w:ascii="Calibri" w:hAnsi="Calibri" w:cs="Calibri"/>
              </w:rPr>
            </w:pPr>
          </w:p>
        </w:tc>
        <w:tc>
          <w:tcPr>
            <w:tcW w:w="1124" w:type="dxa"/>
            <w:vMerge/>
          </w:tcPr>
          <w:p w14:paraId="7AA796F2" w14:textId="77777777" w:rsidR="00D2733E" w:rsidRPr="004F3B18" w:rsidRDefault="00D2733E" w:rsidP="00B260E9">
            <w:pPr>
              <w:jc w:val="center"/>
              <w:rPr>
                <w:rFonts w:ascii="Calibri" w:hAnsi="Calibri" w:cs="Calibri"/>
              </w:rPr>
            </w:pPr>
          </w:p>
        </w:tc>
        <w:tc>
          <w:tcPr>
            <w:tcW w:w="851" w:type="dxa"/>
          </w:tcPr>
          <w:p w14:paraId="0A56BCA6"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3C8FF429" w14:textId="3970A0C0" w:rsidR="00D2733E" w:rsidRPr="004F3B18" w:rsidRDefault="00D128BD" w:rsidP="00B260E9">
            <w:pPr>
              <w:jc w:val="center"/>
              <w:rPr>
                <w:rFonts w:ascii="Calibri" w:hAnsi="Calibri" w:cs="Calibri"/>
              </w:rPr>
            </w:pPr>
            <w:r w:rsidRPr="004F3B18">
              <w:rPr>
                <w:rFonts w:ascii="Calibri" w:hAnsi="Calibri" w:cs="Calibri"/>
              </w:rPr>
              <w:t>1.97</w:t>
            </w:r>
          </w:p>
        </w:tc>
        <w:tc>
          <w:tcPr>
            <w:tcW w:w="671" w:type="dxa"/>
          </w:tcPr>
          <w:p w14:paraId="7996AA26" w14:textId="126BEF23" w:rsidR="00D2733E" w:rsidRPr="004F3B18" w:rsidRDefault="00D128BD" w:rsidP="00B260E9">
            <w:pPr>
              <w:jc w:val="center"/>
              <w:rPr>
                <w:rFonts w:ascii="Calibri" w:hAnsi="Calibri" w:cs="Calibri"/>
              </w:rPr>
            </w:pPr>
            <w:r w:rsidRPr="004F3B18">
              <w:rPr>
                <w:rFonts w:ascii="Calibri" w:hAnsi="Calibri" w:cs="Calibri"/>
              </w:rPr>
              <w:t>0.92</w:t>
            </w:r>
          </w:p>
        </w:tc>
        <w:tc>
          <w:tcPr>
            <w:tcW w:w="1285" w:type="dxa"/>
          </w:tcPr>
          <w:p w14:paraId="240A6B2B" w14:textId="49F4DF76" w:rsidR="00D2733E" w:rsidRPr="004F3B18" w:rsidRDefault="003B6FA1" w:rsidP="00B260E9">
            <w:pPr>
              <w:jc w:val="center"/>
              <w:rPr>
                <w:rFonts w:ascii="Calibri" w:hAnsi="Calibri" w:cs="Calibri"/>
              </w:rPr>
            </w:pPr>
            <w:r w:rsidRPr="004F3B18">
              <w:rPr>
                <w:rFonts w:ascii="Calibri" w:hAnsi="Calibri" w:cs="Calibri"/>
              </w:rPr>
              <w:t>1.82</w:t>
            </w:r>
          </w:p>
        </w:tc>
        <w:tc>
          <w:tcPr>
            <w:tcW w:w="850" w:type="dxa"/>
          </w:tcPr>
          <w:p w14:paraId="3EBE11BC" w14:textId="3A235EF7" w:rsidR="00D2733E" w:rsidRPr="004F3B18" w:rsidRDefault="003B6FA1" w:rsidP="00B260E9">
            <w:pPr>
              <w:jc w:val="center"/>
              <w:rPr>
                <w:rFonts w:ascii="Calibri" w:hAnsi="Calibri" w:cs="Calibri"/>
              </w:rPr>
            </w:pPr>
            <w:r w:rsidRPr="004F3B18">
              <w:rPr>
                <w:rFonts w:ascii="Calibri" w:hAnsi="Calibri" w:cs="Calibri"/>
              </w:rPr>
              <w:t>1.96</w:t>
            </w:r>
          </w:p>
        </w:tc>
        <w:tc>
          <w:tcPr>
            <w:tcW w:w="993" w:type="dxa"/>
          </w:tcPr>
          <w:p w14:paraId="1CBB2D38" w14:textId="0BD8671F" w:rsidR="00D2733E" w:rsidRPr="004F3B18" w:rsidRDefault="003B6FA1" w:rsidP="00B260E9">
            <w:pPr>
              <w:jc w:val="center"/>
              <w:rPr>
                <w:rFonts w:ascii="Calibri" w:hAnsi="Calibri" w:cs="Calibri"/>
              </w:rPr>
            </w:pPr>
            <w:r w:rsidRPr="004F3B18">
              <w:rPr>
                <w:rFonts w:ascii="Calibri" w:hAnsi="Calibri" w:cs="Calibri"/>
              </w:rPr>
              <w:t>-13.77</w:t>
            </w:r>
          </w:p>
        </w:tc>
        <w:tc>
          <w:tcPr>
            <w:tcW w:w="850" w:type="dxa"/>
          </w:tcPr>
          <w:p w14:paraId="53C2819A" w14:textId="31FB9119" w:rsidR="00D2733E" w:rsidRPr="004F3B18" w:rsidRDefault="003B6FA1" w:rsidP="00B260E9">
            <w:pPr>
              <w:jc w:val="center"/>
              <w:rPr>
                <w:rFonts w:ascii="Calibri" w:hAnsi="Calibri" w:cs="Calibri"/>
              </w:rPr>
            </w:pPr>
            <w:r w:rsidRPr="004F3B18">
              <w:rPr>
                <w:rFonts w:ascii="Calibri" w:hAnsi="Calibri" w:cs="Calibri"/>
              </w:rPr>
              <w:t>2.96</w:t>
            </w:r>
          </w:p>
        </w:tc>
        <w:tc>
          <w:tcPr>
            <w:tcW w:w="941" w:type="dxa"/>
          </w:tcPr>
          <w:p w14:paraId="67F2DCFD" w14:textId="15514274" w:rsidR="00D2733E" w:rsidRPr="004F3B18" w:rsidRDefault="003B6FA1" w:rsidP="00B260E9">
            <w:pPr>
              <w:jc w:val="center"/>
              <w:rPr>
                <w:rFonts w:ascii="Calibri" w:hAnsi="Calibri" w:cs="Calibri"/>
              </w:rPr>
            </w:pPr>
            <w:r w:rsidRPr="004F3B18">
              <w:rPr>
                <w:rFonts w:ascii="Calibri" w:hAnsi="Calibri" w:cs="Calibri"/>
              </w:rPr>
              <w:t>-8.52</w:t>
            </w:r>
          </w:p>
        </w:tc>
      </w:tr>
      <w:tr w:rsidR="00C64E8E" w:rsidRPr="004F3B18" w14:paraId="63E761DA" w14:textId="77777777" w:rsidTr="00966035">
        <w:tc>
          <w:tcPr>
            <w:tcW w:w="699" w:type="dxa"/>
            <w:vMerge/>
          </w:tcPr>
          <w:p w14:paraId="18F9AD20" w14:textId="77777777" w:rsidR="00C64E8E" w:rsidRPr="004F3B18" w:rsidRDefault="00C64E8E" w:rsidP="00C64E8E">
            <w:pPr>
              <w:jc w:val="center"/>
              <w:rPr>
                <w:rFonts w:ascii="Calibri" w:hAnsi="Calibri" w:cs="Calibri"/>
              </w:rPr>
            </w:pPr>
          </w:p>
        </w:tc>
        <w:tc>
          <w:tcPr>
            <w:tcW w:w="1124" w:type="dxa"/>
            <w:vMerge/>
          </w:tcPr>
          <w:p w14:paraId="3D735ACC" w14:textId="77777777" w:rsidR="00C64E8E" w:rsidRPr="004F3B18" w:rsidRDefault="00C64E8E" w:rsidP="00C64E8E">
            <w:pPr>
              <w:jc w:val="center"/>
              <w:rPr>
                <w:rFonts w:ascii="Calibri" w:hAnsi="Calibri" w:cs="Calibri"/>
              </w:rPr>
            </w:pPr>
          </w:p>
        </w:tc>
        <w:tc>
          <w:tcPr>
            <w:tcW w:w="851" w:type="dxa"/>
          </w:tcPr>
          <w:p w14:paraId="0D6F2A77" w14:textId="77777777" w:rsidR="00C64E8E" w:rsidRPr="004F3B18" w:rsidRDefault="00C64E8E" w:rsidP="00C64E8E">
            <w:pPr>
              <w:jc w:val="center"/>
              <w:rPr>
                <w:rFonts w:ascii="Calibri" w:hAnsi="Calibri" w:cs="Calibri"/>
              </w:rPr>
            </w:pPr>
            <w:r w:rsidRPr="004F3B18">
              <w:rPr>
                <w:rFonts w:ascii="Calibri" w:hAnsi="Calibri" w:cs="Calibri"/>
              </w:rPr>
              <w:t>100</w:t>
            </w:r>
          </w:p>
        </w:tc>
        <w:tc>
          <w:tcPr>
            <w:tcW w:w="753" w:type="dxa"/>
          </w:tcPr>
          <w:p w14:paraId="7CBCCF59" w14:textId="0D46CC67" w:rsidR="00C64E8E" w:rsidRPr="004F3B18" w:rsidRDefault="00C64E8E" w:rsidP="00C64E8E">
            <w:pPr>
              <w:jc w:val="center"/>
              <w:rPr>
                <w:rFonts w:ascii="Calibri" w:hAnsi="Calibri" w:cs="Calibri"/>
              </w:rPr>
            </w:pPr>
            <w:r w:rsidRPr="004F3B18">
              <w:rPr>
                <w:rFonts w:ascii="Calibri" w:hAnsi="Calibri" w:cs="Calibri"/>
              </w:rPr>
              <w:t>1.43</w:t>
            </w:r>
          </w:p>
        </w:tc>
        <w:tc>
          <w:tcPr>
            <w:tcW w:w="671" w:type="dxa"/>
          </w:tcPr>
          <w:p w14:paraId="726B8B68" w14:textId="5B1B2086" w:rsidR="00C64E8E" w:rsidRPr="004F3B18" w:rsidRDefault="00C64E8E" w:rsidP="00C64E8E">
            <w:pPr>
              <w:jc w:val="center"/>
              <w:rPr>
                <w:rFonts w:ascii="Calibri" w:hAnsi="Calibri" w:cs="Calibri"/>
              </w:rPr>
            </w:pPr>
            <w:r w:rsidRPr="004F3B18">
              <w:rPr>
                <w:rFonts w:ascii="Calibri" w:hAnsi="Calibri" w:cs="Calibri"/>
              </w:rPr>
              <w:t>0.95</w:t>
            </w:r>
          </w:p>
        </w:tc>
        <w:tc>
          <w:tcPr>
            <w:tcW w:w="1285" w:type="dxa"/>
          </w:tcPr>
          <w:p w14:paraId="22CFFB36" w14:textId="0B13999F" w:rsidR="00C64E8E" w:rsidRPr="004F3B18" w:rsidRDefault="00C64E8E" w:rsidP="00C64E8E">
            <w:pPr>
              <w:jc w:val="center"/>
              <w:rPr>
                <w:rFonts w:ascii="Calibri" w:hAnsi="Calibri" w:cs="Calibri"/>
              </w:rPr>
            </w:pPr>
            <w:r w:rsidRPr="004F3B18">
              <w:rPr>
                <w:rFonts w:ascii="Calibri" w:hAnsi="Calibri" w:cs="Calibri"/>
              </w:rPr>
              <w:t>1.88</w:t>
            </w:r>
          </w:p>
        </w:tc>
        <w:tc>
          <w:tcPr>
            <w:tcW w:w="850" w:type="dxa"/>
          </w:tcPr>
          <w:p w14:paraId="1FE505C9" w14:textId="09F92DC6" w:rsidR="00C64E8E" w:rsidRPr="004F3B18" w:rsidRDefault="00C64E8E" w:rsidP="00C64E8E">
            <w:pPr>
              <w:jc w:val="center"/>
              <w:rPr>
                <w:rFonts w:ascii="Calibri" w:hAnsi="Calibri" w:cs="Calibri"/>
              </w:rPr>
            </w:pPr>
            <w:r w:rsidRPr="004F3B18">
              <w:rPr>
                <w:rFonts w:ascii="Calibri" w:hAnsi="Calibri" w:cs="Calibri"/>
              </w:rPr>
              <w:t>1.53</w:t>
            </w:r>
          </w:p>
        </w:tc>
        <w:tc>
          <w:tcPr>
            <w:tcW w:w="993" w:type="dxa"/>
          </w:tcPr>
          <w:p w14:paraId="301BA838" w14:textId="375DC392" w:rsidR="00C64E8E" w:rsidRPr="004F3B18" w:rsidRDefault="00C64E8E" w:rsidP="00C64E8E">
            <w:pPr>
              <w:jc w:val="center"/>
              <w:rPr>
                <w:rFonts w:ascii="Calibri" w:hAnsi="Calibri" w:cs="Calibri"/>
              </w:rPr>
            </w:pPr>
            <w:r w:rsidRPr="004F3B18">
              <w:rPr>
                <w:rFonts w:ascii="Calibri" w:hAnsi="Calibri" w:cs="Calibri"/>
              </w:rPr>
              <w:t>-7.19</w:t>
            </w:r>
          </w:p>
        </w:tc>
        <w:tc>
          <w:tcPr>
            <w:tcW w:w="850" w:type="dxa"/>
          </w:tcPr>
          <w:p w14:paraId="301128AA" w14:textId="23248C30" w:rsidR="00C64E8E" w:rsidRPr="004F3B18" w:rsidRDefault="00C64E8E" w:rsidP="00C64E8E">
            <w:pPr>
              <w:jc w:val="center"/>
              <w:rPr>
                <w:rFonts w:ascii="Calibri" w:hAnsi="Calibri" w:cs="Calibri"/>
              </w:rPr>
            </w:pPr>
            <w:r w:rsidRPr="004F3B18">
              <w:rPr>
                <w:rFonts w:ascii="Calibri" w:hAnsi="Calibri" w:cs="Calibri"/>
              </w:rPr>
              <w:t>1.95</w:t>
            </w:r>
          </w:p>
        </w:tc>
        <w:tc>
          <w:tcPr>
            <w:tcW w:w="941" w:type="dxa"/>
          </w:tcPr>
          <w:p w14:paraId="1D51BDB4" w14:textId="4C22C03D" w:rsidR="00C64E8E" w:rsidRPr="004F3B18" w:rsidRDefault="00C64E8E" w:rsidP="00C64E8E">
            <w:pPr>
              <w:jc w:val="center"/>
              <w:rPr>
                <w:rFonts w:ascii="Calibri" w:hAnsi="Calibri" w:cs="Calibri"/>
              </w:rPr>
            </w:pPr>
            <w:r w:rsidRPr="004F3B18">
              <w:rPr>
                <w:rFonts w:ascii="Calibri" w:hAnsi="Calibri" w:cs="Calibri"/>
              </w:rPr>
              <w:t>-3.34</w:t>
            </w:r>
          </w:p>
        </w:tc>
      </w:tr>
      <w:tr w:rsidR="00C64E8E" w:rsidRPr="004F3B18" w14:paraId="58C2A933" w14:textId="77777777" w:rsidTr="00966035">
        <w:tc>
          <w:tcPr>
            <w:tcW w:w="699" w:type="dxa"/>
            <w:vMerge/>
          </w:tcPr>
          <w:p w14:paraId="3EA1E2A1" w14:textId="77777777" w:rsidR="00C64E8E" w:rsidRPr="004F3B18" w:rsidRDefault="00C64E8E" w:rsidP="00C64E8E">
            <w:pPr>
              <w:jc w:val="center"/>
              <w:rPr>
                <w:rFonts w:ascii="Calibri" w:hAnsi="Calibri" w:cs="Calibri"/>
              </w:rPr>
            </w:pPr>
          </w:p>
        </w:tc>
        <w:tc>
          <w:tcPr>
            <w:tcW w:w="1124" w:type="dxa"/>
            <w:vMerge/>
          </w:tcPr>
          <w:p w14:paraId="63800CAF" w14:textId="77777777" w:rsidR="00C64E8E" w:rsidRPr="004F3B18" w:rsidRDefault="00C64E8E" w:rsidP="00C64E8E">
            <w:pPr>
              <w:jc w:val="center"/>
              <w:rPr>
                <w:rFonts w:ascii="Calibri" w:hAnsi="Calibri" w:cs="Calibri"/>
              </w:rPr>
            </w:pPr>
          </w:p>
        </w:tc>
        <w:tc>
          <w:tcPr>
            <w:tcW w:w="851" w:type="dxa"/>
          </w:tcPr>
          <w:p w14:paraId="42737961" w14:textId="77777777" w:rsidR="00C64E8E" w:rsidRPr="004F3B18" w:rsidRDefault="00C64E8E" w:rsidP="00C64E8E">
            <w:pPr>
              <w:jc w:val="center"/>
              <w:rPr>
                <w:rFonts w:ascii="Calibri" w:hAnsi="Calibri" w:cs="Calibri"/>
              </w:rPr>
            </w:pPr>
            <w:r w:rsidRPr="004F3B18">
              <w:rPr>
                <w:rFonts w:ascii="Calibri" w:hAnsi="Calibri" w:cs="Calibri"/>
              </w:rPr>
              <w:t>150</w:t>
            </w:r>
          </w:p>
        </w:tc>
        <w:tc>
          <w:tcPr>
            <w:tcW w:w="753" w:type="dxa"/>
          </w:tcPr>
          <w:p w14:paraId="630455FA" w14:textId="7EADF0C2" w:rsidR="00C64E8E" w:rsidRPr="004F3B18" w:rsidRDefault="00D407D4" w:rsidP="00C64E8E">
            <w:pPr>
              <w:jc w:val="center"/>
              <w:rPr>
                <w:rFonts w:ascii="Calibri" w:hAnsi="Calibri" w:cs="Calibri"/>
              </w:rPr>
            </w:pPr>
            <w:r w:rsidRPr="004F3B18">
              <w:rPr>
                <w:rFonts w:ascii="Calibri" w:hAnsi="Calibri" w:cs="Calibri"/>
              </w:rPr>
              <w:t>1.94</w:t>
            </w:r>
          </w:p>
        </w:tc>
        <w:tc>
          <w:tcPr>
            <w:tcW w:w="671" w:type="dxa"/>
          </w:tcPr>
          <w:p w14:paraId="38634C8F" w14:textId="63421A03" w:rsidR="00C64E8E" w:rsidRPr="004F3B18" w:rsidRDefault="00D407D4" w:rsidP="00C64E8E">
            <w:pPr>
              <w:jc w:val="center"/>
              <w:rPr>
                <w:rFonts w:ascii="Calibri" w:hAnsi="Calibri" w:cs="Calibri"/>
              </w:rPr>
            </w:pPr>
            <w:r w:rsidRPr="004F3B18">
              <w:rPr>
                <w:rFonts w:ascii="Calibri" w:hAnsi="Calibri" w:cs="Calibri"/>
              </w:rPr>
              <w:t>0.92</w:t>
            </w:r>
          </w:p>
        </w:tc>
        <w:tc>
          <w:tcPr>
            <w:tcW w:w="1285" w:type="dxa"/>
          </w:tcPr>
          <w:p w14:paraId="547CE3A3" w14:textId="3495B8B7" w:rsidR="00C64E8E" w:rsidRPr="004F3B18" w:rsidRDefault="0025394D" w:rsidP="00C64E8E">
            <w:pPr>
              <w:jc w:val="center"/>
              <w:rPr>
                <w:rFonts w:ascii="Calibri" w:hAnsi="Calibri" w:cs="Calibri"/>
              </w:rPr>
            </w:pPr>
            <w:r w:rsidRPr="004F3B18">
              <w:rPr>
                <w:rFonts w:ascii="Calibri" w:hAnsi="Calibri" w:cs="Calibri"/>
              </w:rPr>
              <w:t>1.07</w:t>
            </w:r>
          </w:p>
        </w:tc>
        <w:tc>
          <w:tcPr>
            <w:tcW w:w="850" w:type="dxa"/>
          </w:tcPr>
          <w:p w14:paraId="5635CE50" w14:textId="303F29E9" w:rsidR="00C64E8E" w:rsidRPr="004F3B18" w:rsidRDefault="0025394D" w:rsidP="00C64E8E">
            <w:pPr>
              <w:jc w:val="center"/>
              <w:rPr>
                <w:rFonts w:ascii="Calibri" w:hAnsi="Calibri" w:cs="Calibri"/>
              </w:rPr>
            </w:pPr>
            <w:r w:rsidRPr="004F3B18">
              <w:rPr>
                <w:rFonts w:ascii="Calibri" w:hAnsi="Calibri" w:cs="Calibri"/>
              </w:rPr>
              <w:t>5.86</w:t>
            </w:r>
          </w:p>
        </w:tc>
        <w:tc>
          <w:tcPr>
            <w:tcW w:w="993" w:type="dxa"/>
          </w:tcPr>
          <w:p w14:paraId="6938B4B1" w14:textId="68D55790" w:rsidR="00C64E8E" w:rsidRPr="004F3B18" w:rsidRDefault="0025394D" w:rsidP="00C64E8E">
            <w:pPr>
              <w:jc w:val="center"/>
              <w:rPr>
                <w:rFonts w:ascii="Calibri" w:hAnsi="Calibri" w:cs="Calibri"/>
              </w:rPr>
            </w:pPr>
            <w:r w:rsidRPr="004F3B18">
              <w:rPr>
                <w:rFonts w:ascii="Calibri" w:hAnsi="Calibri" w:cs="Calibri"/>
              </w:rPr>
              <w:t>-152.0</w:t>
            </w:r>
          </w:p>
        </w:tc>
        <w:tc>
          <w:tcPr>
            <w:tcW w:w="850" w:type="dxa"/>
          </w:tcPr>
          <w:p w14:paraId="3F78DE24" w14:textId="678BA49F" w:rsidR="00C64E8E" w:rsidRPr="004F3B18" w:rsidRDefault="0025394D" w:rsidP="00C64E8E">
            <w:pPr>
              <w:jc w:val="center"/>
              <w:rPr>
                <w:rFonts w:ascii="Calibri" w:hAnsi="Calibri" w:cs="Calibri"/>
              </w:rPr>
            </w:pPr>
            <w:r w:rsidRPr="004F3B18">
              <w:rPr>
                <w:rFonts w:ascii="Calibri" w:hAnsi="Calibri" w:cs="Calibri"/>
              </w:rPr>
              <w:t>12.2</w:t>
            </w:r>
          </w:p>
        </w:tc>
        <w:tc>
          <w:tcPr>
            <w:tcW w:w="941" w:type="dxa"/>
          </w:tcPr>
          <w:p w14:paraId="1AEEDDE0" w14:textId="2C02EFC9" w:rsidR="00C64E8E" w:rsidRPr="004F3B18" w:rsidRDefault="0025394D" w:rsidP="00C64E8E">
            <w:pPr>
              <w:jc w:val="center"/>
              <w:rPr>
                <w:rFonts w:ascii="Calibri" w:hAnsi="Calibri" w:cs="Calibri"/>
              </w:rPr>
            </w:pPr>
            <w:r w:rsidRPr="004F3B18">
              <w:rPr>
                <w:rFonts w:ascii="Calibri" w:hAnsi="Calibri" w:cs="Calibri"/>
              </w:rPr>
              <w:t>-154.89</w:t>
            </w:r>
          </w:p>
        </w:tc>
      </w:tr>
    </w:tbl>
    <w:p w14:paraId="3EE1E6AA" w14:textId="77777777" w:rsidR="00D2733E" w:rsidRPr="004F3B18" w:rsidRDefault="00D2733E" w:rsidP="00D2733E">
      <w:pPr>
        <w:rPr>
          <w:rFonts w:ascii="Calibri" w:hAnsi="Calibri" w:cs="Calibri"/>
        </w:rPr>
      </w:pPr>
    </w:p>
    <w:p w14:paraId="7B5AD920" w14:textId="77777777" w:rsidR="00D2733E" w:rsidRPr="004F3B18" w:rsidRDefault="00D2733E" w:rsidP="00D2733E">
      <w:pPr>
        <w:rPr>
          <w:rFonts w:ascii="Calibri" w:hAnsi="Calibri" w:cs="Calibri"/>
        </w:rPr>
      </w:pPr>
    </w:p>
    <w:p w14:paraId="13B87284" w14:textId="6D647782" w:rsidR="0059309F" w:rsidRPr="004F3B18" w:rsidRDefault="0059309F" w:rsidP="0059309F">
      <w:pPr>
        <w:pStyle w:val="Caption"/>
        <w:keepNext/>
        <w:rPr>
          <w:rFonts w:ascii="Calibri" w:hAnsi="Calibri" w:cs="Calibri"/>
        </w:rPr>
      </w:pPr>
      <w:bookmarkStart w:id="118" w:name="_Toc165500145"/>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23</w:t>
      </w:r>
      <w:r w:rsidRPr="004F3B18">
        <w:rPr>
          <w:rFonts w:ascii="Calibri" w:hAnsi="Calibri" w:cs="Calibri"/>
        </w:rPr>
        <w:fldChar w:fldCharType="end"/>
      </w:r>
      <w:r w:rsidRPr="004F3B18">
        <w:rPr>
          <w:rFonts w:ascii="Calibri" w:hAnsi="Calibri" w:cs="Calibri"/>
        </w:rPr>
        <w:t>: Model-3 Metrics of XOM With StandardScaler</w:t>
      </w:r>
      <w:bookmarkEnd w:id="118"/>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851"/>
        <w:gridCol w:w="992"/>
        <w:gridCol w:w="941"/>
      </w:tblGrid>
      <w:tr w:rsidR="00D2733E" w:rsidRPr="004F3B18" w14:paraId="61F4661A" w14:textId="77777777" w:rsidTr="00B260E9">
        <w:tc>
          <w:tcPr>
            <w:tcW w:w="2674" w:type="dxa"/>
            <w:gridSpan w:val="3"/>
          </w:tcPr>
          <w:p w14:paraId="6748AADE" w14:textId="77777777" w:rsidR="00D2733E" w:rsidRPr="004F3B18" w:rsidRDefault="00D2733E" w:rsidP="00B260E9">
            <w:pPr>
              <w:jc w:val="center"/>
              <w:rPr>
                <w:rFonts w:ascii="Calibri" w:hAnsi="Calibri" w:cs="Calibri"/>
              </w:rPr>
            </w:pPr>
          </w:p>
        </w:tc>
        <w:tc>
          <w:tcPr>
            <w:tcW w:w="1424" w:type="dxa"/>
            <w:gridSpan w:val="2"/>
          </w:tcPr>
          <w:p w14:paraId="69CFE56E"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67A1A48B"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01" w:type="dxa"/>
            <w:gridSpan w:val="2"/>
          </w:tcPr>
          <w:p w14:paraId="3F3264CD"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933" w:type="dxa"/>
            <w:gridSpan w:val="2"/>
          </w:tcPr>
          <w:p w14:paraId="0B51F36D"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02C2682D" w14:textId="77777777" w:rsidTr="00B260E9">
        <w:tc>
          <w:tcPr>
            <w:tcW w:w="699" w:type="dxa"/>
          </w:tcPr>
          <w:p w14:paraId="77FDD48D"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5FD00EA5"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4BCEBFA9"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559B8990"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4AF94AFA"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58BE47B7"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16D20ABB"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1" w:type="dxa"/>
          </w:tcPr>
          <w:p w14:paraId="12F253D8"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992" w:type="dxa"/>
          </w:tcPr>
          <w:p w14:paraId="758749E0"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622A105B"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6130892C" w14:textId="77777777" w:rsidTr="00B260E9">
        <w:tc>
          <w:tcPr>
            <w:tcW w:w="699" w:type="dxa"/>
            <w:vMerge w:val="restart"/>
          </w:tcPr>
          <w:p w14:paraId="77233626" w14:textId="77777777" w:rsidR="00D2733E" w:rsidRPr="004F3B18" w:rsidRDefault="00D2733E" w:rsidP="00B260E9">
            <w:pPr>
              <w:jc w:val="center"/>
              <w:rPr>
                <w:rFonts w:ascii="Calibri" w:hAnsi="Calibri" w:cs="Calibri"/>
              </w:rPr>
            </w:pPr>
            <w:r w:rsidRPr="004F3B18">
              <w:rPr>
                <w:rFonts w:ascii="Calibri" w:hAnsi="Calibri" w:cs="Calibri"/>
              </w:rPr>
              <w:t>XOM</w:t>
            </w:r>
          </w:p>
        </w:tc>
        <w:tc>
          <w:tcPr>
            <w:tcW w:w="1124" w:type="dxa"/>
            <w:vMerge w:val="restart"/>
          </w:tcPr>
          <w:p w14:paraId="1CE14BAA"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0A208CE8"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1DCA5316" w14:textId="7D40AC67" w:rsidR="00D2733E" w:rsidRPr="004F3B18" w:rsidRDefault="00807C8F" w:rsidP="00B260E9">
            <w:pPr>
              <w:jc w:val="center"/>
              <w:rPr>
                <w:rFonts w:ascii="Calibri" w:hAnsi="Calibri" w:cs="Calibri"/>
              </w:rPr>
            </w:pPr>
            <w:r w:rsidRPr="004F3B18">
              <w:rPr>
                <w:rFonts w:ascii="Calibri" w:hAnsi="Calibri" w:cs="Calibri"/>
              </w:rPr>
              <w:t>3.52</w:t>
            </w:r>
          </w:p>
        </w:tc>
        <w:tc>
          <w:tcPr>
            <w:tcW w:w="671" w:type="dxa"/>
          </w:tcPr>
          <w:p w14:paraId="75E22C4F" w14:textId="1A6345DB" w:rsidR="00D2733E" w:rsidRPr="004F3B18" w:rsidRDefault="00807C8F" w:rsidP="00B260E9">
            <w:pPr>
              <w:jc w:val="center"/>
              <w:rPr>
                <w:rFonts w:ascii="Calibri" w:hAnsi="Calibri" w:cs="Calibri"/>
              </w:rPr>
            </w:pPr>
            <w:r w:rsidRPr="004F3B18">
              <w:rPr>
                <w:rFonts w:ascii="Calibri" w:hAnsi="Calibri" w:cs="Calibri"/>
              </w:rPr>
              <w:t>0.83</w:t>
            </w:r>
          </w:p>
        </w:tc>
        <w:tc>
          <w:tcPr>
            <w:tcW w:w="1285" w:type="dxa"/>
          </w:tcPr>
          <w:p w14:paraId="00CAD12F" w14:textId="6888EC27" w:rsidR="00D2733E" w:rsidRPr="004F3B18" w:rsidRDefault="00130F50" w:rsidP="00B260E9">
            <w:pPr>
              <w:jc w:val="center"/>
              <w:rPr>
                <w:rFonts w:ascii="Calibri" w:hAnsi="Calibri" w:cs="Calibri"/>
              </w:rPr>
            </w:pPr>
            <w:r w:rsidRPr="004F3B18">
              <w:rPr>
                <w:rFonts w:ascii="Calibri" w:hAnsi="Calibri" w:cs="Calibri"/>
              </w:rPr>
              <w:t>0.18</w:t>
            </w:r>
          </w:p>
        </w:tc>
        <w:tc>
          <w:tcPr>
            <w:tcW w:w="850" w:type="dxa"/>
          </w:tcPr>
          <w:p w14:paraId="7FC79C90" w14:textId="68E38F56" w:rsidR="00D2733E" w:rsidRPr="004F3B18" w:rsidRDefault="00130F50" w:rsidP="00B260E9">
            <w:pPr>
              <w:jc w:val="center"/>
              <w:rPr>
                <w:rFonts w:ascii="Calibri" w:hAnsi="Calibri" w:cs="Calibri"/>
              </w:rPr>
            </w:pPr>
            <w:r w:rsidRPr="004F3B18">
              <w:rPr>
                <w:rFonts w:ascii="Calibri" w:hAnsi="Calibri" w:cs="Calibri"/>
              </w:rPr>
              <w:t>0.95</w:t>
            </w:r>
          </w:p>
        </w:tc>
        <w:tc>
          <w:tcPr>
            <w:tcW w:w="851" w:type="dxa"/>
          </w:tcPr>
          <w:p w14:paraId="27CE2BC3" w14:textId="3666B067" w:rsidR="00D2733E" w:rsidRPr="004F3B18" w:rsidRDefault="00130F50" w:rsidP="00B260E9">
            <w:pPr>
              <w:jc w:val="center"/>
              <w:rPr>
                <w:rFonts w:ascii="Calibri" w:hAnsi="Calibri" w:cs="Calibri"/>
              </w:rPr>
            </w:pPr>
            <w:r w:rsidRPr="004F3B18">
              <w:rPr>
                <w:rFonts w:ascii="Calibri" w:hAnsi="Calibri" w:cs="Calibri"/>
              </w:rPr>
              <w:t>-0.11</w:t>
            </w:r>
          </w:p>
        </w:tc>
        <w:tc>
          <w:tcPr>
            <w:tcW w:w="992" w:type="dxa"/>
          </w:tcPr>
          <w:p w14:paraId="2B71A8FD" w14:textId="4DDDB3A4" w:rsidR="00D2733E" w:rsidRPr="004F3B18" w:rsidRDefault="00130F50" w:rsidP="00B260E9">
            <w:pPr>
              <w:jc w:val="center"/>
              <w:rPr>
                <w:rFonts w:ascii="Calibri" w:hAnsi="Calibri" w:cs="Calibri"/>
              </w:rPr>
            </w:pPr>
            <w:r w:rsidRPr="004F3B18">
              <w:rPr>
                <w:rFonts w:ascii="Calibri" w:hAnsi="Calibri" w:cs="Calibri"/>
              </w:rPr>
              <w:t>2.37</w:t>
            </w:r>
          </w:p>
        </w:tc>
        <w:tc>
          <w:tcPr>
            <w:tcW w:w="941" w:type="dxa"/>
          </w:tcPr>
          <w:p w14:paraId="426CC0E2" w14:textId="072A037E" w:rsidR="00D2733E" w:rsidRPr="004F3B18" w:rsidRDefault="00130F50" w:rsidP="00B260E9">
            <w:pPr>
              <w:jc w:val="center"/>
              <w:rPr>
                <w:rFonts w:ascii="Calibri" w:hAnsi="Calibri" w:cs="Calibri"/>
              </w:rPr>
            </w:pPr>
            <w:r w:rsidRPr="004F3B18">
              <w:rPr>
                <w:rFonts w:ascii="Calibri" w:hAnsi="Calibri" w:cs="Calibri"/>
              </w:rPr>
              <w:t>-0.7</w:t>
            </w:r>
          </w:p>
        </w:tc>
      </w:tr>
      <w:tr w:rsidR="00D2733E" w:rsidRPr="004F3B18" w14:paraId="7E1F2B8E" w14:textId="77777777" w:rsidTr="00B260E9">
        <w:tc>
          <w:tcPr>
            <w:tcW w:w="699" w:type="dxa"/>
            <w:vMerge/>
          </w:tcPr>
          <w:p w14:paraId="1E0B4C7B" w14:textId="77777777" w:rsidR="00D2733E" w:rsidRPr="004F3B18" w:rsidRDefault="00D2733E" w:rsidP="00B260E9">
            <w:pPr>
              <w:jc w:val="center"/>
              <w:rPr>
                <w:rFonts w:ascii="Calibri" w:hAnsi="Calibri" w:cs="Calibri"/>
              </w:rPr>
            </w:pPr>
          </w:p>
        </w:tc>
        <w:tc>
          <w:tcPr>
            <w:tcW w:w="1124" w:type="dxa"/>
            <w:vMerge/>
          </w:tcPr>
          <w:p w14:paraId="3281C8F3" w14:textId="77777777" w:rsidR="00D2733E" w:rsidRPr="004F3B18" w:rsidRDefault="00D2733E" w:rsidP="00B260E9">
            <w:pPr>
              <w:jc w:val="center"/>
              <w:rPr>
                <w:rFonts w:ascii="Calibri" w:hAnsi="Calibri" w:cs="Calibri"/>
              </w:rPr>
            </w:pPr>
          </w:p>
        </w:tc>
        <w:tc>
          <w:tcPr>
            <w:tcW w:w="851" w:type="dxa"/>
          </w:tcPr>
          <w:p w14:paraId="3806E9F2"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7C49B051" w14:textId="3D63CD3B" w:rsidR="00D2733E" w:rsidRPr="004F3B18" w:rsidRDefault="00175E39" w:rsidP="00B260E9">
            <w:pPr>
              <w:jc w:val="center"/>
              <w:rPr>
                <w:rFonts w:ascii="Calibri" w:hAnsi="Calibri" w:cs="Calibri"/>
              </w:rPr>
            </w:pPr>
            <w:r w:rsidRPr="004F3B18">
              <w:rPr>
                <w:rFonts w:ascii="Calibri" w:hAnsi="Calibri" w:cs="Calibri"/>
              </w:rPr>
              <w:t>2.24</w:t>
            </w:r>
          </w:p>
        </w:tc>
        <w:tc>
          <w:tcPr>
            <w:tcW w:w="671" w:type="dxa"/>
          </w:tcPr>
          <w:p w14:paraId="31FE179A" w14:textId="14F28F23" w:rsidR="00D2733E" w:rsidRPr="004F3B18" w:rsidRDefault="00175E39" w:rsidP="00B260E9">
            <w:pPr>
              <w:jc w:val="center"/>
              <w:rPr>
                <w:rFonts w:ascii="Calibri" w:hAnsi="Calibri" w:cs="Calibri"/>
              </w:rPr>
            </w:pPr>
            <w:r w:rsidRPr="004F3B18">
              <w:rPr>
                <w:rFonts w:ascii="Calibri" w:hAnsi="Calibri" w:cs="Calibri"/>
              </w:rPr>
              <w:t>0.93</w:t>
            </w:r>
          </w:p>
        </w:tc>
        <w:tc>
          <w:tcPr>
            <w:tcW w:w="1285" w:type="dxa"/>
          </w:tcPr>
          <w:p w14:paraId="7BDC324D" w14:textId="00762920" w:rsidR="00D2733E" w:rsidRPr="004F3B18" w:rsidRDefault="00175E39" w:rsidP="00B260E9">
            <w:pPr>
              <w:jc w:val="center"/>
              <w:rPr>
                <w:rFonts w:ascii="Calibri" w:hAnsi="Calibri" w:cs="Calibri"/>
              </w:rPr>
            </w:pPr>
            <w:r w:rsidRPr="004F3B18">
              <w:rPr>
                <w:rFonts w:ascii="Calibri" w:hAnsi="Calibri" w:cs="Calibri"/>
              </w:rPr>
              <w:t>0.04</w:t>
            </w:r>
          </w:p>
        </w:tc>
        <w:tc>
          <w:tcPr>
            <w:tcW w:w="850" w:type="dxa"/>
          </w:tcPr>
          <w:p w14:paraId="4982BF7D" w14:textId="18FA9400" w:rsidR="00D2733E" w:rsidRPr="004F3B18" w:rsidRDefault="00175E39" w:rsidP="00B260E9">
            <w:pPr>
              <w:jc w:val="center"/>
              <w:rPr>
                <w:rFonts w:ascii="Calibri" w:hAnsi="Calibri" w:cs="Calibri"/>
              </w:rPr>
            </w:pPr>
            <w:r w:rsidRPr="004F3B18">
              <w:rPr>
                <w:rFonts w:ascii="Calibri" w:hAnsi="Calibri" w:cs="Calibri"/>
              </w:rPr>
              <w:t>1.48</w:t>
            </w:r>
          </w:p>
        </w:tc>
        <w:tc>
          <w:tcPr>
            <w:tcW w:w="851" w:type="dxa"/>
          </w:tcPr>
          <w:p w14:paraId="37F900A4" w14:textId="0962E43A" w:rsidR="00D2733E" w:rsidRPr="004F3B18" w:rsidRDefault="00175E39" w:rsidP="00B260E9">
            <w:pPr>
              <w:jc w:val="center"/>
              <w:rPr>
                <w:rFonts w:ascii="Calibri" w:hAnsi="Calibri" w:cs="Calibri"/>
              </w:rPr>
            </w:pPr>
            <w:r w:rsidRPr="004F3B18">
              <w:rPr>
                <w:rFonts w:ascii="Calibri" w:hAnsi="Calibri" w:cs="Calibri"/>
              </w:rPr>
              <w:t>-2.12</w:t>
            </w:r>
          </w:p>
        </w:tc>
        <w:tc>
          <w:tcPr>
            <w:tcW w:w="992" w:type="dxa"/>
          </w:tcPr>
          <w:p w14:paraId="669A726F" w14:textId="20A15928" w:rsidR="00D2733E" w:rsidRPr="004F3B18" w:rsidRDefault="00175E39" w:rsidP="00B260E9">
            <w:pPr>
              <w:jc w:val="center"/>
              <w:rPr>
                <w:rFonts w:ascii="Calibri" w:hAnsi="Calibri" w:cs="Calibri"/>
              </w:rPr>
            </w:pPr>
            <w:r w:rsidRPr="004F3B18">
              <w:rPr>
                <w:rFonts w:ascii="Calibri" w:hAnsi="Calibri" w:cs="Calibri"/>
              </w:rPr>
              <w:t>3.83</w:t>
            </w:r>
          </w:p>
        </w:tc>
        <w:tc>
          <w:tcPr>
            <w:tcW w:w="941" w:type="dxa"/>
          </w:tcPr>
          <w:p w14:paraId="4E250AE1" w14:textId="29C01953" w:rsidR="00D2733E" w:rsidRPr="004F3B18" w:rsidRDefault="00175E39" w:rsidP="00B260E9">
            <w:pPr>
              <w:jc w:val="center"/>
              <w:rPr>
                <w:rFonts w:ascii="Calibri" w:hAnsi="Calibri" w:cs="Calibri"/>
              </w:rPr>
            </w:pPr>
            <w:r w:rsidRPr="004F3B18">
              <w:rPr>
                <w:rFonts w:ascii="Calibri" w:hAnsi="Calibri" w:cs="Calibri"/>
              </w:rPr>
              <w:t>-3.0</w:t>
            </w:r>
          </w:p>
        </w:tc>
      </w:tr>
      <w:tr w:rsidR="00D2733E" w:rsidRPr="004F3B18" w14:paraId="4660EAA3" w14:textId="77777777" w:rsidTr="00B260E9">
        <w:tc>
          <w:tcPr>
            <w:tcW w:w="699" w:type="dxa"/>
            <w:vMerge/>
          </w:tcPr>
          <w:p w14:paraId="0CD6F447" w14:textId="77777777" w:rsidR="00D2733E" w:rsidRPr="004F3B18" w:rsidRDefault="00D2733E" w:rsidP="00B260E9">
            <w:pPr>
              <w:jc w:val="center"/>
              <w:rPr>
                <w:rFonts w:ascii="Calibri" w:hAnsi="Calibri" w:cs="Calibri"/>
              </w:rPr>
            </w:pPr>
          </w:p>
        </w:tc>
        <w:tc>
          <w:tcPr>
            <w:tcW w:w="1124" w:type="dxa"/>
            <w:vMerge/>
          </w:tcPr>
          <w:p w14:paraId="2D660DDA" w14:textId="77777777" w:rsidR="00D2733E" w:rsidRPr="004F3B18" w:rsidRDefault="00D2733E" w:rsidP="00B260E9">
            <w:pPr>
              <w:jc w:val="center"/>
              <w:rPr>
                <w:rFonts w:ascii="Calibri" w:hAnsi="Calibri" w:cs="Calibri"/>
              </w:rPr>
            </w:pPr>
          </w:p>
        </w:tc>
        <w:tc>
          <w:tcPr>
            <w:tcW w:w="851" w:type="dxa"/>
          </w:tcPr>
          <w:p w14:paraId="3F2E37AA"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6B1A5BEF" w14:textId="6DDB8E32" w:rsidR="00D2733E" w:rsidRPr="004F3B18" w:rsidRDefault="000E4CEB" w:rsidP="00B260E9">
            <w:pPr>
              <w:jc w:val="center"/>
              <w:rPr>
                <w:rFonts w:ascii="Calibri" w:hAnsi="Calibri" w:cs="Calibri"/>
              </w:rPr>
            </w:pPr>
            <w:r w:rsidRPr="004F3B18">
              <w:rPr>
                <w:rFonts w:ascii="Calibri" w:hAnsi="Calibri" w:cs="Calibri"/>
              </w:rPr>
              <w:t>1.68</w:t>
            </w:r>
          </w:p>
        </w:tc>
        <w:tc>
          <w:tcPr>
            <w:tcW w:w="671" w:type="dxa"/>
          </w:tcPr>
          <w:p w14:paraId="6D45BE3B" w14:textId="788595FA" w:rsidR="00D2733E" w:rsidRPr="004F3B18" w:rsidRDefault="000E4CEB" w:rsidP="00B260E9">
            <w:pPr>
              <w:jc w:val="center"/>
              <w:rPr>
                <w:rFonts w:ascii="Calibri" w:hAnsi="Calibri" w:cs="Calibri"/>
              </w:rPr>
            </w:pPr>
            <w:r w:rsidRPr="004F3B18">
              <w:rPr>
                <w:rFonts w:ascii="Calibri" w:hAnsi="Calibri" w:cs="Calibri"/>
              </w:rPr>
              <w:t>0.96</w:t>
            </w:r>
          </w:p>
        </w:tc>
        <w:tc>
          <w:tcPr>
            <w:tcW w:w="1285" w:type="dxa"/>
          </w:tcPr>
          <w:p w14:paraId="279FD88B" w14:textId="2D19893E" w:rsidR="00D2733E" w:rsidRPr="004F3B18" w:rsidRDefault="00CF7AD1" w:rsidP="00B260E9">
            <w:pPr>
              <w:jc w:val="center"/>
              <w:rPr>
                <w:rFonts w:ascii="Calibri" w:hAnsi="Calibri" w:cs="Calibri"/>
              </w:rPr>
            </w:pPr>
            <w:r w:rsidRPr="004F3B18">
              <w:rPr>
                <w:rFonts w:ascii="Calibri" w:hAnsi="Calibri" w:cs="Calibri"/>
              </w:rPr>
              <w:t>0.79</w:t>
            </w:r>
          </w:p>
        </w:tc>
        <w:tc>
          <w:tcPr>
            <w:tcW w:w="850" w:type="dxa"/>
          </w:tcPr>
          <w:p w14:paraId="3A4310C2" w14:textId="775946A7" w:rsidR="00D2733E" w:rsidRPr="004F3B18" w:rsidRDefault="00CF7AD1" w:rsidP="00B260E9">
            <w:pPr>
              <w:jc w:val="center"/>
              <w:rPr>
                <w:rFonts w:ascii="Calibri" w:hAnsi="Calibri" w:cs="Calibri"/>
              </w:rPr>
            </w:pPr>
            <w:r w:rsidRPr="004F3B18">
              <w:rPr>
                <w:rFonts w:ascii="Calibri" w:hAnsi="Calibri" w:cs="Calibri"/>
              </w:rPr>
              <w:t>9.62</w:t>
            </w:r>
          </w:p>
        </w:tc>
        <w:tc>
          <w:tcPr>
            <w:tcW w:w="851" w:type="dxa"/>
          </w:tcPr>
          <w:p w14:paraId="39E6A829" w14:textId="139D0E6C" w:rsidR="00D2733E" w:rsidRPr="004F3B18" w:rsidRDefault="00CF7AD1" w:rsidP="00B260E9">
            <w:pPr>
              <w:jc w:val="center"/>
              <w:rPr>
                <w:rFonts w:ascii="Calibri" w:hAnsi="Calibri" w:cs="Calibri"/>
              </w:rPr>
            </w:pPr>
            <w:r w:rsidRPr="004F3B18">
              <w:rPr>
                <w:rFonts w:ascii="Calibri" w:hAnsi="Calibri" w:cs="Calibri"/>
              </w:rPr>
              <w:t>-93.23</w:t>
            </w:r>
          </w:p>
        </w:tc>
        <w:tc>
          <w:tcPr>
            <w:tcW w:w="992" w:type="dxa"/>
          </w:tcPr>
          <w:p w14:paraId="60CE03E2" w14:textId="37FBAAE0" w:rsidR="00D2733E" w:rsidRPr="004F3B18" w:rsidRDefault="00D56145" w:rsidP="00B260E9">
            <w:pPr>
              <w:jc w:val="center"/>
              <w:rPr>
                <w:rFonts w:ascii="Calibri" w:hAnsi="Calibri" w:cs="Calibri"/>
              </w:rPr>
            </w:pPr>
            <w:r w:rsidRPr="004F3B18">
              <w:rPr>
                <w:rFonts w:ascii="Calibri" w:hAnsi="Calibri" w:cs="Calibri"/>
              </w:rPr>
              <w:t>17.89</w:t>
            </w:r>
          </w:p>
        </w:tc>
        <w:tc>
          <w:tcPr>
            <w:tcW w:w="941" w:type="dxa"/>
          </w:tcPr>
          <w:p w14:paraId="5A77F0E2" w14:textId="7506E282" w:rsidR="00D2733E" w:rsidRPr="004F3B18" w:rsidRDefault="00D56145" w:rsidP="00B260E9">
            <w:pPr>
              <w:jc w:val="center"/>
              <w:rPr>
                <w:rFonts w:ascii="Calibri" w:hAnsi="Calibri" w:cs="Calibri"/>
              </w:rPr>
            </w:pPr>
            <w:r w:rsidRPr="004F3B18">
              <w:rPr>
                <w:rFonts w:ascii="Calibri" w:hAnsi="Calibri" w:cs="Calibri"/>
              </w:rPr>
              <w:t>-67.22</w:t>
            </w:r>
          </w:p>
        </w:tc>
      </w:tr>
      <w:tr w:rsidR="00D2733E" w:rsidRPr="004F3B18" w14:paraId="28EE9B9B" w14:textId="77777777" w:rsidTr="00B260E9">
        <w:tc>
          <w:tcPr>
            <w:tcW w:w="699" w:type="dxa"/>
            <w:vMerge/>
          </w:tcPr>
          <w:p w14:paraId="0F165592" w14:textId="77777777" w:rsidR="00D2733E" w:rsidRPr="004F3B18" w:rsidRDefault="00D2733E" w:rsidP="00B260E9">
            <w:pPr>
              <w:jc w:val="center"/>
              <w:rPr>
                <w:rFonts w:ascii="Calibri" w:hAnsi="Calibri" w:cs="Calibri"/>
              </w:rPr>
            </w:pPr>
          </w:p>
        </w:tc>
        <w:tc>
          <w:tcPr>
            <w:tcW w:w="1124" w:type="dxa"/>
            <w:vMerge/>
          </w:tcPr>
          <w:p w14:paraId="66DD7A29" w14:textId="77777777" w:rsidR="00D2733E" w:rsidRPr="004F3B18" w:rsidRDefault="00D2733E" w:rsidP="00B260E9">
            <w:pPr>
              <w:jc w:val="center"/>
              <w:rPr>
                <w:rFonts w:ascii="Calibri" w:hAnsi="Calibri" w:cs="Calibri"/>
              </w:rPr>
            </w:pPr>
          </w:p>
        </w:tc>
        <w:tc>
          <w:tcPr>
            <w:tcW w:w="851" w:type="dxa"/>
          </w:tcPr>
          <w:p w14:paraId="59A4529B"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1001EABD" w14:textId="331FEAFB" w:rsidR="00D2733E" w:rsidRPr="004F3B18" w:rsidRDefault="000B03E7" w:rsidP="00B260E9">
            <w:pPr>
              <w:jc w:val="center"/>
              <w:rPr>
                <w:rFonts w:ascii="Calibri" w:hAnsi="Calibri" w:cs="Calibri"/>
              </w:rPr>
            </w:pPr>
            <w:r w:rsidRPr="004F3B18">
              <w:rPr>
                <w:rFonts w:ascii="Calibri" w:hAnsi="Calibri" w:cs="Calibri"/>
              </w:rPr>
              <w:t>1.58</w:t>
            </w:r>
          </w:p>
        </w:tc>
        <w:tc>
          <w:tcPr>
            <w:tcW w:w="671" w:type="dxa"/>
          </w:tcPr>
          <w:p w14:paraId="349713C0" w14:textId="5D0F3E40" w:rsidR="00D2733E" w:rsidRPr="004F3B18" w:rsidRDefault="000B03E7" w:rsidP="00B260E9">
            <w:pPr>
              <w:jc w:val="center"/>
              <w:rPr>
                <w:rFonts w:ascii="Calibri" w:hAnsi="Calibri" w:cs="Calibri"/>
              </w:rPr>
            </w:pPr>
            <w:r w:rsidRPr="004F3B18">
              <w:rPr>
                <w:rFonts w:ascii="Calibri" w:hAnsi="Calibri" w:cs="Calibri"/>
              </w:rPr>
              <w:t>0.97</w:t>
            </w:r>
          </w:p>
        </w:tc>
        <w:tc>
          <w:tcPr>
            <w:tcW w:w="1285" w:type="dxa"/>
          </w:tcPr>
          <w:p w14:paraId="22DD8458" w14:textId="287EEAE1" w:rsidR="00D2733E" w:rsidRPr="004F3B18" w:rsidRDefault="00422572" w:rsidP="00B260E9">
            <w:pPr>
              <w:jc w:val="center"/>
              <w:rPr>
                <w:rFonts w:ascii="Calibri" w:hAnsi="Calibri" w:cs="Calibri"/>
              </w:rPr>
            </w:pPr>
            <w:r w:rsidRPr="004F3B18">
              <w:rPr>
                <w:rFonts w:ascii="Calibri" w:hAnsi="Calibri" w:cs="Calibri"/>
              </w:rPr>
              <w:t>0.83</w:t>
            </w:r>
          </w:p>
        </w:tc>
        <w:tc>
          <w:tcPr>
            <w:tcW w:w="850" w:type="dxa"/>
          </w:tcPr>
          <w:p w14:paraId="272AE469" w14:textId="1AB8A78A" w:rsidR="00D2733E" w:rsidRPr="004F3B18" w:rsidRDefault="00422572" w:rsidP="00B260E9">
            <w:pPr>
              <w:jc w:val="center"/>
              <w:rPr>
                <w:rFonts w:ascii="Calibri" w:hAnsi="Calibri" w:cs="Calibri"/>
              </w:rPr>
            </w:pPr>
            <w:r w:rsidRPr="004F3B18">
              <w:rPr>
                <w:rFonts w:ascii="Calibri" w:hAnsi="Calibri" w:cs="Calibri"/>
              </w:rPr>
              <w:t>1.92</w:t>
            </w:r>
          </w:p>
        </w:tc>
        <w:tc>
          <w:tcPr>
            <w:tcW w:w="851" w:type="dxa"/>
          </w:tcPr>
          <w:p w14:paraId="33894BB7" w14:textId="3353C441" w:rsidR="00D2733E" w:rsidRPr="004F3B18" w:rsidRDefault="00422572" w:rsidP="00B260E9">
            <w:pPr>
              <w:jc w:val="center"/>
              <w:rPr>
                <w:rFonts w:ascii="Calibri" w:hAnsi="Calibri" w:cs="Calibri"/>
              </w:rPr>
            </w:pPr>
            <w:r w:rsidRPr="004F3B18">
              <w:rPr>
                <w:rFonts w:ascii="Calibri" w:hAnsi="Calibri" w:cs="Calibri"/>
              </w:rPr>
              <w:t>-2.43</w:t>
            </w:r>
          </w:p>
        </w:tc>
        <w:tc>
          <w:tcPr>
            <w:tcW w:w="992" w:type="dxa"/>
          </w:tcPr>
          <w:p w14:paraId="352A6E78" w14:textId="58317532" w:rsidR="00D2733E" w:rsidRPr="004F3B18" w:rsidRDefault="00422572" w:rsidP="00B260E9">
            <w:pPr>
              <w:jc w:val="center"/>
              <w:rPr>
                <w:rFonts w:ascii="Calibri" w:hAnsi="Calibri" w:cs="Calibri"/>
              </w:rPr>
            </w:pPr>
            <w:r w:rsidRPr="004F3B18">
              <w:rPr>
                <w:rFonts w:ascii="Calibri" w:hAnsi="Calibri" w:cs="Calibri"/>
              </w:rPr>
              <w:t>1.77</w:t>
            </w:r>
          </w:p>
        </w:tc>
        <w:tc>
          <w:tcPr>
            <w:tcW w:w="941" w:type="dxa"/>
          </w:tcPr>
          <w:p w14:paraId="37DCB3E8" w14:textId="07688DDE" w:rsidR="00D2733E" w:rsidRPr="004F3B18" w:rsidRDefault="00F54676" w:rsidP="00B260E9">
            <w:pPr>
              <w:jc w:val="center"/>
              <w:rPr>
                <w:rFonts w:ascii="Calibri" w:hAnsi="Calibri" w:cs="Calibri"/>
              </w:rPr>
            </w:pPr>
            <w:r w:rsidRPr="004F3B18">
              <w:rPr>
                <w:rFonts w:ascii="Calibri" w:hAnsi="Calibri" w:cs="Calibri"/>
              </w:rPr>
              <w:t>0.37</w:t>
            </w:r>
          </w:p>
        </w:tc>
      </w:tr>
      <w:tr w:rsidR="00D2733E" w:rsidRPr="004F3B18" w14:paraId="50D746BD" w14:textId="77777777" w:rsidTr="00B260E9">
        <w:tc>
          <w:tcPr>
            <w:tcW w:w="699" w:type="dxa"/>
            <w:vMerge/>
          </w:tcPr>
          <w:p w14:paraId="64D4585B" w14:textId="77777777" w:rsidR="00D2733E" w:rsidRPr="004F3B18" w:rsidRDefault="00D2733E" w:rsidP="00B260E9">
            <w:pPr>
              <w:jc w:val="center"/>
              <w:rPr>
                <w:rFonts w:ascii="Calibri" w:hAnsi="Calibri" w:cs="Calibri"/>
              </w:rPr>
            </w:pPr>
          </w:p>
        </w:tc>
        <w:tc>
          <w:tcPr>
            <w:tcW w:w="1124" w:type="dxa"/>
            <w:vMerge w:val="restart"/>
          </w:tcPr>
          <w:p w14:paraId="414E8D1A"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7D87E373"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612DBE24" w14:textId="11B7202B" w:rsidR="00D2733E" w:rsidRPr="004F3B18" w:rsidRDefault="00A37FB7" w:rsidP="00B260E9">
            <w:pPr>
              <w:jc w:val="center"/>
              <w:rPr>
                <w:rFonts w:ascii="Calibri" w:hAnsi="Calibri" w:cs="Calibri"/>
              </w:rPr>
            </w:pPr>
            <w:r w:rsidRPr="004F3B18">
              <w:rPr>
                <w:rFonts w:ascii="Calibri" w:hAnsi="Calibri" w:cs="Calibri"/>
              </w:rPr>
              <w:t>3.03</w:t>
            </w:r>
          </w:p>
        </w:tc>
        <w:tc>
          <w:tcPr>
            <w:tcW w:w="671" w:type="dxa"/>
          </w:tcPr>
          <w:p w14:paraId="32E46596" w14:textId="67A7C4BB" w:rsidR="00D2733E" w:rsidRPr="004F3B18" w:rsidRDefault="00A37FB7" w:rsidP="00B260E9">
            <w:pPr>
              <w:jc w:val="center"/>
              <w:rPr>
                <w:rFonts w:ascii="Calibri" w:hAnsi="Calibri" w:cs="Calibri"/>
              </w:rPr>
            </w:pPr>
            <w:r w:rsidRPr="004F3B18">
              <w:rPr>
                <w:rFonts w:ascii="Calibri" w:hAnsi="Calibri" w:cs="Calibri"/>
              </w:rPr>
              <w:t>0.87</w:t>
            </w:r>
          </w:p>
        </w:tc>
        <w:tc>
          <w:tcPr>
            <w:tcW w:w="1285" w:type="dxa"/>
          </w:tcPr>
          <w:p w14:paraId="7F1A04A7" w14:textId="13403695" w:rsidR="00D2733E" w:rsidRPr="004F3B18" w:rsidRDefault="00D56F8D" w:rsidP="00B260E9">
            <w:pPr>
              <w:jc w:val="center"/>
              <w:rPr>
                <w:rFonts w:ascii="Calibri" w:hAnsi="Calibri" w:cs="Calibri"/>
              </w:rPr>
            </w:pPr>
            <w:r w:rsidRPr="004F3B18">
              <w:rPr>
                <w:rFonts w:ascii="Calibri" w:hAnsi="Calibri" w:cs="Calibri"/>
              </w:rPr>
              <w:t>0.15</w:t>
            </w:r>
          </w:p>
        </w:tc>
        <w:tc>
          <w:tcPr>
            <w:tcW w:w="850" w:type="dxa"/>
          </w:tcPr>
          <w:p w14:paraId="243180B7" w14:textId="316F41EA" w:rsidR="00D2733E" w:rsidRPr="004F3B18" w:rsidRDefault="00D56F8D" w:rsidP="00B260E9">
            <w:pPr>
              <w:jc w:val="center"/>
              <w:rPr>
                <w:rFonts w:ascii="Calibri" w:hAnsi="Calibri" w:cs="Calibri"/>
              </w:rPr>
            </w:pPr>
            <w:r w:rsidRPr="004F3B18">
              <w:rPr>
                <w:rFonts w:ascii="Calibri" w:hAnsi="Calibri" w:cs="Calibri"/>
              </w:rPr>
              <w:t>3.64</w:t>
            </w:r>
          </w:p>
        </w:tc>
        <w:tc>
          <w:tcPr>
            <w:tcW w:w="851" w:type="dxa"/>
          </w:tcPr>
          <w:p w14:paraId="1A23C4AC" w14:textId="6B56EC17" w:rsidR="00D2733E" w:rsidRPr="004F3B18" w:rsidRDefault="00D56F8D" w:rsidP="00B260E9">
            <w:pPr>
              <w:jc w:val="center"/>
              <w:rPr>
                <w:rFonts w:ascii="Calibri" w:hAnsi="Calibri" w:cs="Calibri"/>
              </w:rPr>
            </w:pPr>
            <w:r w:rsidRPr="004F3B18">
              <w:rPr>
                <w:rFonts w:ascii="Calibri" w:hAnsi="Calibri" w:cs="Calibri"/>
              </w:rPr>
              <w:t>-13.56</w:t>
            </w:r>
          </w:p>
        </w:tc>
        <w:tc>
          <w:tcPr>
            <w:tcW w:w="992" w:type="dxa"/>
          </w:tcPr>
          <w:p w14:paraId="693CCC4E" w14:textId="69FAE89D" w:rsidR="00D2733E" w:rsidRPr="004F3B18" w:rsidRDefault="00D56F8D" w:rsidP="00B260E9">
            <w:pPr>
              <w:jc w:val="center"/>
              <w:rPr>
                <w:rFonts w:ascii="Calibri" w:hAnsi="Calibri" w:cs="Calibri"/>
              </w:rPr>
            </w:pPr>
            <w:r w:rsidRPr="004F3B18">
              <w:rPr>
                <w:rFonts w:ascii="Calibri" w:hAnsi="Calibri" w:cs="Calibri"/>
              </w:rPr>
              <w:t>7.54</w:t>
            </w:r>
          </w:p>
        </w:tc>
        <w:tc>
          <w:tcPr>
            <w:tcW w:w="941" w:type="dxa"/>
          </w:tcPr>
          <w:p w14:paraId="5C76B3A9" w14:textId="776517D4" w:rsidR="00D2733E" w:rsidRPr="004F3B18" w:rsidRDefault="00D56F8D" w:rsidP="00B260E9">
            <w:pPr>
              <w:jc w:val="center"/>
              <w:rPr>
                <w:rFonts w:ascii="Calibri" w:hAnsi="Calibri" w:cs="Calibri"/>
              </w:rPr>
            </w:pPr>
            <w:r w:rsidRPr="004F3B18">
              <w:rPr>
                <w:rFonts w:ascii="Calibri" w:hAnsi="Calibri" w:cs="Calibri"/>
              </w:rPr>
              <w:t>-12.29</w:t>
            </w:r>
          </w:p>
        </w:tc>
      </w:tr>
      <w:tr w:rsidR="00D2733E" w:rsidRPr="004F3B18" w14:paraId="07B14964" w14:textId="77777777" w:rsidTr="00B260E9">
        <w:tc>
          <w:tcPr>
            <w:tcW w:w="699" w:type="dxa"/>
            <w:vMerge/>
          </w:tcPr>
          <w:p w14:paraId="6DC1B386" w14:textId="77777777" w:rsidR="00D2733E" w:rsidRPr="004F3B18" w:rsidRDefault="00D2733E" w:rsidP="00B260E9">
            <w:pPr>
              <w:jc w:val="center"/>
              <w:rPr>
                <w:rFonts w:ascii="Calibri" w:hAnsi="Calibri" w:cs="Calibri"/>
              </w:rPr>
            </w:pPr>
          </w:p>
        </w:tc>
        <w:tc>
          <w:tcPr>
            <w:tcW w:w="1124" w:type="dxa"/>
            <w:vMerge/>
          </w:tcPr>
          <w:p w14:paraId="3B1106FA" w14:textId="77777777" w:rsidR="00D2733E" w:rsidRPr="004F3B18" w:rsidRDefault="00D2733E" w:rsidP="00B260E9">
            <w:pPr>
              <w:jc w:val="center"/>
              <w:rPr>
                <w:rFonts w:ascii="Calibri" w:hAnsi="Calibri" w:cs="Calibri"/>
              </w:rPr>
            </w:pPr>
          </w:p>
        </w:tc>
        <w:tc>
          <w:tcPr>
            <w:tcW w:w="851" w:type="dxa"/>
          </w:tcPr>
          <w:p w14:paraId="174582DC"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60B9E3D3" w14:textId="2DAAE8B0" w:rsidR="00D2733E" w:rsidRPr="004F3B18" w:rsidRDefault="00C47B36" w:rsidP="00B260E9">
            <w:pPr>
              <w:jc w:val="center"/>
              <w:rPr>
                <w:rFonts w:ascii="Calibri" w:hAnsi="Calibri" w:cs="Calibri"/>
              </w:rPr>
            </w:pPr>
            <w:r w:rsidRPr="004F3B18">
              <w:rPr>
                <w:rFonts w:ascii="Calibri" w:hAnsi="Calibri" w:cs="Calibri"/>
              </w:rPr>
              <w:t>1.88</w:t>
            </w:r>
          </w:p>
        </w:tc>
        <w:tc>
          <w:tcPr>
            <w:tcW w:w="671" w:type="dxa"/>
          </w:tcPr>
          <w:p w14:paraId="5665EE71" w14:textId="3F62C086" w:rsidR="00D2733E" w:rsidRPr="004F3B18" w:rsidRDefault="00C47B36" w:rsidP="00B260E9">
            <w:pPr>
              <w:jc w:val="center"/>
              <w:rPr>
                <w:rFonts w:ascii="Calibri" w:hAnsi="Calibri" w:cs="Calibri"/>
              </w:rPr>
            </w:pPr>
            <w:r w:rsidRPr="004F3B18">
              <w:rPr>
                <w:rFonts w:ascii="Calibri" w:hAnsi="Calibri" w:cs="Calibri"/>
              </w:rPr>
              <w:t>0.95</w:t>
            </w:r>
          </w:p>
        </w:tc>
        <w:tc>
          <w:tcPr>
            <w:tcW w:w="1285" w:type="dxa"/>
          </w:tcPr>
          <w:p w14:paraId="1F794842" w14:textId="22C867BE" w:rsidR="00D2733E" w:rsidRPr="004F3B18" w:rsidRDefault="00A50AC8" w:rsidP="00B260E9">
            <w:pPr>
              <w:jc w:val="center"/>
              <w:rPr>
                <w:rFonts w:ascii="Calibri" w:hAnsi="Calibri" w:cs="Calibri"/>
              </w:rPr>
            </w:pPr>
            <w:r w:rsidRPr="004F3B18">
              <w:rPr>
                <w:rFonts w:ascii="Calibri" w:hAnsi="Calibri" w:cs="Calibri"/>
              </w:rPr>
              <w:t>0.53</w:t>
            </w:r>
          </w:p>
        </w:tc>
        <w:tc>
          <w:tcPr>
            <w:tcW w:w="850" w:type="dxa"/>
          </w:tcPr>
          <w:p w14:paraId="0AD5D256" w14:textId="6793647D" w:rsidR="00D2733E" w:rsidRPr="004F3B18" w:rsidRDefault="00A50AC8" w:rsidP="00B260E9">
            <w:pPr>
              <w:jc w:val="center"/>
              <w:rPr>
                <w:rFonts w:ascii="Calibri" w:hAnsi="Calibri" w:cs="Calibri"/>
              </w:rPr>
            </w:pPr>
            <w:r w:rsidRPr="004F3B18">
              <w:rPr>
                <w:rFonts w:ascii="Calibri" w:hAnsi="Calibri" w:cs="Calibri"/>
              </w:rPr>
              <w:t>6.61</w:t>
            </w:r>
          </w:p>
        </w:tc>
        <w:tc>
          <w:tcPr>
            <w:tcW w:w="851" w:type="dxa"/>
          </w:tcPr>
          <w:p w14:paraId="47F2F639" w14:textId="750EA3CC" w:rsidR="00D2733E" w:rsidRPr="004F3B18" w:rsidRDefault="00B01BDF" w:rsidP="00B260E9">
            <w:pPr>
              <w:jc w:val="center"/>
              <w:rPr>
                <w:rFonts w:ascii="Calibri" w:hAnsi="Calibri" w:cs="Calibri"/>
              </w:rPr>
            </w:pPr>
            <w:r w:rsidRPr="004F3B18">
              <w:rPr>
                <w:rFonts w:ascii="Calibri" w:hAnsi="Calibri" w:cs="Calibri"/>
              </w:rPr>
              <w:t>-44.7</w:t>
            </w:r>
          </w:p>
        </w:tc>
        <w:tc>
          <w:tcPr>
            <w:tcW w:w="992" w:type="dxa"/>
          </w:tcPr>
          <w:p w14:paraId="4EDCBF66" w14:textId="31F0D580" w:rsidR="00D2733E" w:rsidRPr="004F3B18" w:rsidRDefault="00B01BDF" w:rsidP="00B260E9">
            <w:pPr>
              <w:jc w:val="center"/>
              <w:rPr>
                <w:rFonts w:ascii="Calibri" w:hAnsi="Calibri" w:cs="Calibri"/>
              </w:rPr>
            </w:pPr>
            <w:r w:rsidRPr="004F3B18">
              <w:rPr>
                <w:rFonts w:ascii="Calibri" w:hAnsi="Calibri" w:cs="Calibri"/>
              </w:rPr>
              <w:t>15.16</w:t>
            </w:r>
          </w:p>
        </w:tc>
        <w:tc>
          <w:tcPr>
            <w:tcW w:w="941" w:type="dxa"/>
          </w:tcPr>
          <w:p w14:paraId="05A78BF7" w14:textId="787EA40B" w:rsidR="00D2733E" w:rsidRPr="004F3B18" w:rsidRDefault="00B01BDF" w:rsidP="00B260E9">
            <w:pPr>
              <w:jc w:val="center"/>
              <w:rPr>
                <w:rFonts w:ascii="Calibri" w:hAnsi="Calibri" w:cs="Calibri"/>
              </w:rPr>
            </w:pPr>
            <w:r w:rsidRPr="004F3B18">
              <w:rPr>
                <w:rFonts w:ascii="Calibri" w:hAnsi="Calibri" w:cs="Calibri"/>
              </w:rPr>
              <w:t>-54.83</w:t>
            </w:r>
          </w:p>
        </w:tc>
      </w:tr>
      <w:tr w:rsidR="00D2733E" w:rsidRPr="004F3B18" w14:paraId="5C25993B" w14:textId="77777777" w:rsidTr="00B260E9">
        <w:tc>
          <w:tcPr>
            <w:tcW w:w="699" w:type="dxa"/>
            <w:vMerge/>
          </w:tcPr>
          <w:p w14:paraId="37593FD2" w14:textId="77777777" w:rsidR="00D2733E" w:rsidRPr="004F3B18" w:rsidRDefault="00D2733E" w:rsidP="00B260E9">
            <w:pPr>
              <w:jc w:val="center"/>
              <w:rPr>
                <w:rFonts w:ascii="Calibri" w:hAnsi="Calibri" w:cs="Calibri"/>
              </w:rPr>
            </w:pPr>
          </w:p>
        </w:tc>
        <w:tc>
          <w:tcPr>
            <w:tcW w:w="1124" w:type="dxa"/>
            <w:vMerge/>
          </w:tcPr>
          <w:p w14:paraId="75F2217E" w14:textId="77777777" w:rsidR="00D2733E" w:rsidRPr="004F3B18" w:rsidRDefault="00D2733E" w:rsidP="00B260E9">
            <w:pPr>
              <w:jc w:val="center"/>
              <w:rPr>
                <w:rFonts w:ascii="Calibri" w:hAnsi="Calibri" w:cs="Calibri"/>
              </w:rPr>
            </w:pPr>
          </w:p>
        </w:tc>
        <w:tc>
          <w:tcPr>
            <w:tcW w:w="851" w:type="dxa"/>
          </w:tcPr>
          <w:p w14:paraId="64FBE68B"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2EC8416E" w14:textId="7229056B" w:rsidR="00D2733E" w:rsidRPr="004F3B18" w:rsidRDefault="00565B41" w:rsidP="00B260E9">
            <w:pPr>
              <w:jc w:val="center"/>
              <w:rPr>
                <w:rFonts w:ascii="Calibri" w:hAnsi="Calibri" w:cs="Calibri"/>
              </w:rPr>
            </w:pPr>
            <w:r w:rsidRPr="004F3B18">
              <w:rPr>
                <w:rFonts w:ascii="Calibri" w:hAnsi="Calibri" w:cs="Calibri"/>
              </w:rPr>
              <w:t>1.52</w:t>
            </w:r>
          </w:p>
        </w:tc>
        <w:tc>
          <w:tcPr>
            <w:tcW w:w="671" w:type="dxa"/>
          </w:tcPr>
          <w:p w14:paraId="5382F81E" w14:textId="6F21620B" w:rsidR="00D2733E" w:rsidRPr="004F3B18" w:rsidRDefault="00565B41" w:rsidP="00B260E9">
            <w:pPr>
              <w:jc w:val="center"/>
              <w:rPr>
                <w:rFonts w:ascii="Calibri" w:hAnsi="Calibri" w:cs="Calibri"/>
              </w:rPr>
            </w:pPr>
            <w:r w:rsidRPr="004F3B18">
              <w:rPr>
                <w:rFonts w:ascii="Calibri" w:hAnsi="Calibri" w:cs="Calibri"/>
              </w:rPr>
              <w:t>0.97</w:t>
            </w:r>
          </w:p>
        </w:tc>
        <w:tc>
          <w:tcPr>
            <w:tcW w:w="1285" w:type="dxa"/>
          </w:tcPr>
          <w:p w14:paraId="62758AF6" w14:textId="597DB6E3" w:rsidR="00D2733E" w:rsidRPr="004F3B18" w:rsidRDefault="00565B41" w:rsidP="00B260E9">
            <w:pPr>
              <w:jc w:val="center"/>
              <w:rPr>
                <w:rFonts w:ascii="Calibri" w:hAnsi="Calibri" w:cs="Calibri"/>
              </w:rPr>
            </w:pPr>
            <w:r w:rsidRPr="004F3B18">
              <w:rPr>
                <w:rFonts w:ascii="Calibri" w:hAnsi="Calibri" w:cs="Calibri"/>
              </w:rPr>
              <w:t>0.21</w:t>
            </w:r>
          </w:p>
        </w:tc>
        <w:tc>
          <w:tcPr>
            <w:tcW w:w="850" w:type="dxa"/>
          </w:tcPr>
          <w:p w14:paraId="5260E711" w14:textId="55B3FA57" w:rsidR="00D2733E" w:rsidRPr="004F3B18" w:rsidRDefault="00565B41" w:rsidP="00B260E9">
            <w:pPr>
              <w:jc w:val="center"/>
              <w:rPr>
                <w:rFonts w:ascii="Calibri" w:hAnsi="Calibri" w:cs="Calibri"/>
              </w:rPr>
            </w:pPr>
            <w:r w:rsidRPr="004F3B18">
              <w:rPr>
                <w:rFonts w:ascii="Calibri" w:hAnsi="Calibri" w:cs="Calibri"/>
              </w:rPr>
              <w:t>5.02</w:t>
            </w:r>
          </w:p>
        </w:tc>
        <w:tc>
          <w:tcPr>
            <w:tcW w:w="851" w:type="dxa"/>
          </w:tcPr>
          <w:p w14:paraId="6A8D6000" w14:textId="4B980B81" w:rsidR="00D2733E" w:rsidRPr="004F3B18" w:rsidRDefault="00565B41" w:rsidP="00B260E9">
            <w:pPr>
              <w:jc w:val="center"/>
              <w:rPr>
                <w:rFonts w:ascii="Calibri" w:hAnsi="Calibri" w:cs="Calibri"/>
              </w:rPr>
            </w:pPr>
            <w:r w:rsidRPr="004F3B18">
              <w:rPr>
                <w:rFonts w:ascii="Calibri" w:hAnsi="Calibri" w:cs="Calibri"/>
              </w:rPr>
              <w:t>-26.84</w:t>
            </w:r>
          </w:p>
        </w:tc>
        <w:tc>
          <w:tcPr>
            <w:tcW w:w="992" w:type="dxa"/>
          </w:tcPr>
          <w:p w14:paraId="4CA8BE42" w14:textId="5077E976" w:rsidR="00D2733E" w:rsidRPr="004F3B18" w:rsidRDefault="00565B41" w:rsidP="00B260E9">
            <w:pPr>
              <w:jc w:val="center"/>
              <w:rPr>
                <w:rFonts w:ascii="Calibri" w:hAnsi="Calibri" w:cs="Calibri"/>
              </w:rPr>
            </w:pPr>
            <w:r w:rsidRPr="004F3B18">
              <w:rPr>
                <w:rFonts w:ascii="Calibri" w:hAnsi="Calibri" w:cs="Calibri"/>
              </w:rPr>
              <w:t>10.8</w:t>
            </w:r>
          </w:p>
        </w:tc>
        <w:tc>
          <w:tcPr>
            <w:tcW w:w="941" w:type="dxa"/>
          </w:tcPr>
          <w:p w14:paraId="0097D727" w14:textId="02066EBB" w:rsidR="00D2733E" w:rsidRPr="004F3B18" w:rsidRDefault="00565B41" w:rsidP="00B260E9">
            <w:pPr>
              <w:jc w:val="center"/>
              <w:rPr>
                <w:rFonts w:ascii="Calibri" w:hAnsi="Calibri" w:cs="Calibri"/>
              </w:rPr>
            </w:pPr>
            <w:r w:rsidRPr="004F3B18">
              <w:rPr>
                <w:rFonts w:ascii="Calibri" w:hAnsi="Calibri" w:cs="Calibri"/>
              </w:rPr>
              <w:t>-26.1</w:t>
            </w:r>
          </w:p>
        </w:tc>
      </w:tr>
      <w:tr w:rsidR="00D2733E" w:rsidRPr="004F3B18" w14:paraId="7429CAFD" w14:textId="77777777" w:rsidTr="00B260E9">
        <w:tc>
          <w:tcPr>
            <w:tcW w:w="699" w:type="dxa"/>
            <w:vMerge/>
          </w:tcPr>
          <w:p w14:paraId="297450C4" w14:textId="77777777" w:rsidR="00D2733E" w:rsidRPr="004F3B18" w:rsidRDefault="00D2733E" w:rsidP="00B260E9">
            <w:pPr>
              <w:jc w:val="center"/>
              <w:rPr>
                <w:rFonts w:ascii="Calibri" w:hAnsi="Calibri" w:cs="Calibri"/>
              </w:rPr>
            </w:pPr>
          </w:p>
        </w:tc>
        <w:tc>
          <w:tcPr>
            <w:tcW w:w="1124" w:type="dxa"/>
            <w:vMerge/>
          </w:tcPr>
          <w:p w14:paraId="6E4B3675" w14:textId="77777777" w:rsidR="00D2733E" w:rsidRPr="004F3B18" w:rsidRDefault="00D2733E" w:rsidP="00B260E9">
            <w:pPr>
              <w:jc w:val="center"/>
              <w:rPr>
                <w:rFonts w:ascii="Calibri" w:hAnsi="Calibri" w:cs="Calibri"/>
              </w:rPr>
            </w:pPr>
          </w:p>
        </w:tc>
        <w:tc>
          <w:tcPr>
            <w:tcW w:w="851" w:type="dxa"/>
          </w:tcPr>
          <w:p w14:paraId="56751CBD"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65DC70C6" w14:textId="37DB23D4" w:rsidR="00D2733E" w:rsidRPr="004F3B18" w:rsidRDefault="002552EB" w:rsidP="00B260E9">
            <w:pPr>
              <w:jc w:val="center"/>
              <w:rPr>
                <w:rFonts w:ascii="Calibri" w:hAnsi="Calibri" w:cs="Calibri"/>
              </w:rPr>
            </w:pPr>
            <w:r w:rsidRPr="004F3B18">
              <w:rPr>
                <w:rFonts w:ascii="Calibri" w:hAnsi="Calibri" w:cs="Calibri"/>
              </w:rPr>
              <w:t>1.65</w:t>
            </w:r>
          </w:p>
        </w:tc>
        <w:tc>
          <w:tcPr>
            <w:tcW w:w="671" w:type="dxa"/>
          </w:tcPr>
          <w:p w14:paraId="54DF4E45" w14:textId="58C83CDC" w:rsidR="00D2733E" w:rsidRPr="004F3B18" w:rsidRDefault="002552EB" w:rsidP="00B260E9">
            <w:pPr>
              <w:jc w:val="center"/>
              <w:rPr>
                <w:rFonts w:ascii="Calibri" w:hAnsi="Calibri" w:cs="Calibri"/>
              </w:rPr>
            </w:pPr>
            <w:r w:rsidRPr="004F3B18">
              <w:rPr>
                <w:rFonts w:ascii="Calibri" w:hAnsi="Calibri" w:cs="Calibri"/>
              </w:rPr>
              <w:t>0.96</w:t>
            </w:r>
          </w:p>
        </w:tc>
        <w:tc>
          <w:tcPr>
            <w:tcW w:w="1285" w:type="dxa"/>
          </w:tcPr>
          <w:p w14:paraId="15CA8DF4" w14:textId="59D471B5" w:rsidR="00D2733E" w:rsidRPr="004F3B18" w:rsidRDefault="00A94DC2" w:rsidP="00B260E9">
            <w:pPr>
              <w:jc w:val="center"/>
              <w:rPr>
                <w:rFonts w:ascii="Calibri" w:hAnsi="Calibri" w:cs="Calibri"/>
              </w:rPr>
            </w:pPr>
            <w:r w:rsidRPr="004F3B18">
              <w:rPr>
                <w:rFonts w:ascii="Calibri" w:hAnsi="Calibri" w:cs="Calibri"/>
              </w:rPr>
              <w:t>0.15</w:t>
            </w:r>
          </w:p>
        </w:tc>
        <w:tc>
          <w:tcPr>
            <w:tcW w:w="850" w:type="dxa"/>
          </w:tcPr>
          <w:p w14:paraId="16B477CD" w14:textId="3C1039C5" w:rsidR="00D2733E" w:rsidRPr="004F3B18" w:rsidRDefault="00A94DC2" w:rsidP="00B260E9">
            <w:pPr>
              <w:jc w:val="center"/>
              <w:rPr>
                <w:rFonts w:ascii="Calibri" w:hAnsi="Calibri" w:cs="Calibri"/>
              </w:rPr>
            </w:pPr>
            <w:r w:rsidRPr="004F3B18">
              <w:rPr>
                <w:rFonts w:ascii="Calibri" w:hAnsi="Calibri" w:cs="Calibri"/>
              </w:rPr>
              <w:t>2.55</w:t>
            </w:r>
          </w:p>
        </w:tc>
        <w:tc>
          <w:tcPr>
            <w:tcW w:w="851" w:type="dxa"/>
          </w:tcPr>
          <w:p w14:paraId="2464A2C1" w14:textId="39B36CE8" w:rsidR="00D2733E" w:rsidRPr="004F3B18" w:rsidRDefault="00A94DC2" w:rsidP="00B260E9">
            <w:pPr>
              <w:jc w:val="center"/>
              <w:rPr>
                <w:rFonts w:ascii="Calibri" w:hAnsi="Calibri" w:cs="Calibri"/>
              </w:rPr>
            </w:pPr>
            <w:r w:rsidRPr="004F3B18">
              <w:rPr>
                <w:rFonts w:ascii="Calibri" w:hAnsi="Calibri" w:cs="Calibri"/>
              </w:rPr>
              <w:t>-7.24</w:t>
            </w:r>
          </w:p>
        </w:tc>
        <w:tc>
          <w:tcPr>
            <w:tcW w:w="992" w:type="dxa"/>
          </w:tcPr>
          <w:p w14:paraId="43C49131" w14:textId="0CB2089B" w:rsidR="00D2733E" w:rsidRPr="004F3B18" w:rsidRDefault="00AF28D6" w:rsidP="00B260E9">
            <w:pPr>
              <w:jc w:val="center"/>
              <w:rPr>
                <w:rFonts w:ascii="Calibri" w:hAnsi="Calibri" w:cs="Calibri"/>
              </w:rPr>
            </w:pPr>
            <w:r w:rsidRPr="004F3B18">
              <w:rPr>
                <w:rFonts w:ascii="Calibri" w:hAnsi="Calibri" w:cs="Calibri"/>
              </w:rPr>
              <w:t>6.09</w:t>
            </w:r>
          </w:p>
        </w:tc>
        <w:tc>
          <w:tcPr>
            <w:tcW w:w="941" w:type="dxa"/>
          </w:tcPr>
          <w:p w14:paraId="6702DECA" w14:textId="35893CE7" w:rsidR="00D2733E" w:rsidRPr="004F3B18" w:rsidRDefault="00AF28D6" w:rsidP="00B260E9">
            <w:pPr>
              <w:jc w:val="center"/>
              <w:rPr>
                <w:rFonts w:ascii="Calibri" w:hAnsi="Calibri" w:cs="Calibri"/>
              </w:rPr>
            </w:pPr>
            <w:r w:rsidRPr="004F3B18">
              <w:rPr>
                <w:rFonts w:ascii="Calibri" w:hAnsi="Calibri" w:cs="Calibri"/>
              </w:rPr>
              <w:t>-8.27</w:t>
            </w:r>
          </w:p>
        </w:tc>
      </w:tr>
      <w:tr w:rsidR="00D2733E" w:rsidRPr="004F3B18" w14:paraId="34C5C0C2" w14:textId="77777777" w:rsidTr="00B260E9">
        <w:tc>
          <w:tcPr>
            <w:tcW w:w="699" w:type="dxa"/>
            <w:vMerge/>
          </w:tcPr>
          <w:p w14:paraId="025D436D" w14:textId="77777777" w:rsidR="00D2733E" w:rsidRPr="004F3B18" w:rsidRDefault="00D2733E" w:rsidP="00B260E9">
            <w:pPr>
              <w:jc w:val="center"/>
              <w:rPr>
                <w:rFonts w:ascii="Calibri" w:hAnsi="Calibri" w:cs="Calibri"/>
              </w:rPr>
            </w:pPr>
          </w:p>
        </w:tc>
        <w:tc>
          <w:tcPr>
            <w:tcW w:w="1124" w:type="dxa"/>
            <w:vMerge w:val="restart"/>
          </w:tcPr>
          <w:p w14:paraId="4EF05548"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75049D32"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4D0F898A" w14:textId="21789DC2" w:rsidR="00D2733E" w:rsidRPr="004F3B18" w:rsidRDefault="00E509D1" w:rsidP="00B260E9">
            <w:pPr>
              <w:jc w:val="center"/>
              <w:rPr>
                <w:rFonts w:ascii="Calibri" w:hAnsi="Calibri" w:cs="Calibri"/>
              </w:rPr>
            </w:pPr>
            <w:r w:rsidRPr="004F3B18">
              <w:rPr>
                <w:rFonts w:ascii="Calibri" w:hAnsi="Calibri" w:cs="Calibri"/>
              </w:rPr>
              <w:t>3.02</w:t>
            </w:r>
          </w:p>
        </w:tc>
        <w:tc>
          <w:tcPr>
            <w:tcW w:w="671" w:type="dxa"/>
          </w:tcPr>
          <w:p w14:paraId="681C4F11" w14:textId="32C82741" w:rsidR="00D2733E" w:rsidRPr="004F3B18" w:rsidRDefault="00E509D1" w:rsidP="00B260E9">
            <w:pPr>
              <w:jc w:val="center"/>
              <w:rPr>
                <w:rFonts w:ascii="Calibri" w:hAnsi="Calibri" w:cs="Calibri"/>
              </w:rPr>
            </w:pPr>
            <w:r w:rsidRPr="004F3B18">
              <w:rPr>
                <w:rFonts w:ascii="Calibri" w:hAnsi="Calibri" w:cs="Calibri"/>
              </w:rPr>
              <w:t>0.87</w:t>
            </w:r>
          </w:p>
        </w:tc>
        <w:tc>
          <w:tcPr>
            <w:tcW w:w="1285" w:type="dxa"/>
          </w:tcPr>
          <w:p w14:paraId="21123A83" w14:textId="6ACEF11B" w:rsidR="00D2733E" w:rsidRPr="004F3B18" w:rsidRDefault="0048182B" w:rsidP="00B260E9">
            <w:pPr>
              <w:jc w:val="center"/>
              <w:rPr>
                <w:rFonts w:ascii="Calibri" w:hAnsi="Calibri" w:cs="Calibri"/>
              </w:rPr>
            </w:pPr>
            <w:r w:rsidRPr="004F3B18">
              <w:rPr>
                <w:rFonts w:ascii="Calibri" w:hAnsi="Calibri" w:cs="Calibri"/>
              </w:rPr>
              <w:t>1.65</w:t>
            </w:r>
          </w:p>
        </w:tc>
        <w:tc>
          <w:tcPr>
            <w:tcW w:w="850" w:type="dxa"/>
          </w:tcPr>
          <w:p w14:paraId="535B6651" w14:textId="6D13DC64" w:rsidR="00D2733E" w:rsidRPr="004F3B18" w:rsidRDefault="0048182B" w:rsidP="00B260E9">
            <w:pPr>
              <w:jc w:val="center"/>
              <w:rPr>
                <w:rFonts w:ascii="Calibri" w:hAnsi="Calibri" w:cs="Calibri"/>
              </w:rPr>
            </w:pPr>
            <w:r w:rsidRPr="004F3B18">
              <w:rPr>
                <w:rFonts w:ascii="Calibri" w:hAnsi="Calibri" w:cs="Calibri"/>
              </w:rPr>
              <w:t>3.93</w:t>
            </w:r>
          </w:p>
        </w:tc>
        <w:tc>
          <w:tcPr>
            <w:tcW w:w="851" w:type="dxa"/>
          </w:tcPr>
          <w:p w14:paraId="74710A23" w14:textId="034781DD" w:rsidR="00D2733E" w:rsidRPr="004F3B18" w:rsidRDefault="0048182B" w:rsidP="00B260E9">
            <w:pPr>
              <w:jc w:val="center"/>
              <w:rPr>
                <w:rFonts w:ascii="Calibri" w:hAnsi="Calibri" w:cs="Calibri"/>
              </w:rPr>
            </w:pPr>
            <w:r w:rsidRPr="004F3B18">
              <w:rPr>
                <w:rFonts w:ascii="Calibri" w:hAnsi="Calibri" w:cs="Calibri"/>
              </w:rPr>
              <w:t>-11.74</w:t>
            </w:r>
          </w:p>
        </w:tc>
        <w:tc>
          <w:tcPr>
            <w:tcW w:w="992" w:type="dxa"/>
          </w:tcPr>
          <w:p w14:paraId="2F9EE351" w14:textId="7B5F0860" w:rsidR="00D2733E" w:rsidRPr="004F3B18" w:rsidRDefault="0048182B" w:rsidP="00B260E9">
            <w:pPr>
              <w:jc w:val="center"/>
              <w:rPr>
                <w:rFonts w:ascii="Calibri" w:hAnsi="Calibri" w:cs="Calibri"/>
              </w:rPr>
            </w:pPr>
            <w:r w:rsidRPr="004F3B18">
              <w:rPr>
                <w:rFonts w:ascii="Calibri" w:hAnsi="Calibri" w:cs="Calibri"/>
              </w:rPr>
              <w:t>3.66</w:t>
            </w:r>
          </w:p>
        </w:tc>
        <w:tc>
          <w:tcPr>
            <w:tcW w:w="941" w:type="dxa"/>
          </w:tcPr>
          <w:p w14:paraId="7D8364FA" w14:textId="75618B1C" w:rsidR="00D2733E" w:rsidRPr="004F3B18" w:rsidRDefault="0048182B" w:rsidP="00B260E9">
            <w:pPr>
              <w:jc w:val="center"/>
              <w:rPr>
                <w:rFonts w:ascii="Calibri" w:hAnsi="Calibri" w:cs="Calibri"/>
              </w:rPr>
            </w:pPr>
            <w:r w:rsidRPr="004F3B18">
              <w:rPr>
                <w:rFonts w:ascii="Calibri" w:hAnsi="Calibri" w:cs="Calibri"/>
              </w:rPr>
              <w:t>-1.43</w:t>
            </w:r>
          </w:p>
        </w:tc>
      </w:tr>
      <w:tr w:rsidR="00D2733E" w:rsidRPr="004F3B18" w14:paraId="0D04E4DC" w14:textId="77777777" w:rsidTr="00B260E9">
        <w:tc>
          <w:tcPr>
            <w:tcW w:w="699" w:type="dxa"/>
            <w:vMerge/>
          </w:tcPr>
          <w:p w14:paraId="2180A8B9" w14:textId="77777777" w:rsidR="00D2733E" w:rsidRPr="004F3B18" w:rsidRDefault="00D2733E" w:rsidP="00B260E9">
            <w:pPr>
              <w:jc w:val="center"/>
              <w:rPr>
                <w:rFonts w:ascii="Calibri" w:hAnsi="Calibri" w:cs="Calibri"/>
              </w:rPr>
            </w:pPr>
          </w:p>
        </w:tc>
        <w:tc>
          <w:tcPr>
            <w:tcW w:w="1124" w:type="dxa"/>
            <w:vMerge/>
          </w:tcPr>
          <w:p w14:paraId="5FD5774E" w14:textId="77777777" w:rsidR="00D2733E" w:rsidRPr="004F3B18" w:rsidRDefault="00D2733E" w:rsidP="00B260E9">
            <w:pPr>
              <w:jc w:val="center"/>
              <w:rPr>
                <w:rFonts w:ascii="Calibri" w:hAnsi="Calibri" w:cs="Calibri"/>
              </w:rPr>
            </w:pPr>
          </w:p>
        </w:tc>
        <w:tc>
          <w:tcPr>
            <w:tcW w:w="851" w:type="dxa"/>
          </w:tcPr>
          <w:p w14:paraId="1B4ECAB9"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38C3D773" w14:textId="5F187F95" w:rsidR="00D2733E" w:rsidRPr="004F3B18" w:rsidRDefault="00D128BD" w:rsidP="00B260E9">
            <w:pPr>
              <w:jc w:val="center"/>
              <w:rPr>
                <w:rFonts w:ascii="Calibri" w:hAnsi="Calibri" w:cs="Calibri"/>
              </w:rPr>
            </w:pPr>
            <w:r w:rsidRPr="004F3B18">
              <w:rPr>
                <w:rFonts w:ascii="Calibri" w:hAnsi="Calibri" w:cs="Calibri"/>
              </w:rPr>
              <w:t>1</w:t>
            </w:r>
            <w:r w:rsidR="003C5CB7" w:rsidRPr="004F3B18">
              <w:rPr>
                <w:rFonts w:ascii="Calibri" w:hAnsi="Calibri" w:cs="Calibri"/>
              </w:rPr>
              <w:t>.89</w:t>
            </w:r>
          </w:p>
        </w:tc>
        <w:tc>
          <w:tcPr>
            <w:tcW w:w="671" w:type="dxa"/>
          </w:tcPr>
          <w:p w14:paraId="4C2D321D" w14:textId="159475BD" w:rsidR="00D2733E" w:rsidRPr="004F3B18" w:rsidRDefault="003C5CB7" w:rsidP="00B260E9">
            <w:pPr>
              <w:jc w:val="center"/>
              <w:rPr>
                <w:rFonts w:ascii="Calibri" w:hAnsi="Calibri" w:cs="Calibri"/>
              </w:rPr>
            </w:pPr>
            <w:r w:rsidRPr="004F3B18">
              <w:rPr>
                <w:rFonts w:ascii="Calibri" w:hAnsi="Calibri" w:cs="Calibri"/>
              </w:rPr>
              <w:t>0.95</w:t>
            </w:r>
          </w:p>
        </w:tc>
        <w:tc>
          <w:tcPr>
            <w:tcW w:w="1285" w:type="dxa"/>
          </w:tcPr>
          <w:p w14:paraId="7CE86C7B" w14:textId="6BB1590F" w:rsidR="00D2733E" w:rsidRPr="004F3B18" w:rsidRDefault="009204B7" w:rsidP="00B260E9">
            <w:pPr>
              <w:jc w:val="center"/>
              <w:rPr>
                <w:rFonts w:ascii="Calibri" w:hAnsi="Calibri" w:cs="Calibri"/>
              </w:rPr>
            </w:pPr>
            <w:r w:rsidRPr="004F3B18">
              <w:rPr>
                <w:rFonts w:ascii="Calibri" w:hAnsi="Calibri" w:cs="Calibri"/>
              </w:rPr>
              <w:t>0.68</w:t>
            </w:r>
          </w:p>
        </w:tc>
        <w:tc>
          <w:tcPr>
            <w:tcW w:w="850" w:type="dxa"/>
          </w:tcPr>
          <w:p w14:paraId="7B96A4BD" w14:textId="75AFCA16" w:rsidR="00D2733E" w:rsidRPr="004F3B18" w:rsidRDefault="009204B7" w:rsidP="00B260E9">
            <w:pPr>
              <w:jc w:val="center"/>
              <w:rPr>
                <w:rFonts w:ascii="Calibri" w:hAnsi="Calibri" w:cs="Calibri"/>
              </w:rPr>
            </w:pPr>
            <w:r w:rsidRPr="004F3B18">
              <w:rPr>
                <w:rFonts w:ascii="Calibri" w:hAnsi="Calibri" w:cs="Calibri"/>
              </w:rPr>
              <w:t>1.08</w:t>
            </w:r>
          </w:p>
        </w:tc>
        <w:tc>
          <w:tcPr>
            <w:tcW w:w="851" w:type="dxa"/>
          </w:tcPr>
          <w:p w14:paraId="5D3AE2D1" w14:textId="4B2C5572" w:rsidR="00D2733E" w:rsidRPr="004F3B18" w:rsidRDefault="009204B7" w:rsidP="00B260E9">
            <w:pPr>
              <w:jc w:val="center"/>
              <w:rPr>
                <w:rFonts w:ascii="Calibri" w:hAnsi="Calibri" w:cs="Calibri"/>
              </w:rPr>
            </w:pPr>
            <w:r w:rsidRPr="004F3B18">
              <w:rPr>
                <w:rFonts w:ascii="Calibri" w:hAnsi="Calibri" w:cs="Calibri"/>
              </w:rPr>
              <w:t>-0.1</w:t>
            </w:r>
          </w:p>
        </w:tc>
        <w:tc>
          <w:tcPr>
            <w:tcW w:w="992" w:type="dxa"/>
          </w:tcPr>
          <w:p w14:paraId="371C4504" w14:textId="1033B0ED" w:rsidR="00D2733E" w:rsidRPr="004F3B18" w:rsidRDefault="009204B7" w:rsidP="00B260E9">
            <w:pPr>
              <w:jc w:val="center"/>
              <w:rPr>
                <w:rFonts w:ascii="Calibri" w:hAnsi="Calibri" w:cs="Calibri"/>
              </w:rPr>
            </w:pPr>
            <w:r w:rsidRPr="004F3B18">
              <w:rPr>
                <w:rFonts w:ascii="Calibri" w:hAnsi="Calibri" w:cs="Calibri"/>
              </w:rPr>
              <w:t>2.19</w:t>
            </w:r>
          </w:p>
        </w:tc>
        <w:tc>
          <w:tcPr>
            <w:tcW w:w="941" w:type="dxa"/>
          </w:tcPr>
          <w:p w14:paraId="5290832B" w14:textId="6EBF1931" w:rsidR="00D2733E" w:rsidRPr="004F3B18" w:rsidRDefault="009204B7" w:rsidP="00B260E9">
            <w:pPr>
              <w:jc w:val="center"/>
              <w:rPr>
                <w:rFonts w:ascii="Calibri" w:hAnsi="Calibri" w:cs="Calibri"/>
              </w:rPr>
            </w:pPr>
            <w:r w:rsidRPr="004F3B18">
              <w:rPr>
                <w:rFonts w:ascii="Calibri" w:hAnsi="Calibri" w:cs="Calibri"/>
              </w:rPr>
              <w:t>-0.42</w:t>
            </w:r>
          </w:p>
        </w:tc>
      </w:tr>
      <w:tr w:rsidR="00862DC8" w:rsidRPr="004F3B18" w14:paraId="6A6D15B6" w14:textId="77777777" w:rsidTr="00B260E9">
        <w:tc>
          <w:tcPr>
            <w:tcW w:w="699" w:type="dxa"/>
            <w:vMerge/>
          </w:tcPr>
          <w:p w14:paraId="0FCC9667" w14:textId="77777777" w:rsidR="00862DC8" w:rsidRPr="004F3B18" w:rsidRDefault="00862DC8" w:rsidP="00862DC8">
            <w:pPr>
              <w:jc w:val="center"/>
              <w:rPr>
                <w:rFonts w:ascii="Calibri" w:hAnsi="Calibri" w:cs="Calibri"/>
              </w:rPr>
            </w:pPr>
          </w:p>
        </w:tc>
        <w:tc>
          <w:tcPr>
            <w:tcW w:w="1124" w:type="dxa"/>
            <w:vMerge/>
          </w:tcPr>
          <w:p w14:paraId="36B2B606" w14:textId="77777777" w:rsidR="00862DC8" w:rsidRPr="004F3B18" w:rsidRDefault="00862DC8" w:rsidP="00862DC8">
            <w:pPr>
              <w:jc w:val="center"/>
              <w:rPr>
                <w:rFonts w:ascii="Calibri" w:hAnsi="Calibri" w:cs="Calibri"/>
              </w:rPr>
            </w:pPr>
          </w:p>
        </w:tc>
        <w:tc>
          <w:tcPr>
            <w:tcW w:w="851" w:type="dxa"/>
          </w:tcPr>
          <w:p w14:paraId="00FDDE66" w14:textId="77777777" w:rsidR="00862DC8" w:rsidRPr="004F3B18" w:rsidRDefault="00862DC8" w:rsidP="00862DC8">
            <w:pPr>
              <w:jc w:val="center"/>
              <w:rPr>
                <w:rFonts w:ascii="Calibri" w:hAnsi="Calibri" w:cs="Calibri"/>
              </w:rPr>
            </w:pPr>
            <w:r w:rsidRPr="004F3B18">
              <w:rPr>
                <w:rFonts w:ascii="Calibri" w:hAnsi="Calibri" w:cs="Calibri"/>
              </w:rPr>
              <w:t>100</w:t>
            </w:r>
          </w:p>
        </w:tc>
        <w:tc>
          <w:tcPr>
            <w:tcW w:w="753" w:type="dxa"/>
          </w:tcPr>
          <w:p w14:paraId="264996D8" w14:textId="0E1BD519" w:rsidR="00862DC8" w:rsidRPr="004F3B18" w:rsidRDefault="00862DC8" w:rsidP="00862DC8">
            <w:pPr>
              <w:jc w:val="center"/>
              <w:rPr>
                <w:rFonts w:ascii="Calibri" w:hAnsi="Calibri" w:cs="Calibri"/>
              </w:rPr>
            </w:pPr>
            <w:r w:rsidRPr="004F3B18">
              <w:rPr>
                <w:rFonts w:ascii="Calibri" w:hAnsi="Calibri" w:cs="Calibri"/>
              </w:rPr>
              <w:t>1.5</w:t>
            </w:r>
          </w:p>
        </w:tc>
        <w:tc>
          <w:tcPr>
            <w:tcW w:w="671" w:type="dxa"/>
          </w:tcPr>
          <w:p w14:paraId="702CA140" w14:textId="2322B4F9" w:rsidR="00862DC8" w:rsidRPr="004F3B18" w:rsidRDefault="00862DC8" w:rsidP="00862DC8">
            <w:pPr>
              <w:jc w:val="center"/>
              <w:rPr>
                <w:rFonts w:ascii="Calibri" w:hAnsi="Calibri" w:cs="Calibri"/>
              </w:rPr>
            </w:pPr>
            <w:r w:rsidRPr="004F3B18">
              <w:rPr>
                <w:rFonts w:ascii="Calibri" w:hAnsi="Calibri" w:cs="Calibri"/>
              </w:rPr>
              <w:t>0.95</w:t>
            </w:r>
          </w:p>
        </w:tc>
        <w:tc>
          <w:tcPr>
            <w:tcW w:w="1285" w:type="dxa"/>
          </w:tcPr>
          <w:p w14:paraId="7B331636" w14:textId="26365EA6" w:rsidR="00862DC8" w:rsidRPr="004F3B18" w:rsidRDefault="00862DC8" w:rsidP="00862DC8">
            <w:pPr>
              <w:jc w:val="center"/>
              <w:rPr>
                <w:rFonts w:ascii="Calibri" w:hAnsi="Calibri" w:cs="Calibri"/>
              </w:rPr>
            </w:pPr>
            <w:r w:rsidRPr="004F3B18">
              <w:rPr>
                <w:rFonts w:ascii="Calibri" w:hAnsi="Calibri" w:cs="Calibri"/>
              </w:rPr>
              <w:t>0.36</w:t>
            </w:r>
          </w:p>
        </w:tc>
        <w:tc>
          <w:tcPr>
            <w:tcW w:w="850" w:type="dxa"/>
          </w:tcPr>
          <w:p w14:paraId="71E804E2" w14:textId="0ED9E04C" w:rsidR="00862DC8" w:rsidRPr="004F3B18" w:rsidRDefault="00862DC8" w:rsidP="00862DC8">
            <w:pPr>
              <w:jc w:val="center"/>
              <w:rPr>
                <w:rFonts w:ascii="Calibri" w:hAnsi="Calibri" w:cs="Calibri"/>
              </w:rPr>
            </w:pPr>
            <w:r w:rsidRPr="004F3B18">
              <w:rPr>
                <w:rFonts w:ascii="Calibri" w:hAnsi="Calibri" w:cs="Calibri"/>
              </w:rPr>
              <w:t>1.38</w:t>
            </w:r>
          </w:p>
        </w:tc>
        <w:tc>
          <w:tcPr>
            <w:tcW w:w="851" w:type="dxa"/>
          </w:tcPr>
          <w:p w14:paraId="6D104843" w14:textId="577E7CDA" w:rsidR="00862DC8" w:rsidRPr="004F3B18" w:rsidRDefault="00862DC8" w:rsidP="00862DC8">
            <w:pPr>
              <w:jc w:val="center"/>
              <w:rPr>
                <w:rFonts w:ascii="Calibri" w:hAnsi="Calibri" w:cs="Calibri"/>
              </w:rPr>
            </w:pPr>
            <w:r w:rsidRPr="004F3B18">
              <w:rPr>
                <w:rFonts w:ascii="Calibri" w:hAnsi="Calibri" w:cs="Calibri"/>
              </w:rPr>
              <w:t>-1.72</w:t>
            </w:r>
          </w:p>
        </w:tc>
        <w:tc>
          <w:tcPr>
            <w:tcW w:w="992" w:type="dxa"/>
          </w:tcPr>
          <w:p w14:paraId="24B11D6A" w14:textId="2A88AEB5" w:rsidR="00862DC8" w:rsidRPr="004F3B18" w:rsidRDefault="00862DC8" w:rsidP="00862DC8">
            <w:pPr>
              <w:jc w:val="center"/>
              <w:rPr>
                <w:rFonts w:ascii="Calibri" w:hAnsi="Calibri" w:cs="Calibri"/>
              </w:rPr>
            </w:pPr>
            <w:r w:rsidRPr="004F3B18">
              <w:rPr>
                <w:rFonts w:ascii="Calibri" w:hAnsi="Calibri" w:cs="Calibri"/>
              </w:rPr>
              <w:t>3.91</w:t>
            </w:r>
          </w:p>
        </w:tc>
        <w:tc>
          <w:tcPr>
            <w:tcW w:w="941" w:type="dxa"/>
          </w:tcPr>
          <w:p w14:paraId="39C234B7" w14:textId="58A324BA" w:rsidR="00862DC8" w:rsidRPr="004F3B18" w:rsidRDefault="00862DC8" w:rsidP="00862DC8">
            <w:pPr>
              <w:jc w:val="center"/>
              <w:rPr>
                <w:rFonts w:ascii="Calibri" w:hAnsi="Calibri" w:cs="Calibri"/>
              </w:rPr>
            </w:pPr>
            <w:r w:rsidRPr="004F3B18">
              <w:rPr>
                <w:rFonts w:ascii="Calibri" w:hAnsi="Calibri" w:cs="Calibri"/>
              </w:rPr>
              <w:t>-3.31</w:t>
            </w:r>
          </w:p>
        </w:tc>
      </w:tr>
      <w:tr w:rsidR="00862DC8" w:rsidRPr="004F3B18" w14:paraId="672B2537" w14:textId="77777777" w:rsidTr="00B260E9">
        <w:tc>
          <w:tcPr>
            <w:tcW w:w="699" w:type="dxa"/>
            <w:vMerge/>
          </w:tcPr>
          <w:p w14:paraId="75E6E106" w14:textId="77777777" w:rsidR="00862DC8" w:rsidRPr="004F3B18" w:rsidRDefault="00862DC8" w:rsidP="00862DC8">
            <w:pPr>
              <w:jc w:val="center"/>
              <w:rPr>
                <w:rFonts w:ascii="Calibri" w:hAnsi="Calibri" w:cs="Calibri"/>
              </w:rPr>
            </w:pPr>
          </w:p>
        </w:tc>
        <w:tc>
          <w:tcPr>
            <w:tcW w:w="1124" w:type="dxa"/>
            <w:vMerge/>
          </w:tcPr>
          <w:p w14:paraId="35539153" w14:textId="77777777" w:rsidR="00862DC8" w:rsidRPr="004F3B18" w:rsidRDefault="00862DC8" w:rsidP="00862DC8">
            <w:pPr>
              <w:jc w:val="center"/>
              <w:rPr>
                <w:rFonts w:ascii="Calibri" w:hAnsi="Calibri" w:cs="Calibri"/>
              </w:rPr>
            </w:pPr>
          </w:p>
        </w:tc>
        <w:tc>
          <w:tcPr>
            <w:tcW w:w="851" w:type="dxa"/>
          </w:tcPr>
          <w:p w14:paraId="61FAF797" w14:textId="77777777" w:rsidR="00862DC8" w:rsidRPr="004F3B18" w:rsidRDefault="00862DC8" w:rsidP="00862DC8">
            <w:pPr>
              <w:jc w:val="center"/>
              <w:rPr>
                <w:rFonts w:ascii="Calibri" w:hAnsi="Calibri" w:cs="Calibri"/>
              </w:rPr>
            </w:pPr>
            <w:r w:rsidRPr="004F3B18">
              <w:rPr>
                <w:rFonts w:ascii="Calibri" w:hAnsi="Calibri" w:cs="Calibri"/>
              </w:rPr>
              <w:t>150</w:t>
            </w:r>
          </w:p>
        </w:tc>
        <w:tc>
          <w:tcPr>
            <w:tcW w:w="753" w:type="dxa"/>
          </w:tcPr>
          <w:p w14:paraId="73F93EE8" w14:textId="11CF52E6" w:rsidR="00862DC8" w:rsidRPr="004F3B18" w:rsidRDefault="00D407D4" w:rsidP="00862DC8">
            <w:pPr>
              <w:jc w:val="center"/>
              <w:rPr>
                <w:rFonts w:ascii="Calibri" w:hAnsi="Calibri" w:cs="Calibri"/>
              </w:rPr>
            </w:pPr>
            <w:r w:rsidRPr="004F3B18">
              <w:rPr>
                <w:rFonts w:ascii="Calibri" w:hAnsi="Calibri" w:cs="Calibri"/>
              </w:rPr>
              <w:t>2.09</w:t>
            </w:r>
          </w:p>
        </w:tc>
        <w:tc>
          <w:tcPr>
            <w:tcW w:w="671" w:type="dxa"/>
          </w:tcPr>
          <w:p w14:paraId="3BEF4F6E" w14:textId="536C9DDD" w:rsidR="00862DC8" w:rsidRPr="004F3B18" w:rsidRDefault="00D407D4" w:rsidP="00862DC8">
            <w:pPr>
              <w:jc w:val="center"/>
              <w:rPr>
                <w:rFonts w:ascii="Calibri" w:hAnsi="Calibri" w:cs="Calibri"/>
              </w:rPr>
            </w:pPr>
            <w:r w:rsidRPr="004F3B18">
              <w:rPr>
                <w:rFonts w:ascii="Calibri" w:hAnsi="Calibri" w:cs="Calibri"/>
              </w:rPr>
              <w:t>0.95</w:t>
            </w:r>
          </w:p>
        </w:tc>
        <w:tc>
          <w:tcPr>
            <w:tcW w:w="1285" w:type="dxa"/>
          </w:tcPr>
          <w:p w14:paraId="66C70042" w14:textId="360AA4AB" w:rsidR="00862DC8" w:rsidRPr="004F3B18" w:rsidRDefault="0025394D" w:rsidP="00862DC8">
            <w:pPr>
              <w:jc w:val="center"/>
              <w:rPr>
                <w:rFonts w:ascii="Calibri" w:hAnsi="Calibri" w:cs="Calibri"/>
              </w:rPr>
            </w:pPr>
            <w:r w:rsidRPr="004F3B18">
              <w:rPr>
                <w:rFonts w:ascii="Calibri" w:hAnsi="Calibri" w:cs="Calibri"/>
              </w:rPr>
              <w:t>1.71</w:t>
            </w:r>
          </w:p>
        </w:tc>
        <w:tc>
          <w:tcPr>
            <w:tcW w:w="850" w:type="dxa"/>
          </w:tcPr>
          <w:p w14:paraId="7B61C0E2" w14:textId="45097656" w:rsidR="00862DC8" w:rsidRPr="004F3B18" w:rsidRDefault="0050207F" w:rsidP="00862DC8">
            <w:pPr>
              <w:jc w:val="center"/>
              <w:rPr>
                <w:rFonts w:ascii="Calibri" w:hAnsi="Calibri" w:cs="Calibri"/>
              </w:rPr>
            </w:pPr>
            <w:r w:rsidRPr="004F3B18">
              <w:rPr>
                <w:rFonts w:ascii="Calibri" w:hAnsi="Calibri" w:cs="Calibri"/>
              </w:rPr>
              <w:t>7.43</w:t>
            </w:r>
          </w:p>
        </w:tc>
        <w:tc>
          <w:tcPr>
            <w:tcW w:w="851" w:type="dxa"/>
          </w:tcPr>
          <w:p w14:paraId="7031A74B" w14:textId="4B5BE4A1" w:rsidR="00862DC8" w:rsidRPr="004F3B18" w:rsidRDefault="0050207F" w:rsidP="00862DC8">
            <w:pPr>
              <w:jc w:val="center"/>
              <w:rPr>
                <w:rFonts w:ascii="Calibri" w:hAnsi="Calibri" w:cs="Calibri"/>
              </w:rPr>
            </w:pPr>
            <w:r w:rsidRPr="004F3B18">
              <w:rPr>
                <w:rFonts w:ascii="Calibri" w:hAnsi="Calibri" w:cs="Calibri"/>
              </w:rPr>
              <w:t>-45.85</w:t>
            </w:r>
          </w:p>
        </w:tc>
        <w:tc>
          <w:tcPr>
            <w:tcW w:w="992" w:type="dxa"/>
          </w:tcPr>
          <w:p w14:paraId="3BEBD890" w14:textId="0EC57C55" w:rsidR="00862DC8" w:rsidRPr="004F3B18" w:rsidRDefault="0050207F" w:rsidP="00862DC8">
            <w:pPr>
              <w:jc w:val="center"/>
              <w:rPr>
                <w:rFonts w:ascii="Calibri" w:hAnsi="Calibri" w:cs="Calibri"/>
              </w:rPr>
            </w:pPr>
            <w:r w:rsidRPr="004F3B18">
              <w:rPr>
                <w:rFonts w:ascii="Calibri" w:hAnsi="Calibri" w:cs="Calibri"/>
              </w:rPr>
              <w:t>7.43</w:t>
            </w:r>
          </w:p>
        </w:tc>
        <w:tc>
          <w:tcPr>
            <w:tcW w:w="941" w:type="dxa"/>
          </w:tcPr>
          <w:p w14:paraId="61DFF0F1" w14:textId="4CF3F819" w:rsidR="00862DC8" w:rsidRPr="004F3B18" w:rsidRDefault="0050207F" w:rsidP="00862DC8">
            <w:pPr>
              <w:jc w:val="center"/>
              <w:rPr>
                <w:rFonts w:ascii="Calibri" w:hAnsi="Calibri" w:cs="Calibri"/>
              </w:rPr>
            </w:pPr>
            <w:r w:rsidRPr="004F3B18">
              <w:rPr>
                <w:rFonts w:ascii="Calibri" w:hAnsi="Calibri" w:cs="Calibri"/>
              </w:rPr>
              <w:t>-8.64</w:t>
            </w:r>
          </w:p>
        </w:tc>
      </w:tr>
    </w:tbl>
    <w:p w14:paraId="7D3F9CBF" w14:textId="77777777" w:rsidR="00D2733E" w:rsidRPr="004F3B18" w:rsidRDefault="00D2733E" w:rsidP="00D2733E">
      <w:pPr>
        <w:rPr>
          <w:rFonts w:ascii="Calibri" w:hAnsi="Calibri" w:cs="Calibri"/>
        </w:rPr>
      </w:pPr>
    </w:p>
    <w:p w14:paraId="1BC3C6E8" w14:textId="372BC494" w:rsidR="0059309F" w:rsidRPr="004F3B18" w:rsidRDefault="0059309F" w:rsidP="0059309F">
      <w:pPr>
        <w:pStyle w:val="Caption"/>
        <w:keepNext/>
        <w:rPr>
          <w:rFonts w:ascii="Calibri" w:hAnsi="Calibri" w:cs="Calibri"/>
        </w:rPr>
      </w:pPr>
      <w:bookmarkStart w:id="119" w:name="_Toc165500146"/>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24</w:t>
      </w:r>
      <w:r w:rsidRPr="004F3B18">
        <w:rPr>
          <w:rFonts w:ascii="Calibri" w:hAnsi="Calibri" w:cs="Calibri"/>
        </w:rPr>
        <w:fldChar w:fldCharType="end"/>
      </w:r>
      <w:r w:rsidRPr="004F3B18">
        <w:rPr>
          <w:rFonts w:ascii="Calibri" w:hAnsi="Calibri" w:cs="Calibri"/>
        </w:rPr>
        <w:t>: Model-3 Metrics of CVX With StandardScaler</w:t>
      </w:r>
      <w:bookmarkEnd w:id="119"/>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993"/>
        <w:gridCol w:w="850"/>
        <w:gridCol w:w="941"/>
      </w:tblGrid>
      <w:tr w:rsidR="00D2733E" w:rsidRPr="004F3B18" w14:paraId="56DE8DB5" w14:textId="77777777" w:rsidTr="00BF08FC">
        <w:tc>
          <w:tcPr>
            <w:tcW w:w="2674" w:type="dxa"/>
            <w:gridSpan w:val="3"/>
          </w:tcPr>
          <w:p w14:paraId="0C6D4F90" w14:textId="77777777" w:rsidR="00D2733E" w:rsidRPr="004F3B18" w:rsidRDefault="00D2733E" w:rsidP="00B260E9">
            <w:pPr>
              <w:jc w:val="center"/>
              <w:rPr>
                <w:rFonts w:ascii="Calibri" w:hAnsi="Calibri" w:cs="Calibri"/>
              </w:rPr>
            </w:pPr>
          </w:p>
        </w:tc>
        <w:tc>
          <w:tcPr>
            <w:tcW w:w="1424" w:type="dxa"/>
            <w:gridSpan w:val="2"/>
          </w:tcPr>
          <w:p w14:paraId="58920AAC"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75B04DA2"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843" w:type="dxa"/>
            <w:gridSpan w:val="2"/>
          </w:tcPr>
          <w:p w14:paraId="079F484D"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791" w:type="dxa"/>
            <w:gridSpan w:val="2"/>
          </w:tcPr>
          <w:p w14:paraId="04A55C9C"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10378946" w14:textId="77777777" w:rsidTr="00BF08FC">
        <w:tc>
          <w:tcPr>
            <w:tcW w:w="699" w:type="dxa"/>
          </w:tcPr>
          <w:p w14:paraId="32EF4C12"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214616EC"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18EA210C"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69027D82"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1F95CE41"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511647EA"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5ED1AD9A"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93" w:type="dxa"/>
          </w:tcPr>
          <w:p w14:paraId="2CFDE5BB"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850" w:type="dxa"/>
          </w:tcPr>
          <w:p w14:paraId="23630948"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2967DA89"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3945A71E" w14:textId="77777777" w:rsidTr="00BF08FC">
        <w:tc>
          <w:tcPr>
            <w:tcW w:w="699" w:type="dxa"/>
            <w:vMerge w:val="restart"/>
          </w:tcPr>
          <w:p w14:paraId="3D99EB31" w14:textId="77777777" w:rsidR="00D2733E" w:rsidRPr="004F3B18" w:rsidRDefault="00D2733E" w:rsidP="00B260E9">
            <w:pPr>
              <w:jc w:val="center"/>
              <w:rPr>
                <w:rFonts w:ascii="Calibri" w:hAnsi="Calibri" w:cs="Calibri"/>
              </w:rPr>
            </w:pPr>
            <w:r w:rsidRPr="004F3B18">
              <w:rPr>
                <w:rFonts w:ascii="Calibri" w:hAnsi="Calibri" w:cs="Calibri"/>
              </w:rPr>
              <w:t>CVX</w:t>
            </w:r>
          </w:p>
        </w:tc>
        <w:tc>
          <w:tcPr>
            <w:tcW w:w="1124" w:type="dxa"/>
            <w:vMerge w:val="restart"/>
          </w:tcPr>
          <w:p w14:paraId="54E08972"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4505C1AA"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08E37C24" w14:textId="7B8AB632" w:rsidR="00D2733E" w:rsidRPr="004F3B18" w:rsidRDefault="00807C8F" w:rsidP="00B260E9">
            <w:pPr>
              <w:jc w:val="center"/>
              <w:rPr>
                <w:rFonts w:ascii="Calibri" w:hAnsi="Calibri" w:cs="Calibri"/>
              </w:rPr>
            </w:pPr>
            <w:r w:rsidRPr="004F3B18">
              <w:rPr>
                <w:rFonts w:ascii="Calibri" w:hAnsi="Calibri" w:cs="Calibri"/>
              </w:rPr>
              <w:t>4.92</w:t>
            </w:r>
          </w:p>
        </w:tc>
        <w:tc>
          <w:tcPr>
            <w:tcW w:w="671" w:type="dxa"/>
          </w:tcPr>
          <w:p w14:paraId="1A1E1B57" w14:textId="69159CE0" w:rsidR="00D2733E" w:rsidRPr="004F3B18" w:rsidRDefault="00807C8F" w:rsidP="00B260E9">
            <w:pPr>
              <w:jc w:val="center"/>
              <w:rPr>
                <w:rFonts w:ascii="Calibri" w:hAnsi="Calibri" w:cs="Calibri"/>
              </w:rPr>
            </w:pPr>
            <w:r w:rsidRPr="004F3B18">
              <w:rPr>
                <w:rFonts w:ascii="Calibri" w:hAnsi="Calibri" w:cs="Calibri"/>
              </w:rPr>
              <w:t>0.29</w:t>
            </w:r>
          </w:p>
        </w:tc>
        <w:tc>
          <w:tcPr>
            <w:tcW w:w="1285" w:type="dxa"/>
          </w:tcPr>
          <w:p w14:paraId="100B9D2B" w14:textId="05D2669B" w:rsidR="00D2733E" w:rsidRPr="004F3B18" w:rsidRDefault="00130F50" w:rsidP="00B260E9">
            <w:pPr>
              <w:jc w:val="center"/>
              <w:rPr>
                <w:rFonts w:ascii="Calibri" w:hAnsi="Calibri" w:cs="Calibri"/>
              </w:rPr>
            </w:pPr>
            <w:r w:rsidRPr="004F3B18">
              <w:rPr>
                <w:rFonts w:ascii="Calibri" w:hAnsi="Calibri" w:cs="Calibri"/>
              </w:rPr>
              <w:t>0.39</w:t>
            </w:r>
          </w:p>
        </w:tc>
        <w:tc>
          <w:tcPr>
            <w:tcW w:w="850" w:type="dxa"/>
          </w:tcPr>
          <w:p w14:paraId="289935D1" w14:textId="4D804C98" w:rsidR="00D2733E" w:rsidRPr="004F3B18" w:rsidRDefault="00130F50" w:rsidP="00B260E9">
            <w:pPr>
              <w:jc w:val="center"/>
              <w:rPr>
                <w:rFonts w:ascii="Calibri" w:hAnsi="Calibri" w:cs="Calibri"/>
              </w:rPr>
            </w:pPr>
            <w:r w:rsidRPr="004F3B18">
              <w:rPr>
                <w:rFonts w:ascii="Calibri" w:hAnsi="Calibri" w:cs="Calibri"/>
              </w:rPr>
              <w:t>3.3</w:t>
            </w:r>
          </w:p>
        </w:tc>
        <w:tc>
          <w:tcPr>
            <w:tcW w:w="993" w:type="dxa"/>
          </w:tcPr>
          <w:p w14:paraId="18B25970" w14:textId="0FD7620D" w:rsidR="00D2733E" w:rsidRPr="004F3B18" w:rsidRDefault="00130F50" w:rsidP="00B260E9">
            <w:pPr>
              <w:jc w:val="center"/>
              <w:rPr>
                <w:rFonts w:ascii="Calibri" w:hAnsi="Calibri" w:cs="Calibri"/>
              </w:rPr>
            </w:pPr>
            <w:r w:rsidRPr="004F3B18">
              <w:rPr>
                <w:rFonts w:ascii="Calibri" w:hAnsi="Calibri" w:cs="Calibri"/>
              </w:rPr>
              <w:t>-6.39</w:t>
            </w:r>
          </w:p>
        </w:tc>
        <w:tc>
          <w:tcPr>
            <w:tcW w:w="850" w:type="dxa"/>
          </w:tcPr>
          <w:p w14:paraId="0D1DCE3F" w14:textId="6EE5EB44" w:rsidR="00D2733E" w:rsidRPr="004F3B18" w:rsidRDefault="00130F50" w:rsidP="00B260E9">
            <w:pPr>
              <w:jc w:val="center"/>
              <w:rPr>
                <w:rFonts w:ascii="Calibri" w:hAnsi="Calibri" w:cs="Calibri"/>
              </w:rPr>
            </w:pPr>
            <w:r w:rsidRPr="004F3B18">
              <w:rPr>
                <w:rFonts w:ascii="Calibri" w:hAnsi="Calibri" w:cs="Calibri"/>
              </w:rPr>
              <w:t>2.98</w:t>
            </w:r>
          </w:p>
        </w:tc>
        <w:tc>
          <w:tcPr>
            <w:tcW w:w="941" w:type="dxa"/>
          </w:tcPr>
          <w:p w14:paraId="4B7DEEF9" w14:textId="476EE0BD" w:rsidR="00D2733E" w:rsidRPr="004F3B18" w:rsidRDefault="00130F50" w:rsidP="00B260E9">
            <w:pPr>
              <w:jc w:val="center"/>
              <w:rPr>
                <w:rFonts w:ascii="Calibri" w:hAnsi="Calibri" w:cs="Calibri"/>
              </w:rPr>
            </w:pPr>
            <w:r w:rsidRPr="004F3B18">
              <w:rPr>
                <w:rFonts w:ascii="Calibri" w:hAnsi="Calibri" w:cs="Calibri"/>
              </w:rPr>
              <w:t>-4.61</w:t>
            </w:r>
          </w:p>
        </w:tc>
      </w:tr>
      <w:tr w:rsidR="00D2733E" w:rsidRPr="004F3B18" w14:paraId="1AB22628" w14:textId="77777777" w:rsidTr="00BF08FC">
        <w:tc>
          <w:tcPr>
            <w:tcW w:w="699" w:type="dxa"/>
            <w:vMerge/>
          </w:tcPr>
          <w:p w14:paraId="4028E983" w14:textId="77777777" w:rsidR="00D2733E" w:rsidRPr="004F3B18" w:rsidRDefault="00D2733E" w:rsidP="00B260E9">
            <w:pPr>
              <w:jc w:val="center"/>
              <w:rPr>
                <w:rFonts w:ascii="Calibri" w:hAnsi="Calibri" w:cs="Calibri"/>
              </w:rPr>
            </w:pPr>
          </w:p>
        </w:tc>
        <w:tc>
          <w:tcPr>
            <w:tcW w:w="1124" w:type="dxa"/>
            <w:vMerge/>
          </w:tcPr>
          <w:p w14:paraId="7C932898" w14:textId="77777777" w:rsidR="00D2733E" w:rsidRPr="004F3B18" w:rsidRDefault="00D2733E" w:rsidP="00B260E9">
            <w:pPr>
              <w:jc w:val="center"/>
              <w:rPr>
                <w:rFonts w:ascii="Calibri" w:hAnsi="Calibri" w:cs="Calibri"/>
              </w:rPr>
            </w:pPr>
          </w:p>
        </w:tc>
        <w:tc>
          <w:tcPr>
            <w:tcW w:w="851" w:type="dxa"/>
          </w:tcPr>
          <w:p w14:paraId="34893F8A"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10574F67" w14:textId="2A8B3239" w:rsidR="00D2733E" w:rsidRPr="004F3B18" w:rsidRDefault="00175E39" w:rsidP="00B260E9">
            <w:pPr>
              <w:jc w:val="center"/>
              <w:rPr>
                <w:rFonts w:ascii="Calibri" w:hAnsi="Calibri" w:cs="Calibri"/>
              </w:rPr>
            </w:pPr>
            <w:r w:rsidRPr="004F3B18">
              <w:rPr>
                <w:rFonts w:ascii="Calibri" w:hAnsi="Calibri" w:cs="Calibri"/>
              </w:rPr>
              <w:t>3.11</w:t>
            </w:r>
          </w:p>
        </w:tc>
        <w:tc>
          <w:tcPr>
            <w:tcW w:w="671" w:type="dxa"/>
          </w:tcPr>
          <w:p w14:paraId="008DD3BA" w14:textId="65B47D95" w:rsidR="00D2733E" w:rsidRPr="004F3B18" w:rsidRDefault="00175E39" w:rsidP="00B260E9">
            <w:pPr>
              <w:jc w:val="center"/>
              <w:rPr>
                <w:rFonts w:ascii="Calibri" w:hAnsi="Calibri" w:cs="Calibri"/>
              </w:rPr>
            </w:pPr>
            <w:r w:rsidRPr="004F3B18">
              <w:rPr>
                <w:rFonts w:ascii="Calibri" w:hAnsi="Calibri" w:cs="Calibri"/>
              </w:rPr>
              <w:t>0.7</w:t>
            </w:r>
          </w:p>
        </w:tc>
        <w:tc>
          <w:tcPr>
            <w:tcW w:w="1285" w:type="dxa"/>
          </w:tcPr>
          <w:p w14:paraId="5C00279D" w14:textId="1DB8ADE8" w:rsidR="00D2733E" w:rsidRPr="004F3B18" w:rsidRDefault="00F605CD" w:rsidP="00B260E9">
            <w:pPr>
              <w:jc w:val="center"/>
              <w:rPr>
                <w:rFonts w:ascii="Calibri" w:hAnsi="Calibri" w:cs="Calibri"/>
              </w:rPr>
            </w:pPr>
            <w:r w:rsidRPr="004F3B18">
              <w:rPr>
                <w:rFonts w:ascii="Calibri" w:hAnsi="Calibri" w:cs="Calibri"/>
              </w:rPr>
              <w:t>0.54</w:t>
            </w:r>
          </w:p>
        </w:tc>
        <w:tc>
          <w:tcPr>
            <w:tcW w:w="850" w:type="dxa"/>
          </w:tcPr>
          <w:p w14:paraId="0CFC8FDA" w14:textId="12822DF9" w:rsidR="00D2733E" w:rsidRPr="004F3B18" w:rsidRDefault="00F605CD" w:rsidP="00B260E9">
            <w:pPr>
              <w:jc w:val="center"/>
              <w:rPr>
                <w:rFonts w:ascii="Calibri" w:hAnsi="Calibri" w:cs="Calibri"/>
              </w:rPr>
            </w:pPr>
            <w:r w:rsidRPr="004F3B18">
              <w:rPr>
                <w:rFonts w:ascii="Calibri" w:hAnsi="Calibri" w:cs="Calibri"/>
              </w:rPr>
              <w:t>4.4</w:t>
            </w:r>
          </w:p>
        </w:tc>
        <w:tc>
          <w:tcPr>
            <w:tcW w:w="993" w:type="dxa"/>
          </w:tcPr>
          <w:p w14:paraId="502746A8" w14:textId="3FA2C217" w:rsidR="00D2733E" w:rsidRPr="004F3B18" w:rsidRDefault="00F605CD" w:rsidP="00B260E9">
            <w:pPr>
              <w:jc w:val="center"/>
              <w:rPr>
                <w:rFonts w:ascii="Calibri" w:hAnsi="Calibri" w:cs="Calibri"/>
              </w:rPr>
            </w:pPr>
            <w:r w:rsidRPr="004F3B18">
              <w:rPr>
                <w:rFonts w:ascii="Calibri" w:hAnsi="Calibri" w:cs="Calibri"/>
              </w:rPr>
              <w:t>-11.98</w:t>
            </w:r>
          </w:p>
        </w:tc>
        <w:tc>
          <w:tcPr>
            <w:tcW w:w="850" w:type="dxa"/>
          </w:tcPr>
          <w:p w14:paraId="0DCE782C" w14:textId="1C2B54C1" w:rsidR="00D2733E" w:rsidRPr="004F3B18" w:rsidRDefault="00F605CD" w:rsidP="00B260E9">
            <w:pPr>
              <w:jc w:val="center"/>
              <w:rPr>
                <w:rFonts w:ascii="Calibri" w:hAnsi="Calibri" w:cs="Calibri"/>
              </w:rPr>
            </w:pPr>
            <w:r w:rsidRPr="004F3B18">
              <w:rPr>
                <w:rFonts w:ascii="Calibri" w:hAnsi="Calibri" w:cs="Calibri"/>
              </w:rPr>
              <w:t>4.74</w:t>
            </w:r>
          </w:p>
        </w:tc>
        <w:tc>
          <w:tcPr>
            <w:tcW w:w="941" w:type="dxa"/>
          </w:tcPr>
          <w:p w14:paraId="44E4DAFE" w14:textId="78BE37CF" w:rsidR="00D2733E" w:rsidRPr="004F3B18" w:rsidRDefault="00F605CD" w:rsidP="00B260E9">
            <w:pPr>
              <w:jc w:val="center"/>
              <w:rPr>
                <w:rFonts w:ascii="Calibri" w:hAnsi="Calibri" w:cs="Calibri"/>
              </w:rPr>
            </w:pPr>
            <w:r w:rsidRPr="004F3B18">
              <w:rPr>
                <w:rFonts w:ascii="Calibri" w:hAnsi="Calibri" w:cs="Calibri"/>
              </w:rPr>
              <w:t>-11.88</w:t>
            </w:r>
          </w:p>
        </w:tc>
      </w:tr>
      <w:tr w:rsidR="00D2733E" w:rsidRPr="004F3B18" w14:paraId="15F7B4F3" w14:textId="77777777" w:rsidTr="00BF08FC">
        <w:tc>
          <w:tcPr>
            <w:tcW w:w="699" w:type="dxa"/>
            <w:vMerge/>
          </w:tcPr>
          <w:p w14:paraId="3F6E84E1" w14:textId="77777777" w:rsidR="00D2733E" w:rsidRPr="004F3B18" w:rsidRDefault="00D2733E" w:rsidP="00B260E9">
            <w:pPr>
              <w:jc w:val="center"/>
              <w:rPr>
                <w:rFonts w:ascii="Calibri" w:hAnsi="Calibri" w:cs="Calibri"/>
              </w:rPr>
            </w:pPr>
          </w:p>
        </w:tc>
        <w:tc>
          <w:tcPr>
            <w:tcW w:w="1124" w:type="dxa"/>
            <w:vMerge/>
          </w:tcPr>
          <w:p w14:paraId="0DEC75FF" w14:textId="77777777" w:rsidR="00D2733E" w:rsidRPr="004F3B18" w:rsidRDefault="00D2733E" w:rsidP="00B260E9">
            <w:pPr>
              <w:jc w:val="center"/>
              <w:rPr>
                <w:rFonts w:ascii="Calibri" w:hAnsi="Calibri" w:cs="Calibri"/>
              </w:rPr>
            </w:pPr>
          </w:p>
        </w:tc>
        <w:tc>
          <w:tcPr>
            <w:tcW w:w="851" w:type="dxa"/>
          </w:tcPr>
          <w:p w14:paraId="43776B56"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575DA8D1" w14:textId="0864233F" w:rsidR="00D2733E" w:rsidRPr="004F3B18" w:rsidRDefault="000E4CEB" w:rsidP="00B260E9">
            <w:pPr>
              <w:jc w:val="center"/>
              <w:rPr>
                <w:rFonts w:ascii="Calibri" w:hAnsi="Calibri" w:cs="Calibri"/>
              </w:rPr>
            </w:pPr>
            <w:r w:rsidRPr="004F3B18">
              <w:rPr>
                <w:rFonts w:ascii="Calibri" w:hAnsi="Calibri" w:cs="Calibri"/>
              </w:rPr>
              <w:t>2.41</w:t>
            </w:r>
          </w:p>
        </w:tc>
        <w:tc>
          <w:tcPr>
            <w:tcW w:w="671" w:type="dxa"/>
          </w:tcPr>
          <w:p w14:paraId="3F224D51" w14:textId="3D69D0D2" w:rsidR="00D2733E" w:rsidRPr="004F3B18" w:rsidRDefault="000E4CEB" w:rsidP="00B260E9">
            <w:pPr>
              <w:jc w:val="center"/>
              <w:rPr>
                <w:rFonts w:ascii="Calibri" w:hAnsi="Calibri" w:cs="Calibri"/>
              </w:rPr>
            </w:pPr>
            <w:r w:rsidRPr="004F3B18">
              <w:rPr>
                <w:rFonts w:ascii="Calibri" w:hAnsi="Calibri" w:cs="Calibri"/>
              </w:rPr>
              <w:t>0.79</w:t>
            </w:r>
          </w:p>
        </w:tc>
        <w:tc>
          <w:tcPr>
            <w:tcW w:w="1285" w:type="dxa"/>
          </w:tcPr>
          <w:p w14:paraId="21FCEBC7" w14:textId="7AAD9AE1" w:rsidR="00D2733E" w:rsidRPr="004F3B18" w:rsidRDefault="00D56145" w:rsidP="00B260E9">
            <w:pPr>
              <w:jc w:val="center"/>
              <w:rPr>
                <w:rFonts w:ascii="Calibri" w:hAnsi="Calibri" w:cs="Calibri"/>
              </w:rPr>
            </w:pPr>
            <w:r w:rsidRPr="004F3B18">
              <w:rPr>
                <w:rFonts w:ascii="Calibri" w:hAnsi="Calibri" w:cs="Calibri"/>
              </w:rPr>
              <w:t>1.45</w:t>
            </w:r>
          </w:p>
        </w:tc>
        <w:tc>
          <w:tcPr>
            <w:tcW w:w="850" w:type="dxa"/>
          </w:tcPr>
          <w:p w14:paraId="7EEDF27A" w14:textId="13C40EA3" w:rsidR="00D2733E" w:rsidRPr="004F3B18" w:rsidRDefault="00D56145" w:rsidP="00B260E9">
            <w:pPr>
              <w:jc w:val="center"/>
              <w:rPr>
                <w:rFonts w:ascii="Calibri" w:hAnsi="Calibri" w:cs="Calibri"/>
              </w:rPr>
            </w:pPr>
            <w:r w:rsidRPr="004F3B18">
              <w:rPr>
                <w:rFonts w:ascii="Calibri" w:hAnsi="Calibri" w:cs="Calibri"/>
              </w:rPr>
              <w:t>12.17</w:t>
            </w:r>
          </w:p>
        </w:tc>
        <w:tc>
          <w:tcPr>
            <w:tcW w:w="993" w:type="dxa"/>
          </w:tcPr>
          <w:p w14:paraId="097C3393" w14:textId="7EAB6916" w:rsidR="00D2733E" w:rsidRPr="004F3B18" w:rsidRDefault="00D56145" w:rsidP="00B260E9">
            <w:pPr>
              <w:jc w:val="center"/>
              <w:rPr>
                <w:rFonts w:ascii="Calibri" w:hAnsi="Calibri" w:cs="Calibri"/>
              </w:rPr>
            </w:pPr>
            <w:r w:rsidRPr="004F3B18">
              <w:rPr>
                <w:rFonts w:ascii="Calibri" w:hAnsi="Calibri" w:cs="Calibri"/>
              </w:rPr>
              <w:t>-104</w:t>
            </w:r>
            <w:r w:rsidR="00BF08FC" w:rsidRPr="004F3B18">
              <w:rPr>
                <w:rFonts w:ascii="Calibri" w:hAnsi="Calibri" w:cs="Calibri"/>
              </w:rPr>
              <w:t>.61</w:t>
            </w:r>
          </w:p>
        </w:tc>
        <w:tc>
          <w:tcPr>
            <w:tcW w:w="850" w:type="dxa"/>
          </w:tcPr>
          <w:p w14:paraId="7CD34E9D" w14:textId="28360C21" w:rsidR="00D2733E" w:rsidRPr="004F3B18" w:rsidRDefault="00BF08FC" w:rsidP="00B260E9">
            <w:pPr>
              <w:jc w:val="center"/>
              <w:rPr>
                <w:rFonts w:ascii="Calibri" w:hAnsi="Calibri" w:cs="Calibri"/>
              </w:rPr>
            </w:pPr>
            <w:r w:rsidRPr="004F3B18">
              <w:rPr>
                <w:rFonts w:ascii="Calibri" w:hAnsi="Calibri" w:cs="Calibri"/>
              </w:rPr>
              <w:t>18.21</w:t>
            </w:r>
          </w:p>
        </w:tc>
        <w:tc>
          <w:tcPr>
            <w:tcW w:w="941" w:type="dxa"/>
          </w:tcPr>
          <w:p w14:paraId="517BD06D" w14:textId="6F706B0C" w:rsidR="00D2733E" w:rsidRPr="004F3B18" w:rsidRDefault="00BF08FC" w:rsidP="00B260E9">
            <w:pPr>
              <w:jc w:val="center"/>
              <w:rPr>
                <w:rFonts w:ascii="Calibri" w:hAnsi="Calibri" w:cs="Calibri"/>
              </w:rPr>
            </w:pPr>
            <w:r w:rsidRPr="004F3B18">
              <w:rPr>
                <w:rFonts w:ascii="Calibri" w:hAnsi="Calibri" w:cs="Calibri"/>
              </w:rPr>
              <w:t>-197.9</w:t>
            </w:r>
          </w:p>
        </w:tc>
      </w:tr>
      <w:tr w:rsidR="00D2733E" w:rsidRPr="004F3B18" w14:paraId="44AD528E" w14:textId="77777777" w:rsidTr="00BF08FC">
        <w:tc>
          <w:tcPr>
            <w:tcW w:w="699" w:type="dxa"/>
            <w:vMerge/>
          </w:tcPr>
          <w:p w14:paraId="5AE58F77" w14:textId="77777777" w:rsidR="00D2733E" w:rsidRPr="004F3B18" w:rsidRDefault="00D2733E" w:rsidP="00B260E9">
            <w:pPr>
              <w:jc w:val="center"/>
              <w:rPr>
                <w:rFonts w:ascii="Calibri" w:hAnsi="Calibri" w:cs="Calibri"/>
              </w:rPr>
            </w:pPr>
          </w:p>
        </w:tc>
        <w:tc>
          <w:tcPr>
            <w:tcW w:w="1124" w:type="dxa"/>
            <w:vMerge/>
          </w:tcPr>
          <w:p w14:paraId="33BDA31F" w14:textId="77777777" w:rsidR="00D2733E" w:rsidRPr="004F3B18" w:rsidRDefault="00D2733E" w:rsidP="00B260E9">
            <w:pPr>
              <w:jc w:val="center"/>
              <w:rPr>
                <w:rFonts w:ascii="Calibri" w:hAnsi="Calibri" w:cs="Calibri"/>
              </w:rPr>
            </w:pPr>
          </w:p>
        </w:tc>
        <w:tc>
          <w:tcPr>
            <w:tcW w:w="851" w:type="dxa"/>
          </w:tcPr>
          <w:p w14:paraId="0D279C67"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43A7E17A" w14:textId="7439D5A1" w:rsidR="00D2733E" w:rsidRPr="004F3B18" w:rsidRDefault="000B03E7" w:rsidP="00B260E9">
            <w:pPr>
              <w:jc w:val="center"/>
              <w:rPr>
                <w:rFonts w:ascii="Calibri" w:hAnsi="Calibri" w:cs="Calibri"/>
              </w:rPr>
            </w:pPr>
            <w:r w:rsidRPr="004F3B18">
              <w:rPr>
                <w:rFonts w:ascii="Calibri" w:hAnsi="Calibri" w:cs="Calibri"/>
              </w:rPr>
              <w:t>1.93</w:t>
            </w:r>
          </w:p>
        </w:tc>
        <w:tc>
          <w:tcPr>
            <w:tcW w:w="671" w:type="dxa"/>
          </w:tcPr>
          <w:p w14:paraId="1A81D8CB" w14:textId="1DA5D0D5" w:rsidR="00D2733E" w:rsidRPr="004F3B18" w:rsidRDefault="000B03E7" w:rsidP="00B260E9">
            <w:pPr>
              <w:jc w:val="center"/>
              <w:rPr>
                <w:rFonts w:ascii="Calibri" w:hAnsi="Calibri" w:cs="Calibri"/>
              </w:rPr>
            </w:pPr>
            <w:r w:rsidRPr="004F3B18">
              <w:rPr>
                <w:rFonts w:ascii="Calibri" w:hAnsi="Calibri" w:cs="Calibri"/>
              </w:rPr>
              <w:t>0.88</w:t>
            </w:r>
          </w:p>
        </w:tc>
        <w:tc>
          <w:tcPr>
            <w:tcW w:w="1285" w:type="dxa"/>
          </w:tcPr>
          <w:p w14:paraId="0266A490" w14:textId="5DEDC711" w:rsidR="00D2733E" w:rsidRPr="004F3B18" w:rsidRDefault="00F54676" w:rsidP="00B260E9">
            <w:pPr>
              <w:jc w:val="center"/>
              <w:rPr>
                <w:rFonts w:ascii="Calibri" w:hAnsi="Calibri" w:cs="Calibri"/>
              </w:rPr>
            </w:pPr>
            <w:r w:rsidRPr="004F3B18">
              <w:rPr>
                <w:rFonts w:ascii="Calibri" w:hAnsi="Calibri" w:cs="Calibri"/>
              </w:rPr>
              <w:t>0.05</w:t>
            </w:r>
          </w:p>
        </w:tc>
        <w:tc>
          <w:tcPr>
            <w:tcW w:w="850" w:type="dxa"/>
          </w:tcPr>
          <w:p w14:paraId="36C3E05C" w14:textId="7F5618E1" w:rsidR="00D2733E" w:rsidRPr="004F3B18" w:rsidRDefault="00F54676" w:rsidP="00B260E9">
            <w:pPr>
              <w:jc w:val="center"/>
              <w:rPr>
                <w:rFonts w:ascii="Calibri" w:hAnsi="Calibri" w:cs="Calibri"/>
              </w:rPr>
            </w:pPr>
            <w:r w:rsidRPr="004F3B18">
              <w:rPr>
                <w:rFonts w:ascii="Calibri" w:hAnsi="Calibri" w:cs="Calibri"/>
              </w:rPr>
              <w:t>1.79</w:t>
            </w:r>
          </w:p>
        </w:tc>
        <w:tc>
          <w:tcPr>
            <w:tcW w:w="993" w:type="dxa"/>
          </w:tcPr>
          <w:p w14:paraId="1382FE2C" w14:textId="60482404" w:rsidR="00D2733E" w:rsidRPr="004F3B18" w:rsidRDefault="00F54676" w:rsidP="00B260E9">
            <w:pPr>
              <w:jc w:val="center"/>
              <w:rPr>
                <w:rFonts w:ascii="Calibri" w:hAnsi="Calibri" w:cs="Calibri"/>
              </w:rPr>
            </w:pPr>
            <w:r w:rsidRPr="004F3B18">
              <w:rPr>
                <w:rFonts w:ascii="Calibri" w:hAnsi="Calibri" w:cs="Calibri"/>
              </w:rPr>
              <w:t>-1.41</w:t>
            </w:r>
          </w:p>
        </w:tc>
        <w:tc>
          <w:tcPr>
            <w:tcW w:w="850" w:type="dxa"/>
          </w:tcPr>
          <w:p w14:paraId="235D92D0" w14:textId="5E7313B7" w:rsidR="00D2733E" w:rsidRPr="004F3B18" w:rsidRDefault="00F54676" w:rsidP="00B260E9">
            <w:pPr>
              <w:jc w:val="center"/>
              <w:rPr>
                <w:rFonts w:ascii="Calibri" w:hAnsi="Calibri" w:cs="Calibri"/>
              </w:rPr>
            </w:pPr>
            <w:r w:rsidRPr="004F3B18">
              <w:rPr>
                <w:rFonts w:ascii="Calibri" w:hAnsi="Calibri" w:cs="Calibri"/>
              </w:rPr>
              <w:t>1.75</w:t>
            </w:r>
          </w:p>
        </w:tc>
        <w:tc>
          <w:tcPr>
            <w:tcW w:w="941" w:type="dxa"/>
          </w:tcPr>
          <w:p w14:paraId="57D5EB36" w14:textId="59E3CF1C" w:rsidR="00D2733E" w:rsidRPr="004F3B18" w:rsidRDefault="00F54676" w:rsidP="00B260E9">
            <w:pPr>
              <w:jc w:val="center"/>
              <w:rPr>
                <w:rFonts w:ascii="Calibri" w:hAnsi="Calibri" w:cs="Calibri"/>
              </w:rPr>
            </w:pPr>
            <w:r w:rsidRPr="004F3B18">
              <w:rPr>
                <w:rFonts w:ascii="Calibri" w:hAnsi="Calibri" w:cs="Calibri"/>
              </w:rPr>
              <w:t>-1.14</w:t>
            </w:r>
          </w:p>
        </w:tc>
      </w:tr>
      <w:tr w:rsidR="00D2733E" w:rsidRPr="004F3B18" w14:paraId="2C0EB825" w14:textId="77777777" w:rsidTr="00BF08FC">
        <w:tc>
          <w:tcPr>
            <w:tcW w:w="699" w:type="dxa"/>
            <w:vMerge/>
          </w:tcPr>
          <w:p w14:paraId="4844E68E" w14:textId="77777777" w:rsidR="00D2733E" w:rsidRPr="004F3B18" w:rsidRDefault="00D2733E" w:rsidP="00B260E9">
            <w:pPr>
              <w:jc w:val="center"/>
              <w:rPr>
                <w:rFonts w:ascii="Calibri" w:hAnsi="Calibri" w:cs="Calibri"/>
              </w:rPr>
            </w:pPr>
          </w:p>
        </w:tc>
        <w:tc>
          <w:tcPr>
            <w:tcW w:w="1124" w:type="dxa"/>
            <w:vMerge w:val="restart"/>
          </w:tcPr>
          <w:p w14:paraId="164DAEAE"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3D32FB90"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67E99F8C" w14:textId="34F86E28" w:rsidR="00D2733E" w:rsidRPr="004F3B18" w:rsidRDefault="00A37FB7" w:rsidP="00B260E9">
            <w:pPr>
              <w:jc w:val="center"/>
              <w:rPr>
                <w:rFonts w:ascii="Calibri" w:hAnsi="Calibri" w:cs="Calibri"/>
              </w:rPr>
            </w:pPr>
            <w:r w:rsidRPr="004F3B18">
              <w:rPr>
                <w:rFonts w:ascii="Calibri" w:hAnsi="Calibri" w:cs="Calibri"/>
              </w:rPr>
              <w:t>4.61</w:t>
            </w:r>
          </w:p>
        </w:tc>
        <w:tc>
          <w:tcPr>
            <w:tcW w:w="671" w:type="dxa"/>
          </w:tcPr>
          <w:p w14:paraId="089AAEB5" w14:textId="674B5D6D" w:rsidR="00D2733E" w:rsidRPr="004F3B18" w:rsidRDefault="00A37FB7" w:rsidP="00B260E9">
            <w:pPr>
              <w:jc w:val="center"/>
              <w:rPr>
                <w:rFonts w:ascii="Calibri" w:hAnsi="Calibri" w:cs="Calibri"/>
              </w:rPr>
            </w:pPr>
            <w:r w:rsidRPr="004F3B18">
              <w:rPr>
                <w:rFonts w:ascii="Calibri" w:hAnsi="Calibri" w:cs="Calibri"/>
              </w:rPr>
              <w:t>0.37</w:t>
            </w:r>
          </w:p>
        </w:tc>
        <w:tc>
          <w:tcPr>
            <w:tcW w:w="1285" w:type="dxa"/>
          </w:tcPr>
          <w:p w14:paraId="312CF7FF" w14:textId="3B55953B" w:rsidR="00D2733E" w:rsidRPr="004F3B18" w:rsidRDefault="00D56F8D" w:rsidP="00B260E9">
            <w:pPr>
              <w:jc w:val="center"/>
              <w:rPr>
                <w:rFonts w:ascii="Calibri" w:hAnsi="Calibri" w:cs="Calibri"/>
              </w:rPr>
            </w:pPr>
            <w:r w:rsidRPr="004F3B18">
              <w:rPr>
                <w:rFonts w:ascii="Calibri" w:hAnsi="Calibri" w:cs="Calibri"/>
              </w:rPr>
              <w:t>0.64</w:t>
            </w:r>
          </w:p>
        </w:tc>
        <w:tc>
          <w:tcPr>
            <w:tcW w:w="850" w:type="dxa"/>
          </w:tcPr>
          <w:p w14:paraId="2532CBDA" w14:textId="4C52704B" w:rsidR="00D2733E" w:rsidRPr="004F3B18" w:rsidRDefault="00D56F8D" w:rsidP="00B260E9">
            <w:pPr>
              <w:jc w:val="center"/>
              <w:rPr>
                <w:rFonts w:ascii="Calibri" w:hAnsi="Calibri" w:cs="Calibri"/>
              </w:rPr>
            </w:pPr>
            <w:r w:rsidRPr="004F3B18">
              <w:rPr>
                <w:rFonts w:ascii="Calibri" w:hAnsi="Calibri" w:cs="Calibri"/>
              </w:rPr>
              <w:t>6.26</w:t>
            </w:r>
          </w:p>
        </w:tc>
        <w:tc>
          <w:tcPr>
            <w:tcW w:w="993" w:type="dxa"/>
          </w:tcPr>
          <w:p w14:paraId="28C33859" w14:textId="6D814ECC" w:rsidR="00D2733E" w:rsidRPr="004F3B18" w:rsidRDefault="00D56F8D" w:rsidP="00B260E9">
            <w:pPr>
              <w:jc w:val="center"/>
              <w:rPr>
                <w:rFonts w:ascii="Calibri" w:hAnsi="Calibri" w:cs="Calibri"/>
              </w:rPr>
            </w:pPr>
            <w:r w:rsidRPr="004F3B18">
              <w:rPr>
                <w:rFonts w:ascii="Calibri" w:hAnsi="Calibri" w:cs="Calibri"/>
              </w:rPr>
              <w:t>-25.79</w:t>
            </w:r>
          </w:p>
        </w:tc>
        <w:tc>
          <w:tcPr>
            <w:tcW w:w="850" w:type="dxa"/>
          </w:tcPr>
          <w:p w14:paraId="6455731D" w14:textId="6A172D9F" w:rsidR="00D2733E" w:rsidRPr="004F3B18" w:rsidRDefault="00D56F8D" w:rsidP="00B260E9">
            <w:pPr>
              <w:jc w:val="center"/>
              <w:rPr>
                <w:rFonts w:ascii="Calibri" w:hAnsi="Calibri" w:cs="Calibri"/>
              </w:rPr>
            </w:pPr>
            <w:r w:rsidRPr="004F3B18">
              <w:rPr>
                <w:rFonts w:ascii="Calibri" w:hAnsi="Calibri" w:cs="Calibri"/>
              </w:rPr>
              <w:t>8.08</w:t>
            </w:r>
          </w:p>
        </w:tc>
        <w:tc>
          <w:tcPr>
            <w:tcW w:w="941" w:type="dxa"/>
          </w:tcPr>
          <w:p w14:paraId="3D2E15FF" w14:textId="403CC951" w:rsidR="00D2733E" w:rsidRPr="004F3B18" w:rsidRDefault="00D56F8D" w:rsidP="00B260E9">
            <w:pPr>
              <w:jc w:val="center"/>
              <w:rPr>
                <w:rFonts w:ascii="Calibri" w:hAnsi="Calibri" w:cs="Calibri"/>
              </w:rPr>
            </w:pPr>
            <w:r w:rsidRPr="004F3B18">
              <w:rPr>
                <w:rFonts w:ascii="Calibri" w:hAnsi="Calibri" w:cs="Calibri"/>
              </w:rPr>
              <w:t>-36.73</w:t>
            </w:r>
          </w:p>
        </w:tc>
      </w:tr>
      <w:tr w:rsidR="00D2733E" w:rsidRPr="004F3B18" w14:paraId="558D4D17" w14:textId="77777777" w:rsidTr="00BF08FC">
        <w:tc>
          <w:tcPr>
            <w:tcW w:w="699" w:type="dxa"/>
            <w:vMerge/>
          </w:tcPr>
          <w:p w14:paraId="4BBB3B7B" w14:textId="77777777" w:rsidR="00D2733E" w:rsidRPr="004F3B18" w:rsidRDefault="00D2733E" w:rsidP="00B260E9">
            <w:pPr>
              <w:jc w:val="center"/>
              <w:rPr>
                <w:rFonts w:ascii="Calibri" w:hAnsi="Calibri" w:cs="Calibri"/>
              </w:rPr>
            </w:pPr>
          </w:p>
        </w:tc>
        <w:tc>
          <w:tcPr>
            <w:tcW w:w="1124" w:type="dxa"/>
            <w:vMerge/>
          </w:tcPr>
          <w:p w14:paraId="68E5C7EE" w14:textId="77777777" w:rsidR="00D2733E" w:rsidRPr="004F3B18" w:rsidRDefault="00D2733E" w:rsidP="00B260E9">
            <w:pPr>
              <w:jc w:val="center"/>
              <w:rPr>
                <w:rFonts w:ascii="Calibri" w:hAnsi="Calibri" w:cs="Calibri"/>
              </w:rPr>
            </w:pPr>
          </w:p>
        </w:tc>
        <w:tc>
          <w:tcPr>
            <w:tcW w:w="851" w:type="dxa"/>
          </w:tcPr>
          <w:p w14:paraId="5233E507"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2BE62924" w14:textId="391B6145" w:rsidR="00D2733E" w:rsidRPr="004F3B18" w:rsidRDefault="00C47B36" w:rsidP="00B260E9">
            <w:pPr>
              <w:jc w:val="center"/>
              <w:rPr>
                <w:rFonts w:ascii="Calibri" w:hAnsi="Calibri" w:cs="Calibri"/>
              </w:rPr>
            </w:pPr>
            <w:r w:rsidRPr="004F3B18">
              <w:rPr>
                <w:rFonts w:ascii="Calibri" w:hAnsi="Calibri" w:cs="Calibri"/>
              </w:rPr>
              <w:t>2.52</w:t>
            </w:r>
          </w:p>
        </w:tc>
        <w:tc>
          <w:tcPr>
            <w:tcW w:w="671" w:type="dxa"/>
          </w:tcPr>
          <w:p w14:paraId="37C51DA0" w14:textId="10616C66" w:rsidR="00D2733E" w:rsidRPr="004F3B18" w:rsidRDefault="00C47B36" w:rsidP="00B260E9">
            <w:pPr>
              <w:jc w:val="center"/>
              <w:rPr>
                <w:rFonts w:ascii="Calibri" w:hAnsi="Calibri" w:cs="Calibri"/>
              </w:rPr>
            </w:pPr>
            <w:r w:rsidRPr="004F3B18">
              <w:rPr>
                <w:rFonts w:ascii="Calibri" w:hAnsi="Calibri" w:cs="Calibri"/>
              </w:rPr>
              <w:t>0.79</w:t>
            </w:r>
          </w:p>
        </w:tc>
        <w:tc>
          <w:tcPr>
            <w:tcW w:w="1285" w:type="dxa"/>
          </w:tcPr>
          <w:p w14:paraId="200E4AE9" w14:textId="6D3C510A" w:rsidR="00D2733E" w:rsidRPr="004F3B18" w:rsidRDefault="00B01BDF" w:rsidP="00B260E9">
            <w:pPr>
              <w:jc w:val="center"/>
              <w:rPr>
                <w:rFonts w:ascii="Calibri" w:hAnsi="Calibri" w:cs="Calibri"/>
              </w:rPr>
            </w:pPr>
            <w:r w:rsidRPr="004F3B18">
              <w:rPr>
                <w:rFonts w:ascii="Calibri" w:hAnsi="Calibri" w:cs="Calibri"/>
              </w:rPr>
              <w:t>1.05</w:t>
            </w:r>
          </w:p>
        </w:tc>
        <w:tc>
          <w:tcPr>
            <w:tcW w:w="850" w:type="dxa"/>
          </w:tcPr>
          <w:p w14:paraId="5F5C8091" w14:textId="3D403485" w:rsidR="00D2733E" w:rsidRPr="004F3B18" w:rsidRDefault="00B01BDF" w:rsidP="00B260E9">
            <w:pPr>
              <w:jc w:val="center"/>
              <w:rPr>
                <w:rFonts w:ascii="Calibri" w:hAnsi="Calibri" w:cs="Calibri"/>
              </w:rPr>
            </w:pPr>
            <w:r w:rsidRPr="004F3B18">
              <w:rPr>
                <w:rFonts w:ascii="Calibri" w:hAnsi="Calibri" w:cs="Calibri"/>
              </w:rPr>
              <w:t>8.94</w:t>
            </w:r>
          </w:p>
        </w:tc>
        <w:tc>
          <w:tcPr>
            <w:tcW w:w="993" w:type="dxa"/>
          </w:tcPr>
          <w:p w14:paraId="7ABD3628" w14:textId="400A7636" w:rsidR="00D2733E" w:rsidRPr="004F3B18" w:rsidRDefault="00B01BDF" w:rsidP="00B260E9">
            <w:pPr>
              <w:jc w:val="center"/>
              <w:rPr>
                <w:rFonts w:ascii="Calibri" w:hAnsi="Calibri" w:cs="Calibri"/>
              </w:rPr>
            </w:pPr>
            <w:r w:rsidRPr="004F3B18">
              <w:rPr>
                <w:rFonts w:ascii="Calibri" w:hAnsi="Calibri" w:cs="Calibri"/>
              </w:rPr>
              <w:t>-55.55</w:t>
            </w:r>
          </w:p>
        </w:tc>
        <w:tc>
          <w:tcPr>
            <w:tcW w:w="850" w:type="dxa"/>
          </w:tcPr>
          <w:p w14:paraId="47D3838F" w14:textId="0F06C09F" w:rsidR="00D2733E" w:rsidRPr="004F3B18" w:rsidRDefault="00B01BDF" w:rsidP="00B260E9">
            <w:pPr>
              <w:jc w:val="center"/>
              <w:rPr>
                <w:rFonts w:ascii="Calibri" w:hAnsi="Calibri" w:cs="Calibri"/>
              </w:rPr>
            </w:pPr>
            <w:r w:rsidRPr="004F3B18">
              <w:rPr>
                <w:rFonts w:ascii="Calibri" w:hAnsi="Calibri" w:cs="Calibri"/>
              </w:rPr>
              <w:t>15.17</w:t>
            </w:r>
          </w:p>
        </w:tc>
        <w:tc>
          <w:tcPr>
            <w:tcW w:w="941" w:type="dxa"/>
          </w:tcPr>
          <w:p w14:paraId="186AD580" w14:textId="45FB0D46" w:rsidR="00D2733E" w:rsidRPr="004F3B18" w:rsidRDefault="00B01BDF" w:rsidP="00B260E9">
            <w:pPr>
              <w:jc w:val="center"/>
              <w:rPr>
                <w:rFonts w:ascii="Calibri" w:hAnsi="Calibri" w:cs="Calibri"/>
              </w:rPr>
            </w:pPr>
            <w:r w:rsidRPr="004F3B18">
              <w:rPr>
                <w:rFonts w:ascii="Calibri" w:hAnsi="Calibri" w:cs="Calibri"/>
              </w:rPr>
              <w:t>-147.79</w:t>
            </w:r>
          </w:p>
        </w:tc>
      </w:tr>
      <w:tr w:rsidR="00D2733E" w:rsidRPr="004F3B18" w14:paraId="2B5A1152" w14:textId="77777777" w:rsidTr="00BF08FC">
        <w:tc>
          <w:tcPr>
            <w:tcW w:w="699" w:type="dxa"/>
            <w:vMerge/>
          </w:tcPr>
          <w:p w14:paraId="28D35109" w14:textId="77777777" w:rsidR="00D2733E" w:rsidRPr="004F3B18" w:rsidRDefault="00D2733E" w:rsidP="00B260E9">
            <w:pPr>
              <w:jc w:val="center"/>
              <w:rPr>
                <w:rFonts w:ascii="Calibri" w:hAnsi="Calibri" w:cs="Calibri"/>
              </w:rPr>
            </w:pPr>
          </w:p>
        </w:tc>
        <w:tc>
          <w:tcPr>
            <w:tcW w:w="1124" w:type="dxa"/>
            <w:vMerge/>
          </w:tcPr>
          <w:p w14:paraId="4DD88C67" w14:textId="77777777" w:rsidR="00D2733E" w:rsidRPr="004F3B18" w:rsidRDefault="00D2733E" w:rsidP="00B260E9">
            <w:pPr>
              <w:jc w:val="center"/>
              <w:rPr>
                <w:rFonts w:ascii="Calibri" w:hAnsi="Calibri" w:cs="Calibri"/>
              </w:rPr>
            </w:pPr>
          </w:p>
        </w:tc>
        <w:tc>
          <w:tcPr>
            <w:tcW w:w="851" w:type="dxa"/>
          </w:tcPr>
          <w:p w14:paraId="078F25DC"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19AC259E" w14:textId="39A8506F" w:rsidR="00D2733E" w:rsidRPr="004F3B18" w:rsidRDefault="00565B41" w:rsidP="00B260E9">
            <w:pPr>
              <w:jc w:val="center"/>
              <w:rPr>
                <w:rFonts w:ascii="Calibri" w:hAnsi="Calibri" w:cs="Calibri"/>
              </w:rPr>
            </w:pPr>
            <w:r w:rsidRPr="004F3B18">
              <w:rPr>
                <w:rFonts w:ascii="Calibri" w:hAnsi="Calibri" w:cs="Calibri"/>
              </w:rPr>
              <w:t>1.7</w:t>
            </w:r>
          </w:p>
        </w:tc>
        <w:tc>
          <w:tcPr>
            <w:tcW w:w="671" w:type="dxa"/>
          </w:tcPr>
          <w:p w14:paraId="7C2BD6D1" w14:textId="66FDD4E4" w:rsidR="00D2733E" w:rsidRPr="004F3B18" w:rsidRDefault="00565B41" w:rsidP="00B260E9">
            <w:pPr>
              <w:jc w:val="center"/>
              <w:rPr>
                <w:rFonts w:ascii="Calibri" w:hAnsi="Calibri" w:cs="Calibri"/>
              </w:rPr>
            </w:pPr>
            <w:r w:rsidRPr="004F3B18">
              <w:rPr>
                <w:rFonts w:ascii="Calibri" w:hAnsi="Calibri" w:cs="Calibri"/>
              </w:rPr>
              <w:t>0.9</w:t>
            </w:r>
          </w:p>
        </w:tc>
        <w:tc>
          <w:tcPr>
            <w:tcW w:w="1285" w:type="dxa"/>
          </w:tcPr>
          <w:p w14:paraId="38DD0783" w14:textId="5AF24C88" w:rsidR="00D2733E" w:rsidRPr="004F3B18" w:rsidRDefault="00565B41" w:rsidP="00B260E9">
            <w:pPr>
              <w:jc w:val="center"/>
              <w:rPr>
                <w:rFonts w:ascii="Calibri" w:hAnsi="Calibri" w:cs="Calibri"/>
              </w:rPr>
            </w:pPr>
            <w:r w:rsidRPr="004F3B18">
              <w:rPr>
                <w:rFonts w:ascii="Calibri" w:hAnsi="Calibri" w:cs="Calibri"/>
              </w:rPr>
              <w:t>0.85</w:t>
            </w:r>
          </w:p>
        </w:tc>
        <w:tc>
          <w:tcPr>
            <w:tcW w:w="850" w:type="dxa"/>
          </w:tcPr>
          <w:p w14:paraId="12760289" w14:textId="08AF41D3" w:rsidR="00D2733E" w:rsidRPr="004F3B18" w:rsidRDefault="00565B41" w:rsidP="00B260E9">
            <w:pPr>
              <w:jc w:val="center"/>
              <w:rPr>
                <w:rFonts w:ascii="Calibri" w:hAnsi="Calibri" w:cs="Calibri"/>
              </w:rPr>
            </w:pPr>
            <w:r w:rsidRPr="004F3B18">
              <w:rPr>
                <w:rFonts w:ascii="Calibri" w:hAnsi="Calibri" w:cs="Calibri"/>
              </w:rPr>
              <w:t>7.78</w:t>
            </w:r>
          </w:p>
        </w:tc>
        <w:tc>
          <w:tcPr>
            <w:tcW w:w="993" w:type="dxa"/>
          </w:tcPr>
          <w:p w14:paraId="544C025B" w14:textId="258E467B" w:rsidR="00D2733E" w:rsidRPr="004F3B18" w:rsidRDefault="00565B41" w:rsidP="00B260E9">
            <w:pPr>
              <w:jc w:val="center"/>
              <w:rPr>
                <w:rFonts w:ascii="Calibri" w:hAnsi="Calibri" w:cs="Calibri"/>
              </w:rPr>
            </w:pPr>
            <w:r w:rsidRPr="004F3B18">
              <w:rPr>
                <w:rFonts w:ascii="Calibri" w:hAnsi="Calibri" w:cs="Calibri"/>
              </w:rPr>
              <w:t>-41.51</w:t>
            </w:r>
          </w:p>
        </w:tc>
        <w:tc>
          <w:tcPr>
            <w:tcW w:w="850" w:type="dxa"/>
          </w:tcPr>
          <w:p w14:paraId="03034CEE" w14:textId="614996B8" w:rsidR="00D2733E" w:rsidRPr="004F3B18" w:rsidRDefault="00565B41" w:rsidP="00B260E9">
            <w:pPr>
              <w:jc w:val="center"/>
              <w:rPr>
                <w:rFonts w:ascii="Calibri" w:hAnsi="Calibri" w:cs="Calibri"/>
              </w:rPr>
            </w:pPr>
            <w:r w:rsidRPr="004F3B18">
              <w:rPr>
                <w:rFonts w:ascii="Calibri" w:hAnsi="Calibri" w:cs="Calibri"/>
              </w:rPr>
              <w:t>11.38</w:t>
            </w:r>
          </w:p>
        </w:tc>
        <w:tc>
          <w:tcPr>
            <w:tcW w:w="941" w:type="dxa"/>
          </w:tcPr>
          <w:p w14:paraId="30AB0135" w14:textId="1731B43E" w:rsidR="00D2733E" w:rsidRPr="004F3B18" w:rsidRDefault="00565B41" w:rsidP="00B260E9">
            <w:pPr>
              <w:jc w:val="center"/>
              <w:rPr>
                <w:rFonts w:ascii="Calibri" w:hAnsi="Calibri" w:cs="Calibri"/>
              </w:rPr>
            </w:pPr>
            <w:r w:rsidRPr="004F3B18">
              <w:rPr>
                <w:rFonts w:ascii="Calibri" w:hAnsi="Calibri" w:cs="Calibri"/>
              </w:rPr>
              <w:t>-76.56</w:t>
            </w:r>
          </w:p>
        </w:tc>
      </w:tr>
      <w:tr w:rsidR="00D2733E" w:rsidRPr="004F3B18" w14:paraId="7E221340" w14:textId="77777777" w:rsidTr="00BF08FC">
        <w:tc>
          <w:tcPr>
            <w:tcW w:w="699" w:type="dxa"/>
            <w:vMerge/>
          </w:tcPr>
          <w:p w14:paraId="395730B6" w14:textId="77777777" w:rsidR="00D2733E" w:rsidRPr="004F3B18" w:rsidRDefault="00D2733E" w:rsidP="00B260E9">
            <w:pPr>
              <w:jc w:val="center"/>
              <w:rPr>
                <w:rFonts w:ascii="Calibri" w:hAnsi="Calibri" w:cs="Calibri"/>
              </w:rPr>
            </w:pPr>
          </w:p>
        </w:tc>
        <w:tc>
          <w:tcPr>
            <w:tcW w:w="1124" w:type="dxa"/>
            <w:vMerge/>
          </w:tcPr>
          <w:p w14:paraId="60F47940" w14:textId="77777777" w:rsidR="00D2733E" w:rsidRPr="004F3B18" w:rsidRDefault="00D2733E" w:rsidP="00B260E9">
            <w:pPr>
              <w:jc w:val="center"/>
              <w:rPr>
                <w:rFonts w:ascii="Calibri" w:hAnsi="Calibri" w:cs="Calibri"/>
              </w:rPr>
            </w:pPr>
          </w:p>
        </w:tc>
        <w:tc>
          <w:tcPr>
            <w:tcW w:w="851" w:type="dxa"/>
          </w:tcPr>
          <w:p w14:paraId="1DDC82DD"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2F95205E" w14:textId="0883A52B" w:rsidR="00D2733E" w:rsidRPr="004F3B18" w:rsidRDefault="002552EB" w:rsidP="00B260E9">
            <w:pPr>
              <w:jc w:val="center"/>
              <w:rPr>
                <w:rFonts w:ascii="Calibri" w:hAnsi="Calibri" w:cs="Calibri"/>
              </w:rPr>
            </w:pPr>
            <w:r w:rsidRPr="004F3B18">
              <w:rPr>
                <w:rFonts w:ascii="Calibri" w:hAnsi="Calibri" w:cs="Calibri"/>
              </w:rPr>
              <w:t>1.97</w:t>
            </w:r>
          </w:p>
        </w:tc>
        <w:tc>
          <w:tcPr>
            <w:tcW w:w="671" w:type="dxa"/>
          </w:tcPr>
          <w:p w14:paraId="070785F3" w14:textId="48807CA2" w:rsidR="00D2733E" w:rsidRPr="004F3B18" w:rsidRDefault="002552EB" w:rsidP="00B260E9">
            <w:pPr>
              <w:jc w:val="center"/>
              <w:rPr>
                <w:rFonts w:ascii="Calibri" w:hAnsi="Calibri" w:cs="Calibri"/>
              </w:rPr>
            </w:pPr>
            <w:r w:rsidRPr="004F3B18">
              <w:rPr>
                <w:rFonts w:ascii="Calibri" w:hAnsi="Calibri" w:cs="Calibri"/>
              </w:rPr>
              <w:t>0.88</w:t>
            </w:r>
          </w:p>
        </w:tc>
        <w:tc>
          <w:tcPr>
            <w:tcW w:w="1285" w:type="dxa"/>
          </w:tcPr>
          <w:p w14:paraId="46AA7FE9" w14:textId="5AEA813A" w:rsidR="00D2733E" w:rsidRPr="004F3B18" w:rsidRDefault="00AF28D6" w:rsidP="00B260E9">
            <w:pPr>
              <w:jc w:val="center"/>
              <w:rPr>
                <w:rFonts w:ascii="Calibri" w:hAnsi="Calibri" w:cs="Calibri"/>
              </w:rPr>
            </w:pPr>
            <w:r w:rsidRPr="004F3B18">
              <w:rPr>
                <w:rFonts w:ascii="Calibri" w:hAnsi="Calibri" w:cs="Calibri"/>
              </w:rPr>
              <w:t>0.52</w:t>
            </w:r>
          </w:p>
        </w:tc>
        <w:tc>
          <w:tcPr>
            <w:tcW w:w="850" w:type="dxa"/>
          </w:tcPr>
          <w:p w14:paraId="15F9F62C" w14:textId="1A940F3F" w:rsidR="00D2733E" w:rsidRPr="004F3B18" w:rsidRDefault="00AF28D6" w:rsidP="00B260E9">
            <w:pPr>
              <w:jc w:val="center"/>
              <w:rPr>
                <w:rFonts w:ascii="Calibri" w:hAnsi="Calibri" w:cs="Calibri"/>
              </w:rPr>
            </w:pPr>
            <w:r w:rsidRPr="004F3B18">
              <w:rPr>
                <w:rFonts w:ascii="Calibri" w:hAnsi="Calibri" w:cs="Calibri"/>
              </w:rPr>
              <w:t>5.51</w:t>
            </w:r>
          </w:p>
        </w:tc>
        <w:tc>
          <w:tcPr>
            <w:tcW w:w="993" w:type="dxa"/>
          </w:tcPr>
          <w:p w14:paraId="3165B85F" w14:textId="23569612" w:rsidR="00D2733E" w:rsidRPr="004F3B18" w:rsidRDefault="00AF28D6" w:rsidP="00B260E9">
            <w:pPr>
              <w:jc w:val="center"/>
              <w:rPr>
                <w:rFonts w:ascii="Calibri" w:hAnsi="Calibri" w:cs="Calibri"/>
              </w:rPr>
            </w:pPr>
            <w:r w:rsidRPr="004F3B18">
              <w:rPr>
                <w:rFonts w:ascii="Calibri" w:hAnsi="Calibri" w:cs="Calibri"/>
              </w:rPr>
              <w:t>-19.94</w:t>
            </w:r>
          </w:p>
        </w:tc>
        <w:tc>
          <w:tcPr>
            <w:tcW w:w="850" w:type="dxa"/>
          </w:tcPr>
          <w:p w14:paraId="265EEBCE" w14:textId="327640D5" w:rsidR="00D2733E" w:rsidRPr="004F3B18" w:rsidRDefault="00AF28D6" w:rsidP="00B260E9">
            <w:pPr>
              <w:jc w:val="center"/>
              <w:rPr>
                <w:rFonts w:ascii="Calibri" w:hAnsi="Calibri" w:cs="Calibri"/>
              </w:rPr>
            </w:pPr>
            <w:r w:rsidRPr="004F3B18">
              <w:rPr>
                <w:rFonts w:ascii="Calibri" w:hAnsi="Calibri" w:cs="Calibri"/>
              </w:rPr>
              <w:t>6.96</w:t>
            </w:r>
          </w:p>
        </w:tc>
        <w:tc>
          <w:tcPr>
            <w:tcW w:w="941" w:type="dxa"/>
          </w:tcPr>
          <w:p w14:paraId="228908C4" w14:textId="37369A5F" w:rsidR="00D2733E" w:rsidRPr="004F3B18" w:rsidRDefault="00AF28D6" w:rsidP="00B260E9">
            <w:pPr>
              <w:jc w:val="center"/>
              <w:rPr>
                <w:rFonts w:ascii="Calibri" w:hAnsi="Calibri" w:cs="Calibri"/>
              </w:rPr>
            </w:pPr>
            <w:r w:rsidRPr="004F3B18">
              <w:rPr>
                <w:rFonts w:ascii="Calibri" w:hAnsi="Calibri" w:cs="Calibri"/>
              </w:rPr>
              <w:t>-26.96</w:t>
            </w:r>
          </w:p>
        </w:tc>
      </w:tr>
      <w:tr w:rsidR="00D2733E" w:rsidRPr="004F3B18" w14:paraId="1D46C750" w14:textId="77777777" w:rsidTr="00BF08FC">
        <w:tc>
          <w:tcPr>
            <w:tcW w:w="699" w:type="dxa"/>
            <w:vMerge/>
          </w:tcPr>
          <w:p w14:paraId="7C498C76" w14:textId="77777777" w:rsidR="00D2733E" w:rsidRPr="004F3B18" w:rsidRDefault="00D2733E" w:rsidP="00B260E9">
            <w:pPr>
              <w:jc w:val="center"/>
              <w:rPr>
                <w:rFonts w:ascii="Calibri" w:hAnsi="Calibri" w:cs="Calibri"/>
              </w:rPr>
            </w:pPr>
          </w:p>
        </w:tc>
        <w:tc>
          <w:tcPr>
            <w:tcW w:w="1124" w:type="dxa"/>
            <w:vMerge w:val="restart"/>
          </w:tcPr>
          <w:p w14:paraId="2C9E81C8"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57E59352"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1D519D70" w14:textId="405E9AD1" w:rsidR="00D2733E" w:rsidRPr="004F3B18" w:rsidRDefault="00E509D1" w:rsidP="00B260E9">
            <w:pPr>
              <w:jc w:val="center"/>
              <w:rPr>
                <w:rFonts w:ascii="Calibri" w:hAnsi="Calibri" w:cs="Calibri"/>
              </w:rPr>
            </w:pPr>
            <w:r w:rsidRPr="004F3B18">
              <w:rPr>
                <w:rFonts w:ascii="Calibri" w:hAnsi="Calibri" w:cs="Calibri"/>
              </w:rPr>
              <w:t>4.79</w:t>
            </w:r>
          </w:p>
        </w:tc>
        <w:tc>
          <w:tcPr>
            <w:tcW w:w="671" w:type="dxa"/>
          </w:tcPr>
          <w:p w14:paraId="5F1193B3" w14:textId="4E0B3E24" w:rsidR="00D2733E" w:rsidRPr="004F3B18" w:rsidRDefault="00E509D1" w:rsidP="00B260E9">
            <w:pPr>
              <w:jc w:val="center"/>
              <w:rPr>
                <w:rFonts w:ascii="Calibri" w:hAnsi="Calibri" w:cs="Calibri"/>
              </w:rPr>
            </w:pPr>
            <w:r w:rsidRPr="004F3B18">
              <w:rPr>
                <w:rFonts w:ascii="Calibri" w:hAnsi="Calibri" w:cs="Calibri"/>
              </w:rPr>
              <w:t>0.29</w:t>
            </w:r>
          </w:p>
        </w:tc>
        <w:tc>
          <w:tcPr>
            <w:tcW w:w="1285" w:type="dxa"/>
          </w:tcPr>
          <w:p w14:paraId="405C14D7" w14:textId="0D80C9C0" w:rsidR="00D2733E" w:rsidRPr="004F3B18" w:rsidRDefault="0048182B" w:rsidP="00B260E9">
            <w:pPr>
              <w:jc w:val="center"/>
              <w:rPr>
                <w:rFonts w:ascii="Calibri" w:hAnsi="Calibri" w:cs="Calibri"/>
              </w:rPr>
            </w:pPr>
            <w:r w:rsidRPr="004F3B18">
              <w:rPr>
                <w:rFonts w:ascii="Calibri" w:hAnsi="Calibri" w:cs="Calibri"/>
              </w:rPr>
              <w:t>0.99</w:t>
            </w:r>
          </w:p>
        </w:tc>
        <w:tc>
          <w:tcPr>
            <w:tcW w:w="850" w:type="dxa"/>
          </w:tcPr>
          <w:p w14:paraId="27985BA4" w14:textId="38A4AF5C" w:rsidR="00D2733E" w:rsidRPr="004F3B18" w:rsidRDefault="0048182B" w:rsidP="00B260E9">
            <w:pPr>
              <w:jc w:val="center"/>
              <w:rPr>
                <w:rFonts w:ascii="Calibri" w:hAnsi="Calibri" w:cs="Calibri"/>
              </w:rPr>
            </w:pPr>
            <w:r w:rsidRPr="004F3B18">
              <w:rPr>
                <w:rFonts w:ascii="Calibri" w:hAnsi="Calibri" w:cs="Calibri"/>
              </w:rPr>
              <w:t>1.03</w:t>
            </w:r>
          </w:p>
        </w:tc>
        <w:tc>
          <w:tcPr>
            <w:tcW w:w="993" w:type="dxa"/>
          </w:tcPr>
          <w:p w14:paraId="1B006CC2" w14:textId="7BA5662B" w:rsidR="00D2733E" w:rsidRPr="004F3B18" w:rsidRDefault="0048182B" w:rsidP="00B260E9">
            <w:pPr>
              <w:jc w:val="center"/>
              <w:rPr>
                <w:rFonts w:ascii="Calibri" w:hAnsi="Calibri" w:cs="Calibri"/>
              </w:rPr>
            </w:pPr>
            <w:r w:rsidRPr="004F3B18">
              <w:rPr>
                <w:rFonts w:ascii="Calibri" w:hAnsi="Calibri" w:cs="Calibri"/>
              </w:rPr>
              <w:t>0.18</w:t>
            </w:r>
          </w:p>
        </w:tc>
        <w:tc>
          <w:tcPr>
            <w:tcW w:w="850" w:type="dxa"/>
          </w:tcPr>
          <w:p w14:paraId="7A592192" w14:textId="73C801EE" w:rsidR="00D2733E" w:rsidRPr="004F3B18" w:rsidRDefault="00D128BD" w:rsidP="00B260E9">
            <w:pPr>
              <w:jc w:val="center"/>
              <w:rPr>
                <w:rFonts w:ascii="Calibri" w:hAnsi="Calibri" w:cs="Calibri"/>
              </w:rPr>
            </w:pPr>
            <w:r w:rsidRPr="004F3B18">
              <w:rPr>
                <w:rFonts w:ascii="Calibri" w:hAnsi="Calibri" w:cs="Calibri"/>
              </w:rPr>
              <w:t>2.56</w:t>
            </w:r>
          </w:p>
        </w:tc>
        <w:tc>
          <w:tcPr>
            <w:tcW w:w="941" w:type="dxa"/>
          </w:tcPr>
          <w:p w14:paraId="4869C8BD" w14:textId="706B104A" w:rsidR="00D2733E" w:rsidRPr="004F3B18" w:rsidRDefault="00D128BD" w:rsidP="00B260E9">
            <w:pPr>
              <w:jc w:val="center"/>
              <w:rPr>
                <w:rFonts w:ascii="Calibri" w:hAnsi="Calibri" w:cs="Calibri"/>
              </w:rPr>
            </w:pPr>
            <w:r w:rsidRPr="004F3B18">
              <w:rPr>
                <w:rFonts w:ascii="Calibri" w:hAnsi="Calibri" w:cs="Calibri"/>
              </w:rPr>
              <w:t>-4.22</w:t>
            </w:r>
          </w:p>
        </w:tc>
      </w:tr>
      <w:tr w:rsidR="00D2733E" w:rsidRPr="004F3B18" w14:paraId="77E12202" w14:textId="77777777" w:rsidTr="00BF08FC">
        <w:tc>
          <w:tcPr>
            <w:tcW w:w="699" w:type="dxa"/>
            <w:vMerge/>
          </w:tcPr>
          <w:p w14:paraId="3F591AEF" w14:textId="77777777" w:rsidR="00D2733E" w:rsidRPr="004F3B18" w:rsidRDefault="00D2733E" w:rsidP="00B260E9">
            <w:pPr>
              <w:jc w:val="center"/>
              <w:rPr>
                <w:rFonts w:ascii="Calibri" w:hAnsi="Calibri" w:cs="Calibri"/>
              </w:rPr>
            </w:pPr>
          </w:p>
        </w:tc>
        <w:tc>
          <w:tcPr>
            <w:tcW w:w="1124" w:type="dxa"/>
            <w:vMerge/>
          </w:tcPr>
          <w:p w14:paraId="586B189E" w14:textId="77777777" w:rsidR="00D2733E" w:rsidRPr="004F3B18" w:rsidRDefault="00D2733E" w:rsidP="00B260E9">
            <w:pPr>
              <w:jc w:val="center"/>
              <w:rPr>
                <w:rFonts w:ascii="Calibri" w:hAnsi="Calibri" w:cs="Calibri"/>
              </w:rPr>
            </w:pPr>
          </w:p>
        </w:tc>
        <w:tc>
          <w:tcPr>
            <w:tcW w:w="851" w:type="dxa"/>
          </w:tcPr>
          <w:p w14:paraId="1F9C3E6A"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48133A41" w14:textId="0D03268D" w:rsidR="00D2733E" w:rsidRPr="004F3B18" w:rsidRDefault="003C5CB7" w:rsidP="00B260E9">
            <w:pPr>
              <w:jc w:val="center"/>
              <w:rPr>
                <w:rFonts w:ascii="Calibri" w:hAnsi="Calibri" w:cs="Calibri"/>
              </w:rPr>
            </w:pPr>
            <w:r w:rsidRPr="004F3B18">
              <w:rPr>
                <w:rFonts w:ascii="Calibri" w:hAnsi="Calibri" w:cs="Calibri"/>
              </w:rPr>
              <w:t>2.45</w:t>
            </w:r>
          </w:p>
        </w:tc>
        <w:tc>
          <w:tcPr>
            <w:tcW w:w="671" w:type="dxa"/>
          </w:tcPr>
          <w:p w14:paraId="24AEAFF9" w14:textId="66AB4191" w:rsidR="00D2733E" w:rsidRPr="004F3B18" w:rsidRDefault="003C5CB7" w:rsidP="00B260E9">
            <w:pPr>
              <w:jc w:val="center"/>
              <w:rPr>
                <w:rFonts w:ascii="Calibri" w:hAnsi="Calibri" w:cs="Calibri"/>
              </w:rPr>
            </w:pPr>
            <w:r w:rsidRPr="004F3B18">
              <w:rPr>
                <w:rFonts w:ascii="Calibri" w:hAnsi="Calibri" w:cs="Calibri"/>
              </w:rPr>
              <w:t>0.8</w:t>
            </w:r>
          </w:p>
        </w:tc>
        <w:tc>
          <w:tcPr>
            <w:tcW w:w="1285" w:type="dxa"/>
          </w:tcPr>
          <w:p w14:paraId="5CA1AD8F" w14:textId="20DBFB9B" w:rsidR="00D2733E" w:rsidRPr="004F3B18" w:rsidRDefault="009E7B54" w:rsidP="00B260E9">
            <w:pPr>
              <w:jc w:val="center"/>
              <w:rPr>
                <w:rFonts w:ascii="Calibri" w:hAnsi="Calibri" w:cs="Calibri"/>
              </w:rPr>
            </w:pPr>
            <w:r w:rsidRPr="004F3B18">
              <w:rPr>
                <w:rFonts w:ascii="Calibri" w:hAnsi="Calibri" w:cs="Calibri"/>
              </w:rPr>
              <w:t>0.05</w:t>
            </w:r>
          </w:p>
        </w:tc>
        <w:tc>
          <w:tcPr>
            <w:tcW w:w="850" w:type="dxa"/>
          </w:tcPr>
          <w:p w14:paraId="418C3971" w14:textId="7E5240FF" w:rsidR="00D2733E" w:rsidRPr="004F3B18" w:rsidRDefault="009E7B54" w:rsidP="00B260E9">
            <w:pPr>
              <w:jc w:val="center"/>
              <w:rPr>
                <w:rFonts w:ascii="Calibri" w:hAnsi="Calibri" w:cs="Calibri"/>
              </w:rPr>
            </w:pPr>
            <w:r w:rsidRPr="004F3B18">
              <w:rPr>
                <w:rFonts w:ascii="Calibri" w:hAnsi="Calibri" w:cs="Calibri"/>
              </w:rPr>
              <w:t>3.18</w:t>
            </w:r>
          </w:p>
        </w:tc>
        <w:tc>
          <w:tcPr>
            <w:tcW w:w="993" w:type="dxa"/>
          </w:tcPr>
          <w:p w14:paraId="3B846C82" w14:textId="185CF304" w:rsidR="00D2733E" w:rsidRPr="004F3B18" w:rsidRDefault="009E7B54" w:rsidP="00B260E9">
            <w:pPr>
              <w:jc w:val="center"/>
              <w:rPr>
                <w:rFonts w:ascii="Calibri" w:hAnsi="Calibri" w:cs="Calibri"/>
              </w:rPr>
            </w:pPr>
            <w:r w:rsidRPr="004F3B18">
              <w:rPr>
                <w:rFonts w:ascii="Calibri" w:hAnsi="Calibri" w:cs="Calibri"/>
              </w:rPr>
              <w:t>-6.0</w:t>
            </w:r>
            <w:r w:rsidR="003A3E60" w:rsidRPr="004F3B18">
              <w:rPr>
                <w:rFonts w:ascii="Calibri" w:hAnsi="Calibri" w:cs="Calibri"/>
              </w:rPr>
              <w:t>2</w:t>
            </w:r>
          </w:p>
        </w:tc>
        <w:tc>
          <w:tcPr>
            <w:tcW w:w="850" w:type="dxa"/>
          </w:tcPr>
          <w:p w14:paraId="62438380" w14:textId="732B8DC6" w:rsidR="00D2733E" w:rsidRPr="004F3B18" w:rsidRDefault="003A3E60" w:rsidP="00B260E9">
            <w:pPr>
              <w:jc w:val="center"/>
              <w:rPr>
                <w:rFonts w:ascii="Calibri" w:hAnsi="Calibri" w:cs="Calibri"/>
              </w:rPr>
            </w:pPr>
            <w:r w:rsidRPr="004F3B18">
              <w:rPr>
                <w:rFonts w:ascii="Calibri" w:hAnsi="Calibri" w:cs="Calibri"/>
              </w:rPr>
              <w:t>2.92</w:t>
            </w:r>
          </w:p>
        </w:tc>
        <w:tc>
          <w:tcPr>
            <w:tcW w:w="941" w:type="dxa"/>
          </w:tcPr>
          <w:p w14:paraId="5318C241" w14:textId="23D18164" w:rsidR="00D2733E" w:rsidRPr="004F3B18" w:rsidRDefault="003A3E60" w:rsidP="00B260E9">
            <w:pPr>
              <w:jc w:val="center"/>
              <w:rPr>
                <w:rFonts w:ascii="Calibri" w:hAnsi="Calibri" w:cs="Calibri"/>
              </w:rPr>
            </w:pPr>
            <w:r w:rsidRPr="004F3B18">
              <w:rPr>
                <w:rFonts w:ascii="Calibri" w:hAnsi="Calibri" w:cs="Calibri"/>
              </w:rPr>
              <w:t>-4.45</w:t>
            </w:r>
          </w:p>
        </w:tc>
      </w:tr>
      <w:tr w:rsidR="00D2733E" w:rsidRPr="004F3B18" w14:paraId="26A1CC14" w14:textId="77777777" w:rsidTr="00BF08FC">
        <w:tc>
          <w:tcPr>
            <w:tcW w:w="699" w:type="dxa"/>
            <w:vMerge/>
          </w:tcPr>
          <w:p w14:paraId="12E2A43C" w14:textId="77777777" w:rsidR="00D2733E" w:rsidRPr="004F3B18" w:rsidRDefault="00D2733E" w:rsidP="00B260E9">
            <w:pPr>
              <w:jc w:val="center"/>
              <w:rPr>
                <w:rFonts w:ascii="Calibri" w:hAnsi="Calibri" w:cs="Calibri"/>
              </w:rPr>
            </w:pPr>
          </w:p>
        </w:tc>
        <w:tc>
          <w:tcPr>
            <w:tcW w:w="1124" w:type="dxa"/>
            <w:vMerge/>
          </w:tcPr>
          <w:p w14:paraId="1BC34EDE" w14:textId="77777777" w:rsidR="00D2733E" w:rsidRPr="004F3B18" w:rsidRDefault="00D2733E" w:rsidP="00B260E9">
            <w:pPr>
              <w:jc w:val="center"/>
              <w:rPr>
                <w:rFonts w:ascii="Calibri" w:hAnsi="Calibri" w:cs="Calibri"/>
              </w:rPr>
            </w:pPr>
          </w:p>
        </w:tc>
        <w:tc>
          <w:tcPr>
            <w:tcW w:w="851" w:type="dxa"/>
          </w:tcPr>
          <w:p w14:paraId="2EB54F8D"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7CB990D6" w14:textId="4F19BFF2" w:rsidR="00D2733E" w:rsidRPr="004F3B18" w:rsidRDefault="00F03767" w:rsidP="00B260E9">
            <w:pPr>
              <w:jc w:val="center"/>
              <w:rPr>
                <w:rFonts w:ascii="Calibri" w:hAnsi="Calibri" w:cs="Calibri"/>
              </w:rPr>
            </w:pPr>
            <w:r w:rsidRPr="004F3B18">
              <w:rPr>
                <w:rFonts w:ascii="Calibri" w:hAnsi="Calibri" w:cs="Calibri"/>
              </w:rPr>
              <w:t>1.69</w:t>
            </w:r>
          </w:p>
        </w:tc>
        <w:tc>
          <w:tcPr>
            <w:tcW w:w="671" w:type="dxa"/>
          </w:tcPr>
          <w:p w14:paraId="75F65FEB" w14:textId="75DE1D36" w:rsidR="00D2733E" w:rsidRPr="004F3B18" w:rsidRDefault="00F03767" w:rsidP="00B260E9">
            <w:pPr>
              <w:jc w:val="center"/>
              <w:rPr>
                <w:rFonts w:ascii="Calibri" w:hAnsi="Calibri" w:cs="Calibri"/>
              </w:rPr>
            </w:pPr>
            <w:r w:rsidRPr="004F3B18">
              <w:rPr>
                <w:rFonts w:ascii="Calibri" w:hAnsi="Calibri" w:cs="Calibri"/>
              </w:rPr>
              <w:t>0.91</w:t>
            </w:r>
          </w:p>
        </w:tc>
        <w:tc>
          <w:tcPr>
            <w:tcW w:w="1285" w:type="dxa"/>
          </w:tcPr>
          <w:p w14:paraId="07CAB615" w14:textId="76998898" w:rsidR="00D2733E" w:rsidRPr="004F3B18" w:rsidRDefault="00862DC8" w:rsidP="00B260E9">
            <w:pPr>
              <w:jc w:val="center"/>
              <w:rPr>
                <w:rFonts w:ascii="Calibri" w:hAnsi="Calibri" w:cs="Calibri"/>
              </w:rPr>
            </w:pPr>
            <w:r w:rsidRPr="004F3B18">
              <w:rPr>
                <w:rFonts w:ascii="Calibri" w:hAnsi="Calibri" w:cs="Calibri"/>
              </w:rPr>
              <w:t>0.36</w:t>
            </w:r>
          </w:p>
        </w:tc>
        <w:tc>
          <w:tcPr>
            <w:tcW w:w="850" w:type="dxa"/>
          </w:tcPr>
          <w:p w14:paraId="06B7F2EA" w14:textId="2AFFE1F5" w:rsidR="00D2733E" w:rsidRPr="004F3B18" w:rsidRDefault="00D407D4" w:rsidP="00B260E9">
            <w:pPr>
              <w:jc w:val="center"/>
              <w:rPr>
                <w:rFonts w:ascii="Calibri" w:hAnsi="Calibri" w:cs="Calibri"/>
              </w:rPr>
            </w:pPr>
            <w:r w:rsidRPr="004F3B18">
              <w:rPr>
                <w:rFonts w:ascii="Calibri" w:hAnsi="Calibri" w:cs="Calibri"/>
              </w:rPr>
              <w:t>4.35</w:t>
            </w:r>
          </w:p>
        </w:tc>
        <w:tc>
          <w:tcPr>
            <w:tcW w:w="993" w:type="dxa"/>
          </w:tcPr>
          <w:p w14:paraId="59EE9FB9" w14:textId="0DA9BE65" w:rsidR="00D2733E" w:rsidRPr="004F3B18" w:rsidRDefault="00D407D4" w:rsidP="00B260E9">
            <w:pPr>
              <w:jc w:val="center"/>
              <w:rPr>
                <w:rFonts w:ascii="Calibri" w:hAnsi="Calibri" w:cs="Calibri"/>
              </w:rPr>
            </w:pPr>
            <w:r w:rsidRPr="004F3B18">
              <w:rPr>
                <w:rFonts w:ascii="Calibri" w:hAnsi="Calibri" w:cs="Calibri"/>
              </w:rPr>
              <w:t>-11.96</w:t>
            </w:r>
          </w:p>
        </w:tc>
        <w:tc>
          <w:tcPr>
            <w:tcW w:w="850" w:type="dxa"/>
          </w:tcPr>
          <w:p w14:paraId="32725632" w14:textId="2FA88634" w:rsidR="00D2733E" w:rsidRPr="004F3B18" w:rsidRDefault="00D407D4" w:rsidP="00B260E9">
            <w:pPr>
              <w:jc w:val="center"/>
              <w:rPr>
                <w:rFonts w:ascii="Calibri" w:hAnsi="Calibri" w:cs="Calibri"/>
              </w:rPr>
            </w:pPr>
            <w:r w:rsidRPr="004F3B18">
              <w:rPr>
                <w:rFonts w:ascii="Calibri" w:hAnsi="Calibri" w:cs="Calibri"/>
              </w:rPr>
              <w:t>4.98</w:t>
            </w:r>
          </w:p>
        </w:tc>
        <w:tc>
          <w:tcPr>
            <w:tcW w:w="941" w:type="dxa"/>
          </w:tcPr>
          <w:p w14:paraId="67619BC5" w14:textId="0F23FFAE" w:rsidR="00D2733E" w:rsidRPr="004F3B18" w:rsidRDefault="00D407D4" w:rsidP="00B260E9">
            <w:pPr>
              <w:jc w:val="center"/>
              <w:rPr>
                <w:rFonts w:ascii="Calibri" w:hAnsi="Calibri" w:cs="Calibri"/>
              </w:rPr>
            </w:pPr>
            <w:r w:rsidRPr="004F3B18">
              <w:rPr>
                <w:rFonts w:ascii="Calibri" w:hAnsi="Calibri" w:cs="Calibri"/>
              </w:rPr>
              <w:t>-13.36</w:t>
            </w:r>
          </w:p>
        </w:tc>
      </w:tr>
      <w:tr w:rsidR="00D2733E" w:rsidRPr="004F3B18" w14:paraId="54F10A18" w14:textId="77777777" w:rsidTr="00BF08FC">
        <w:tc>
          <w:tcPr>
            <w:tcW w:w="699" w:type="dxa"/>
            <w:vMerge/>
          </w:tcPr>
          <w:p w14:paraId="281EEA3E" w14:textId="77777777" w:rsidR="00D2733E" w:rsidRPr="004F3B18" w:rsidRDefault="00D2733E" w:rsidP="00B260E9">
            <w:pPr>
              <w:jc w:val="center"/>
              <w:rPr>
                <w:rFonts w:ascii="Calibri" w:hAnsi="Calibri" w:cs="Calibri"/>
              </w:rPr>
            </w:pPr>
          </w:p>
        </w:tc>
        <w:tc>
          <w:tcPr>
            <w:tcW w:w="1124" w:type="dxa"/>
            <w:vMerge/>
          </w:tcPr>
          <w:p w14:paraId="450D113C" w14:textId="77777777" w:rsidR="00D2733E" w:rsidRPr="004F3B18" w:rsidRDefault="00D2733E" w:rsidP="00B260E9">
            <w:pPr>
              <w:jc w:val="center"/>
              <w:rPr>
                <w:rFonts w:ascii="Calibri" w:hAnsi="Calibri" w:cs="Calibri"/>
              </w:rPr>
            </w:pPr>
          </w:p>
        </w:tc>
        <w:tc>
          <w:tcPr>
            <w:tcW w:w="851" w:type="dxa"/>
          </w:tcPr>
          <w:p w14:paraId="215AF3EE"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394CAFBA" w14:textId="6DD237B4" w:rsidR="00D2733E" w:rsidRPr="004F3B18" w:rsidRDefault="00972BD6" w:rsidP="00B260E9">
            <w:pPr>
              <w:jc w:val="center"/>
              <w:rPr>
                <w:rFonts w:ascii="Calibri" w:hAnsi="Calibri" w:cs="Calibri"/>
              </w:rPr>
            </w:pPr>
            <w:r w:rsidRPr="004F3B18">
              <w:rPr>
                <w:rFonts w:ascii="Calibri" w:hAnsi="Calibri" w:cs="Calibri"/>
              </w:rPr>
              <w:t>2.6</w:t>
            </w:r>
          </w:p>
        </w:tc>
        <w:tc>
          <w:tcPr>
            <w:tcW w:w="671" w:type="dxa"/>
          </w:tcPr>
          <w:p w14:paraId="4DFE4A3C" w14:textId="6B7F3F95" w:rsidR="00D2733E" w:rsidRPr="004F3B18" w:rsidRDefault="00972BD6" w:rsidP="00B260E9">
            <w:pPr>
              <w:jc w:val="center"/>
              <w:rPr>
                <w:rFonts w:ascii="Calibri" w:hAnsi="Calibri" w:cs="Calibri"/>
              </w:rPr>
            </w:pPr>
            <w:r w:rsidRPr="004F3B18">
              <w:rPr>
                <w:rFonts w:ascii="Calibri" w:hAnsi="Calibri" w:cs="Calibri"/>
              </w:rPr>
              <w:t>0.79</w:t>
            </w:r>
          </w:p>
        </w:tc>
        <w:tc>
          <w:tcPr>
            <w:tcW w:w="1285" w:type="dxa"/>
          </w:tcPr>
          <w:p w14:paraId="2F72CD91" w14:textId="199E7320" w:rsidR="00D2733E" w:rsidRPr="004F3B18" w:rsidRDefault="0050207F" w:rsidP="00B260E9">
            <w:pPr>
              <w:jc w:val="center"/>
              <w:rPr>
                <w:rFonts w:ascii="Calibri" w:hAnsi="Calibri" w:cs="Calibri"/>
              </w:rPr>
            </w:pPr>
            <w:r w:rsidRPr="004F3B18">
              <w:rPr>
                <w:rFonts w:ascii="Calibri" w:hAnsi="Calibri" w:cs="Calibri"/>
              </w:rPr>
              <w:t>0.89</w:t>
            </w:r>
          </w:p>
        </w:tc>
        <w:tc>
          <w:tcPr>
            <w:tcW w:w="850" w:type="dxa"/>
          </w:tcPr>
          <w:p w14:paraId="6245117C" w14:textId="0BABB102" w:rsidR="00D2733E" w:rsidRPr="004F3B18" w:rsidRDefault="0050207F" w:rsidP="00B260E9">
            <w:pPr>
              <w:jc w:val="center"/>
              <w:rPr>
                <w:rFonts w:ascii="Calibri" w:hAnsi="Calibri" w:cs="Calibri"/>
              </w:rPr>
            </w:pPr>
            <w:r w:rsidRPr="004F3B18">
              <w:rPr>
                <w:rFonts w:ascii="Calibri" w:hAnsi="Calibri" w:cs="Calibri"/>
              </w:rPr>
              <w:t>3.65</w:t>
            </w:r>
          </w:p>
        </w:tc>
        <w:tc>
          <w:tcPr>
            <w:tcW w:w="993" w:type="dxa"/>
          </w:tcPr>
          <w:p w14:paraId="0EBCABC6" w14:textId="62CC110C" w:rsidR="00D2733E" w:rsidRPr="004F3B18" w:rsidRDefault="0050207F" w:rsidP="00B260E9">
            <w:pPr>
              <w:jc w:val="center"/>
              <w:rPr>
                <w:rFonts w:ascii="Calibri" w:hAnsi="Calibri" w:cs="Calibri"/>
              </w:rPr>
            </w:pPr>
            <w:r w:rsidRPr="004F3B18">
              <w:rPr>
                <w:rFonts w:ascii="Calibri" w:hAnsi="Calibri" w:cs="Calibri"/>
              </w:rPr>
              <w:t>-9.65</w:t>
            </w:r>
          </w:p>
        </w:tc>
        <w:tc>
          <w:tcPr>
            <w:tcW w:w="850" w:type="dxa"/>
          </w:tcPr>
          <w:p w14:paraId="771689B7" w14:textId="01517E72" w:rsidR="00D2733E" w:rsidRPr="004F3B18" w:rsidRDefault="00ED77CC" w:rsidP="00B260E9">
            <w:pPr>
              <w:jc w:val="center"/>
              <w:rPr>
                <w:rFonts w:ascii="Calibri" w:hAnsi="Calibri" w:cs="Calibri"/>
              </w:rPr>
            </w:pPr>
            <w:r w:rsidRPr="004F3B18">
              <w:rPr>
                <w:rFonts w:ascii="Calibri" w:hAnsi="Calibri" w:cs="Calibri"/>
              </w:rPr>
              <w:t>5.8</w:t>
            </w:r>
          </w:p>
        </w:tc>
        <w:tc>
          <w:tcPr>
            <w:tcW w:w="941" w:type="dxa"/>
          </w:tcPr>
          <w:p w14:paraId="36AE39ED" w14:textId="0556500C" w:rsidR="00D2733E" w:rsidRPr="004F3B18" w:rsidRDefault="00ED77CC" w:rsidP="00B260E9">
            <w:pPr>
              <w:jc w:val="center"/>
              <w:rPr>
                <w:rFonts w:ascii="Calibri" w:hAnsi="Calibri" w:cs="Calibri"/>
              </w:rPr>
            </w:pPr>
            <w:r w:rsidRPr="004F3B18">
              <w:rPr>
                <w:rFonts w:ascii="Calibri" w:hAnsi="Calibri" w:cs="Calibri"/>
              </w:rPr>
              <w:t>-20.29</w:t>
            </w:r>
          </w:p>
        </w:tc>
      </w:tr>
    </w:tbl>
    <w:p w14:paraId="3158B3F2" w14:textId="73C9FE6B" w:rsidR="0059309F" w:rsidRPr="004F3B18" w:rsidRDefault="0059309F" w:rsidP="0059309F">
      <w:pPr>
        <w:pStyle w:val="Caption"/>
        <w:keepNext/>
        <w:rPr>
          <w:rFonts w:ascii="Calibri" w:hAnsi="Calibri" w:cs="Calibri"/>
        </w:rPr>
      </w:pPr>
      <w:bookmarkStart w:id="120" w:name="_Toc165500147"/>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25</w:t>
      </w:r>
      <w:r w:rsidRPr="004F3B18">
        <w:rPr>
          <w:rFonts w:ascii="Calibri" w:hAnsi="Calibri" w:cs="Calibri"/>
        </w:rPr>
        <w:fldChar w:fldCharType="end"/>
      </w:r>
      <w:r w:rsidRPr="004F3B18">
        <w:rPr>
          <w:rFonts w:ascii="Calibri" w:hAnsi="Calibri" w:cs="Calibri"/>
        </w:rPr>
        <w:t>: Model-3 Metrics of BP With MinMaxScaler</w:t>
      </w:r>
      <w:bookmarkEnd w:id="120"/>
    </w:p>
    <w:tbl>
      <w:tblPr>
        <w:tblStyle w:val="TableGrid"/>
        <w:tblW w:w="0" w:type="auto"/>
        <w:tblInd w:w="-5" w:type="dxa"/>
        <w:tblLook w:val="04A0" w:firstRow="1" w:lastRow="0" w:firstColumn="1" w:lastColumn="0" w:noHBand="0" w:noVBand="1"/>
      </w:tblPr>
      <w:tblGrid>
        <w:gridCol w:w="703"/>
        <w:gridCol w:w="1124"/>
        <w:gridCol w:w="851"/>
        <w:gridCol w:w="753"/>
        <w:gridCol w:w="671"/>
        <w:gridCol w:w="1285"/>
        <w:gridCol w:w="850"/>
        <w:gridCol w:w="993"/>
        <w:gridCol w:w="850"/>
        <w:gridCol w:w="941"/>
      </w:tblGrid>
      <w:tr w:rsidR="006F57D6" w:rsidRPr="004F3B18" w14:paraId="3725C378" w14:textId="77777777" w:rsidTr="006F57D6">
        <w:tc>
          <w:tcPr>
            <w:tcW w:w="2678" w:type="dxa"/>
            <w:gridSpan w:val="3"/>
          </w:tcPr>
          <w:p w14:paraId="3FA00F3E" w14:textId="77777777" w:rsidR="00D2733E" w:rsidRPr="004F3B18" w:rsidRDefault="00D2733E" w:rsidP="00B260E9">
            <w:pPr>
              <w:jc w:val="center"/>
              <w:rPr>
                <w:rFonts w:ascii="Calibri" w:hAnsi="Calibri" w:cs="Calibri"/>
              </w:rPr>
            </w:pPr>
          </w:p>
        </w:tc>
        <w:tc>
          <w:tcPr>
            <w:tcW w:w="1424" w:type="dxa"/>
            <w:gridSpan w:val="2"/>
          </w:tcPr>
          <w:p w14:paraId="7A75A5F8"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0E6D233E"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843" w:type="dxa"/>
            <w:gridSpan w:val="2"/>
          </w:tcPr>
          <w:p w14:paraId="0BEDB6A7"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791" w:type="dxa"/>
            <w:gridSpan w:val="2"/>
          </w:tcPr>
          <w:p w14:paraId="3984CFD4"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6F80BC16" w14:textId="77777777" w:rsidTr="006F57D6">
        <w:tc>
          <w:tcPr>
            <w:tcW w:w="703" w:type="dxa"/>
          </w:tcPr>
          <w:p w14:paraId="3EC8A910"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330A95D1"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382245F2"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15E238A6"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22A3E2B7"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043D58FB"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408B4823"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93" w:type="dxa"/>
          </w:tcPr>
          <w:p w14:paraId="3A5B2DF9"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850" w:type="dxa"/>
          </w:tcPr>
          <w:p w14:paraId="56FF7954"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21DE7D7C"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28E43E0C" w14:textId="77777777" w:rsidTr="006F57D6">
        <w:tc>
          <w:tcPr>
            <w:tcW w:w="703" w:type="dxa"/>
            <w:vMerge w:val="restart"/>
          </w:tcPr>
          <w:p w14:paraId="38BC811E" w14:textId="77777777" w:rsidR="00D2733E" w:rsidRPr="004F3B18" w:rsidRDefault="00D2733E" w:rsidP="00B260E9">
            <w:pPr>
              <w:jc w:val="center"/>
              <w:rPr>
                <w:rFonts w:ascii="Calibri" w:hAnsi="Calibri" w:cs="Calibri"/>
              </w:rPr>
            </w:pPr>
            <w:r w:rsidRPr="004F3B18">
              <w:rPr>
                <w:rFonts w:ascii="Calibri" w:hAnsi="Calibri" w:cs="Calibri"/>
              </w:rPr>
              <w:t>BP</w:t>
            </w:r>
          </w:p>
        </w:tc>
        <w:tc>
          <w:tcPr>
            <w:tcW w:w="1124" w:type="dxa"/>
            <w:vMerge w:val="restart"/>
          </w:tcPr>
          <w:p w14:paraId="32B22FBF"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78DE6FAD"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086F3005" w14:textId="19A420A9" w:rsidR="00D2733E" w:rsidRPr="004F3B18" w:rsidRDefault="00855A94" w:rsidP="00B260E9">
            <w:pPr>
              <w:jc w:val="center"/>
              <w:rPr>
                <w:rFonts w:ascii="Calibri" w:hAnsi="Calibri" w:cs="Calibri"/>
              </w:rPr>
            </w:pPr>
            <w:r w:rsidRPr="004F3B18">
              <w:rPr>
                <w:rFonts w:ascii="Calibri" w:hAnsi="Calibri" w:cs="Calibri"/>
              </w:rPr>
              <w:t>1.53</w:t>
            </w:r>
          </w:p>
        </w:tc>
        <w:tc>
          <w:tcPr>
            <w:tcW w:w="671" w:type="dxa"/>
          </w:tcPr>
          <w:p w14:paraId="2C91E026" w14:textId="4BA5470B" w:rsidR="00D2733E" w:rsidRPr="004F3B18" w:rsidRDefault="00855A94" w:rsidP="00B260E9">
            <w:pPr>
              <w:jc w:val="center"/>
              <w:rPr>
                <w:rFonts w:ascii="Calibri" w:hAnsi="Calibri" w:cs="Calibri"/>
              </w:rPr>
            </w:pPr>
            <w:r w:rsidRPr="004F3B18">
              <w:rPr>
                <w:rFonts w:ascii="Calibri" w:hAnsi="Calibri" w:cs="Calibri"/>
              </w:rPr>
              <w:t>0.97</w:t>
            </w:r>
          </w:p>
        </w:tc>
        <w:tc>
          <w:tcPr>
            <w:tcW w:w="1285" w:type="dxa"/>
          </w:tcPr>
          <w:p w14:paraId="7350CB59" w14:textId="130152FA" w:rsidR="00D2733E" w:rsidRPr="004F3B18" w:rsidRDefault="005A46F1" w:rsidP="00B260E9">
            <w:pPr>
              <w:jc w:val="center"/>
              <w:rPr>
                <w:rFonts w:ascii="Calibri" w:hAnsi="Calibri" w:cs="Calibri"/>
              </w:rPr>
            </w:pPr>
            <w:r w:rsidRPr="004F3B18">
              <w:rPr>
                <w:rFonts w:ascii="Calibri" w:hAnsi="Calibri" w:cs="Calibri"/>
              </w:rPr>
              <w:t>0.6</w:t>
            </w:r>
          </w:p>
        </w:tc>
        <w:tc>
          <w:tcPr>
            <w:tcW w:w="850" w:type="dxa"/>
          </w:tcPr>
          <w:p w14:paraId="7D960259" w14:textId="5ABC9911" w:rsidR="00D2733E" w:rsidRPr="004F3B18" w:rsidRDefault="005A46F1" w:rsidP="00B260E9">
            <w:pPr>
              <w:jc w:val="center"/>
              <w:rPr>
                <w:rFonts w:ascii="Calibri" w:hAnsi="Calibri" w:cs="Calibri"/>
              </w:rPr>
            </w:pPr>
            <w:r w:rsidRPr="004F3B18">
              <w:rPr>
                <w:rFonts w:ascii="Calibri" w:hAnsi="Calibri" w:cs="Calibri"/>
              </w:rPr>
              <w:t>1.81</w:t>
            </w:r>
          </w:p>
        </w:tc>
        <w:tc>
          <w:tcPr>
            <w:tcW w:w="993" w:type="dxa"/>
          </w:tcPr>
          <w:p w14:paraId="7EE51B9F" w14:textId="23DB3274" w:rsidR="00D2733E" w:rsidRPr="004F3B18" w:rsidRDefault="005A46F1" w:rsidP="00B260E9">
            <w:pPr>
              <w:jc w:val="center"/>
              <w:rPr>
                <w:rFonts w:ascii="Calibri" w:hAnsi="Calibri" w:cs="Calibri"/>
              </w:rPr>
            </w:pPr>
            <w:r w:rsidRPr="004F3B18">
              <w:rPr>
                <w:rFonts w:ascii="Calibri" w:hAnsi="Calibri" w:cs="Calibri"/>
              </w:rPr>
              <w:t>-0.76</w:t>
            </w:r>
          </w:p>
        </w:tc>
        <w:tc>
          <w:tcPr>
            <w:tcW w:w="850" w:type="dxa"/>
          </w:tcPr>
          <w:p w14:paraId="36619661" w14:textId="3078A74B" w:rsidR="00D2733E" w:rsidRPr="004F3B18" w:rsidRDefault="005A46F1" w:rsidP="00B260E9">
            <w:pPr>
              <w:jc w:val="center"/>
              <w:rPr>
                <w:rFonts w:ascii="Calibri" w:hAnsi="Calibri" w:cs="Calibri"/>
              </w:rPr>
            </w:pPr>
            <w:r w:rsidRPr="004F3B18">
              <w:rPr>
                <w:rFonts w:ascii="Calibri" w:hAnsi="Calibri" w:cs="Calibri"/>
              </w:rPr>
              <w:t>1.36</w:t>
            </w:r>
          </w:p>
        </w:tc>
        <w:tc>
          <w:tcPr>
            <w:tcW w:w="941" w:type="dxa"/>
          </w:tcPr>
          <w:p w14:paraId="58D2C534" w14:textId="36D42546" w:rsidR="00D2733E" w:rsidRPr="004F3B18" w:rsidRDefault="005A46F1" w:rsidP="00B260E9">
            <w:pPr>
              <w:jc w:val="center"/>
              <w:rPr>
                <w:rFonts w:ascii="Calibri" w:hAnsi="Calibri" w:cs="Calibri"/>
              </w:rPr>
            </w:pPr>
            <w:r w:rsidRPr="004F3B18">
              <w:rPr>
                <w:rFonts w:ascii="Calibri" w:hAnsi="Calibri" w:cs="Calibri"/>
              </w:rPr>
              <w:t>-0.38</w:t>
            </w:r>
          </w:p>
        </w:tc>
      </w:tr>
      <w:tr w:rsidR="00D2733E" w:rsidRPr="004F3B18" w14:paraId="03F8B3B5" w14:textId="77777777" w:rsidTr="006F57D6">
        <w:tc>
          <w:tcPr>
            <w:tcW w:w="703" w:type="dxa"/>
            <w:vMerge/>
          </w:tcPr>
          <w:p w14:paraId="572D2A40" w14:textId="77777777" w:rsidR="00D2733E" w:rsidRPr="004F3B18" w:rsidRDefault="00D2733E" w:rsidP="00B260E9">
            <w:pPr>
              <w:jc w:val="center"/>
              <w:rPr>
                <w:rFonts w:ascii="Calibri" w:hAnsi="Calibri" w:cs="Calibri"/>
              </w:rPr>
            </w:pPr>
          </w:p>
        </w:tc>
        <w:tc>
          <w:tcPr>
            <w:tcW w:w="1124" w:type="dxa"/>
            <w:vMerge/>
          </w:tcPr>
          <w:p w14:paraId="7ABAB58F" w14:textId="77777777" w:rsidR="00D2733E" w:rsidRPr="004F3B18" w:rsidRDefault="00D2733E" w:rsidP="00B260E9">
            <w:pPr>
              <w:jc w:val="center"/>
              <w:rPr>
                <w:rFonts w:ascii="Calibri" w:hAnsi="Calibri" w:cs="Calibri"/>
              </w:rPr>
            </w:pPr>
          </w:p>
        </w:tc>
        <w:tc>
          <w:tcPr>
            <w:tcW w:w="851" w:type="dxa"/>
          </w:tcPr>
          <w:p w14:paraId="67D426C2"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50DFCB66" w14:textId="6D199CE2" w:rsidR="00D2733E" w:rsidRPr="004F3B18" w:rsidRDefault="00C335FF" w:rsidP="00B260E9">
            <w:pPr>
              <w:jc w:val="center"/>
              <w:rPr>
                <w:rFonts w:ascii="Calibri" w:hAnsi="Calibri" w:cs="Calibri"/>
              </w:rPr>
            </w:pPr>
            <w:r w:rsidRPr="004F3B18">
              <w:rPr>
                <w:rFonts w:ascii="Calibri" w:hAnsi="Calibri" w:cs="Calibri"/>
              </w:rPr>
              <w:t>1.58</w:t>
            </w:r>
          </w:p>
        </w:tc>
        <w:tc>
          <w:tcPr>
            <w:tcW w:w="671" w:type="dxa"/>
          </w:tcPr>
          <w:p w14:paraId="348AE99D" w14:textId="78A7EE3F" w:rsidR="00D2733E" w:rsidRPr="004F3B18" w:rsidRDefault="00C335FF" w:rsidP="00B260E9">
            <w:pPr>
              <w:jc w:val="center"/>
              <w:rPr>
                <w:rFonts w:ascii="Calibri" w:hAnsi="Calibri" w:cs="Calibri"/>
              </w:rPr>
            </w:pPr>
            <w:r w:rsidRPr="004F3B18">
              <w:rPr>
                <w:rFonts w:ascii="Calibri" w:hAnsi="Calibri" w:cs="Calibri"/>
              </w:rPr>
              <w:t>0.96</w:t>
            </w:r>
          </w:p>
        </w:tc>
        <w:tc>
          <w:tcPr>
            <w:tcW w:w="1285" w:type="dxa"/>
          </w:tcPr>
          <w:p w14:paraId="5030F28B" w14:textId="75E59C88" w:rsidR="00D2733E" w:rsidRPr="004F3B18" w:rsidRDefault="00C335FF" w:rsidP="00B260E9">
            <w:pPr>
              <w:jc w:val="center"/>
              <w:rPr>
                <w:rFonts w:ascii="Calibri" w:hAnsi="Calibri" w:cs="Calibri"/>
              </w:rPr>
            </w:pPr>
            <w:r w:rsidRPr="004F3B18">
              <w:rPr>
                <w:rFonts w:ascii="Calibri" w:hAnsi="Calibri" w:cs="Calibri"/>
              </w:rPr>
              <w:t>1.33</w:t>
            </w:r>
          </w:p>
        </w:tc>
        <w:tc>
          <w:tcPr>
            <w:tcW w:w="850" w:type="dxa"/>
          </w:tcPr>
          <w:p w14:paraId="00D5956B" w14:textId="385ACA18" w:rsidR="00D2733E" w:rsidRPr="004F3B18" w:rsidRDefault="00884F58" w:rsidP="00B260E9">
            <w:pPr>
              <w:jc w:val="center"/>
              <w:rPr>
                <w:rFonts w:ascii="Calibri" w:hAnsi="Calibri" w:cs="Calibri"/>
              </w:rPr>
            </w:pPr>
            <w:r w:rsidRPr="004F3B18">
              <w:rPr>
                <w:rFonts w:ascii="Calibri" w:hAnsi="Calibri" w:cs="Calibri"/>
              </w:rPr>
              <w:t>6.15</w:t>
            </w:r>
          </w:p>
        </w:tc>
        <w:tc>
          <w:tcPr>
            <w:tcW w:w="993" w:type="dxa"/>
          </w:tcPr>
          <w:p w14:paraId="1CD1D1F6" w14:textId="330D9397" w:rsidR="00D2733E" w:rsidRPr="004F3B18" w:rsidRDefault="00884F58" w:rsidP="00B260E9">
            <w:pPr>
              <w:jc w:val="center"/>
              <w:rPr>
                <w:rFonts w:ascii="Calibri" w:hAnsi="Calibri" w:cs="Calibri"/>
              </w:rPr>
            </w:pPr>
            <w:r w:rsidRPr="004F3B18">
              <w:rPr>
                <w:rFonts w:ascii="Calibri" w:hAnsi="Calibri" w:cs="Calibri"/>
              </w:rPr>
              <w:t>-17.83</w:t>
            </w:r>
          </w:p>
        </w:tc>
        <w:tc>
          <w:tcPr>
            <w:tcW w:w="850" w:type="dxa"/>
          </w:tcPr>
          <w:p w14:paraId="387084AA" w14:textId="5A236163" w:rsidR="00D2733E" w:rsidRPr="004F3B18" w:rsidRDefault="00884F58" w:rsidP="00B260E9">
            <w:pPr>
              <w:jc w:val="center"/>
              <w:rPr>
                <w:rFonts w:ascii="Calibri" w:hAnsi="Calibri" w:cs="Calibri"/>
              </w:rPr>
            </w:pPr>
            <w:r w:rsidRPr="004F3B18">
              <w:rPr>
                <w:rFonts w:ascii="Calibri" w:hAnsi="Calibri" w:cs="Calibri"/>
              </w:rPr>
              <w:t>9.37</w:t>
            </w:r>
          </w:p>
        </w:tc>
        <w:tc>
          <w:tcPr>
            <w:tcW w:w="941" w:type="dxa"/>
          </w:tcPr>
          <w:p w14:paraId="4F9E38DF" w14:textId="1069C955" w:rsidR="00D2733E" w:rsidRPr="004F3B18" w:rsidRDefault="00884F58" w:rsidP="00B260E9">
            <w:pPr>
              <w:jc w:val="center"/>
              <w:rPr>
                <w:rFonts w:ascii="Calibri" w:hAnsi="Calibri" w:cs="Calibri"/>
              </w:rPr>
            </w:pPr>
            <w:r w:rsidRPr="004F3B18">
              <w:rPr>
                <w:rFonts w:ascii="Calibri" w:hAnsi="Calibri" w:cs="Calibri"/>
              </w:rPr>
              <w:t>-49.15</w:t>
            </w:r>
          </w:p>
        </w:tc>
      </w:tr>
      <w:tr w:rsidR="00D2733E" w:rsidRPr="004F3B18" w14:paraId="3FD44A6D" w14:textId="77777777" w:rsidTr="006F57D6">
        <w:tc>
          <w:tcPr>
            <w:tcW w:w="703" w:type="dxa"/>
            <w:vMerge/>
          </w:tcPr>
          <w:p w14:paraId="7712E16B" w14:textId="77777777" w:rsidR="00D2733E" w:rsidRPr="004F3B18" w:rsidRDefault="00D2733E" w:rsidP="00B260E9">
            <w:pPr>
              <w:jc w:val="center"/>
              <w:rPr>
                <w:rFonts w:ascii="Calibri" w:hAnsi="Calibri" w:cs="Calibri"/>
              </w:rPr>
            </w:pPr>
          </w:p>
        </w:tc>
        <w:tc>
          <w:tcPr>
            <w:tcW w:w="1124" w:type="dxa"/>
            <w:vMerge/>
          </w:tcPr>
          <w:p w14:paraId="2A5ECEB1" w14:textId="77777777" w:rsidR="00D2733E" w:rsidRPr="004F3B18" w:rsidRDefault="00D2733E" w:rsidP="00B260E9">
            <w:pPr>
              <w:jc w:val="center"/>
              <w:rPr>
                <w:rFonts w:ascii="Calibri" w:hAnsi="Calibri" w:cs="Calibri"/>
              </w:rPr>
            </w:pPr>
          </w:p>
        </w:tc>
        <w:tc>
          <w:tcPr>
            <w:tcW w:w="851" w:type="dxa"/>
          </w:tcPr>
          <w:p w14:paraId="122C29DB"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434E69F6" w14:textId="08B5C9DE" w:rsidR="00D2733E" w:rsidRPr="004F3B18" w:rsidRDefault="00DD327C" w:rsidP="00B260E9">
            <w:pPr>
              <w:jc w:val="center"/>
              <w:rPr>
                <w:rFonts w:ascii="Calibri" w:hAnsi="Calibri" w:cs="Calibri"/>
              </w:rPr>
            </w:pPr>
            <w:r w:rsidRPr="004F3B18">
              <w:rPr>
                <w:rFonts w:ascii="Calibri" w:hAnsi="Calibri" w:cs="Calibri"/>
              </w:rPr>
              <w:t>1.6</w:t>
            </w:r>
          </w:p>
        </w:tc>
        <w:tc>
          <w:tcPr>
            <w:tcW w:w="671" w:type="dxa"/>
          </w:tcPr>
          <w:p w14:paraId="3243CD12" w14:textId="5E18C0A7" w:rsidR="00D2733E" w:rsidRPr="004F3B18" w:rsidRDefault="00DD327C" w:rsidP="00B260E9">
            <w:pPr>
              <w:jc w:val="center"/>
              <w:rPr>
                <w:rFonts w:ascii="Calibri" w:hAnsi="Calibri" w:cs="Calibri"/>
              </w:rPr>
            </w:pPr>
            <w:r w:rsidRPr="004F3B18">
              <w:rPr>
                <w:rFonts w:ascii="Calibri" w:hAnsi="Calibri" w:cs="Calibri"/>
              </w:rPr>
              <w:t>0.96</w:t>
            </w:r>
          </w:p>
        </w:tc>
        <w:tc>
          <w:tcPr>
            <w:tcW w:w="1285" w:type="dxa"/>
          </w:tcPr>
          <w:p w14:paraId="6E1F090C" w14:textId="38C22E32" w:rsidR="00D2733E" w:rsidRPr="004F3B18" w:rsidRDefault="00DD327C" w:rsidP="00B260E9">
            <w:pPr>
              <w:jc w:val="center"/>
              <w:rPr>
                <w:rFonts w:ascii="Calibri" w:hAnsi="Calibri" w:cs="Calibri"/>
              </w:rPr>
            </w:pPr>
            <w:r w:rsidRPr="004F3B18">
              <w:rPr>
                <w:rFonts w:ascii="Calibri" w:hAnsi="Calibri" w:cs="Calibri"/>
              </w:rPr>
              <w:t>1.32</w:t>
            </w:r>
          </w:p>
        </w:tc>
        <w:tc>
          <w:tcPr>
            <w:tcW w:w="850" w:type="dxa"/>
          </w:tcPr>
          <w:p w14:paraId="37AB0593" w14:textId="0F9BF21A" w:rsidR="00D2733E" w:rsidRPr="004F3B18" w:rsidRDefault="00DD327C" w:rsidP="00B260E9">
            <w:pPr>
              <w:jc w:val="center"/>
              <w:rPr>
                <w:rFonts w:ascii="Calibri" w:hAnsi="Calibri" w:cs="Calibri"/>
              </w:rPr>
            </w:pPr>
            <w:r w:rsidRPr="004F3B18">
              <w:rPr>
                <w:rFonts w:ascii="Calibri" w:hAnsi="Calibri" w:cs="Calibri"/>
              </w:rPr>
              <w:t>6.76</w:t>
            </w:r>
          </w:p>
        </w:tc>
        <w:tc>
          <w:tcPr>
            <w:tcW w:w="993" w:type="dxa"/>
          </w:tcPr>
          <w:p w14:paraId="3701A7C1" w14:textId="2D67BC6C" w:rsidR="00D2733E" w:rsidRPr="004F3B18" w:rsidRDefault="00DD327C" w:rsidP="00B260E9">
            <w:pPr>
              <w:jc w:val="center"/>
              <w:rPr>
                <w:rFonts w:ascii="Calibri" w:hAnsi="Calibri" w:cs="Calibri"/>
              </w:rPr>
            </w:pPr>
            <w:r w:rsidRPr="004F3B18">
              <w:rPr>
                <w:rFonts w:ascii="Calibri" w:hAnsi="Calibri" w:cs="Calibri"/>
              </w:rPr>
              <w:t>-22.09</w:t>
            </w:r>
          </w:p>
        </w:tc>
        <w:tc>
          <w:tcPr>
            <w:tcW w:w="850" w:type="dxa"/>
          </w:tcPr>
          <w:p w14:paraId="558D584D" w14:textId="2B42B20C" w:rsidR="00D2733E" w:rsidRPr="004F3B18" w:rsidRDefault="00DD327C" w:rsidP="00B260E9">
            <w:pPr>
              <w:jc w:val="center"/>
              <w:rPr>
                <w:rFonts w:ascii="Calibri" w:hAnsi="Calibri" w:cs="Calibri"/>
              </w:rPr>
            </w:pPr>
            <w:r w:rsidRPr="004F3B18">
              <w:rPr>
                <w:rFonts w:ascii="Calibri" w:hAnsi="Calibri" w:cs="Calibri"/>
              </w:rPr>
              <w:t>11.11</w:t>
            </w:r>
          </w:p>
        </w:tc>
        <w:tc>
          <w:tcPr>
            <w:tcW w:w="941" w:type="dxa"/>
          </w:tcPr>
          <w:p w14:paraId="2A815CDD" w14:textId="46150DB9" w:rsidR="00D2733E" w:rsidRPr="004F3B18" w:rsidRDefault="009A62FF" w:rsidP="00B260E9">
            <w:pPr>
              <w:jc w:val="center"/>
              <w:rPr>
                <w:rFonts w:ascii="Calibri" w:hAnsi="Calibri" w:cs="Calibri"/>
              </w:rPr>
            </w:pPr>
            <w:r w:rsidRPr="004F3B18">
              <w:rPr>
                <w:rFonts w:ascii="Calibri" w:hAnsi="Calibri" w:cs="Calibri"/>
              </w:rPr>
              <w:t>-71.54</w:t>
            </w:r>
          </w:p>
        </w:tc>
      </w:tr>
      <w:tr w:rsidR="00D2733E" w:rsidRPr="004F3B18" w14:paraId="27BBF84E" w14:textId="77777777" w:rsidTr="006F57D6">
        <w:tc>
          <w:tcPr>
            <w:tcW w:w="703" w:type="dxa"/>
            <w:vMerge/>
          </w:tcPr>
          <w:p w14:paraId="4E37FDA8" w14:textId="77777777" w:rsidR="00D2733E" w:rsidRPr="004F3B18" w:rsidRDefault="00D2733E" w:rsidP="00B260E9">
            <w:pPr>
              <w:jc w:val="center"/>
              <w:rPr>
                <w:rFonts w:ascii="Calibri" w:hAnsi="Calibri" w:cs="Calibri"/>
              </w:rPr>
            </w:pPr>
          </w:p>
        </w:tc>
        <w:tc>
          <w:tcPr>
            <w:tcW w:w="1124" w:type="dxa"/>
            <w:vMerge/>
          </w:tcPr>
          <w:p w14:paraId="550AE980" w14:textId="77777777" w:rsidR="00D2733E" w:rsidRPr="004F3B18" w:rsidRDefault="00D2733E" w:rsidP="00B260E9">
            <w:pPr>
              <w:jc w:val="center"/>
              <w:rPr>
                <w:rFonts w:ascii="Calibri" w:hAnsi="Calibri" w:cs="Calibri"/>
              </w:rPr>
            </w:pPr>
          </w:p>
        </w:tc>
        <w:tc>
          <w:tcPr>
            <w:tcW w:w="851" w:type="dxa"/>
          </w:tcPr>
          <w:p w14:paraId="1EACBAAE"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63825D41" w14:textId="3D89E641" w:rsidR="00D2733E" w:rsidRPr="004F3B18" w:rsidRDefault="006F57D6" w:rsidP="00B260E9">
            <w:pPr>
              <w:jc w:val="center"/>
              <w:rPr>
                <w:rFonts w:ascii="Calibri" w:hAnsi="Calibri" w:cs="Calibri"/>
              </w:rPr>
            </w:pPr>
            <w:r w:rsidRPr="004F3B18">
              <w:rPr>
                <w:rFonts w:ascii="Calibri" w:hAnsi="Calibri" w:cs="Calibri"/>
              </w:rPr>
              <w:t>1.51</w:t>
            </w:r>
          </w:p>
        </w:tc>
        <w:tc>
          <w:tcPr>
            <w:tcW w:w="671" w:type="dxa"/>
          </w:tcPr>
          <w:p w14:paraId="1B4081B9" w14:textId="6EC2C28D" w:rsidR="00D2733E" w:rsidRPr="004F3B18" w:rsidRDefault="006F57D6" w:rsidP="00B260E9">
            <w:pPr>
              <w:jc w:val="center"/>
              <w:rPr>
                <w:rFonts w:ascii="Calibri" w:hAnsi="Calibri" w:cs="Calibri"/>
              </w:rPr>
            </w:pPr>
            <w:r w:rsidRPr="004F3B18">
              <w:rPr>
                <w:rFonts w:ascii="Calibri" w:hAnsi="Calibri" w:cs="Calibri"/>
              </w:rPr>
              <w:t>0.97</w:t>
            </w:r>
          </w:p>
        </w:tc>
        <w:tc>
          <w:tcPr>
            <w:tcW w:w="1285" w:type="dxa"/>
          </w:tcPr>
          <w:p w14:paraId="14BD5A65" w14:textId="5FB9D010" w:rsidR="00D2733E" w:rsidRPr="004F3B18" w:rsidRDefault="006F57D6" w:rsidP="00B260E9">
            <w:pPr>
              <w:jc w:val="center"/>
              <w:rPr>
                <w:rFonts w:ascii="Calibri" w:hAnsi="Calibri" w:cs="Calibri"/>
              </w:rPr>
            </w:pPr>
            <w:r w:rsidRPr="004F3B18">
              <w:rPr>
                <w:rFonts w:ascii="Calibri" w:hAnsi="Calibri" w:cs="Calibri"/>
              </w:rPr>
              <w:t>2.76</w:t>
            </w:r>
          </w:p>
        </w:tc>
        <w:tc>
          <w:tcPr>
            <w:tcW w:w="850" w:type="dxa"/>
          </w:tcPr>
          <w:p w14:paraId="3F419368" w14:textId="63855888" w:rsidR="00D2733E" w:rsidRPr="004F3B18" w:rsidRDefault="006F57D6" w:rsidP="00B260E9">
            <w:pPr>
              <w:jc w:val="center"/>
              <w:rPr>
                <w:rFonts w:ascii="Calibri" w:hAnsi="Calibri" w:cs="Calibri"/>
              </w:rPr>
            </w:pPr>
            <w:r w:rsidRPr="004F3B18">
              <w:rPr>
                <w:rFonts w:ascii="Calibri" w:hAnsi="Calibri" w:cs="Calibri"/>
              </w:rPr>
              <w:t>19.7</w:t>
            </w:r>
          </w:p>
        </w:tc>
        <w:tc>
          <w:tcPr>
            <w:tcW w:w="993" w:type="dxa"/>
          </w:tcPr>
          <w:p w14:paraId="51C0D7E5" w14:textId="1015D0D6" w:rsidR="00D2733E" w:rsidRPr="004F3B18" w:rsidRDefault="006F57D6" w:rsidP="00B260E9">
            <w:pPr>
              <w:jc w:val="center"/>
              <w:rPr>
                <w:rFonts w:ascii="Calibri" w:hAnsi="Calibri" w:cs="Calibri"/>
              </w:rPr>
            </w:pPr>
            <w:r w:rsidRPr="004F3B18">
              <w:rPr>
                <w:rFonts w:ascii="Calibri" w:hAnsi="Calibri" w:cs="Calibri"/>
              </w:rPr>
              <w:t>-200.45</w:t>
            </w:r>
          </w:p>
        </w:tc>
        <w:tc>
          <w:tcPr>
            <w:tcW w:w="850" w:type="dxa"/>
          </w:tcPr>
          <w:p w14:paraId="6E27413C" w14:textId="7A5CD405" w:rsidR="00D2733E" w:rsidRPr="004F3B18" w:rsidRDefault="00B44B6E" w:rsidP="00B260E9">
            <w:pPr>
              <w:jc w:val="center"/>
              <w:rPr>
                <w:rFonts w:ascii="Calibri" w:hAnsi="Calibri" w:cs="Calibri"/>
              </w:rPr>
            </w:pPr>
            <w:r w:rsidRPr="004F3B18">
              <w:rPr>
                <w:rFonts w:ascii="Calibri" w:hAnsi="Calibri" w:cs="Calibri"/>
              </w:rPr>
              <w:t>38.71</w:t>
            </w:r>
          </w:p>
        </w:tc>
        <w:tc>
          <w:tcPr>
            <w:tcW w:w="941" w:type="dxa"/>
          </w:tcPr>
          <w:p w14:paraId="72FE7ADA" w14:textId="5BBBEFB5" w:rsidR="00D2733E" w:rsidRPr="004F3B18" w:rsidRDefault="00B44B6E" w:rsidP="00B260E9">
            <w:pPr>
              <w:jc w:val="center"/>
              <w:rPr>
                <w:rFonts w:ascii="Calibri" w:hAnsi="Calibri" w:cs="Calibri"/>
              </w:rPr>
            </w:pPr>
            <w:r w:rsidRPr="004F3B18">
              <w:rPr>
                <w:rFonts w:ascii="Calibri" w:hAnsi="Calibri" w:cs="Calibri"/>
              </w:rPr>
              <w:t>-933.43</w:t>
            </w:r>
          </w:p>
        </w:tc>
      </w:tr>
      <w:tr w:rsidR="00D2733E" w:rsidRPr="004F3B18" w14:paraId="739D301E" w14:textId="77777777" w:rsidTr="006F57D6">
        <w:tc>
          <w:tcPr>
            <w:tcW w:w="703" w:type="dxa"/>
            <w:vMerge/>
          </w:tcPr>
          <w:p w14:paraId="71318C98" w14:textId="77777777" w:rsidR="00D2733E" w:rsidRPr="004F3B18" w:rsidRDefault="00D2733E" w:rsidP="00B260E9">
            <w:pPr>
              <w:jc w:val="center"/>
              <w:rPr>
                <w:rFonts w:ascii="Calibri" w:hAnsi="Calibri" w:cs="Calibri"/>
              </w:rPr>
            </w:pPr>
          </w:p>
        </w:tc>
        <w:tc>
          <w:tcPr>
            <w:tcW w:w="1124" w:type="dxa"/>
            <w:vMerge w:val="restart"/>
          </w:tcPr>
          <w:p w14:paraId="14EB8F45"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2BE3FAD9"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641B13D2" w14:textId="3AA8F0F1" w:rsidR="00D2733E" w:rsidRPr="004F3B18" w:rsidRDefault="002E6377" w:rsidP="00B260E9">
            <w:pPr>
              <w:jc w:val="center"/>
              <w:rPr>
                <w:rFonts w:ascii="Calibri" w:hAnsi="Calibri" w:cs="Calibri"/>
              </w:rPr>
            </w:pPr>
            <w:r w:rsidRPr="004F3B18">
              <w:rPr>
                <w:rFonts w:ascii="Calibri" w:hAnsi="Calibri" w:cs="Calibri"/>
              </w:rPr>
              <w:t>1.82</w:t>
            </w:r>
          </w:p>
        </w:tc>
        <w:tc>
          <w:tcPr>
            <w:tcW w:w="671" w:type="dxa"/>
          </w:tcPr>
          <w:p w14:paraId="7DD459F1" w14:textId="22060E1A" w:rsidR="00D2733E" w:rsidRPr="004F3B18" w:rsidRDefault="001A2586" w:rsidP="00B260E9">
            <w:pPr>
              <w:jc w:val="center"/>
              <w:rPr>
                <w:rFonts w:ascii="Calibri" w:hAnsi="Calibri" w:cs="Calibri"/>
              </w:rPr>
            </w:pPr>
            <w:r w:rsidRPr="004F3B18">
              <w:rPr>
                <w:rFonts w:ascii="Calibri" w:hAnsi="Calibri" w:cs="Calibri"/>
              </w:rPr>
              <w:t>0.95</w:t>
            </w:r>
          </w:p>
        </w:tc>
        <w:tc>
          <w:tcPr>
            <w:tcW w:w="1285" w:type="dxa"/>
          </w:tcPr>
          <w:p w14:paraId="568B8004" w14:textId="3E329413" w:rsidR="00D2733E" w:rsidRPr="004F3B18" w:rsidRDefault="001A2586" w:rsidP="00B260E9">
            <w:pPr>
              <w:jc w:val="center"/>
              <w:rPr>
                <w:rFonts w:ascii="Calibri" w:hAnsi="Calibri" w:cs="Calibri"/>
              </w:rPr>
            </w:pPr>
            <w:r w:rsidRPr="004F3B18">
              <w:rPr>
                <w:rFonts w:ascii="Calibri" w:hAnsi="Calibri" w:cs="Calibri"/>
              </w:rPr>
              <w:t>1.8</w:t>
            </w:r>
          </w:p>
        </w:tc>
        <w:tc>
          <w:tcPr>
            <w:tcW w:w="850" w:type="dxa"/>
          </w:tcPr>
          <w:p w14:paraId="40BAF0E5" w14:textId="2FFB3371" w:rsidR="00D2733E" w:rsidRPr="004F3B18" w:rsidRDefault="001A2586" w:rsidP="00B260E9">
            <w:pPr>
              <w:jc w:val="center"/>
              <w:rPr>
                <w:rFonts w:ascii="Calibri" w:hAnsi="Calibri" w:cs="Calibri"/>
              </w:rPr>
            </w:pPr>
            <w:r w:rsidRPr="004F3B18">
              <w:rPr>
                <w:rFonts w:ascii="Calibri" w:hAnsi="Calibri" w:cs="Calibri"/>
              </w:rPr>
              <w:t>11.15</w:t>
            </w:r>
          </w:p>
        </w:tc>
        <w:tc>
          <w:tcPr>
            <w:tcW w:w="993" w:type="dxa"/>
          </w:tcPr>
          <w:p w14:paraId="5EB85A0E" w14:textId="5FC00FFF" w:rsidR="00D2733E" w:rsidRPr="004F3B18" w:rsidRDefault="001A2586" w:rsidP="00B260E9">
            <w:pPr>
              <w:jc w:val="center"/>
              <w:rPr>
                <w:rFonts w:ascii="Calibri" w:hAnsi="Calibri" w:cs="Calibri"/>
              </w:rPr>
            </w:pPr>
            <w:r w:rsidRPr="004F3B18">
              <w:rPr>
                <w:rFonts w:ascii="Calibri" w:hAnsi="Calibri" w:cs="Calibri"/>
              </w:rPr>
              <w:t>-61.15</w:t>
            </w:r>
          </w:p>
        </w:tc>
        <w:tc>
          <w:tcPr>
            <w:tcW w:w="850" w:type="dxa"/>
          </w:tcPr>
          <w:p w14:paraId="6163B542" w14:textId="7C5AE0ED" w:rsidR="00D2733E" w:rsidRPr="004F3B18" w:rsidRDefault="001A2586" w:rsidP="00B260E9">
            <w:pPr>
              <w:jc w:val="center"/>
              <w:rPr>
                <w:rFonts w:ascii="Calibri" w:hAnsi="Calibri" w:cs="Calibri"/>
              </w:rPr>
            </w:pPr>
            <w:r w:rsidRPr="004F3B18">
              <w:rPr>
                <w:rFonts w:ascii="Calibri" w:hAnsi="Calibri" w:cs="Calibri"/>
              </w:rPr>
              <w:t>18.21</w:t>
            </w:r>
          </w:p>
        </w:tc>
        <w:tc>
          <w:tcPr>
            <w:tcW w:w="941" w:type="dxa"/>
          </w:tcPr>
          <w:p w14:paraId="492D8D94" w14:textId="54D59408" w:rsidR="00D2733E" w:rsidRPr="004F3B18" w:rsidRDefault="001A2586" w:rsidP="00B260E9">
            <w:pPr>
              <w:jc w:val="center"/>
              <w:rPr>
                <w:rFonts w:ascii="Calibri" w:hAnsi="Calibri" w:cs="Calibri"/>
              </w:rPr>
            </w:pPr>
            <w:r w:rsidRPr="004F3B18">
              <w:rPr>
                <w:rFonts w:ascii="Calibri" w:hAnsi="Calibri" w:cs="Calibri"/>
              </w:rPr>
              <w:t>-184.94</w:t>
            </w:r>
          </w:p>
        </w:tc>
      </w:tr>
      <w:tr w:rsidR="00D2733E" w:rsidRPr="004F3B18" w14:paraId="4C6897B4" w14:textId="77777777" w:rsidTr="006F57D6">
        <w:tc>
          <w:tcPr>
            <w:tcW w:w="703" w:type="dxa"/>
            <w:vMerge/>
          </w:tcPr>
          <w:p w14:paraId="704BE86E" w14:textId="77777777" w:rsidR="00D2733E" w:rsidRPr="004F3B18" w:rsidRDefault="00D2733E" w:rsidP="00B260E9">
            <w:pPr>
              <w:jc w:val="center"/>
              <w:rPr>
                <w:rFonts w:ascii="Calibri" w:hAnsi="Calibri" w:cs="Calibri"/>
              </w:rPr>
            </w:pPr>
          </w:p>
        </w:tc>
        <w:tc>
          <w:tcPr>
            <w:tcW w:w="1124" w:type="dxa"/>
            <w:vMerge/>
          </w:tcPr>
          <w:p w14:paraId="2B20B5C7" w14:textId="77777777" w:rsidR="00D2733E" w:rsidRPr="004F3B18" w:rsidRDefault="00D2733E" w:rsidP="00B260E9">
            <w:pPr>
              <w:jc w:val="center"/>
              <w:rPr>
                <w:rFonts w:ascii="Calibri" w:hAnsi="Calibri" w:cs="Calibri"/>
              </w:rPr>
            </w:pPr>
          </w:p>
        </w:tc>
        <w:tc>
          <w:tcPr>
            <w:tcW w:w="851" w:type="dxa"/>
          </w:tcPr>
          <w:p w14:paraId="20EA69D6"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5BEB08B6" w14:textId="75B032F2" w:rsidR="00D2733E" w:rsidRPr="004F3B18" w:rsidRDefault="00E52B2C" w:rsidP="00B260E9">
            <w:pPr>
              <w:jc w:val="center"/>
              <w:rPr>
                <w:rFonts w:ascii="Calibri" w:hAnsi="Calibri" w:cs="Calibri"/>
              </w:rPr>
            </w:pPr>
            <w:r w:rsidRPr="004F3B18">
              <w:rPr>
                <w:rFonts w:ascii="Calibri" w:hAnsi="Calibri" w:cs="Calibri"/>
              </w:rPr>
              <w:t>1.41</w:t>
            </w:r>
          </w:p>
        </w:tc>
        <w:tc>
          <w:tcPr>
            <w:tcW w:w="671" w:type="dxa"/>
          </w:tcPr>
          <w:p w14:paraId="62BA2361" w14:textId="2354130E" w:rsidR="00D2733E" w:rsidRPr="004F3B18" w:rsidRDefault="00FE44A7" w:rsidP="00B260E9">
            <w:pPr>
              <w:jc w:val="center"/>
              <w:rPr>
                <w:rFonts w:ascii="Calibri" w:hAnsi="Calibri" w:cs="Calibri"/>
              </w:rPr>
            </w:pPr>
            <w:r w:rsidRPr="004F3B18">
              <w:rPr>
                <w:rFonts w:ascii="Calibri" w:hAnsi="Calibri" w:cs="Calibri"/>
              </w:rPr>
              <w:t>0.97</w:t>
            </w:r>
          </w:p>
        </w:tc>
        <w:tc>
          <w:tcPr>
            <w:tcW w:w="1285" w:type="dxa"/>
          </w:tcPr>
          <w:p w14:paraId="19EC2458" w14:textId="1155981A" w:rsidR="00D2733E" w:rsidRPr="004F3B18" w:rsidRDefault="00FE44A7" w:rsidP="00B260E9">
            <w:pPr>
              <w:jc w:val="center"/>
              <w:rPr>
                <w:rFonts w:ascii="Calibri" w:hAnsi="Calibri" w:cs="Calibri"/>
              </w:rPr>
            </w:pPr>
            <w:r w:rsidRPr="004F3B18">
              <w:rPr>
                <w:rFonts w:ascii="Calibri" w:hAnsi="Calibri" w:cs="Calibri"/>
              </w:rPr>
              <w:t>0.52</w:t>
            </w:r>
          </w:p>
        </w:tc>
        <w:tc>
          <w:tcPr>
            <w:tcW w:w="850" w:type="dxa"/>
          </w:tcPr>
          <w:p w14:paraId="133B1139" w14:textId="296179F6" w:rsidR="00D2733E" w:rsidRPr="004F3B18" w:rsidRDefault="00FE44A7" w:rsidP="00B260E9">
            <w:pPr>
              <w:jc w:val="center"/>
              <w:rPr>
                <w:rFonts w:ascii="Calibri" w:hAnsi="Calibri" w:cs="Calibri"/>
              </w:rPr>
            </w:pPr>
            <w:r w:rsidRPr="004F3B18">
              <w:rPr>
                <w:rFonts w:ascii="Calibri" w:hAnsi="Calibri" w:cs="Calibri"/>
              </w:rPr>
              <w:t>1.48</w:t>
            </w:r>
          </w:p>
        </w:tc>
        <w:tc>
          <w:tcPr>
            <w:tcW w:w="993" w:type="dxa"/>
          </w:tcPr>
          <w:p w14:paraId="5C107599" w14:textId="2758EE00" w:rsidR="00D2733E" w:rsidRPr="004F3B18" w:rsidRDefault="00FE44A7" w:rsidP="00B260E9">
            <w:pPr>
              <w:jc w:val="center"/>
              <w:rPr>
                <w:rFonts w:ascii="Calibri" w:hAnsi="Calibri" w:cs="Calibri"/>
              </w:rPr>
            </w:pPr>
            <w:r w:rsidRPr="004F3B18">
              <w:rPr>
                <w:rFonts w:ascii="Calibri" w:hAnsi="Calibri" w:cs="Calibri"/>
              </w:rPr>
              <w:t>-0.2</w:t>
            </w:r>
          </w:p>
        </w:tc>
        <w:tc>
          <w:tcPr>
            <w:tcW w:w="850" w:type="dxa"/>
          </w:tcPr>
          <w:p w14:paraId="7E7C49C4" w14:textId="5C5A2769" w:rsidR="00D2733E" w:rsidRPr="004F3B18" w:rsidRDefault="00FE44A7" w:rsidP="00B260E9">
            <w:pPr>
              <w:jc w:val="center"/>
              <w:rPr>
                <w:rFonts w:ascii="Calibri" w:hAnsi="Calibri" w:cs="Calibri"/>
              </w:rPr>
            </w:pPr>
            <w:r w:rsidRPr="004F3B18">
              <w:rPr>
                <w:rFonts w:ascii="Calibri" w:hAnsi="Calibri" w:cs="Calibri"/>
              </w:rPr>
              <w:t>1.3</w:t>
            </w:r>
          </w:p>
        </w:tc>
        <w:tc>
          <w:tcPr>
            <w:tcW w:w="941" w:type="dxa"/>
          </w:tcPr>
          <w:p w14:paraId="0126E695" w14:textId="5101F4E3" w:rsidR="00D2733E" w:rsidRPr="004F3B18" w:rsidRDefault="00FE44A7" w:rsidP="00B260E9">
            <w:pPr>
              <w:jc w:val="center"/>
              <w:rPr>
                <w:rFonts w:ascii="Calibri" w:hAnsi="Calibri" w:cs="Calibri"/>
              </w:rPr>
            </w:pPr>
            <w:r w:rsidRPr="004F3B18">
              <w:rPr>
                <w:rFonts w:ascii="Calibri" w:hAnsi="Calibri" w:cs="Calibri"/>
              </w:rPr>
              <w:t>-0.11</w:t>
            </w:r>
          </w:p>
        </w:tc>
      </w:tr>
      <w:tr w:rsidR="00D2733E" w:rsidRPr="004F3B18" w14:paraId="24CC2574" w14:textId="77777777" w:rsidTr="006F57D6">
        <w:tc>
          <w:tcPr>
            <w:tcW w:w="703" w:type="dxa"/>
            <w:vMerge/>
          </w:tcPr>
          <w:p w14:paraId="6390A95C" w14:textId="77777777" w:rsidR="00D2733E" w:rsidRPr="004F3B18" w:rsidRDefault="00D2733E" w:rsidP="00B260E9">
            <w:pPr>
              <w:jc w:val="center"/>
              <w:rPr>
                <w:rFonts w:ascii="Calibri" w:hAnsi="Calibri" w:cs="Calibri"/>
              </w:rPr>
            </w:pPr>
          </w:p>
        </w:tc>
        <w:tc>
          <w:tcPr>
            <w:tcW w:w="1124" w:type="dxa"/>
            <w:vMerge/>
          </w:tcPr>
          <w:p w14:paraId="3FBE12FA" w14:textId="77777777" w:rsidR="00D2733E" w:rsidRPr="004F3B18" w:rsidRDefault="00D2733E" w:rsidP="00B260E9">
            <w:pPr>
              <w:jc w:val="center"/>
              <w:rPr>
                <w:rFonts w:ascii="Calibri" w:hAnsi="Calibri" w:cs="Calibri"/>
              </w:rPr>
            </w:pPr>
          </w:p>
        </w:tc>
        <w:tc>
          <w:tcPr>
            <w:tcW w:w="851" w:type="dxa"/>
          </w:tcPr>
          <w:p w14:paraId="79EAD184"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4074A6D8" w14:textId="437C811C" w:rsidR="00D2733E" w:rsidRPr="004F3B18" w:rsidRDefault="0081028C" w:rsidP="00B260E9">
            <w:pPr>
              <w:jc w:val="center"/>
              <w:rPr>
                <w:rFonts w:ascii="Calibri" w:hAnsi="Calibri" w:cs="Calibri"/>
              </w:rPr>
            </w:pPr>
            <w:r w:rsidRPr="004F3B18">
              <w:rPr>
                <w:rFonts w:ascii="Calibri" w:hAnsi="Calibri" w:cs="Calibri"/>
              </w:rPr>
              <w:t>1.41</w:t>
            </w:r>
          </w:p>
        </w:tc>
        <w:tc>
          <w:tcPr>
            <w:tcW w:w="671" w:type="dxa"/>
          </w:tcPr>
          <w:p w14:paraId="563189E7" w14:textId="3F15FE6E" w:rsidR="00D2733E" w:rsidRPr="004F3B18" w:rsidRDefault="0081028C" w:rsidP="00B260E9">
            <w:pPr>
              <w:jc w:val="center"/>
              <w:rPr>
                <w:rFonts w:ascii="Calibri" w:hAnsi="Calibri" w:cs="Calibri"/>
              </w:rPr>
            </w:pPr>
            <w:r w:rsidRPr="004F3B18">
              <w:rPr>
                <w:rFonts w:ascii="Calibri" w:hAnsi="Calibri" w:cs="Calibri"/>
              </w:rPr>
              <w:t>0.97</w:t>
            </w:r>
          </w:p>
        </w:tc>
        <w:tc>
          <w:tcPr>
            <w:tcW w:w="1285" w:type="dxa"/>
          </w:tcPr>
          <w:p w14:paraId="4584502A" w14:textId="6E6AF9E9" w:rsidR="00D2733E" w:rsidRPr="004F3B18" w:rsidRDefault="00414F9F" w:rsidP="00B260E9">
            <w:pPr>
              <w:jc w:val="center"/>
              <w:rPr>
                <w:rFonts w:ascii="Calibri" w:hAnsi="Calibri" w:cs="Calibri"/>
              </w:rPr>
            </w:pPr>
            <w:r w:rsidRPr="004F3B18">
              <w:rPr>
                <w:rFonts w:ascii="Calibri" w:hAnsi="Calibri" w:cs="Calibri"/>
              </w:rPr>
              <w:t>1.3</w:t>
            </w:r>
          </w:p>
        </w:tc>
        <w:tc>
          <w:tcPr>
            <w:tcW w:w="850" w:type="dxa"/>
          </w:tcPr>
          <w:p w14:paraId="00042EA8" w14:textId="7FDCCBA6" w:rsidR="00D2733E" w:rsidRPr="004F3B18" w:rsidRDefault="00414F9F" w:rsidP="00B260E9">
            <w:pPr>
              <w:jc w:val="center"/>
              <w:rPr>
                <w:rFonts w:ascii="Calibri" w:hAnsi="Calibri" w:cs="Calibri"/>
              </w:rPr>
            </w:pPr>
            <w:r w:rsidRPr="004F3B18">
              <w:rPr>
                <w:rFonts w:ascii="Calibri" w:hAnsi="Calibri" w:cs="Calibri"/>
              </w:rPr>
              <w:t>6.86</w:t>
            </w:r>
          </w:p>
        </w:tc>
        <w:tc>
          <w:tcPr>
            <w:tcW w:w="993" w:type="dxa"/>
          </w:tcPr>
          <w:p w14:paraId="3B7E9CE0" w14:textId="0B585DC9" w:rsidR="00D2733E" w:rsidRPr="004F3B18" w:rsidRDefault="00414F9F" w:rsidP="00B260E9">
            <w:pPr>
              <w:jc w:val="center"/>
              <w:rPr>
                <w:rFonts w:ascii="Calibri" w:hAnsi="Calibri" w:cs="Calibri"/>
              </w:rPr>
            </w:pPr>
            <w:r w:rsidRPr="004F3B18">
              <w:rPr>
                <w:rFonts w:ascii="Calibri" w:hAnsi="Calibri" w:cs="Calibri"/>
              </w:rPr>
              <w:t>-22.82</w:t>
            </w:r>
          </w:p>
        </w:tc>
        <w:tc>
          <w:tcPr>
            <w:tcW w:w="850" w:type="dxa"/>
          </w:tcPr>
          <w:p w14:paraId="03551FE9" w14:textId="1CA3C792" w:rsidR="00D2733E" w:rsidRPr="004F3B18" w:rsidRDefault="00414F9F" w:rsidP="00B260E9">
            <w:pPr>
              <w:jc w:val="center"/>
              <w:rPr>
                <w:rFonts w:ascii="Calibri" w:hAnsi="Calibri" w:cs="Calibri"/>
              </w:rPr>
            </w:pPr>
            <w:r w:rsidRPr="004F3B18">
              <w:rPr>
                <w:rFonts w:ascii="Calibri" w:hAnsi="Calibri" w:cs="Calibri"/>
              </w:rPr>
              <w:t>11.51</w:t>
            </w:r>
          </w:p>
        </w:tc>
        <w:tc>
          <w:tcPr>
            <w:tcW w:w="941" w:type="dxa"/>
          </w:tcPr>
          <w:p w14:paraId="73B5E982" w14:textId="047918FE" w:rsidR="00D2733E" w:rsidRPr="004F3B18" w:rsidRDefault="00414F9F" w:rsidP="00B260E9">
            <w:pPr>
              <w:jc w:val="center"/>
              <w:rPr>
                <w:rFonts w:ascii="Calibri" w:hAnsi="Calibri" w:cs="Calibri"/>
              </w:rPr>
            </w:pPr>
            <w:r w:rsidRPr="004F3B18">
              <w:rPr>
                <w:rFonts w:ascii="Calibri" w:hAnsi="Calibri" w:cs="Calibri"/>
              </w:rPr>
              <w:t>-77.54</w:t>
            </w:r>
          </w:p>
        </w:tc>
      </w:tr>
      <w:tr w:rsidR="00D2733E" w:rsidRPr="004F3B18" w14:paraId="0712BBEA" w14:textId="77777777" w:rsidTr="006F57D6">
        <w:tc>
          <w:tcPr>
            <w:tcW w:w="703" w:type="dxa"/>
            <w:vMerge/>
          </w:tcPr>
          <w:p w14:paraId="46C59C0C" w14:textId="77777777" w:rsidR="00D2733E" w:rsidRPr="004F3B18" w:rsidRDefault="00D2733E" w:rsidP="00B260E9">
            <w:pPr>
              <w:jc w:val="center"/>
              <w:rPr>
                <w:rFonts w:ascii="Calibri" w:hAnsi="Calibri" w:cs="Calibri"/>
              </w:rPr>
            </w:pPr>
          </w:p>
        </w:tc>
        <w:tc>
          <w:tcPr>
            <w:tcW w:w="1124" w:type="dxa"/>
            <w:vMerge/>
          </w:tcPr>
          <w:p w14:paraId="26004816" w14:textId="77777777" w:rsidR="00D2733E" w:rsidRPr="004F3B18" w:rsidRDefault="00D2733E" w:rsidP="00B260E9">
            <w:pPr>
              <w:jc w:val="center"/>
              <w:rPr>
                <w:rFonts w:ascii="Calibri" w:hAnsi="Calibri" w:cs="Calibri"/>
              </w:rPr>
            </w:pPr>
          </w:p>
        </w:tc>
        <w:tc>
          <w:tcPr>
            <w:tcW w:w="851" w:type="dxa"/>
          </w:tcPr>
          <w:p w14:paraId="73DA31A8"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14AFE6AE" w14:textId="203189F4" w:rsidR="00D2733E" w:rsidRPr="004F3B18" w:rsidRDefault="00E9138C" w:rsidP="00B260E9">
            <w:pPr>
              <w:jc w:val="center"/>
              <w:rPr>
                <w:rFonts w:ascii="Calibri" w:hAnsi="Calibri" w:cs="Calibri"/>
              </w:rPr>
            </w:pPr>
            <w:r w:rsidRPr="004F3B18">
              <w:rPr>
                <w:rFonts w:ascii="Calibri" w:hAnsi="Calibri" w:cs="Calibri"/>
              </w:rPr>
              <w:t>1.4</w:t>
            </w:r>
          </w:p>
        </w:tc>
        <w:tc>
          <w:tcPr>
            <w:tcW w:w="671" w:type="dxa"/>
          </w:tcPr>
          <w:p w14:paraId="3B316360" w14:textId="077D843B" w:rsidR="00D2733E" w:rsidRPr="004F3B18" w:rsidRDefault="00E9138C" w:rsidP="00B260E9">
            <w:pPr>
              <w:jc w:val="center"/>
              <w:rPr>
                <w:rFonts w:ascii="Calibri" w:hAnsi="Calibri" w:cs="Calibri"/>
              </w:rPr>
            </w:pPr>
            <w:r w:rsidRPr="004F3B18">
              <w:rPr>
                <w:rFonts w:ascii="Calibri" w:hAnsi="Calibri" w:cs="Calibri"/>
              </w:rPr>
              <w:t>0.97</w:t>
            </w:r>
          </w:p>
        </w:tc>
        <w:tc>
          <w:tcPr>
            <w:tcW w:w="1285" w:type="dxa"/>
          </w:tcPr>
          <w:p w14:paraId="70BE1C42" w14:textId="13E61357" w:rsidR="00D2733E" w:rsidRPr="004F3B18" w:rsidRDefault="009E709B" w:rsidP="00B260E9">
            <w:pPr>
              <w:jc w:val="center"/>
              <w:rPr>
                <w:rFonts w:ascii="Calibri" w:hAnsi="Calibri" w:cs="Calibri"/>
              </w:rPr>
            </w:pPr>
            <w:r w:rsidRPr="004F3B18">
              <w:rPr>
                <w:rFonts w:ascii="Calibri" w:hAnsi="Calibri" w:cs="Calibri"/>
              </w:rPr>
              <w:t>0.69</w:t>
            </w:r>
          </w:p>
        </w:tc>
        <w:tc>
          <w:tcPr>
            <w:tcW w:w="850" w:type="dxa"/>
          </w:tcPr>
          <w:p w14:paraId="484F0DA2" w14:textId="587F9D3F" w:rsidR="00D2733E" w:rsidRPr="004F3B18" w:rsidRDefault="009E709B" w:rsidP="00B260E9">
            <w:pPr>
              <w:jc w:val="center"/>
              <w:rPr>
                <w:rFonts w:ascii="Calibri" w:hAnsi="Calibri" w:cs="Calibri"/>
              </w:rPr>
            </w:pPr>
            <w:r w:rsidRPr="004F3B18">
              <w:rPr>
                <w:rFonts w:ascii="Calibri" w:hAnsi="Calibri" w:cs="Calibri"/>
              </w:rPr>
              <w:t>8.57</w:t>
            </w:r>
          </w:p>
        </w:tc>
        <w:tc>
          <w:tcPr>
            <w:tcW w:w="993" w:type="dxa"/>
          </w:tcPr>
          <w:p w14:paraId="1BCACADB" w14:textId="1D45F177" w:rsidR="00D2733E" w:rsidRPr="004F3B18" w:rsidRDefault="009E709B" w:rsidP="00B260E9">
            <w:pPr>
              <w:jc w:val="center"/>
              <w:rPr>
                <w:rFonts w:ascii="Calibri" w:hAnsi="Calibri" w:cs="Calibri"/>
              </w:rPr>
            </w:pPr>
            <w:r w:rsidRPr="004F3B18">
              <w:rPr>
                <w:rFonts w:ascii="Calibri" w:hAnsi="Calibri" w:cs="Calibri"/>
              </w:rPr>
              <w:t>-39.8</w:t>
            </w:r>
          </w:p>
        </w:tc>
        <w:tc>
          <w:tcPr>
            <w:tcW w:w="850" w:type="dxa"/>
          </w:tcPr>
          <w:p w14:paraId="4DD50694" w14:textId="5D4B7B01" w:rsidR="00D2733E" w:rsidRPr="004F3B18" w:rsidRDefault="009E709B" w:rsidP="00B260E9">
            <w:pPr>
              <w:jc w:val="center"/>
              <w:rPr>
                <w:rFonts w:ascii="Calibri" w:hAnsi="Calibri" w:cs="Calibri"/>
              </w:rPr>
            </w:pPr>
            <w:r w:rsidRPr="004F3B18">
              <w:rPr>
                <w:rFonts w:ascii="Calibri" w:hAnsi="Calibri" w:cs="Calibri"/>
              </w:rPr>
              <w:t>17.39</w:t>
            </w:r>
          </w:p>
        </w:tc>
        <w:tc>
          <w:tcPr>
            <w:tcW w:w="941" w:type="dxa"/>
          </w:tcPr>
          <w:p w14:paraId="006A3F80" w14:textId="374111BC" w:rsidR="00D2733E" w:rsidRPr="004F3B18" w:rsidRDefault="009E709B" w:rsidP="00B260E9">
            <w:pPr>
              <w:jc w:val="center"/>
              <w:rPr>
                <w:rFonts w:ascii="Calibri" w:hAnsi="Calibri" w:cs="Calibri"/>
              </w:rPr>
            </w:pPr>
            <w:r w:rsidRPr="004F3B18">
              <w:rPr>
                <w:rFonts w:ascii="Calibri" w:hAnsi="Calibri" w:cs="Calibri"/>
              </w:rPr>
              <w:t>-185.87</w:t>
            </w:r>
          </w:p>
        </w:tc>
      </w:tr>
      <w:tr w:rsidR="00D2733E" w:rsidRPr="004F3B18" w14:paraId="12F04AC8" w14:textId="77777777" w:rsidTr="006F57D6">
        <w:tc>
          <w:tcPr>
            <w:tcW w:w="703" w:type="dxa"/>
            <w:vMerge/>
          </w:tcPr>
          <w:p w14:paraId="74BFAC24" w14:textId="77777777" w:rsidR="00D2733E" w:rsidRPr="004F3B18" w:rsidRDefault="00D2733E" w:rsidP="00B260E9">
            <w:pPr>
              <w:jc w:val="center"/>
              <w:rPr>
                <w:rFonts w:ascii="Calibri" w:hAnsi="Calibri" w:cs="Calibri"/>
              </w:rPr>
            </w:pPr>
          </w:p>
        </w:tc>
        <w:tc>
          <w:tcPr>
            <w:tcW w:w="1124" w:type="dxa"/>
            <w:vMerge w:val="restart"/>
          </w:tcPr>
          <w:p w14:paraId="783BC5E4"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2823B823"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7D5BD760" w14:textId="1DCAD70E" w:rsidR="00D2733E" w:rsidRPr="004F3B18" w:rsidRDefault="000B0AFA" w:rsidP="00B260E9">
            <w:pPr>
              <w:jc w:val="center"/>
              <w:rPr>
                <w:rFonts w:ascii="Calibri" w:hAnsi="Calibri" w:cs="Calibri"/>
              </w:rPr>
            </w:pPr>
            <w:r w:rsidRPr="004F3B18">
              <w:rPr>
                <w:rFonts w:ascii="Calibri" w:hAnsi="Calibri" w:cs="Calibri"/>
              </w:rPr>
              <w:t>1.44</w:t>
            </w:r>
          </w:p>
        </w:tc>
        <w:tc>
          <w:tcPr>
            <w:tcW w:w="671" w:type="dxa"/>
          </w:tcPr>
          <w:p w14:paraId="476274B6" w14:textId="15A698F0" w:rsidR="00D2733E" w:rsidRPr="004F3B18" w:rsidRDefault="000B0AFA" w:rsidP="00B260E9">
            <w:pPr>
              <w:jc w:val="center"/>
              <w:rPr>
                <w:rFonts w:ascii="Calibri" w:hAnsi="Calibri" w:cs="Calibri"/>
              </w:rPr>
            </w:pPr>
            <w:r w:rsidRPr="004F3B18">
              <w:rPr>
                <w:rFonts w:ascii="Calibri" w:hAnsi="Calibri" w:cs="Calibri"/>
              </w:rPr>
              <w:t>0.97</w:t>
            </w:r>
          </w:p>
        </w:tc>
        <w:tc>
          <w:tcPr>
            <w:tcW w:w="1285" w:type="dxa"/>
          </w:tcPr>
          <w:p w14:paraId="27244741" w14:textId="697F4169" w:rsidR="00D2733E" w:rsidRPr="004F3B18" w:rsidRDefault="00553D2E" w:rsidP="00B260E9">
            <w:pPr>
              <w:jc w:val="center"/>
              <w:rPr>
                <w:rFonts w:ascii="Calibri" w:hAnsi="Calibri" w:cs="Calibri"/>
              </w:rPr>
            </w:pPr>
            <w:r w:rsidRPr="004F3B18">
              <w:rPr>
                <w:rFonts w:ascii="Calibri" w:hAnsi="Calibri" w:cs="Calibri"/>
              </w:rPr>
              <w:t>0.12</w:t>
            </w:r>
          </w:p>
        </w:tc>
        <w:tc>
          <w:tcPr>
            <w:tcW w:w="850" w:type="dxa"/>
          </w:tcPr>
          <w:p w14:paraId="35CE59FD" w14:textId="73B64F42" w:rsidR="00D2733E" w:rsidRPr="004F3B18" w:rsidRDefault="00553D2E" w:rsidP="00B260E9">
            <w:pPr>
              <w:jc w:val="center"/>
              <w:rPr>
                <w:rFonts w:ascii="Calibri" w:hAnsi="Calibri" w:cs="Calibri"/>
              </w:rPr>
            </w:pPr>
            <w:r w:rsidRPr="004F3B18">
              <w:rPr>
                <w:rFonts w:ascii="Calibri" w:hAnsi="Calibri" w:cs="Calibri"/>
              </w:rPr>
              <w:t>1.45</w:t>
            </w:r>
          </w:p>
        </w:tc>
        <w:tc>
          <w:tcPr>
            <w:tcW w:w="993" w:type="dxa"/>
          </w:tcPr>
          <w:p w14:paraId="485EFC6D" w14:textId="288562C8" w:rsidR="00D2733E" w:rsidRPr="004F3B18" w:rsidRDefault="00553D2E" w:rsidP="00B260E9">
            <w:pPr>
              <w:jc w:val="center"/>
              <w:rPr>
                <w:rFonts w:ascii="Calibri" w:hAnsi="Calibri" w:cs="Calibri"/>
              </w:rPr>
            </w:pPr>
            <w:r w:rsidRPr="004F3B18">
              <w:rPr>
                <w:rFonts w:ascii="Calibri" w:hAnsi="Calibri" w:cs="Calibri"/>
              </w:rPr>
              <w:t>-0.06</w:t>
            </w:r>
          </w:p>
        </w:tc>
        <w:tc>
          <w:tcPr>
            <w:tcW w:w="850" w:type="dxa"/>
          </w:tcPr>
          <w:p w14:paraId="7F06C04E" w14:textId="1B7514A3" w:rsidR="00D2733E" w:rsidRPr="004F3B18" w:rsidRDefault="00553D2E" w:rsidP="00B260E9">
            <w:pPr>
              <w:jc w:val="center"/>
              <w:rPr>
                <w:rFonts w:ascii="Calibri" w:hAnsi="Calibri" w:cs="Calibri"/>
              </w:rPr>
            </w:pPr>
            <w:r w:rsidRPr="004F3B18">
              <w:rPr>
                <w:rFonts w:ascii="Calibri" w:hAnsi="Calibri" w:cs="Calibri"/>
              </w:rPr>
              <w:t>2.7</w:t>
            </w:r>
          </w:p>
        </w:tc>
        <w:tc>
          <w:tcPr>
            <w:tcW w:w="941" w:type="dxa"/>
          </w:tcPr>
          <w:p w14:paraId="410C60F4" w14:textId="14D070E3" w:rsidR="00D2733E" w:rsidRPr="004F3B18" w:rsidRDefault="00553D2E" w:rsidP="00B260E9">
            <w:pPr>
              <w:jc w:val="center"/>
              <w:rPr>
                <w:rFonts w:ascii="Calibri" w:hAnsi="Calibri" w:cs="Calibri"/>
              </w:rPr>
            </w:pPr>
            <w:r w:rsidRPr="004F3B18">
              <w:rPr>
                <w:rFonts w:ascii="Calibri" w:hAnsi="Calibri" w:cs="Calibri"/>
              </w:rPr>
              <w:t>-3.4</w:t>
            </w:r>
          </w:p>
        </w:tc>
      </w:tr>
      <w:tr w:rsidR="00D2733E" w:rsidRPr="004F3B18" w14:paraId="5CDDD335" w14:textId="77777777" w:rsidTr="006F57D6">
        <w:tc>
          <w:tcPr>
            <w:tcW w:w="703" w:type="dxa"/>
            <w:vMerge/>
          </w:tcPr>
          <w:p w14:paraId="2771A1D7" w14:textId="77777777" w:rsidR="00D2733E" w:rsidRPr="004F3B18" w:rsidRDefault="00D2733E" w:rsidP="00B260E9">
            <w:pPr>
              <w:jc w:val="center"/>
              <w:rPr>
                <w:rFonts w:ascii="Calibri" w:hAnsi="Calibri" w:cs="Calibri"/>
              </w:rPr>
            </w:pPr>
          </w:p>
        </w:tc>
        <w:tc>
          <w:tcPr>
            <w:tcW w:w="1124" w:type="dxa"/>
            <w:vMerge/>
          </w:tcPr>
          <w:p w14:paraId="4D5A7E03" w14:textId="77777777" w:rsidR="00D2733E" w:rsidRPr="004F3B18" w:rsidRDefault="00D2733E" w:rsidP="00B260E9">
            <w:pPr>
              <w:jc w:val="center"/>
              <w:rPr>
                <w:rFonts w:ascii="Calibri" w:hAnsi="Calibri" w:cs="Calibri"/>
              </w:rPr>
            </w:pPr>
          </w:p>
        </w:tc>
        <w:tc>
          <w:tcPr>
            <w:tcW w:w="851" w:type="dxa"/>
          </w:tcPr>
          <w:p w14:paraId="23A108D1"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73DBF797" w14:textId="0798DF36" w:rsidR="00D2733E" w:rsidRPr="004F3B18" w:rsidRDefault="006E05D2" w:rsidP="00B260E9">
            <w:pPr>
              <w:jc w:val="center"/>
              <w:rPr>
                <w:rFonts w:ascii="Calibri" w:hAnsi="Calibri" w:cs="Calibri"/>
              </w:rPr>
            </w:pPr>
            <w:r w:rsidRPr="004F3B18">
              <w:rPr>
                <w:rFonts w:ascii="Calibri" w:hAnsi="Calibri" w:cs="Calibri"/>
              </w:rPr>
              <w:t>1.5</w:t>
            </w:r>
          </w:p>
        </w:tc>
        <w:tc>
          <w:tcPr>
            <w:tcW w:w="671" w:type="dxa"/>
          </w:tcPr>
          <w:p w14:paraId="58B64880" w14:textId="5E22C480" w:rsidR="00D2733E" w:rsidRPr="004F3B18" w:rsidRDefault="006E05D2" w:rsidP="00B260E9">
            <w:pPr>
              <w:jc w:val="center"/>
              <w:rPr>
                <w:rFonts w:ascii="Calibri" w:hAnsi="Calibri" w:cs="Calibri"/>
              </w:rPr>
            </w:pPr>
            <w:r w:rsidRPr="004F3B18">
              <w:rPr>
                <w:rFonts w:ascii="Calibri" w:hAnsi="Calibri" w:cs="Calibri"/>
              </w:rPr>
              <w:t>0.97</w:t>
            </w:r>
          </w:p>
        </w:tc>
        <w:tc>
          <w:tcPr>
            <w:tcW w:w="1285" w:type="dxa"/>
          </w:tcPr>
          <w:p w14:paraId="64083F06" w14:textId="371C8A4C" w:rsidR="00D2733E" w:rsidRPr="004F3B18" w:rsidRDefault="009C3D92" w:rsidP="00B260E9">
            <w:pPr>
              <w:jc w:val="center"/>
              <w:rPr>
                <w:rFonts w:ascii="Calibri" w:hAnsi="Calibri" w:cs="Calibri"/>
              </w:rPr>
            </w:pPr>
            <w:r w:rsidRPr="004F3B18">
              <w:rPr>
                <w:rFonts w:ascii="Calibri" w:hAnsi="Calibri" w:cs="Calibri"/>
              </w:rPr>
              <w:t>0.7</w:t>
            </w:r>
          </w:p>
        </w:tc>
        <w:tc>
          <w:tcPr>
            <w:tcW w:w="850" w:type="dxa"/>
          </w:tcPr>
          <w:p w14:paraId="2B66B1EE" w14:textId="5A2946A2" w:rsidR="00D2733E" w:rsidRPr="004F3B18" w:rsidRDefault="009C3D92" w:rsidP="00B260E9">
            <w:pPr>
              <w:jc w:val="center"/>
              <w:rPr>
                <w:rFonts w:ascii="Calibri" w:hAnsi="Calibri" w:cs="Calibri"/>
              </w:rPr>
            </w:pPr>
            <w:r w:rsidRPr="004F3B18">
              <w:rPr>
                <w:rFonts w:ascii="Calibri" w:hAnsi="Calibri" w:cs="Calibri"/>
              </w:rPr>
              <w:t>2.65</w:t>
            </w:r>
          </w:p>
        </w:tc>
        <w:tc>
          <w:tcPr>
            <w:tcW w:w="993" w:type="dxa"/>
          </w:tcPr>
          <w:p w14:paraId="1DC4CEC1" w14:textId="2A2F29B1" w:rsidR="00D2733E" w:rsidRPr="004F3B18" w:rsidRDefault="009C3D92" w:rsidP="00B260E9">
            <w:pPr>
              <w:jc w:val="center"/>
              <w:rPr>
                <w:rFonts w:ascii="Calibri" w:hAnsi="Calibri" w:cs="Calibri"/>
              </w:rPr>
            </w:pPr>
            <w:r w:rsidRPr="004F3B18">
              <w:rPr>
                <w:rFonts w:ascii="Calibri" w:hAnsi="Calibri" w:cs="Calibri"/>
              </w:rPr>
              <w:t>-2.33</w:t>
            </w:r>
          </w:p>
        </w:tc>
        <w:tc>
          <w:tcPr>
            <w:tcW w:w="850" w:type="dxa"/>
          </w:tcPr>
          <w:p w14:paraId="223C8D0B" w14:textId="3415C008" w:rsidR="00D2733E" w:rsidRPr="004F3B18" w:rsidRDefault="009C3D92" w:rsidP="00B260E9">
            <w:pPr>
              <w:jc w:val="center"/>
              <w:rPr>
                <w:rFonts w:ascii="Calibri" w:hAnsi="Calibri" w:cs="Calibri"/>
              </w:rPr>
            </w:pPr>
            <w:r w:rsidRPr="004F3B18">
              <w:rPr>
                <w:rFonts w:ascii="Calibri" w:hAnsi="Calibri" w:cs="Calibri"/>
              </w:rPr>
              <w:t>2.78</w:t>
            </w:r>
          </w:p>
        </w:tc>
        <w:tc>
          <w:tcPr>
            <w:tcW w:w="941" w:type="dxa"/>
          </w:tcPr>
          <w:p w14:paraId="07FBAB0D" w14:textId="27264729" w:rsidR="00D2733E" w:rsidRPr="004F3B18" w:rsidRDefault="009C3D92" w:rsidP="00B260E9">
            <w:pPr>
              <w:jc w:val="center"/>
              <w:rPr>
                <w:rFonts w:ascii="Calibri" w:hAnsi="Calibri" w:cs="Calibri"/>
              </w:rPr>
            </w:pPr>
            <w:r w:rsidRPr="004F3B18">
              <w:rPr>
                <w:rFonts w:ascii="Calibri" w:hAnsi="Calibri" w:cs="Calibri"/>
              </w:rPr>
              <w:t>-3.46</w:t>
            </w:r>
          </w:p>
        </w:tc>
      </w:tr>
      <w:tr w:rsidR="00CD20A1" w:rsidRPr="004F3B18" w14:paraId="4F2E0F56" w14:textId="77777777" w:rsidTr="006F57D6">
        <w:tc>
          <w:tcPr>
            <w:tcW w:w="703" w:type="dxa"/>
            <w:vMerge/>
          </w:tcPr>
          <w:p w14:paraId="44FC8F04" w14:textId="77777777" w:rsidR="00CD20A1" w:rsidRPr="004F3B18" w:rsidRDefault="00CD20A1" w:rsidP="00CD20A1">
            <w:pPr>
              <w:jc w:val="center"/>
              <w:rPr>
                <w:rFonts w:ascii="Calibri" w:hAnsi="Calibri" w:cs="Calibri"/>
              </w:rPr>
            </w:pPr>
          </w:p>
        </w:tc>
        <w:tc>
          <w:tcPr>
            <w:tcW w:w="1124" w:type="dxa"/>
            <w:vMerge/>
          </w:tcPr>
          <w:p w14:paraId="28076279" w14:textId="77777777" w:rsidR="00CD20A1" w:rsidRPr="004F3B18" w:rsidRDefault="00CD20A1" w:rsidP="00CD20A1">
            <w:pPr>
              <w:jc w:val="center"/>
              <w:rPr>
                <w:rFonts w:ascii="Calibri" w:hAnsi="Calibri" w:cs="Calibri"/>
              </w:rPr>
            </w:pPr>
          </w:p>
        </w:tc>
        <w:tc>
          <w:tcPr>
            <w:tcW w:w="851" w:type="dxa"/>
          </w:tcPr>
          <w:p w14:paraId="3E598384" w14:textId="77777777" w:rsidR="00CD20A1" w:rsidRPr="004F3B18" w:rsidRDefault="00CD20A1" w:rsidP="00CD20A1">
            <w:pPr>
              <w:jc w:val="center"/>
              <w:rPr>
                <w:rFonts w:ascii="Calibri" w:hAnsi="Calibri" w:cs="Calibri"/>
              </w:rPr>
            </w:pPr>
            <w:r w:rsidRPr="004F3B18">
              <w:rPr>
                <w:rFonts w:ascii="Calibri" w:hAnsi="Calibri" w:cs="Calibri"/>
              </w:rPr>
              <w:t>100</w:t>
            </w:r>
          </w:p>
        </w:tc>
        <w:tc>
          <w:tcPr>
            <w:tcW w:w="753" w:type="dxa"/>
          </w:tcPr>
          <w:p w14:paraId="0B172457" w14:textId="74CE5F75" w:rsidR="00CD20A1" w:rsidRPr="004F3B18" w:rsidRDefault="00CD20A1" w:rsidP="00CD20A1">
            <w:pPr>
              <w:jc w:val="center"/>
              <w:rPr>
                <w:rFonts w:ascii="Calibri" w:hAnsi="Calibri" w:cs="Calibri"/>
              </w:rPr>
            </w:pPr>
            <w:r w:rsidRPr="004F3B18">
              <w:rPr>
                <w:rFonts w:ascii="Calibri" w:hAnsi="Calibri" w:cs="Calibri"/>
              </w:rPr>
              <w:t>1.5</w:t>
            </w:r>
          </w:p>
        </w:tc>
        <w:tc>
          <w:tcPr>
            <w:tcW w:w="671" w:type="dxa"/>
          </w:tcPr>
          <w:p w14:paraId="11D9D8BA" w14:textId="3B109AA5" w:rsidR="00CD20A1" w:rsidRPr="004F3B18" w:rsidRDefault="00CD20A1" w:rsidP="00CD20A1">
            <w:pPr>
              <w:jc w:val="center"/>
              <w:rPr>
                <w:rFonts w:ascii="Calibri" w:hAnsi="Calibri" w:cs="Calibri"/>
              </w:rPr>
            </w:pPr>
            <w:r w:rsidRPr="004F3B18">
              <w:rPr>
                <w:rFonts w:ascii="Calibri" w:hAnsi="Calibri" w:cs="Calibri"/>
              </w:rPr>
              <w:t>0.97</w:t>
            </w:r>
          </w:p>
        </w:tc>
        <w:tc>
          <w:tcPr>
            <w:tcW w:w="1285" w:type="dxa"/>
          </w:tcPr>
          <w:p w14:paraId="6D5C171B" w14:textId="4F892FE7" w:rsidR="00CD20A1" w:rsidRPr="004F3B18" w:rsidRDefault="00CD20A1" w:rsidP="00CD20A1">
            <w:pPr>
              <w:jc w:val="center"/>
              <w:rPr>
                <w:rFonts w:ascii="Calibri" w:hAnsi="Calibri" w:cs="Calibri"/>
              </w:rPr>
            </w:pPr>
            <w:r w:rsidRPr="004F3B18">
              <w:rPr>
                <w:rFonts w:ascii="Calibri" w:hAnsi="Calibri" w:cs="Calibri"/>
              </w:rPr>
              <w:t>0.12</w:t>
            </w:r>
          </w:p>
        </w:tc>
        <w:tc>
          <w:tcPr>
            <w:tcW w:w="850" w:type="dxa"/>
          </w:tcPr>
          <w:p w14:paraId="00EF6837" w14:textId="5CFF8210" w:rsidR="00CD20A1" w:rsidRPr="004F3B18" w:rsidRDefault="00CD20A1" w:rsidP="00CD20A1">
            <w:pPr>
              <w:jc w:val="center"/>
              <w:rPr>
                <w:rFonts w:ascii="Calibri" w:hAnsi="Calibri" w:cs="Calibri"/>
              </w:rPr>
            </w:pPr>
            <w:r w:rsidRPr="004F3B18">
              <w:rPr>
                <w:rFonts w:ascii="Calibri" w:hAnsi="Calibri" w:cs="Calibri"/>
              </w:rPr>
              <w:t>2.33</w:t>
            </w:r>
          </w:p>
        </w:tc>
        <w:tc>
          <w:tcPr>
            <w:tcW w:w="993" w:type="dxa"/>
          </w:tcPr>
          <w:p w14:paraId="7B7DADC4" w14:textId="512D9526" w:rsidR="00CD20A1" w:rsidRPr="004F3B18" w:rsidRDefault="00CD20A1" w:rsidP="00CD20A1">
            <w:pPr>
              <w:jc w:val="center"/>
              <w:rPr>
                <w:rFonts w:ascii="Calibri" w:hAnsi="Calibri" w:cs="Calibri"/>
              </w:rPr>
            </w:pPr>
            <w:r w:rsidRPr="004F3B18">
              <w:rPr>
                <w:rFonts w:ascii="Calibri" w:hAnsi="Calibri" w:cs="Calibri"/>
              </w:rPr>
              <w:t>-2.74</w:t>
            </w:r>
          </w:p>
        </w:tc>
        <w:tc>
          <w:tcPr>
            <w:tcW w:w="850" w:type="dxa"/>
          </w:tcPr>
          <w:p w14:paraId="1F80235B" w14:textId="5CBFBDE0" w:rsidR="00CD20A1" w:rsidRPr="004F3B18" w:rsidRDefault="00CD20A1" w:rsidP="00CD20A1">
            <w:pPr>
              <w:jc w:val="center"/>
              <w:rPr>
                <w:rFonts w:ascii="Calibri" w:hAnsi="Calibri" w:cs="Calibri"/>
              </w:rPr>
            </w:pPr>
            <w:r w:rsidRPr="004F3B18">
              <w:rPr>
                <w:rFonts w:ascii="Calibri" w:hAnsi="Calibri" w:cs="Calibri"/>
              </w:rPr>
              <w:t>5.53</w:t>
            </w:r>
          </w:p>
        </w:tc>
        <w:tc>
          <w:tcPr>
            <w:tcW w:w="941" w:type="dxa"/>
          </w:tcPr>
          <w:p w14:paraId="11D90F56" w14:textId="42E429DE" w:rsidR="00CD20A1" w:rsidRPr="004F3B18" w:rsidRDefault="00CD20A1" w:rsidP="00CD20A1">
            <w:pPr>
              <w:jc w:val="center"/>
              <w:rPr>
                <w:rFonts w:ascii="Calibri" w:hAnsi="Calibri" w:cs="Calibri"/>
              </w:rPr>
            </w:pPr>
            <w:r w:rsidRPr="004F3B18">
              <w:rPr>
                <w:rFonts w:ascii="Calibri" w:hAnsi="Calibri" w:cs="Calibri"/>
              </w:rPr>
              <w:t>-19.21</w:t>
            </w:r>
          </w:p>
        </w:tc>
      </w:tr>
      <w:tr w:rsidR="00CD20A1" w:rsidRPr="004F3B18" w14:paraId="3302B2A4" w14:textId="77777777" w:rsidTr="006F57D6">
        <w:tc>
          <w:tcPr>
            <w:tcW w:w="703" w:type="dxa"/>
            <w:vMerge/>
          </w:tcPr>
          <w:p w14:paraId="350F3FD1" w14:textId="77777777" w:rsidR="00CD20A1" w:rsidRPr="004F3B18" w:rsidRDefault="00CD20A1" w:rsidP="00CD20A1">
            <w:pPr>
              <w:jc w:val="center"/>
              <w:rPr>
                <w:rFonts w:ascii="Calibri" w:hAnsi="Calibri" w:cs="Calibri"/>
              </w:rPr>
            </w:pPr>
          </w:p>
        </w:tc>
        <w:tc>
          <w:tcPr>
            <w:tcW w:w="1124" w:type="dxa"/>
            <w:vMerge/>
          </w:tcPr>
          <w:p w14:paraId="25100C25" w14:textId="77777777" w:rsidR="00CD20A1" w:rsidRPr="004F3B18" w:rsidRDefault="00CD20A1" w:rsidP="00CD20A1">
            <w:pPr>
              <w:jc w:val="center"/>
              <w:rPr>
                <w:rFonts w:ascii="Calibri" w:hAnsi="Calibri" w:cs="Calibri"/>
              </w:rPr>
            </w:pPr>
          </w:p>
        </w:tc>
        <w:tc>
          <w:tcPr>
            <w:tcW w:w="851" w:type="dxa"/>
          </w:tcPr>
          <w:p w14:paraId="73AEAB66" w14:textId="77777777" w:rsidR="00CD20A1" w:rsidRPr="004F3B18" w:rsidRDefault="00CD20A1" w:rsidP="00CD20A1">
            <w:pPr>
              <w:jc w:val="center"/>
              <w:rPr>
                <w:rFonts w:ascii="Calibri" w:hAnsi="Calibri" w:cs="Calibri"/>
              </w:rPr>
            </w:pPr>
            <w:r w:rsidRPr="004F3B18">
              <w:rPr>
                <w:rFonts w:ascii="Calibri" w:hAnsi="Calibri" w:cs="Calibri"/>
              </w:rPr>
              <w:t>150</w:t>
            </w:r>
          </w:p>
        </w:tc>
        <w:tc>
          <w:tcPr>
            <w:tcW w:w="753" w:type="dxa"/>
          </w:tcPr>
          <w:p w14:paraId="0EF25E98" w14:textId="25A5865D" w:rsidR="00CD20A1" w:rsidRPr="004F3B18" w:rsidRDefault="00555E6C" w:rsidP="00CD20A1">
            <w:pPr>
              <w:jc w:val="center"/>
              <w:rPr>
                <w:rFonts w:ascii="Calibri" w:hAnsi="Calibri" w:cs="Calibri"/>
              </w:rPr>
            </w:pPr>
            <w:r w:rsidRPr="004F3B18">
              <w:rPr>
                <w:rFonts w:ascii="Calibri" w:hAnsi="Calibri" w:cs="Calibri"/>
              </w:rPr>
              <w:t>1.42</w:t>
            </w:r>
          </w:p>
        </w:tc>
        <w:tc>
          <w:tcPr>
            <w:tcW w:w="671" w:type="dxa"/>
          </w:tcPr>
          <w:p w14:paraId="0323AE7C" w14:textId="7ABA7899" w:rsidR="00CD20A1" w:rsidRPr="004F3B18" w:rsidRDefault="00555E6C" w:rsidP="00CD20A1">
            <w:pPr>
              <w:jc w:val="center"/>
              <w:rPr>
                <w:rFonts w:ascii="Calibri" w:hAnsi="Calibri" w:cs="Calibri"/>
              </w:rPr>
            </w:pPr>
            <w:r w:rsidRPr="004F3B18">
              <w:rPr>
                <w:rFonts w:ascii="Calibri" w:hAnsi="Calibri" w:cs="Calibri"/>
              </w:rPr>
              <w:t>0.97</w:t>
            </w:r>
          </w:p>
        </w:tc>
        <w:tc>
          <w:tcPr>
            <w:tcW w:w="1285" w:type="dxa"/>
          </w:tcPr>
          <w:p w14:paraId="0AE9868B" w14:textId="654F6E4D" w:rsidR="00CD20A1" w:rsidRPr="004F3B18" w:rsidRDefault="00555E6C" w:rsidP="00CD20A1">
            <w:pPr>
              <w:jc w:val="center"/>
              <w:rPr>
                <w:rFonts w:ascii="Calibri" w:hAnsi="Calibri" w:cs="Calibri"/>
              </w:rPr>
            </w:pPr>
            <w:r w:rsidRPr="004F3B18">
              <w:rPr>
                <w:rFonts w:ascii="Calibri" w:hAnsi="Calibri" w:cs="Calibri"/>
              </w:rPr>
              <w:t>0.74</w:t>
            </w:r>
          </w:p>
        </w:tc>
        <w:tc>
          <w:tcPr>
            <w:tcW w:w="850" w:type="dxa"/>
          </w:tcPr>
          <w:p w14:paraId="3BDB3E84" w14:textId="64E6349B" w:rsidR="00CD20A1" w:rsidRPr="004F3B18" w:rsidRDefault="00555E6C" w:rsidP="00CD20A1">
            <w:pPr>
              <w:jc w:val="center"/>
              <w:rPr>
                <w:rFonts w:ascii="Calibri" w:hAnsi="Calibri" w:cs="Calibri"/>
              </w:rPr>
            </w:pPr>
            <w:r w:rsidRPr="004F3B18">
              <w:rPr>
                <w:rFonts w:ascii="Calibri" w:hAnsi="Calibri" w:cs="Calibri"/>
              </w:rPr>
              <w:t>2.88</w:t>
            </w:r>
          </w:p>
        </w:tc>
        <w:tc>
          <w:tcPr>
            <w:tcW w:w="993" w:type="dxa"/>
          </w:tcPr>
          <w:p w14:paraId="64FA2B61" w14:textId="1BF3001A" w:rsidR="00CD20A1" w:rsidRPr="004F3B18" w:rsidRDefault="00EA1C96" w:rsidP="00CD20A1">
            <w:pPr>
              <w:jc w:val="center"/>
              <w:rPr>
                <w:rFonts w:ascii="Calibri" w:hAnsi="Calibri" w:cs="Calibri"/>
              </w:rPr>
            </w:pPr>
            <w:r w:rsidRPr="004F3B18">
              <w:rPr>
                <w:rFonts w:ascii="Calibri" w:hAnsi="Calibri" w:cs="Calibri"/>
              </w:rPr>
              <w:t>-2.88</w:t>
            </w:r>
          </w:p>
        </w:tc>
        <w:tc>
          <w:tcPr>
            <w:tcW w:w="850" w:type="dxa"/>
          </w:tcPr>
          <w:p w14:paraId="6C5F0632" w14:textId="043C5585" w:rsidR="00CD20A1" w:rsidRPr="004F3B18" w:rsidRDefault="00EA1C96" w:rsidP="00CD20A1">
            <w:pPr>
              <w:jc w:val="center"/>
              <w:rPr>
                <w:rFonts w:ascii="Calibri" w:hAnsi="Calibri" w:cs="Calibri"/>
              </w:rPr>
            </w:pPr>
            <w:r w:rsidRPr="004F3B18">
              <w:rPr>
                <w:rFonts w:ascii="Calibri" w:hAnsi="Calibri" w:cs="Calibri"/>
              </w:rPr>
              <w:t>3.3</w:t>
            </w:r>
          </w:p>
        </w:tc>
        <w:tc>
          <w:tcPr>
            <w:tcW w:w="941" w:type="dxa"/>
          </w:tcPr>
          <w:p w14:paraId="147DA3D4" w14:textId="51AE9A4E" w:rsidR="00CD20A1" w:rsidRPr="004F3B18" w:rsidRDefault="00EA1C96" w:rsidP="00CD20A1">
            <w:pPr>
              <w:jc w:val="center"/>
              <w:rPr>
                <w:rFonts w:ascii="Calibri" w:hAnsi="Calibri" w:cs="Calibri"/>
              </w:rPr>
            </w:pPr>
            <w:r w:rsidRPr="004F3B18">
              <w:rPr>
                <w:rFonts w:ascii="Calibri" w:hAnsi="Calibri" w:cs="Calibri"/>
              </w:rPr>
              <w:t>-5.16</w:t>
            </w:r>
          </w:p>
        </w:tc>
      </w:tr>
    </w:tbl>
    <w:p w14:paraId="098C0104" w14:textId="77777777" w:rsidR="00D2733E" w:rsidRPr="004F3B18" w:rsidRDefault="00D2733E" w:rsidP="00D2733E">
      <w:pPr>
        <w:rPr>
          <w:rFonts w:ascii="Calibri" w:hAnsi="Calibri" w:cs="Calibri"/>
        </w:rPr>
      </w:pPr>
    </w:p>
    <w:p w14:paraId="63EE2DDC" w14:textId="49F73CE3" w:rsidR="0059309F" w:rsidRPr="004F3B18" w:rsidRDefault="0059309F" w:rsidP="0059309F">
      <w:pPr>
        <w:pStyle w:val="Caption"/>
        <w:keepNext/>
        <w:rPr>
          <w:rFonts w:ascii="Calibri" w:hAnsi="Calibri" w:cs="Calibri"/>
        </w:rPr>
      </w:pPr>
      <w:bookmarkStart w:id="121" w:name="_Toc165500148"/>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26</w:t>
      </w:r>
      <w:r w:rsidRPr="004F3B18">
        <w:rPr>
          <w:rFonts w:ascii="Calibri" w:hAnsi="Calibri" w:cs="Calibri"/>
        </w:rPr>
        <w:fldChar w:fldCharType="end"/>
      </w:r>
      <w:r w:rsidRPr="004F3B18">
        <w:rPr>
          <w:rFonts w:ascii="Calibri" w:hAnsi="Calibri" w:cs="Calibri"/>
        </w:rPr>
        <w:t>: Model-3 Metrics of SHEL With MinMaxScaler</w:t>
      </w:r>
      <w:bookmarkEnd w:id="121"/>
    </w:p>
    <w:tbl>
      <w:tblPr>
        <w:tblStyle w:val="TableGrid"/>
        <w:tblW w:w="0" w:type="auto"/>
        <w:tblInd w:w="-1" w:type="dxa"/>
        <w:tblLook w:val="04A0" w:firstRow="1" w:lastRow="0" w:firstColumn="1" w:lastColumn="0" w:noHBand="0" w:noVBand="1"/>
      </w:tblPr>
      <w:tblGrid>
        <w:gridCol w:w="698"/>
        <w:gridCol w:w="1084"/>
        <w:gridCol w:w="851"/>
        <w:gridCol w:w="753"/>
        <w:gridCol w:w="666"/>
        <w:gridCol w:w="1407"/>
        <w:gridCol w:w="753"/>
        <w:gridCol w:w="980"/>
        <w:gridCol w:w="753"/>
        <w:gridCol w:w="1072"/>
      </w:tblGrid>
      <w:tr w:rsidR="00D2733E" w:rsidRPr="004F3B18" w14:paraId="1AE2D384" w14:textId="77777777" w:rsidTr="00CD20A1">
        <w:tc>
          <w:tcPr>
            <w:tcW w:w="2633" w:type="dxa"/>
            <w:gridSpan w:val="3"/>
          </w:tcPr>
          <w:p w14:paraId="5B0FBC36" w14:textId="77777777" w:rsidR="00D2733E" w:rsidRPr="004F3B18" w:rsidRDefault="00D2733E" w:rsidP="00B260E9">
            <w:pPr>
              <w:jc w:val="center"/>
              <w:rPr>
                <w:rFonts w:ascii="Calibri" w:hAnsi="Calibri" w:cs="Calibri"/>
              </w:rPr>
            </w:pPr>
          </w:p>
        </w:tc>
        <w:tc>
          <w:tcPr>
            <w:tcW w:w="1419" w:type="dxa"/>
            <w:gridSpan w:val="2"/>
          </w:tcPr>
          <w:p w14:paraId="05B44195"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407" w:type="dxa"/>
          </w:tcPr>
          <w:p w14:paraId="6F449C0F"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33" w:type="dxa"/>
            <w:gridSpan w:val="2"/>
          </w:tcPr>
          <w:p w14:paraId="3623EEB9"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825" w:type="dxa"/>
            <w:gridSpan w:val="2"/>
          </w:tcPr>
          <w:p w14:paraId="1B8A120A"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26B83644" w14:textId="77777777" w:rsidTr="00CD20A1">
        <w:tc>
          <w:tcPr>
            <w:tcW w:w="698" w:type="dxa"/>
          </w:tcPr>
          <w:p w14:paraId="0AD9262E"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084" w:type="dxa"/>
          </w:tcPr>
          <w:p w14:paraId="479A612B"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088E79C7"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5CE281E3"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66" w:type="dxa"/>
          </w:tcPr>
          <w:p w14:paraId="789DBCF3"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407" w:type="dxa"/>
          </w:tcPr>
          <w:p w14:paraId="5666AE29"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753" w:type="dxa"/>
          </w:tcPr>
          <w:p w14:paraId="3C344CB6"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80" w:type="dxa"/>
          </w:tcPr>
          <w:p w14:paraId="3D6FB896"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753" w:type="dxa"/>
          </w:tcPr>
          <w:p w14:paraId="02091D80"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1072" w:type="dxa"/>
          </w:tcPr>
          <w:p w14:paraId="32BD6429"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4FA88528" w14:textId="77777777" w:rsidTr="00CD20A1">
        <w:tc>
          <w:tcPr>
            <w:tcW w:w="698" w:type="dxa"/>
            <w:vMerge w:val="restart"/>
          </w:tcPr>
          <w:p w14:paraId="0406901F" w14:textId="77777777" w:rsidR="00D2733E" w:rsidRPr="004F3B18" w:rsidRDefault="00D2733E" w:rsidP="00B260E9">
            <w:pPr>
              <w:jc w:val="center"/>
              <w:rPr>
                <w:rFonts w:ascii="Calibri" w:hAnsi="Calibri" w:cs="Calibri"/>
              </w:rPr>
            </w:pPr>
            <w:r w:rsidRPr="004F3B18">
              <w:rPr>
                <w:rFonts w:ascii="Calibri" w:hAnsi="Calibri" w:cs="Calibri"/>
              </w:rPr>
              <w:t>SHEL</w:t>
            </w:r>
          </w:p>
        </w:tc>
        <w:tc>
          <w:tcPr>
            <w:tcW w:w="1084" w:type="dxa"/>
            <w:vMerge w:val="restart"/>
          </w:tcPr>
          <w:p w14:paraId="0AD39855"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7287A8A7"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595DFC36" w14:textId="1355759B" w:rsidR="00D2733E" w:rsidRPr="004F3B18" w:rsidRDefault="00855A94" w:rsidP="00B260E9">
            <w:pPr>
              <w:jc w:val="center"/>
              <w:rPr>
                <w:rFonts w:ascii="Calibri" w:hAnsi="Calibri" w:cs="Calibri"/>
              </w:rPr>
            </w:pPr>
            <w:r w:rsidRPr="004F3B18">
              <w:rPr>
                <w:rFonts w:ascii="Calibri" w:hAnsi="Calibri" w:cs="Calibri"/>
              </w:rPr>
              <w:t>1.4</w:t>
            </w:r>
          </w:p>
        </w:tc>
        <w:tc>
          <w:tcPr>
            <w:tcW w:w="666" w:type="dxa"/>
          </w:tcPr>
          <w:p w14:paraId="05A1930A" w14:textId="243DA4AE" w:rsidR="00D2733E" w:rsidRPr="004F3B18" w:rsidRDefault="00855A94" w:rsidP="00B260E9">
            <w:pPr>
              <w:jc w:val="center"/>
              <w:rPr>
                <w:rFonts w:ascii="Calibri" w:hAnsi="Calibri" w:cs="Calibri"/>
              </w:rPr>
            </w:pPr>
            <w:r w:rsidRPr="004F3B18">
              <w:rPr>
                <w:rFonts w:ascii="Calibri" w:hAnsi="Calibri" w:cs="Calibri"/>
              </w:rPr>
              <w:t>0.95</w:t>
            </w:r>
          </w:p>
        </w:tc>
        <w:tc>
          <w:tcPr>
            <w:tcW w:w="1407" w:type="dxa"/>
          </w:tcPr>
          <w:p w14:paraId="22929DEF" w14:textId="3869B7EB" w:rsidR="00D2733E" w:rsidRPr="004F3B18" w:rsidRDefault="005A46F1" w:rsidP="00B260E9">
            <w:pPr>
              <w:jc w:val="center"/>
              <w:rPr>
                <w:rFonts w:ascii="Calibri" w:hAnsi="Calibri" w:cs="Calibri"/>
              </w:rPr>
            </w:pPr>
            <w:r w:rsidRPr="004F3B18">
              <w:rPr>
                <w:rFonts w:ascii="Calibri" w:hAnsi="Calibri" w:cs="Calibri"/>
              </w:rPr>
              <w:t>1.67</w:t>
            </w:r>
          </w:p>
        </w:tc>
        <w:tc>
          <w:tcPr>
            <w:tcW w:w="753" w:type="dxa"/>
          </w:tcPr>
          <w:p w14:paraId="6DC18F3F" w14:textId="4D10BCFD" w:rsidR="00D2733E" w:rsidRPr="004F3B18" w:rsidRDefault="005A46F1" w:rsidP="00B260E9">
            <w:pPr>
              <w:jc w:val="center"/>
              <w:rPr>
                <w:rFonts w:ascii="Calibri" w:hAnsi="Calibri" w:cs="Calibri"/>
              </w:rPr>
            </w:pPr>
            <w:r w:rsidRPr="004F3B18">
              <w:rPr>
                <w:rFonts w:ascii="Calibri" w:hAnsi="Calibri" w:cs="Calibri"/>
              </w:rPr>
              <w:t>0.62</w:t>
            </w:r>
          </w:p>
        </w:tc>
        <w:tc>
          <w:tcPr>
            <w:tcW w:w="980" w:type="dxa"/>
          </w:tcPr>
          <w:p w14:paraId="35A15148" w14:textId="069739D8" w:rsidR="00D2733E" w:rsidRPr="004F3B18" w:rsidRDefault="005A46F1" w:rsidP="00B260E9">
            <w:pPr>
              <w:jc w:val="center"/>
              <w:rPr>
                <w:rFonts w:ascii="Calibri" w:hAnsi="Calibri" w:cs="Calibri"/>
              </w:rPr>
            </w:pPr>
            <w:r w:rsidRPr="004F3B18">
              <w:rPr>
                <w:rFonts w:ascii="Calibri" w:hAnsi="Calibri" w:cs="Calibri"/>
              </w:rPr>
              <w:t>-1.05</w:t>
            </w:r>
          </w:p>
        </w:tc>
        <w:tc>
          <w:tcPr>
            <w:tcW w:w="753" w:type="dxa"/>
          </w:tcPr>
          <w:p w14:paraId="08B8187E" w14:textId="06D4AE4C" w:rsidR="00D2733E" w:rsidRPr="004F3B18" w:rsidRDefault="005A46F1" w:rsidP="00B260E9">
            <w:pPr>
              <w:jc w:val="center"/>
              <w:rPr>
                <w:rFonts w:ascii="Calibri" w:hAnsi="Calibri" w:cs="Calibri"/>
              </w:rPr>
            </w:pPr>
            <w:r w:rsidRPr="004F3B18">
              <w:rPr>
                <w:rFonts w:ascii="Calibri" w:hAnsi="Calibri" w:cs="Calibri"/>
              </w:rPr>
              <w:t>0.84</w:t>
            </w:r>
          </w:p>
        </w:tc>
        <w:tc>
          <w:tcPr>
            <w:tcW w:w="1072" w:type="dxa"/>
          </w:tcPr>
          <w:p w14:paraId="19904B61" w14:textId="1818FE98" w:rsidR="00D2733E" w:rsidRPr="004F3B18" w:rsidRDefault="00EC2D0B" w:rsidP="00B260E9">
            <w:pPr>
              <w:jc w:val="center"/>
              <w:rPr>
                <w:rFonts w:ascii="Calibri" w:hAnsi="Calibri" w:cs="Calibri"/>
              </w:rPr>
            </w:pPr>
            <w:r w:rsidRPr="004F3B18">
              <w:rPr>
                <w:rFonts w:ascii="Calibri" w:hAnsi="Calibri" w:cs="Calibri"/>
              </w:rPr>
              <w:t>0.06</w:t>
            </w:r>
          </w:p>
        </w:tc>
      </w:tr>
      <w:tr w:rsidR="00D2733E" w:rsidRPr="004F3B18" w14:paraId="36B2B99F" w14:textId="77777777" w:rsidTr="00CD20A1">
        <w:tc>
          <w:tcPr>
            <w:tcW w:w="698" w:type="dxa"/>
            <w:vMerge/>
          </w:tcPr>
          <w:p w14:paraId="0F091CDC" w14:textId="77777777" w:rsidR="00D2733E" w:rsidRPr="004F3B18" w:rsidRDefault="00D2733E" w:rsidP="00B260E9">
            <w:pPr>
              <w:jc w:val="center"/>
              <w:rPr>
                <w:rFonts w:ascii="Calibri" w:hAnsi="Calibri" w:cs="Calibri"/>
              </w:rPr>
            </w:pPr>
          </w:p>
        </w:tc>
        <w:tc>
          <w:tcPr>
            <w:tcW w:w="1084" w:type="dxa"/>
            <w:vMerge/>
          </w:tcPr>
          <w:p w14:paraId="6BA4E8C7" w14:textId="77777777" w:rsidR="00D2733E" w:rsidRPr="004F3B18" w:rsidRDefault="00D2733E" w:rsidP="00B260E9">
            <w:pPr>
              <w:jc w:val="center"/>
              <w:rPr>
                <w:rFonts w:ascii="Calibri" w:hAnsi="Calibri" w:cs="Calibri"/>
              </w:rPr>
            </w:pPr>
          </w:p>
        </w:tc>
        <w:tc>
          <w:tcPr>
            <w:tcW w:w="851" w:type="dxa"/>
          </w:tcPr>
          <w:p w14:paraId="308317B9"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3031F0BF" w14:textId="6C1D2E1B" w:rsidR="00D2733E" w:rsidRPr="004F3B18" w:rsidRDefault="00C335FF" w:rsidP="00B260E9">
            <w:pPr>
              <w:jc w:val="center"/>
              <w:rPr>
                <w:rFonts w:ascii="Calibri" w:hAnsi="Calibri" w:cs="Calibri"/>
              </w:rPr>
            </w:pPr>
            <w:r w:rsidRPr="004F3B18">
              <w:rPr>
                <w:rFonts w:ascii="Calibri" w:hAnsi="Calibri" w:cs="Calibri"/>
              </w:rPr>
              <w:t>1.65</w:t>
            </w:r>
          </w:p>
        </w:tc>
        <w:tc>
          <w:tcPr>
            <w:tcW w:w="666" w:type="dxa"/>
          </w:tcPr>
          <w:p w14:paraId="06ED8F61" w14:textId="7A1225BF" w:rsidR="00D2733E" w:rsidRPr="004F3B18" w:rsidRDefault="00C335FF" w:rsidP="00B260E9">
            <w:pPr>
              <w:jc w:val="center"/>
              <w:rPr>
                <w:rFonts w:ascii="Calibri" w:hAnsi="Calibri" w:cs="Calibri"/>
              </w:rPr>
            </w:pPr>
            <w:r w:rsidRPr="004F3B18">
              <w:rPr>
                <w:rFonts w:ascii="Calibri" w:hAnsi="Calibri" w:cs="Calibri"/>
              </w:rPr>
              <w:t>0.94</w:t>
            </w:r>
          </w:p>
        </w:tc>
        <w:tc>
          <w:tcPr>
            <w:tcW w:w="1407" w:type="dxa"/>
          </w:tcPr>
          <w:p w14:paraId="62A2345C" w14:textId="5F7158BC" w:rsidR="00D2733E" w:rsidRPr="004F3B18" w:rsidRDefault="00884F58" w:rsidP="00B260E9">
            <w:pPr>
              <w:jc w:val="center"/>
              <w:rPr>
                <w:rFonts w:ascii="Calibri" w:hAnsi="Calibri" w:cs="Calibri"/>
              </w:rPr>
            </w:pPr>
            <w:r w:rsidRPr="004F3B18">
              <w:rPr>
                <w:rFonts w:ascii="Calibri" w:hAnsi="Calibri" w:cs="Calibri"/>
              </w:rPr>
              <w:t>2.53</w:t>
            </w:r>
          </w:p>
        </w:tc>
        <w:tc>
          <w:tcPr>
            <w:tcW w:w="753" w:type="dxa"/>
          </w:tcPr>
          <w:p w14:paraId="03BF8923" w14:textId="4047B2E0" w:rsidR="00D2733E" w:rsidRPr="004F3B18" w:rsidRDefault="00884F58" w:rsidP="00B260E9">
            <w:pPr>
              <w:jc w:val="center"/>
              <w:rPr>
                <w:rFonts w:ascii="Calibri" w:hAnsi="Calibri" w:cs="Calibri"/>
              </w:rPr>
            </w:pPr>
            <w:r w:rsidRPr="004F3B18">
              <w:rPr>
                <w:rFonts w:ascii="Calibri" w:hAnsi="Calibri" w:cs="Calibri"/>
              </w:rPr>
              <w:t>5.98</w:t>
            </w:r>
          </w:p>
        </w:tc>
        <w:tc>
          <w:tcPr>
            <w:tcW w:w="980" w:type="dxa"/>
          </w:tcPr>
          <w:p w14:paraId="65FCC3C7" w14:textId="2B0D4DC1" w:rsidR="00D2733E" w:rsidRPr="004F3B18" w:rsidRDefault="00E6499C" w:rsidP="00B260E9">
            <w:pPr>
              <w:jc w:val="center"/>
              <w:rPr>
                <w:rFonts w:ascii="Calibri" w:hAnsi="Calibri" w:cs="Calibri"/>
              </w:rPr>
            </w:pPr>
            <w:r w:rsidRPr="004F3B18">
              <w:rPr>
                <w:rFonts w:ascii="Calibri" w:hAnsi="Calibri" w:cs="Calibri"/>
              </w:rPr>
              <w:t>-135.86</w:t>
            </w:r>
          </w:p>
        </w:tc>
        <w:tc>
          <w:tcPr>
            <w:tcW w:w="753" w:type="dxa"/>
          </w:tcPr>
          <w:p w14:paraId="2CEF8EBF" w14:textId="384DCFC9" w:rsidR="00D2733E" w:rsidRPr="004F3B18" w:rsidRDefault="00E6499C" w:rsidP="00B260E9">
            <w:pPr>
              <w:jc w:val="center"/>
              <w:rPr>
                <w:rFonts w:ascii="Calibri" w:hAnsi="Calibri" w:cs="Calibri"/>
              </w:rPr>
            </w:pPr>
            <w:r w:rsidRPr="004F3B18">
              <w:rPr>
                <w:rFonts w:ascii="Calibri" w:hAnsi="Calibri" w:cs="Calibri"/>
              </w:rPr>
              <w:t>9.83</w:t>
            </w:r>
          </w:p>
        </w:tc>
        <w:tc>
          <w:tcPr>
            <w:tcW w:w="1072" w:type="dxa"/>
          </w:tcPr>
          <w:p w14:paraId="7D440CF9" w14:textId="1903369A" w:rsidR="00D2733E" w:rsidRPr="004F3B18" w:rsidRDefault="00E6499C" w:rsidP="00B260E9">
            <w:pPr>
              <w:jc w:val="center"/>
              <w:rPr>
                <w:rFonts w:ascii="Calibri" w:hAnsi="Calibri" w:cs="Calibri"/>
              </w:rPr>
            </w:pPr>
            <w:r w:rsidRPr="004F3B18">
              <w:rPr>
                <w:rFonts w:ascii="Calibri" w:hAnsi="Calibri" w:cs="Calibri"/>
              </w:rPr>
              <w:t>-94.36</w:t>
            </w:r>
          </w:p>
        </w:tc>
      </w:tr>
      <w:tr w:rsidR="00D2733E" w:rsidRPr="004F3B18" w14:paraId="5890E3D5" w14:textId="77777777" w:rsidTr="00CD20A1">
        <w:tc>
          <w:tcPr>
            <w:tcW w:w="698" w:type="dxa"/>
            <w:vMerge/>
          </w:tcPr>
          <w:p w14:paraId="0187EAB2" w14:textId="77777777" w:rsidR="00D2733E" w:rsidRPr="004F3B18" w:rsidRDefault="00D2733E" w:rsidP="00B260E9">
            <w:pPr>
              <w:jc w:val="center"/>
              <w:rPr>
                <w:rFonts w:ascii="Calibri" w:hAnsi="Calibri" w:cs="Calibri"/>
              </w:rPr>
            </w:pPr>
          </w:p>
        </w:tc>
        <w:tc>
          <w:tcPr>
            <w:tcW w:w="1084" w:type="dxa"/>
            <w:vMerge/>
          </w:tcPr>
          <w:p w14:paraId="564371A6" w14:textId="77777777" w:rsidR="00D2733E" w:rsidRPr="004F3B18" w:rsidRDefault="00D2733E" w:rsidP="00B260E9">
            <w:pPr>
              <w:jc w:val="center"/>
              <w:rPr>
                <w:rFonts w:ascii="Calibri" w:hAnsi="Calibri" w:cs="Calibri"/>
              </w:rPr>
            </w:pPr>
          </w:p>
        </w:tc>
        <w:tc>
          <w:tcPr>
            <w:tcW w:w="851" w:type="dxa"/>
          </w:tcPr>
          <w:p w14:paraId="746BD5FA"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67FCD9F8" w14:textId="0366EFCE" w:rsidR="00D2733E" w:rsidRPr="004F3B18" w:rsidRDefault="00DD327C" w:rsidP="00B260E9">
            <w:pPr>
              <w:jc w:val="center"/>
              <w:rPr>
                <w:rFonts w:ascii="Calibri" w:hAnsi="Calibri" w:cs="Calibri"/>
              </w:rPr>
            </w:pPr>
            <w:r w:rsidRPr="004F3B18">
              <w:rPr>
                <w:rFonts w:ascii="Calibri" w:hAnsi="Calibri" w:cs="Calibri"/>
              </w:rPr>
              <w:t>1.63</w:t>
            </w:r>
          </w:p>
        </w:tc>
        <w:tc>
          <w:tcPr>
            <w:tcW w:w="666" w:type="dxa"/>
          </w:tcPr>
          <w:p w14:paraId="6A42EC90" w14:textId="2B78623B" w:rsidR="00D2733E" w:rsidRPr="004F3B18" w:rsidRDefault="00DD327C" w:rsidP="00B260E9">
            <w:pPr>
              <w:jc w:val="center"/>
              <w:rPr>
                <w:rFonts w:ascii="Calibri" w:hAnsi="Calibri" w:cs="Calibri"/>
              </w:rPr>
            </w:pPr>
            <w:r w:rsidRPr="004F3B18">
              <w:rPr>
                <w:rFonts w:ascii="Calibri" w:hAnsi="Calibri" w:cs="Calibri"/>
              </w:rPr>
              <w:t>0.94</w:t>
            </w:r>
          </w:p>
        </w:tc>
        <w:tc>
          <w:tcPr>
            <w:tcW w:w="1407" w:type="dxa"/>
          </w:tcPr>
          <w:p w14:paraId="247A389D" w14:textId="3445E0C2" w:rsidR="00D2733E" w:rsidRPr="004F3B18" w:rsidRDefault="009A62FF" w:rsidP="00B260E9">
            <w:pPr>
              <w:jc w:val="center"/>
              <w:rPr>
                <w:rFonts w:ascii="Calibri" w:hAnsi="Calibri" w:cs="Calibri"/>
              </w:rPr>
            </w:pPr>
            <w:r w:rsidRPr="004F3B18">
              <w:rPr>
                <w:rFonts w:ascii="Calibri" w:hAnsi="Calibri" w:cs="Calibri"/>
              </w:rPr>
              <w:t>2.52</w:t>
            </w:r>
          </w:p>
        </w:tc>
        <w:tc>
          <w:tcPr>
            <w:tcW w:w="753" w:type="dxa"/>
          </w:tcPr>
          <w:p w14:paraId="7FDAB2E0" w14:textId="4D9196D3" w:rsidR="00D2733E" w:rsidRPr="004F3B18" w:rsidRDefault="009A62FF" w:rsidP="00B260E9">
            <w:pPr>
              <w:jc w:val="center"/>
              <w:rPr>
                <w:rFonts w:ascii="Calibri" w:hAnsi="Calibri" w:cs="Calibri"/>
              </w:rPr>
            </w:pPr>
            <w:r w:rsidRPr="004F3B18">
              <w:rPr>
                <w:rFonts w:ascii="Calibri" w:hAnsi="Calibri" w:cs="Calibri"/>
              </w:rPr>
              <w:t>6.65</w:t>
            </w:r>
          </w:p>
        </w:tc>
        <w:tc>
          <w:tcPr>
            <w:tcW w:w="980" w:type="dxa"/>
          </w:tcPr>
          <w:p w14:paraId="040D4566" w14:textId="450E621E" w:rsidR="00D2733E" w:rsidRPr="004F3B18" w:rsidRDefault="009A62FF" w:rsidP="00B260E9">
            <w:pPr>
              <w:jc w:val="center"/>
              <w:rPr>
                <w:rFonts w:ascii="Calibri" w:hAnsi="Calibri" w:cs="Calibri"/>
              </w:rPr>
            </w:pPr>
            <w:r w:rsidRPr="004F3B18">
              <w:rPr>
                <w:rFonts w:ascii="Calibri" w:hAnsi="Calibri" w:cs="Calibri"/>
              </w:rPr>
              <w:t>-173.51</w:t>
            </w:r>
          </w:p>
        </w:tc>
        <w:tc>
          <w:tcPr>
            <w:tcW w:w="753" w:type="dxa"/>
          </w:tcPr>
          <w:p w14:paraId="0C2BFDA6" w14:textId="096E4936" w:rsidR="00D2733E" w:rsidRPr="004F3B18" w:rsidRDefault="009A62FF" w:rsidP="00B260E9">
            <w:pPr>
              <w:jc w:val="center"/>
              <w:rPr>
                <w:rFonts w:ascii="Calibri" w:hAnsi="Calibri" w:cs="Calibri"/>
              </w:rPr>
            </w:pPr>
            <w:r w:rsidRPr="004F3B18">
              <w:rPr>
                <w:rFonts w:ascii="Calibri" w:hAnsi="Calibri" w:cs="Calibri"/>
              </w:rPr>
              <w:t>11.74</w:t>
            </w:r>
          </w:p>
        </w:tc>
        <w:tc>
          <w:tcPr>
            <w:tcW w:w="1072" w:type="dxa"/>
          </w:tcPr>
          <w:p w14:paraId="0EAE8780" w14:textId="7FB33BD8" w:rsidR="00D2733E" w:rsidRPr="004F3B18" w:rsidRDefault="009A62FF" w:rsidP="00B260E9">
            <w:pPr>
              <w:jc w:val="center"/>
              <w:rPr>
                <w:rFonts w:ascii="Calibri" w:hAnsi="Calibri" w:cs="Calibri"/>
              </w:rPr>
            </w:pPr>
            <w:r w:rsidRPr="004F3B18">
              <w:rPr>
                <w:rFonts w:ascii="Calibri" w:hAnsi="Calibri" w:cs="Calibri"/>
              </w:rPr>
              <w:t>-139.23</w:t>
            </w:r>
          </w:p>
        </w:tc>
      </w:tr>
      <w:tr w:rsidR="00D2733E" w:rsidRPr="004F3B18" w14:paraId="30952470" w14:textId="77777777" w:rsidTr="00CD20A1">
        <w:tc>
          <w:tcPr>
            <w:tcW w:w="698" w:type="dxa"/>
            <w:vMerge/>
          </w:tcPr>
          <w:p w14:paraId="49815445" w14:textId="77777777" w:rsidR="00D2733E" w:rsidRPr="004F3B18" w:rsidRDefault="00D2733E" w:rsidP="00B260E9">
            <w:pPr>
              <w:jc w:val="center"/>
              <w:rPr>
                <w:rFonts w:ascii="Calibri" w:hAnsi="Calibri" w:cs="Calibri"/>
              </w:rPr>
            </w:pPr>
          </w:p>
        </w:tc>
        <w:tc>
          <w:tcPr>
            <w:tcW w:w="1084" w:type="dxa"/>
            <w:vMerge/>
          </w:tcPr>
          <w:p w14:paraId="018AB882" w14:textId="77777777" w:rsidR="00D2733E" w:rsidRPr="004F3B18" w:rsidRDefault="00D2733E" w:rsidP="00B260E9">
            <w:pPr>
              <w:jc w:val="center"/>
              <w:rPr>
                <w:rFonts w:ascii="Calibri" w:hAnsi="Calibri" w:cs="Calibri"/>
              </w:rPr>
            </w:pPr>
          </w:p>
        </w:tc>
        <w:tc>
          <w:tcPr>
            <w:tcW w:w="851" w:type="dxa"/>
          </w:tcPr>
          <w:p w14:paraId="41D4F3BF"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2197B9C9" w14:textId="5ABD2898" w:rsidR="00D2733E" w:rsidRPr="004F3B18" w:rsidRDefault="006F57D6" w:rsidP="00B260E9">
            <w:pPr>
              <w:jc w:val="center"/>
              <w:rPr>
                <w:rFonts w:ascii="Calibri" w:hAnsi="Calibri" w:cs="Calibri"/>
              </w:rPr>
            </w:pPr>
            <w:r w:rsidRPr="004F3B18">
              <w:rPr>
                <w:rFonts w:ascii="Calibri" w:hAnsi="Calibri" w:cs="Calibri"/>
              </w:rPr>
              <w:t>1.5</w:t>
            </w:r>
          </w:p>
        </w:tc>
        <w:tc>
          <w:tcPr>
            <w:tcW w:w="666" w:type="dxa"/>
          </w:tcPr>
          <w:p w14:paraId="54BF1954" w14:textId="60E69C28" w:rsidR="00D2733E" w:rsidRPr="004F3B18" w:rsidRDefault="006F57D6" w:rsidP="00B260E9">
            <w:pPr>
              <w:jc w:val="center"/>
              <w:rPr>
                <w:rFonts w:ascii="Calibri" w:hAnsi="Calibri" w:cs="Calibri"/>
              </w:rPr>
            </w:pPr>
            <w:r w:rsidRPr="004F3B18">
              <w:rPr>
                <w:rFonts w:ascii="Calibri" w:hAnsi="Calibri" w:cs="Calibri"/>
              </w:rPr>
              <w:t>0.95</w:t>
            </w:r>
          </w:p>
        </w:tc>
        <w:tc>
          <w:tcPr>
            <w:tcW w:w="1407" w:type="dxa"/>
          </w:tcPr>
          <w:p w14:paraId="423B8607" w14:textId="0560E4C5" w:rsidR="00D2733E" w:rsidRPr="004F3B18" w:rsidRDefault="00B44B6E" w:rsidP="00B260E9">
            <w:pPr>
              <w:jc w:val="center"/>
              <w:rPr>
                <w:rFonts w:ascii="Calibri" w:hAnsi="Calibri" w:cs="Calibri"/>
              </w:rPr>
            </w:pPr>
            <w:r w:rsidRPr="004F3B18">
              <w:rPr>
                <w:rFonts w:ascii="Calibri" w:hAnsi="Calibri" w:cs="Calibri"/>
              </w:rPr>
              <w:t>4.09</w:t>
            </w:r>
          </w:p>
        </w:tc>
        <w:tc>
          <w:tcPr>
            <w:tcW w:w="753" w:type="dxa"/>
          </w:tcPr>
          <w:p w14:paraId="0091A492" w14:textId="13529648" w:rsidR="00D2733E" w:rsidRPr="004F3B18" w:rsidRDefault="00B44B6E" w:rsidP="00B260E9">
            <w:pPr>
              <w:jc w:val="center"/>
              <w:rPr>
                <w:rFonts w:ascii="Calibri" w:hAnsi="Calibri" w:cs="Calibri"/>
              </w:rPr>
            </w:pPr>
            <w:r w:rsidRPr="004F3B18">
              <w:rPr>
                <w:rFonts w:ascii="Calibri" w:hAnsi="Calibri" w:cs="Calibri"/>
              </w:rPr>
              <w:t>21.07</w:t>
            </w:r>
          </w:p>
        </w:tc>
        <w:tc>
          <w:tcPr>
            <w:tcW w:w="980" w:type="dxa"/>
          </w:tcPr>
          <w:p w14:paraId="6E632956" w14:textId="3AAE7705" w:rsidR="00D2733E" w:rsidRPr="004F3B18" w:rsidRDefault="00B44B6E" w:rsidP="00B260E9">
            <w:pPr>
              <w:jc w:val="center"/>
              <w:rPr>
                <w:rFonts w:ascii="Calibri" w:hAnsi="Calibri" w:cs="Calibri"/>
              </w:rPr>
            </w:pPr>
            <w:r w:rsidRPr="004F3B18">
              <w:rPr>
                <w:rFonts w:ascii="Calibri" w:hAnsi="Calibri" w:cs="Calibri"/>
              </w:rPr>
              <w:t>-1854.3</w:t>
            </w:r>
          </w:p>
        </w:tc>
        <w:tc>
          <w:tcPr>
            <w:tcW w:w="753" w:type="dxa"/>
          </w:tcPr>
          <w:p w14:paraId="6D35C033" w14:textId="17B1FD81" w:rsidR="00D2733E" w:rsidRPr="004F3B18" w:rsidRDefault="00B44B6E" w:rsidP="00B260E9">
            <w:pPr>
              <w:jc w:val="center"/>
              <w:rPr>
                <w:rFonts w:ascii="Calibri" w:hAnsi="Calibri" w:cs="Calibri"/>
              </w:rPr>
            </w:pPr>
            <w:r w:rsidRPr="004F3B18">
              <w:rPr>
                <w:rFonts w:ascii="Calibri" w:hAnsi="Calibri" w:cs="Calibri"/>
              </w:rPr>
              <w:t>42.46</w:t>
            </w:r>
          </w:p>
        </w:tc>
        <w:tc>
          <w:tcPr>
            <w:tcW w:w="1072" w:type="dxa"/>
          </w:tcPr>
          <w:p w14:paraId="421B68ED" w14:textId="5AC6B308" w:rsidR="00D2733E" w:rsidRPr="004F3B18" w:rsidRDefault="00B44B6E" w:rsidP="00B260E9">
            <w:pPr>
              <w:jc w:val="center"/>
              <w:rPr>
                <w:rFonts w:ascii="Calibri" w:hAnsi="Calibri" w:cs="Calibri"/>
              </w:rPr>
            </w:pPr>
            <w:r w:rsidRPr="004F3B18">
              <w:rPr>
                <w:rFonts w:ascii="Calibri" w:hAnsi="Calibri" w:cs="Calibri"/>
              </w:rPr>
              <w:t>-1920.97</w:t>
            </w:r>
          </w:p>
        </w:tc>
      </w:tr>
      <w:tr w:rsidR="00D2733E" w:rsidRPr="004F3B18" w14:paraId="1EC57214" w14:textId="77777777" w:rsidTr="00CD20A1">
        <w:tc>
          <w:tcPr>
            <w:tcW w:w="698" w:type="dxa"/>
            <w:vMerge/>
          </w:tcPr>
          <w:p w14:paraId="64A3BC72" w14:textId="77777777" w:rsidR="00D2733E" w:rsidRPr="004F3B18" w:rsidRDefault="00D2733E" w:rsidP="00B260E9">
            <w:pPr>
              <w:jc w:val="center"/>
              <w:rPr>
                <w:rFonts w:ascii="Calibri" w:hAnsi="Calibri" w:cs="Calibri"/>
              </w:rPr>
            </w:pPr>
          </w:p>
        </w:tc>
        <w:tc>
          <w:tcPr>
            <w:tcW w:w="1084" w:type="dxa"/>
            <w:vMerge w:val="restart"/>
          </w:tcPr>
          <w:p w14:paraId="7881407F"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1194353C"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7DCB0441" w14:textId="2503C0A5" w:rsidR="00D2733E" w:rsidRPr="004F3B18" w:rsidRDefault="001A2586" w:rsidP="00B260E9">
            <w:pPr>
              <w:jc w:val="center"/>
              <w:rPr>
                <w:rFonts w:ascii="Calibri" w:hAnsi="Calibri" w:cs="Calibri"/>
              </w:rPr>
            </w:pPr>
            <w:r w:rsidRPr="004F3B18">
              <w:rPr>
                <w:rFonts w:ascii="Calibri" w:hAnsi="Calibri" w:cs="Calibri"/>
              </w:rPr>
              <w:t>2.07</w:t>
            </w:r>
          </w:p>
        </w:tc>
        <w:tc>
          <w:tcPr>
            <w:tcW w:w="666" w:type="dxa"/>
          </w:tcPr>
          <w:p w14:paraId="706F1A10" w14:textId="186B9E79" w:rsidR="00D2733E" w:rsidRPr="004F3B18" w:rsidRDefault="001A2586" w:rsidP="00B260E9">
            <w:pPr>
              <w:jc w:val="center"/>
              <w:rPr>
                <w:rFonts w:ascii="Calibri" w:hAnsi="Calibri" w:cs="Calibri"/>
              </w:rPr>
            </w:pPr>
            <w:r w:rsidRPr="004F3B18">
              <w:rPr>
                <w:rFonts w:ascii="Calibri" w:hAnsi="Calibri" w:cs="Calibri"/>
              </w:rPr>
              <w:t>0.91</w:t>
            </w:r>
          </w:p>
        </w:tc>
        <w:tc>
          <w:tcPr>
            <w:tcW w:w="1407" w:type="dxa"/>
          </w:tcPr>
          <w:p w14:paraId="7147B9BE" w14:textId="101DC012" w:rsidR="00D2733E" w:rsidRPr="004F3B18" w:rsidRDefault="001A2586" w:rsidP="00B260E9">
            <w:pPr>
              <w:jc w:val="center"/>
              <w:rPr>
                <w:rFonts w:ascii="Calibri" w:hAnsi="Calibri" w:cs="Calibri"/>
              </w:rPr>
            </w:pPr>
            <w:r w:rsidRPr="004F3B18">
              <w:rPr>
                <w:rFonts w:ascii="Calibri" w:hAnsi="Calibri" w:cs="Calibri"/>
              </w:rPr>
              <w:t>0.94</w:t>
            </w:r>
          </w:p>
        </w:tc>
        <w:tc>
          <w:tcPr>
            <w:tcW w:w="753" w:type="dxa"/>
          </w:tcPr>
          <w:p w14:paraId="67AD9772" w14:textId="6831DAC6" w:rsidR="00D2733E" w:rsidRPr="004F3B18" w:rsidRDefault="001A2586" w:rsidP="00B260E9">
            <w:pPr>
              <w:jc w:val="center"/>
              <w:rPr>
                <w:rFonts w:ascii="Calibri" w:hAnsi="Calibri" w:cs="Calibri"/>
              </w:rPr>
            </w:pPr>
            <w:r w:rsidRPr="004F3B18">
              <w:rPr>
                <w:rFonts w:ascii="Calibri" w:hAnsi="Calibri" w:cs="Calibri"/>
              </w:rPr>
              <w:t>13.</w:t>
            </w:r>
            <w:r w:rsidR="007E7861" w:rsidRPr="004F3B18">
              <w:rPr>
                <w:rFonts w:ascii="Calibri" w:hAnsi="Calibri" w:cs="Calibri"/>
              </w:rPr>
              <w:t>53</w:t>
            </w:r>
          </w:p>
        </w:tc>
        <w:tc>
          <w:tcPr>
            <w:tcW w:w="980" w:type="dxa"/>
          </w:tcPr>
          <w:p w14:paraId="0997E023" w14:textId="47DBA16C" w:rsidR="00D2733E" w:rsidRPr="004F3B18" w:rsidRDefault="007E7861" w:rsidP="00B260E9">
            <w:pPr>
              <w:jc w:val="center"/>
              <w:rPr>
                <w:rFonts w:ascii="Calibri" w:hAnsi="Calibri" w:cs="Calibri"/>
              </w:rPr>
            </w:pPr>
            <w:r w:rsidRPr="004F3B18">
              <w:rPr>
                <w:rFonts w:ascii="Calibri" w:hAnsi="Calibri" w:cs="Calibri"/>
              </w:rPr>
              <w:t>-719.3</w:t>
            </w:r>
          </w:p>
        </w:tc>
        <w:tc>
          <w:tcPr>
            <w:tcW w:w="753" w:type="dxa"/>
          </w:tcPr>
          <w:p w14:paraId="227E4B86" w14:textId="7890F897" w:rsidR="00D2733E" w:rsidRPr="004F3B18" w:rsidRDefault="007E7861" w:rsidP="00B260E9">
            <w:pPr>
              <w:jc w:val="center"/>
              <w:rPr>
                <w:rFonts w:ascii="Calibri" w:hAnsi="Calibri" w:cs="Calibri"/>
              </w:rPr>
            </w:pPr>
            <w:r w:rsidRPr="004F3B18">
              <w:rPr>
                <w:rFonts w:ascii="Calibri" w:hAnsi="Calibri" w:cs="Calibri"/>
              </w:rPr>
              <w:t>21.0</w:t>
            </w:r>
          </w:p>
        </w:tc>
        <w:tc>
          <w:tcPr>
            <w:tcW w:w="1072" w:type="dxa"/>
          </w:tcPr>
          <w:p w14:paraId="62241EFB" w14:textId="3A195B85" w:rsidR="00D2733E" w:rsidRPr="004F3B18" w:rsidRDefault="007E7861" w:rsidP="00B260E9">
            <w:pPr>
              <w:jc w:val="center"/>
              <w:rPr>
                <w:rFonts w:ascii="Calibri" w:hAnsi="Calibri" w:cs="Calibri"/>
              </w:rPr>
            </w:pPr>
            <w:r w:rsidRPr="004F3B18">
              <w:rPr>
                <w:rFonts w:ascii="Calibri" w:hAnsi="Calibri" w:cs="Calibri"/>
              </w:rPr>
              <w:t>-409.01</w:t>
            </w:r>
          </w:p>
        </w:tc>
      </w:tr>
      <w:tr w:rsidR="00D2733E" w:rsidRPr="004F3B18" w14:paraId="37FD079F" w14:textId="77777777" w:rsidTr="00CD20A1">
        <w:tc>
          <w:tcPr>
            <w:tcW w:w="698" w:type="dxa"/>
            <w:vMerge/>
          </w:tcPr>
          <w:p w14:paraId="17B63C84" w14:textId="77777777" w:rsidR="00D2733E" w:rsidRPr="004F3B18" w:rsidRDefault="00D2733E" w:rsidP="00B260E9">
            <w:pPr>
              <w:jc w:val="center"/>
              <w:rPr>
                <w:rFonts w:ascii="Calibri" w:hAnsi="Calibri" w:cs="Calibri"/>
              </w:rPr>
            </w:pPr>
          </w:p>
        </w:tc>
        <w:tc>
          <w:tcPr>
            <w:tcW w:w="1084" w:type="dxa"/>
            <w:vMerge/>
          </w:tcPr>
          <w:p w14:paraId="453C3FDC" w14:textId="77777777" w:rsidR="00D2733E" w:rsidRPr="004F3B18" w:rsidRDefault="00D2733E" w:rsidP="00B260E9">
            <w:pPr>
              <w:jc w:val="center"/>
              <w:rPr>
                <w:rFonts w:ascii="Calibri" w:hAnsi="Calibri" w:cs="Calibri"/>
              </w:rPr>
            </w:pPr>
          </w:p>
        </w:tc>
        <w:tc>
          <w:tcPr>
            <w:tcW w:w="851" w:type="dxa"/>
          </w:tcPr>
          <w:p w14:paraId="336AC5B2"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222F1149" w14:textId="223C899E" w:rsidR="00D2733E" w:rsidRPr="004F3B18" w:rsidRDefault="00FE44A7" w:rsidP="00B260E9">
            <w:pPr>
              <w:jc w:val="center"/>
              <w:rPr>
                <w:rFonts w:ascii="Calibri" w:hAnsi="Calibri" w:cs="Calibri"/>
              </w:rPr>
            </w:pPr>
            <w:r w:rsidRPr="004F3B18">
              <w:rPr>
                <w:rFonts w:ascii="Calibri" w:hAnsi="Calibri" w:cs="Calibri"/>
              </w:rPr>
              <w:t>1.32</w:t>
            </w:r>
          </w:p>
        </w:tc>
        <w:tc>
          <w:tcPr>
            <w:tcW w:w="666" w:type="dxa"/>
          </w:tcPr>
          <w:p w14:paraId="02B6EC46" w14:textId="29889975" w:rsidR="00D2733E" w:rsidRPr="004F3B18" w:rsidRDefault="00FE44A7" w:rsidP="00B260E9">
            <w:pPr>
              <w:jc w:val="center"/>
              <w:rPr>
                <w:rFonts w:ascii="Calibri" w:hAnsi="Calibri" w:cs="Calibri"/>
              </w:rPr>
            </w:pPr>
            <w:r w:rsidRPr="004F3B18">
              <w:rPr>
                <w:rFonts w:ascii="Calibri" w:hAnsi="Calibri" w:cs="Calibri"/>
              </w:rPr>
              <w:t>0.96</w:t>
            </w:r>
          </w:p>
        </w:tc>
        <w:tc>
          <w:tcPr>
            <w:tcW w:w="1407" w:type="dxa"/>
          </w:tcPr>
          <w:p w14:paraId="3E92E93C" w14:textId="28375D31" w:rsidR="00D2733E" w:rsidRPr="004F3B18" w:rsidRDefault="00FE44A7" w:rsidP="00B260E9">
            <w:pPr>
              <w:jc w:val="center"/>
              <w:rPr>
                <w:rFonts w:ascii="Calibri" w:hAnsi="Calibri" w:cs="Calibri"/>
              </w:rPr>
            </w:pPr>
            <w:r w:rsidRPr="004F3B18">
              <w:rPr>
                <w:rFonts w:ascii="Calibri" w:hAnsi="Calibri" w:cs="Calibri"/>
              </w:rPr>
              <w:t>1.59</w:t>
            </w:r>
          </w:p>
        </w:tc>
        <w:tc>
          <w:tcPr>
            <w:tcW w:w="753" w:type="dxa"/>
          </w:tcPr>
          <w:p w14:paraId="250A784B" w14:textId="3F085A5F" w:rsidR="00D2733E" w:rsidRPr="004F3B18" w:rsidRDefault="00FE44A7" w:rsidP="00B260E9">
            <w:pPr>
              <w:jc w:val="center"/>
              <w:rPr>
                <w:rFonts w:ascii="Calibri" w:hAnsi="Calibri" w:cs="Calibri"/>
              </w:rPr>
            </w:pPr>
            <w:r w:rsidRPr="004F3B18">
              <w:rPr>
                <w:rFonts w:ascii="Calibri" w:hAnsi="Calibri" w:cs="Calibri"/>
              </w:rPr>
              <w:t>0.6</w:t>
            </w:r>
          </w:p>
        </w:tc>
        <w:tc>
          <w:tcPr>
            <w:tcW w:w="980" w:type="dxa"/>
          </w:tcPr>
          <w:p w14:paraId="1DB5A965" w14:textId="085A04FD" w:rsidR="00D2733E" w:rsidRPr="004F3B18" w:rsidRDefault="00FE44A7" w:rsidP="00B260E9">
            <w:pPr>
              <w:jc w:val="center"/>
              <w:rPr>
                <w:rFonts w:ascii="Calibri" w:hAnsi="Calibri" w:cs="Calibri"/>
              </w:rPr>
            </w:pPr>
            <w:r w:rsidRPr="004F3B18">
              <w:rPr>
                <w:rFonts w:ascii="Calibri" w:hAnsi="Calibri" w:cs="Calibri"/>
              </w:rPr>
              <w:t>-0.83</w:t>
            </w:r>
          </w:p>
        </w:tc>
        <w:tc>
          <w:tcPr>
            <w:tcW w:w="753" w:type="dxa"/>
          </w:tcPr>
          <w:p w14:paraId="5D303A7E" w14:textId="5C0336F5" w:rsidR="00D2733E" w:rsidRPr="004F3B18" w:rsidRDefault="00FE44A7" w:rsidP="00B260E9">
            <w:pPr>
              <w:jc w:val="center"/>
              <w:rPr>
                <w:rFonts w:ascii="Calibri" w:hAnsi="Calibri" w:cs="Calibri"/>
              </w:rPr>
            </w:pPr>
            <w:r w:rsidRPr="004F3B18">
              <w:rPr>
                <w:rFonts w:ascii="Calibri" w:hAnsi="Calibri" w:cs="Calibri"/>
              </w:rPr>
              <w:t>1.26</w:t>
            </w:r>
          </w:p>
        </w:tc>
        <w:tc>
          <w:tcPr>
            <w:tcW w:w="1072" w:type="dxa"/>
          </w:tcPr>
          <w:p w14:paraId="1E40D376" w14:textId="65DBA51D" w:rsidR="00D2733E" w:rsidRPr="004F3B18" w:rsidRDefault="00FE44A7" w:rsidP="00B260E9">
            <w:pPr>
              <w:jc w:val="center"/>
              <w:rPr>
                <w:rFonts w:ascii="Calibri" w:hAnsi="Calibri" w:cs="Calibri"/>
              </w:rPr>
            </w:pPr>
            <w:r w:rsidRPr="004F3B18">
              <w:rPr>
                <w:rFonts w:ascii="Calibri" w:hAnsi="Calibri" w:cs="Calibri"/>
              </w:rPr>
              <w:t>-1.05</w:t>
            </w:r>
          </w:p>
        </w:tc>
      </w:tr>
      <w:tr w:rsidR="00D2733E" w:rsidRPr="004F3B18" w14:paraId="21CF8002" w14:textId="77777777" w:rsidTr="00CD20A1">
        <w:tc>
          <w:tcPr>
            <w:tcW w:w="698" w:type="dxa"/>
            <w:vMerge/>
          </w:tcPr>
          <w:p w14:paraId="011A299F" w14:textId="77777777" w:rsidR="00D2733E" w:rsidRPr="004F3B18" w:rsidRDefault="00D2733E" w:rsidP="00B260E9">
            <w:pPr>
              <w:jc w:val="center"/>
              <w:rPr>
                <w:rFonts w:ascii="Calibri" w:hAnsi="Calibri" w:cs="Calibri"/>
              </w:rPr>
            </w:pPr>
          </w:p>
        </w:tc>
        <w:tc>
          <w:tcPr>
            <w:tcW w:w="1084" w:type="dxa"/>
            <w:vMerge/>
          </w:tcPr>
          <w:p w14:paraId="63BB577B" w14:textId="77777777" w:rsidR="00D2733E" w:rsidRPr="004F3B18" w:rsidRDefault="00D2733E" w:rsidP="00B260E9">
            <w:pPr>
              <w:jc w:val="center"/>
              <w:rPr>
                <w:rFonts w:ascii="Calibri" w:hAnsi="Calibri" w:cs="Calibri"/>
              </w:rPr>
            </w:pPr>
          </w:p>
        </w:tc>
        <w:tc>
          <w:tcPr>
            <w:tcW w:w="851" w:type="dxa"/>
          </w:tcPr>
          <w:p w14:paraId="2517F5A9"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23380985" w14:textId="402A274E" w:rsidR="00D2733E" w:rsidRPr="004F3B18" w:rsidRDefault="0081028C" w:rsidP="00B260E9">
            <w:pPr>
              <w:jc w:val="center"/>
              <w:rPr>
                <w:rFonts w:ascii="Calibri" w:hAnsi="Calibri" w:cs="Calibri"/>
              </w:rPr>
            </w:pPr>
            <w:r w:rsidRPr="004F3B18">
              <w:rPr>
                <w:rFonts w:ascii="Calibri" w:hAnsi="Calibri" w:cs="Calibri"/>
              </w:rPr>
              <w:t>1.34</w:t>
            </w:r>
          </w:p>
        </w:tc>
        <w:tc>
          <w:tcPr>
            <w:tcW w:w="666" w:type="dxa"/>
          </w:tcPr>
          <w:p w14:paraId="37D204D7" w14:textId="5742E6FD" w:rsidR="00D2733E" w:rsidRPr="004F3B18" w:rsidRDefault="0081028C" w:rsidP="00B260E9">
            <w:pPr>
              <w:jc w:val="center"/>
              <w:rPr>
                <w:rFonts w:ascii="Calibri" w:hAnsi="Calibri" w:cs="Calibri"/>
              </w:rPr>
            </w:pPr>
            <w:r w:rsidRPr="004F3B18">
              <w:rPr>
                <w:rFonts w:ascii="Calibri" w:hAnsi="Calibri" w:cs="Calibri"/>
              </w:rPr>
              <w:t>0.96</w:t>
            </w:r>
          </w:p>
        </w:tc>
        <w:tc>
          <w:tcPr>
            <w:tcW w:w="1407" w:type="dxa"/>
          </w:tcPr>
          <w:p w14:paraId="0F107790" w14:textId="1C424C6B" w:rsidR="00D2733E" w:rsidRPr="004F3B18" w:rsidRDefault="00414F9F" w:rsidP="00B260E9">
            <w:pPr>
              <w:jc w:val="center"/>
              <w:rPr>
                <w:rFonts w:ascii="Calibri" w:hAnsi="Calibri" w:cs="Calibri"/>
              </w:rPr>
            </w:pPr>
            <w:r w:rsidRPr="004F3B18">
              <w:rPr>
                <w:rFonts w:ascii="Calibri" w:hAnsi="Calibri" w:cs="Calibri"/>
              </w:rPr>
              <w:t>2.48</w:t>
            </w:r>
          </w:p>
        </w:tc>
        <w:tc>
          <w:tcPr>
            <w:tcW w:w="753" w:type="dxa"/>
          </w:tcPr>
          <w:p w14:paraId="05C77F6C" w14:textId="55EA7AEC" w:rsidR="00D2733E" w:rsidRPr="004F3B18" w:rsidRDefault="00414F9F" w:rsidP="00B260E9">
            <w:pPr>
              <w:jc w:val="center"/>
              <w:rPr>
                <w:rFonts w:ascii="Calibri" w:hAnsi="Calibri" w:cs="Calibri"/>
              </w:rPr>
            </w:pPr>
            <w:r w:rsidRPr="004F3B18">
              <w:rPr>
                <w:rFonts w:ascii="Calibri" w:hAnsi="Calibri" w:cs="Calibri"/>
              </w:rPr>
              <w:t>6.57</w:t>
            </w:r>
          </w:p>
        </w:tc>
        <w:tc>
          <w:tcPr>
            <w:tcW w:w="980" w:type="dxa"/>
          </w:tcPr>
          <w:p w14:paraId="516FF6E0" w14:textId="280B0DE8" w:rsidR="00D2733E" w:rsidRPr="004F3B18" w:rsidRDefault="00414F9F" w:rsidP="00B260E9">
            <w:pPr>
              <w:jc w:val="center"/>
              <w:rPr>
                <w:rFonts w:ascii="Calibri" w:hAnsi="Calibri" w:cs="Calibri"/>
              </w:rPr>
            </w:pPr>
            <w:r w:rsidRPr="004F3B18">
              <w:rPr>
                <w:rFonts w:ascii="Calibri" w:hAnsi="Calibri" w:cs="Calibri"/>
              </w:rPr>
              <w:t>-170.73</w:t>
            </w:r>
          </w:p>
        </w:tc>
        <w:tc>
          <w:tcPr>
            <w:tcW w:w="753" w:type="dxa"/>
          </w:tcPr>
          <w:p w14:paraId="4F5EC265" w14:textId="57CECADB" w:rsidR="00D2733E" w:rsidRPr="004F3B18" w:rsidRDefault="00414F9F" w:rsidP="00B260E9">
            <w:pPr>
              <w:jc w:val="center"/>
              <w:rPr>
                <w:rFonts w:ascii="Calibri" w:hAnsi="Calibri" w:cs="Calibri"/>
              </w:rPr>
            </w:pPr>
            <w:r w:rsidRPr="004F3B18">
              <w:rPr>
                <w:rFonts w:ascii="Calibri" w:hAnsi="Calibri" w:cs="Calibri"/>
              </w:rPr>
              <w:t>11.9</w:t>
            </w:r>
          </w:p>
        </w:tc>
        <w:tc>
          <w:tcPr>
            <w:tcW w:w="1072" w:type="dxa"/>
          </w:tcPr>
          <w:p w14:paraId="0154806D" w14:textId="611F47BE" w:rsidR="00D2733E" w:rsidRPr="004F3B18" w:rsidRDefault="00414F9F" w:rsidP="00B260E9">
            <w:pPr>
              <w:jc w:val="center"/>
              <w:rPr>
                <w:rFonts w:ascii="Calibri" w:hAnsi="Calibri" w:cs="Calibri"/>
              </w:rPr>
            </w:pPr>
            <w:r w:rsidRPr="004F3B18">
              <w:rPr>
                <w:rFonts w:ascii="Calibri" w:hAnsi="Calibri" w:cs="Calibri"/>
              </w:rPr>
              <w:t>-145.01</w:t>
            </w:r>
          </w:p>
        </w:tc>
      </w:tr>
      <w:tr w:rsidR="00D2733E" w:rsidRPr="004F3B18" w14:paraId="4B66A7C2" w14:textId="77777777" w:rsidTr="00CD20A1">
        <w:tc>
          <w:tcPr>
            <w:tcW w:w="698" w:type="dxa"/>
            <w:vMerge/>
          </w:tcPr>
          <w:p w14:paraId="306E9F3A" w14:textId="77777777" w:rsidR="00D2733E" w:rsidRPr="004F3B18" w:rsidRDefault="00D2733E" w:rsidP="00B260E9">
            <w:pPr>
              <w:jc w:val="center"/>
              <w:rPr>
                <w:rFonts w:ascii="Calibri" w:hAnsi="Calibri" w:cs="Calibri"/>
              </w:rPr>
            </w:pPr>
          </w:p>
        </w:tc>
        <w:tc>
          <w:tcPr>
            <w:tcW w:w="1084" w:type="dxa"/>
            <w:vMerge/>
          </w:tcPr>
          <w:p w14:paraId="1EDF3287" w14:textId="77777777" w:rsidR="00D2733E" w:rsidRPr="004F3B18" w:rsidRDefault="00D2733E" w:rsidP="00B260E9">
            <w:pPr>
              <w:jc w:val="center"/>
              <w:rPr>
                <w:rFonts w:ascii="Calibri" w:hAnsi="Calibri" w:cs="Calibri"/>
              </w:rPr>
            </w:pPr>
          </w:p>
        </w:tc>
        <w:tc>
          <w:tcPr>
            <w:tcW w:w="851" w:type="dxa"/>
          </w:tcPr>
          <w:p w14:paraId="73A21495"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2BFC8EC8" w14:textId="78405935" w:rsidR="00D2733E" w:rsidRPr="004F3B18" w:rsidRDefault="00E9138C" w:rsidP="00B260E9">
            <w:pPr>
              <w:jc w:val="center"/>
              <w:rPr>
                <w:rFonts w:ascii="Calibri" w:hAnsi="Calibri" w:cs="Calibri"/>
              </w:rPr>
            </w:pPr>
            <w:r w:rsidRPr="004F3B18">
              <w:rPr>
                <w:rFonts w:ascii="Calibri" w:hAnsi="Calibri" w:cs="Calibri"/>
              </w:rPr>
              <w:t>1.33</w:t>
            </w:r>
          </w:p>
        </w:tc>
        <w:tc>
          <w:tcPr>
            <w:tcW w:w="666" w:type="dxa"/>
          </w:tcPr>
          <w:p w14:paraId="12FE4715" w14:textId="30B2AB58" w:rsidR="00D2733E" w:rsidRPr="004F3B18" w:rsidRDefault="00E9138C" w:rsidP="00B260E9">
            <w:pPr>
              <w:jc w:val="center"/>
              <w:rPr>
                <w:rFonts w:ascii="Calibri" w:hAnsi="Calibri" w:cs="Calibri"/>
              </w:rPr>
            </w:pPr>
            <w:r w:rsidRPr="004F3B18">
              <w:rPr>
                <w:rFonts w:ascii="Calibri" w:hAnsi="Calibri" w:cs="Calibri"/>
              </w:rPr>
              <w:t>0.96</w:t>
            </w:r>
          </w:p>
        </w:tc>
        <w:tc>
          <w:tcPr>
            <w:tcW w:w="1407" w:type="dxa"/>
          </w:tcPr>
          <w:p w14:paraId="3FF99B7D" w14:textId="005BBAF9" w:rsidR="00D2733E" w:rsidRPr="004F3B18" w:rsidRDefault="009E709B" w:rsidP="00B260E9">
            <w:pPr>
              <w:jc w:val="center"/>
              <w:rPr>
                <w:rFonts w:ascii="Calibri" w:hAnsi="Calibri" w:cs="Calibri"/>
              </w:rPr>
            </w:pPr>
            <w:r w:rsidRPr="004F3B18">
              <w:rPr>
                <w:rFonts w:ascii="Calibri" w:hAnsi="Calibri" w:cs="Calibri"/>
              </w:rPr>
              <w:t>0.28</w:t>
            </w:r>
          </w:p>
        </w:tc>
        <w:tc>
          <w:tcPr>
            <w:tcW w:w="753" w:type="dxa"/>
          </w:tcPr>
          <w:p w14:paraId="65CEE05A" w14:textId="6B9CEA19" w:rsidR="00D2733E" w:rsidRPr="004F3B18" w:rsidRDefault="009E709B" w:rsidP="00B260E9">
            <w:pPr>
              <w:jc w:val="center"/>
              <w:rPr>
                <w:rFonts w:ascii="Calibri" w:hAnsi="Calibri" w:cs="Calibri"/>
              </w:rPr>
            </w:pPr>
            <w:r w:rsidRPr="004F3B18">
              <w:rPr>
                <w:rFonts w:ascii="Calibri" w:hAnsi="Calibri" w:cs="Calibri"/>
              </w:rPr>
              <w:t>10.78</w:t>
            </w:r>
          </w:p>
        </w:tc>
        <w:tc>
          <w:tcPr>
            <w:tcW w:w="980" w:type="dxa"/>
          </w:tcPr>
          <w:p w14:paraId="4C81C3A5" w14:textId="11A54E54" w:rsidR="00D2733E" w:rsidRPr="004F3B18" w:rsidRDefault="009E709B" w:rsidP="00B260E9">
            <w:pPr>
              <w:jc w:val="center"/>
              <w:rPr>
                <w:rFonts w:ascii="Calibri" w:hAnsi="Calibri" w:cs="Calibri"/>
              </w:rPr>
            </w:pPr>
            <w:r w:rsidRPr="004F3B18">
              <w:rPr>
                <w:rFonts w:ascii="Calibri" w:hAnsi="Calibri" w:cs="Calibri"/>
              </w:rPr>
              <w:t>-491.16</w:t>
            </w:r>
          </w:p>
        </w:tc>
        <w:tc>
          <w:tcPr>
            <w:tcW w:w="753" w:type="dxa"/>
          </w:tcPr>
          <w:p w14:paraId="293B80D0" w14:textId="3BB1B5DE" w:rsidR="00D2733E" w:rsidRPr="004F3B18" w:rsidRDefault="009E709B" w:rsidP="00B260E9">
            <w:pPr>
              <w:jc w:val="center"/>
              <w:rPr>
                <w:rFonts w:ascii="Calibri" w:hAnsi="Calibri" w:cs="Calibri"/>
              </w:rPr>
            </w:pPr>
            <w:r w:rsidRPr="004F3B18">
              <w:rPr>
                <w:rFonts w:ascii="Calibri" w:hAnsi="Calibri" w:cs="Calibri"/>
              </w:rPr>
              <w:t>20.32</w:t>
            </w:r>
          </w:p>
        </w:tc>
        <w:tc>
          <w:tcPr>
            <w:tcW w:w="1072" w:type="dxa"/>
          </w:tcPr>
          <w:p w14:paraId="6AC9664E" w14:textId="325B859B" w:rsidR="00D2733E" w:rsidRPr="004F3B18" w:rsidRDefault="009E709B" w:rsidP="00B260E9">
            <w:pPr>
              <w:jc w:val="center"/>
              <w:rPr>
                <w:rFonts w:ascii="Calibri" w:hAnsi="Calibri" w:cs="Calibri"/>
              </w:rPr>
            </w:pPr>
            <w:r w:rsidRPr="004F3B18">
              <w:rPr>
                <w:rFonts w:ascii="Calibri" w:hAnsi="Calibri" w:cs="Calibri"/>
              </w:rPr>
              <w:t>-417.28</w:t>
            </w:r>
          </w:p>
        </w:tc>
      </w:tr>
      <w:tr w:rsidR="00D2733E" w:rsidRPr="004F3B18" w14:paraId="719AC3DA" w14:textId="77777777" w:rsidTr="00CD20A1">
        <w:tc>
          <w:tcPr>
            <w:tcW w:w="698" w:type="dxa"/>
            <w:vMerge/>
          </w:tcPr>
          <w:p w14:paraId="3C3EAD32" w14:textId="77777777" w:rsidR="00D2733E" w:rsidRPr="004F3B18" w:rsidRDefault="00D2733E" w:rsidP="00B260E9">
            <w:pPr>
              <w:jc w:val="center"/>
              <w:rPr>
                <w:rFonts w:ascii="Calibri" w:hAnsi="Calibri" w:cs="Calibri"/>
              </w:rPr>
            </w:pPr>
          </w:p>
        </w:tc>
        <w:tc>
          <w:tcPr>
            <w:tcW w:w="1084" w:type="dxa"/>
            <w:vMerge w:val="restart"/>
          </w:tcPr>
          <w:p w14:paraId="4B872A56"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1B6FF08C"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306BF364" w14:textId="685ECF60" w:rsidR="00D2733E" w:rsidRPr="004F3B18" w:rsidRDefault="00814201" w:rsidP="00B260E9">
            <w:pPr>
              <w:jc w:val="center"/>
              <w:rPr>
                <w:rFonts w:ascii="Calibri" w:hAnsi="Calibri" w:cs="Calibri"/>
              </w:rPr>
            </w:pPr>
            <w:r w:rsidRPr="004F3B18">
              <w:rPr>
                <w:rFonts w:ascii="Calibri" w:hAnsi="Calibri" w:cs="Calibri"/>
              </w:rPr>
              <w:t>1.36</w:t>
            </w:r>
          </w:p>
        </w:tc>
        <w:tc>
          <w:tcPr>
            <w:tcW w:w="666" w:type="dxa"/>
          </w:tcPr>
          <w:p w14:paraId="38651693" w14:textId="7B06A0A4" w:rsidR="00D2733E" w:rsidRPr="004F3B18" w:rsidRDefault="00814201" w:rsidP="00B260E9">
            <w:pPr>
              <w:jc w:val="center"/>
              <w:rPr>
                <w:rFonts w:ascii="Calibri" w:hAnsi="Calibri" w:cs="Calibri"/>
              </w:rPr>
            </w:pPr>
            <w:r w:rsidRPr="004F3B18">
              <w:rPr>
                <w:rFonts w:ascii="Calibri" w:hAnsi="Calibri" w:cs="Calibri"/>
              </w:rPr>
              <w:t>0.96</w:t>
            </w:r>
          </w:p>
        </w:tc>
        <w:tc>
          <w:tcPr>
            <w:tcW w:w="1407" w:type="dxa"/>
          </w:tcPr>
          <w:p w14:paraId="191FD7AD" w14:textId="6B0B58BC" w:rsidR="00D2733E" w:rsidRPr="004F3B18" w:rsidRDefault="00553D2E" w:rsidP="00B260E9">
            <w:pPr>
              <w:jc w:val="center"/>
              <w:rPr>
                <w:rFonts w:ascii="Calibri" w:hAnsi="Calibri" w:cs="Calibri"/>
              </w:rPr>
            </w:pPr>
            <w:r w:rsidRPr="004F3B18">
              <w:rPr>
                <w:rFonts w:ascii="Calibri" w:hAnsi="Calibri" w:cs="Calibri"/>
              </w:rPr>
              <w:t>1.18</w:t>
            </w:r>
          </w:p>
        </w:tc>
        <w:tc>
          <w:tcPr>
            <w:tcW w:w="753" w:type="dxa"/>
          </w:tcPr>
          <w:p w14:paraId="75A1CC41" w14:textId="5DF98648" w:rsidR="00D2733E" w:rsidRPr="004F3B18" w:rsidRDefault="00553D2E" w:rsidP="00B260E9">
            <w:pPr>
              <w:jc w:val="center"/>
              <w:rPr>
                <w:rFonts w:ascii="Calibri" w:hAnsi="Calibri" w:cs="Calibri"/>
              </w:rPr>
            </w:pPr>
            <w:r w:rsidRPr="004F3B18">
              <w:rPr>
                <w:rFonts w:ascii="Calibri" w:hAnsi="Calibri" w:cs="Calibri"/>
              </w:rPr>
              <w:t>1.44</w:t>
            </w:r>
          </w:p>
        </w:tc>
        <w:tc>
          <w:tcPr>
            <w:tcW w:w="980" w:type="dxa"/>
          </w:tcPr>
          <w:p w14:paraId="5B25D398" w14:textId="6EBEAA4E" w:rsidR="00D2733E" w:rsidRPr="004F3B18" w:rsidRDefault="00553D2E" w:rsidP="00B260E9">
            <w:pPr>
              <w:jc w:val="center"/>
              <w:rPr>
                <w:rFonts w:ascii="Calibri" w:hAnsi="Calibri" w:cs="Calibri"/>
              </w:rPr>
            </w:pPr>
            <w:r w:rsidRPr="004F3B18">
              <w:rPr>
                <w:rFonts w:ascii="Calibri" w:hAnsi="Calibri" w:cs="Calibri"/>
              </w:rPr>
              <w:t>-7.86</w:t>
            </w:r>
          </w:p>
        </w:tc>
        <w:tc>
          <w:tcPr>
            <w:tcW w:w="753" w:type="dxa"/>
          </w:tcPr>
          <w:p w14:paraId="55336355" w14:textId="56DC11B5" w:rsidR="00D2733E" w:rsidRPr="004F3B18" w:rsidRDefault="00553D2E" w:rsidP="00B260E9">
            <w:pPr>
              <w:jc w:val="center"/>
              <w:rPr>
                <w:rFonts w:ascii="Calibri" w:hAnsi="Calibri" w:cs="Calibri"/>
              </w:rPr>
            </w:pPr>
            <w:r w:rsidRPr="004F3B18">
              <w:rPr>
                <w:rFonts w:ascii="Calibri" w:hAnsi="Calibri" w:cs="Calibri"/>
              </w:rPr>
              <w:t>3.24</w:t>
            </w:r>
          </w:p>
        </w:tc>
        <w:tc>
          <w:tcPr>
            <w:tcW w:w="1072" w:type="dxa"/>
          </w:tcPr>
          <w:p w14:paraId="2F768A0C" w14:textId="69346CC8" w:rsidR="00D2733E" w:rsidRPr="004F3B18" w:rsidRDefault="00553D2E" w:rsidP="00B260E9">
            <w:pPr>
              <w:jc w:val="center"/>
              <w:rPr>
                <w:rFonts w:ascii="Calibri" w:hAnsi="Calibri" w:cs="Calibri"/>
              </w:rPr>
            </w:pPr>
            <w:r w:rsidRPr="004F3B18">
              <w:rPr>
                <w:rFonts w:ascii="Calibri" w:hAnsi="Calibri" w:cs="Calibri"/>
              </w:rPr>
              <w:t>-10.41</w:t>
            </w:r>
          </w:p>
        </w:tc>
      </w:tr>
      <w:tr w:rsidR="00D2733E" w:rsidRPr="004F3B18" w14:paraId="36756F52" w14:textId="77777777" w:rsidTr="00CD20A1">
        <w:tc>
          <w:tcPr>
            <w:tcW w:w="698" w:type="dxa"/>
            <w:vMerge/>
          </w:tcPr>
          <w:p w14:paraId="595865B3" w14:textId="77777777" w:rsidR="00D2733E" w:rsidRPr="004F3B18" w:rsidRDefault="00D2733E" w:rsidP="00B260E9">
            <w:pPr>
              <w:jc w:val="center"/>
              <w:rPr>
                <w:rFonts w:ascii="Calibri" w:hAnsi="Calibri" w:cs="Calibri"/>
              </w:rPr>
            </w:pPr>
          </w:p>
        </w:tc>
        <w:tc>
          <w:tcPr>
            <w:tcW w:w="1084" w:type="dxa"/>
            <w:vMerge/>
          </w:tcPr>
          <w:p w14:paraId="2F426642" w14:textId="77777777" w:rsidR="00D2733E" w:rsidRPr="004F3B18" w:rsidRDefault="00D2733E" w:rsidP="00B260E9">
            <w:pPr>
              <w:jc w:val="center"/>
              <w:rPr>
                <w:rFonts w:ascii="Calibri" w:hAnsi="Calibri" w:cs="Calibri"/>
              </w:rPr>
            </w:pPr>
          </w:p>
        </w:tc>
        <w:tc>
          <w:tcPr>
            <w:tcW w:w="851" w:type="dxa"/>
          </w:tcPr>
          <w:p w14:paraId="2159D0D7"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0DAD79F0" w14:textId="305F5832" w:rsidR="00D2733E" w:rsidRPr="004F3B18" w:rsidRDefault="006E05D2" w:rsidP="00B260E9">
            <w:pPr>
              <w:jc w:val="center"/>
              <w:rPr>
                <w:rFonts w:ascii="Calibri" w:hAnsi="Calibri" w:cs="Calibri"/>
              </w:rPr>
            </w:pPr>
            <w:r w:rsidRPr="004F3B18">
              <w:rPr>
                <w:rFonts w:ascii="Calibri" w:hAnsi="Calibri" w:cs="Calibri"/>
              </w:rPr>
              <w:t>1.44</w:t>
            </w:r>
          </w:p>
        </w:tc>
        <w:tc>
          <w:tcPr>
            <w:tcW w:w="666" w:type="dxa"/>
          </w:tcPr>
          <w:p w14:paraId="532B97A5" w14:textId="0F553A85" w:rsidR="00D2733E" w:rsidRPr="004F3B18" w:rsidRDefault="006E05D2" w:rsidP="00B260E9">
            <w:pPr>
              <w:jc w:val="center"/>
              <w:rPr>
                <w:rFonts w:ascii="Calibri" w:hAnsi="Calibri" w:cs="Calibri"/>
              </w:rPr>
            </w:pPr>
            <w:r w:rsidRPr="004F3B18">
              <w:rPr>
                <w:rFonts w:ascii="Calibri" w:hAnsi="Calibri" w:cs="Calibri"/>
              </w:rPr>
              <w:t>0.95</w:t>
            </w:r>
          </w:p>
        </w:tc>
        <w:tc>
          <w:tcPr>
            <w:tcW w:w="1407" w:type="dxa"/>
          </w:tcPr>
          <w:p w14:paraId="4A657C44" w14:textId="1805198C" w:rsidR="00D2733E" w:rsidRPr="004F3B18" w:rsidRDefault="009C3D92" w:rsidP="00B260E9">
            <w:pPr>
              <w:jc w:val="center"/>
              <w:rPr>
                <w:rFonts w:ascii="Calibri" w:hAnsi="Calibri" w:cs="Calibri"/>
              </w:rPr>
            </w:pPr>
            <w:r w:rsidRPr="004F3B18">
              <w:rPr>
                <w:rFonts w:ascii="Calibri" w:hAnsi="Calibri" w:cs="Calibri"/>
              </w:rPr>
              <w:t>1.84</w:t>
            </w:r>
          </w:p>
        </w:tc>
        <w:tc>
          <w:tcPr>
            <w:tcW w:w="753" w:type="dxa"/>
          </w:tcPr>
          <w:p w14:paraId="325D290D" w14:textId="630797CC" w:rsidR="00D2733E" w:rsidRPr="004F3B18" w:rsidRDefault="009C3D92" w:rsidP="00B260E9">
            <w:pPr>
              <w:jc w:val="center"/>
              <w:rPr>
                <w:rFonts w:ascii="Calibri" w:hAnsi="Calibri" w:cs="Calibri"/>
              </w:rPr>
            </w:pPr>
            <w:r w:rsidRPr="004F3B18">
              <w:rPr>
                <w:rFonts w:ascii="Calibri" w:hAnsi="Calibri" w:cs="Calibri"/>
              </w:rPr>
              <w:t>1.67</w:t>
            </w:r>
          </w:p>
        </w:tc>
        <w:tc>
          <w:tcPr>
            <w:tcW w:w="980" w:type="dxa"/>
          </w:tcPr>
          <w:p w14:paraId="3AFCA43A" w14:textId="66E683ED" w:rsidR="00D2733E" w:rsidRPr="004F3B18" w:rsidRDefault="009C3D92" w:rsidP="00B260E9">
            <w:pPr>
              <w:jc w:val="center"/>
              <w:rPr>
                <w:rFonts w:ascii="Calibri" w:hAnsi="Calibri" w:cs="Calibri"/>
              </w:rPr>
            </w:pPr>
            <w:r w:rsidRPr="004F3B18">
              <w:rPr>
                <w:rFonts w:ascii="Calibri" w:hAnsi="Calibri" w:cs="Calibri"/>
              </w:rPr>
              <w:t>-9.69</w:t>
            </w:r>
          </w:p>
        </w:tc>
        <w:tc>
          <w:tcPr>
            <w:tcW w:w="753" w:type="dxa"/>
          </w:tcPr>
          <w:p w14:paraId="09350A02" w14:textId="454A07A5" w:rsidR="00D2733E" w:rsidRPr="004F3B18" w:rsidRDefault="009C3D92" w:rsidP="00B260E9">
            <w:pPr>
              <w:jc w:val="center"/>
              <w:rPr>
                <w:rFonts w:ascii="Calibri" w:hAnsi="Calibri" w:cs="Calibri"/>
              </w:rPr>
            </w:pPr>
            <w:r w:rsidRPr="004F3B18">
              <w:rPr>
                <w:rFonts w:ascii="Calibri" w:hAnsi="Calibri" w:cs="Calibri"/>
              </w:rPr>
              <w:t>2.25</w:t>
            </w:r>
          </w:p>
        </w:tc>
        <w:tc>
          <w:tcPr>
            <w:tcW w:w="1072" w:type="dxa"/>
          </w:tcPr>
          <w:p w14:paraId="52CDA666" w14:textId="7CBB33AA" w:rsidR="00D2733E" w:rsidRPr="004F3B18" w:rsidRDefault="006D5986" w:rsidP="00B260E9">
            <w:pPr>
              <w:jc w:val="center"/>
              <w:rPr>
                <w:rFonts w:ascii="Calibri" w:hAnsi="Calibri" w:cs="Calibri"/>
              </w:rPr>
            </w:pPr>
            <w:r w:rsidRPr="004F3B18">
              <w:rPr>
                <w:rFonts w:ascii="Calibri" w:hAnsi="Calibri" w:cs="Calibri"/>
              </w:rPr>
              <w:t>-4.57</w:t>
            </w:r>
          </w:p>
        </w:tc>
      </w:tr>
      <w:tr w:rsidR="00CD20A1" w:rsidRPr="004F3B18" w14:paraId="2F846C14" w14:textId="77777777" w:rsidTr="00CD20A1">
        <w:tc>
          <w:tcPr>
            <w:tcW w:w="698" w:type="dxa"/>
            <w:vMerge/>
          </w:tcPr>
          <w:p w14:paraId="523C7594" w14:textId="77777777" w:rsidR="00CD20A1" w:rsidRPr="004F3B18" w:rsidRDefault="00CD20A1" w:rsidP="00CD20A1">
            <w:pPr>
              <w:jc w:val="center"/>
              <w:rPr>
                <w:rFonts w:ascii="Calibri" w:hAnsi="Calibri" w:cs="Calibri"/>
              </w:rPr>
            </w:pPr>
          </w:p>
        </w:tc>
        <w:tc>
          <w:tcPr>
            <w:tcW w:w="1084" w:type="dxa"/>
            <w:vMerge/>
          </w:tcPr>
          <w:p w14:paraId="747791F8" w14:textId="77777777" w:rsidR="00CD20A1" w:rsidRPr="004F3B18" w:rsidRDefault="00CD20A1" w:rsidP="00CD20A1">
            <w:pPr>
              <w:jc w:val="center"/>
              <w:rPr>
                <w:rFonts w:ascii="Calibri" w:hAnsi="Calibri" w:cs="Calibri"/>
              </w:rPr>
            </w:pPr>
          </w:p>
        </w:tc>
        <w:tc>
          <w:tcPr>
            <w:tcW w:w="851" w:type="dxa"/>
          </w:tcPr>
          <w:p w14:paraId="2A27C3D1" w14:textId="77777777" w:rsidR="00CD20A1" w:rsidRPr="004F3B18" w:rsidRDefault="00CD20A1" w:rsidP="00CD20A1">
            <w:pPr>
              <w:jc w:val="center"/>
              <w:rPr>
                <w:rFonts w:ascii="Calibri" w:hAnsi="Calibri" w:cs="Calibri"/>
              </w:rPr>
            </w:pPr>
            <w:r w:rsidRPr="004F3B18">
              <w:rPr>
                <w:rFonts w:ascii="Calibri" w:hAnsi="Calibri" w:cs="Calibri"/>
              </w:rPr>
              <w:t>100</w:t>
            </w:r>
          </w:p>
        </w:tc>
        <w:tc>
          <w:tcPr>
            <w:tcW w:w="753" w:type="dxa"/>
          </w:tcPr>
          <w:p w14:paraId="528FF1FB" w14:textId="151D297C" w:rsidR="00CD20A1" w:rsidRPr="004F3B18" w:rsidRDefault="00CD20A1" w:rsidP="00CD20A1">
            <w:pPr>
              <w:jc w:val="center"/>
              <w:rPr>
                <w:rFonts w:ascii="Calibri" w:hAnsi="Calibri" w:cs="Calibri"/>
              </w:rPr>
            </w:pPr>
            <w:r w:rsidRPr="004F3B18">
              <w:rPr>
                <w:rFonts w:ascii="Calibri" w:hAnsi="Calibri" w:cs="Calibri"/>
              </w:rPr>
              <w:t>1.43</w:t>
            </w:r>
          </w:p>
        </w:tc>
        <w:tc>
          <w:tcPr>
            <w:tcW w:w="666" w:type="dxa"/>
          </w:tcPr>
          <w:p w14:paraId="774307D7" w14:textId="6DA28593" w:rsidR="00CD20A1" w:rsidRPr="004F3B18" w:rsidRDefault="00CD20A1" w:rsidP="00CD20A1">
            <w:pPr>
              <w:jc w:val="center"/>
              <w:rPr>
                <w:rFonts w:ascii="Calibri" w:hAnsi="Calibri" w:cs="Calibri"/>
              </w:rPr>
            </w:pPr>
            <w:r w:rsidRPr="004F3B18">
              <w:rPr>
                <w:rFonts w:ascii="Calibri" w:hAnsi="Calibri" w:cs="Calibri"/>
              </w:rPr>
              <w:t>0.95</w:t>
            </w:r>
          </w:p>
        </w:tc>
        <w:tc>
          <w:tcPr>
            <w:tcW w:w="1407" w:type="dxa"/>
          </w:tcPr>
          <w:p w14:paraId="6190C541" w14:textId="10F70E57" w:rsidR="00CD20A1" w:rsidRPr="004F3B18" w:rsidRDefault="00CD20A1" w:rsidP="00CD20A1">
            <w:pPr>
              <w:jc w:val="center"/>
              <w:rPr>
                <w:rFonts w:ascii="Calibri" w:hAnsi="Calibri" w:cs="Calibri"/>
              </w:rPr>
            </w:pPr>
            <w:r w:rsidRPr="004F3B18">
              <w:rPr>
                <w:rFonts w:ascii="Calibri" w:hAnsi="Calibri" w:cs="Calibri"/>
              </w:rPr>
              <w:t>1.21</w:t>
            </w:r>
          </w:p>
        </w:tc>
        <w:tc>
          <w:tcPr>
            <w:tcW w:w="753" w:type="dxa"/>
          </w:tcPr>
          <w:p w14:paraId="09EC3C16" w14:textId="70EDE091" w:rsidR="00CD20A1" w:rsidRPr="004F3B18" w:rsidRDefault="00CD20A1" w:rsidP="00CD20A1">
            <w:pPr>
              <w:jc w:val="center"/>
              <w:rPr>
                <w:rFonts w:ascii="Calibri" w:hAnsi="Calibri" w:cs="Calibri"/>
              </w:rPr>
            </w:pPr>
            <w:r w:rsidRPr="004F3B18">
              <w:rPr>
                <w:rFonts w:ascii="Calibri" w:hAnsi="Calibri" w:cs="Calibri"/>
              </w:rPr>
              <w:t>3.46</w:t>
            </w:r>
          </w:p>
        </w:tc>
        <w:tc>
          <w:tcPr>
            <w:tcW w:w="980" w:type="dxa"/>
          </w:tcPr>
          <w:p w14:paraId="46C9D9EE" w14:textId="70CD0705" w:rsidR="00CD20A1" w:rsidRPr="004F3B18" w:rsidRDefault="00CD20A1" w:rsidP="00CD20A1">
            <w:pPr>
              <w:jc w:val="center"/>
              <w:rPr>
                <w:rFonts w:ascii="Calibri" w:hAnsi="Calibri" w:cs="Calibri"/>
              </w:rPr>
            </w:pPr>
            <w:r w:rsidRPr="004F3B18">
              <w:rPr>
                <w:rFonts w:ascii="Calibri" w:hAnsi="Calibri" w:cs="Calibri"/>
              </w:rPr>
              <w:t>-49.04</w:t>
            </w:r>
          </w:p>
        </w:tc>
        <w:tc>
          <w:tcPr>
            <w:tcW w:w="753" w:type="dxa"/>
          </w:tcPr>
          <w:p w14:paraId="48BA534E" w14:textId="04933DD6" w:rsidR="00CD20A1" w:rsidRPr="004F3B18" w:rsidRDefault="00CD20A1" w:rsidP="00CD20A1">
            <w:pPr>
              <w:jc w:val="center"/>
              <w:rPr>
                <w:rFonts w:ascii="Calibri" w:hAnsi="Calibri" w:cs="Calibri"/>
              </w:rPr>
            </w:pPr>
            <w:r w:rsidRPr="004F3B18">
              <w:rPr>
                <w:rFonts w:ascii="Calibri" w:hAnsi="Calibri" w:cs="Calibri"/>
              </w:rPr>
              <w:t>6.77</w:t>
            </w:r>
          </w:p>
        </w:tc>
        <w:tc>
          <w:tcPr>
            <w:tcW w:w="1072" w:type="dxa"/>
          </w:tcPr>
          <w:p w14:paraId="2F1ABAFE" w14:textId="1FB7E754" w:rsidR="00CD20A1" w:rsidRPr="004F3B18" w:rsidRDefault="00CD20A1" w:rsidP="00CD20A1">
            <w:pPr>
              <w:jc w:val="center"/>
              <w:rPr>
                <w:rFonts w:ascii="Calibri" w:hAnsi="Calibri" w:cs="Calibri"/>
              </w:rPr>
            </w:pPr>
            <w:r w:rsidRPr="004F3B18">
              <w:rPr>
                <w:rFonts w:ascii="Calibri" w:hAnsi="Calibri" w:cs="Calibri"/>
              </w:rPr>
              <w:t>-45.67</w:t>
            </w:r>
          </w:p>
        </w:tc>
      </w:tr>
      <w:tr w:rsidR="00CD20A1" w:rsidRPr="004F3B18" w14:paraId="4AF3804E" w14:textId="77777777" w:rsidTr="00CD20A1">
        <w:tc>
          <w:tcPr>
            <w:tcW w:w="698" w:type="dxa"/>
            <w:vMerge/>
          </w:tcPr>
          <w:p w14:paraId="063311E3" w14:textId="77777777" w:rsidR="00CD20A1" w:rsidRPr="004F3B18" w:rsidRDefault="00CD20A1" w:rsidP="00CD20A1">
            <w:pPr>
              <w:jc w:val="center"/>
              <w:rPr>
                <w:rFonts w:ascii="Calibri" w:hAnsi="Calibri" w:cs="Calibri"/>
              </w:rPr>
            </w:pPr>
          </w:p>
        </w:tc>
        <w:tc>
          <w:tcPr>
            <w:tcW w:w="1084" w:type="dxa"/>
            <w:vMerge/>
          </w:tcPr>
          <w:p w14:paraId="7041E40A" w14:textId="77777777" w:rsidR="00CD20A1" w:rsidRPr="004F3B18" w:rsidRDefault="00CD20A1" w:rsidP="00CD20A1">
            <w:pPr>
              <w:jc w:val="center"/>
              <w:rPr>
                <w:rFonts w:ascii="Calibri" w:hAnsi="Calibri" w:cs="Calibri"/>
              </w:rPr>
            </w:pPr>
          </w:p>
        </w:tc>
        <w:tc>
          <w:tcPr>
            <w:tcW w:w="851" w:type="dxa"/>
          </w:tcPr>
          <w:p w14:paraId="2AD644C7" w14:textId="77777777" w:rsidR="00CD20A1" w:rsidRPr="004F3B18" w:rsidRDefault="00CD20A1" w:rsidP="00CD20A1">
            <w:pPr>
              <w:jc w:val="center"/>
              <w:rPr>
                <w:rFonts w:ascii="Calibri" w:hAnsi="Calibri" w:cs="Calibri"/>
              </w:rPr>
            </w:pPr>
            <w:r w:rsidRPr="004F3B18">
              <w:rPr>
                <w:rFonts w:ascii="Calibri" w:hAnsi="Calibri" w:cs="Calibri"/>
              </w:rPr>
              <w:t>150</w:t>
            </w:r>
          </w:p>
        </w:tc>
        <w:tc>
          <w:tcPr>
            <w:tcW w:w="753" w:type="dxa"/>
          </w:tcPr>
          <w:p w14:paraId="7919448E" w14:textId="5E4FCBC5" w:rsidR="00CD20A1" w:rsidRPr="004F3B18" w:rsidRDefault="00555E6C" w:rsidP="00CD20A1">
            <w:pPr>
              <w:jc w:val="center"/>
              <w:rPr>
                <w:rFonts w:ascii="Calibri" w:hAnsi="Calibri" w:cs="Calibri"/>
              </w:rPr>
            </w:pPr>
            <w:r w:rsidRPr="004F3B18">
              <w:rPr>
                <w:rFonts w:ascii="Calibri" w:hAnsi="Calibri" w:cs="Calibri"/>
              </w:rPr>
              <w:t>1.34</w:t>
            </w:r>
          </w:p>
        </w:tc>
        <w:tc>
          <w:tcPr>
            <w:tcW w:w="666" w:type="dxa"/>
          </w:tcPr>
          <w:p w14:paraId="5967F99D" w14:textId="7809F281" w:rsidR="00CD20A1" w:rsidRPr="004F3B18" w:rsidRDefault="00555E6C" w:rsidP="00CD20A1">
            <w:pPr>
              <w:jc w:val="center"/>
              <w:rPr>
                <w:rFonts w:ascii="Calibri" w:hAnsi="Calibri" w:cs="Calibri"/>
              </w:rPr>
            </w:pPr>
            <w:r w:rsidRPr="004F3B18">
              <w:rPr>
                <w:rFonts w:ascii="Calibri" w:hAnsi="Calibri" w:cs="Calibri"/>
              </w:rPr>
              <w:t>0.96</w:t>
            </w:r>
          </w:p>
        </w:tc>
        <w:tc>
          <w:tcPr>
            <w:tcW w:w="1407" w:type="dxa"/>
          </w:tcPr>
          <w:p w14:paraId="04DFE9F5" w14:textId="46D0B9C5" w:rsidR="00CD20A1" w:rsidRPr="004F3B18" w:rsidRDefault="00EA1C96" w:rsidP="00CD20A1">
            <w:pPr>
              <w:jc w:val="center"/>
              <w:rPr>
                <w:rFonts w:ascii="Calibri" w:hAnsi="Calibri" w:cs="Calibri"/>
              </w:rPr>
            </w:pPr>
            <w:r w:rsidRPr="004F3B18">
              <w:rPr>
                <w:rFonts w:ascii="Calibri" w:hAnsi="Calibri" w:cs="Calibri"/>
              </w:rPr>
              <w:t>1.88</w:t>
            </w:r>
          </w:p>
        </w:tc>
        <w:tc>
          <w:tcPr>
            <w:tcW w:w="753" w:type="dxa"/>
          </w:tcPr>
          <w:p w14:paraId="1D1F2164" w14:textId="54FA98C9" w:rsidR="00CD20A1" w:rsidRPr="004F3B18" w:rsidRDefault="00EA1C96" w:rsidP="00CD20A1">
            <w:pPr>
              <w:jc w:val="center"/>
              <w:rPr>
                <w:rFonts w:ascii="Calibri" w:hAnsi="Calibri" w:cs="Calibri"/>
              </w:rPr>
            </w:pPr>
            <w:r w:rsidRPr="004F3B18">
              <w:rPr>
                <w:rFonts w:ascii="Calibri" w:hAnsi="Calibri" w:cs="Calibri"/>
              </w:rPr>
              <w:t>1.91</w:t>
            </w:r>
          </w:p>
        </w:tc>
        <w:tc>
          <w:tcPr>
            <w:tcW w:w="980" w:type="dxa"/>
          </w:tcPr>
          <w:p w14:paraId="4E50B472" w14:textId="1AFDFA7A" w:rsidR="00CD20A1" w:rsidRPr="004F3B18" w:rsidRDefault="00EA1C96" w:rsidP="00CD20A1">
            <w:pPr>
              <w:jc w:val="center"/>
              <w:rPr>
                <w:rFonts w:ascii="Calibri" w:hAnsi="Calibri" w:cs="Calibri"/>
              </w:rPr>
            </w:pPr>
            <w:r w:rsidRPr="004F3B18">
              <w:rPr>
                <w:rFonts w:ascii="Calibri" w:hAnsi="Calibri" w:cs="Calibri"/>
              </w:rPr>
              <w:t>-12.93</w:t>
            </w:r>
          </w:p>
        </w:tc>
        <w:tc>
          <w:tcPr>
            <w:tcW w:w="753" w:type="dxa"/>
          </w:tcPr>
          <w:p w14:paraId="09275F52" w14:textId="362568C0" w:rsidR="00CD20A1" w:rsidRPr="004F3B18" w:rsidRDefault="00EA1C96" w:rsidP="00CD20A1">
            <w:pPr>
              <w:jc w:val="center"/>
              <w:rPr>
                <w:rFonts w:ascii="Calibri" w:hAnsi="Calibri" w:cs="Calibri"/>
              </w:rPr>
            </w:pPr>
            <w:r w:rsidRPr="004F3B18">
              <w:rPr>
                <w:rFonts w:ascii="Calibri" w:hAnsi="Calibri" w:cs="Calibri"/>
              </w:rPr>
              <w:t>2.77</w:t>
            </w:r>
          </w:p>
        </w:tc>
        <w:tc>
          <w:tcPr>
            <w:tcW w:w="1072" w:type="dxa"/>
          </w:tcPr>
          <w:p w14:paraId="46808177" w14:textId="73DEF7B8" w:rsidR="00CD20A1" w:rsidRPr="004F3B18" w:rsidRDefault="00EA1C96" w:rsidP="00CD20A1">
            <w:pPr>
              <w:jc w:val="center"/>
              <w:rPr>
                <w:rFonts w:ascii="Calibri" w:hAnsi="Calibri" w:cs="Calibri"/>
              </w:rPr>
            </w:pPr>
            <w:r w:rsidRPr="004F3B18">
              <w:rPr>
                <w:rFonts w:ascii="Calibri" w:hAnsi="Calibri" w:cs="Calibri"/>
              </w:rPr>
              <w:t>-7.29</w:t>
            </w:r>
          </w:p>
        </w:tc>
      </w:tr>
    </w:tbl>
    <w:p w14:paraId="7A8E1483" w14:textId="77777777" w:rsidR="00D2733E" w:rsidRPr="004F3B18" w:rsidRDefault="00D2733E" w:rsidP="00D2733E">
      <w:pPr>
        <w:rPr>
          <w:rFonts w:ascii="Calibri" w:hAnsi="Calibri" w:cs="Calibri"/>
        </w:rPr>
      </w:pPr>
    </w:p>
    <w:p w14:paraId="37B5E02C" w14:textId="77777777" w:rsidR="00D2733E" w:rsidRPr="004F3B18" w:rsidRDefault="00D2733E" w:rsidP="00D2733E">
      <w:pPr>
        <w:rPr>
          <w:rFonts w:ascii="Calibri" w:hAnsi="Calibri" w:cs="Calibri"/>
        </w:rPr>
      </w:pPr>
    </w:p>
    <w:p w14:paraId="17A9892B" w14:textId="3FD7AEF5" w:rsidR="0059309F" w:rsidRPr="004F3B18" w:rsidRDefault="0059309F" w:rsidP="0059309F">
      <w:pPr>
        <w:pStyle w:val="Caption"/>
        <w:keepNext/>
        <w:rPr>
          <w:rFonts w:ascii="Calibri" w:hAnsi="Calibri" w:cs="Calibri"/>
        </w:rPr>
      </w:pPr>
      <w:bookmarkStart w:id="122" w:name="_Toc165500149"/>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27</w:t>
      </w:r>
      <w:r w:rsidRPr="004F3B18">
        <w:rPr>
          <w:rFonts w:ascii="Calibri" w:hAnsi="Calibri" w:cs="Calibri"/>
        </w:rPr>
        <w:fldChar w:fldCharType="end"/>
      </w:r>
      <w:r w:rsidRPr="004F3B18">
        <w:rPr>
          <w:rFonts w:ascii="Calibri" w:hAnsi="Calibri" w:cs="Calibri"/>
        </w:rPr>
        <w:t>: Model-3 Metrics of XOM With MinMaxScaler</w:t>
      </w:r>
      <w:bookmarkEnd w:id="122"/>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993"/>
        <w:gridCol w:w="850"/>
        <w:gridCol w:w="941"/>
      </w:tblGrid>
      <w:tr w:rsidR="00D2733E" w:rsidRPr="004F3B18" w14:paraId="6CF7673F" w14:textId="77777777" w:rsidTr="00D75C1F">
        <w:tc>
          <w:tcPr>
            <w:tcW w:w="2674" w:type="dxa"/>
            <w:gridSpan w:val="3"/>
          </w:tcPr>
          <w:p w14:paraId="5765D81E" w14:textId="77777777" w:rsidR="00D2733E" w:rsidRPr="004F3B18" w:rsidRDefault="00D2733E" w:rsidP="00B260E9">
            <w:pPr>
              <w:jc w:val="center"/>
              <w:rPr>
                <w:rFonts w:ascii="Calibri" w:hAnsi="Calibri" w:cs="Calibri"/>
              </w:rPr>
            </w:pPr>
          </w:p>
        </w:tc>
        <w:tc>
          <w:tcPr>
            <w:tcW w:w="1424" w:type="dxa"/>
            <w:gridSpan w:val="2"/>
          </w:tcPr>
          <w:p w14:paraId="7920D275"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7B36D15B"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843" w:type="dxa"/>
            <w:gridSpan w:val="2"/>
          </w:tcPr>
          <w:p w14:paraId="010A7DD5"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791" w:type="dxa"/>
            <w:gridSpan w:val="2"/>
          </w:tcPr>
          <w:p w14:paraId="0A8A0BE8"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647253F2" w14:textId="77777777" w:rsidTr="00D75C1F">
        <w:tc>
          <w:tcPr>
            <w:tcW w:w="699" w:type="dxa"/>
          </w:tcPr>
          <w:p w14:paraId="6A40C86B"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5255A216"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3A381171"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1401E1AA"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273AE06B"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18C0426A"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22C0924F"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93" w:type="dxa"/>
          </w:tcPr>
          <w:p w14:paraId="50B9A435"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850" w:type="dxa"/>
          </w:tcPr>
          <w:p w14:paraId="7CDD7857"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575EA1CF"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2890F088" w14:textId="77777777" w:rsidTr="00D75C1F">
        <w:tc>
          <w:tcPr>
            <w:tcW w:w="699" w:type="dxa"/>
            <w:vMerge w:val="restart"/>
          </w:tcPr>
          <w:p w14:paraId="110B4B46" w14:textId="77777777" w:rsidR="00D2733E" w:rsidRPr="004F3B18" w:rsidRDefault="00D2733E" w:rsidP="00B260E9">
            <w:pPr>
              <w:jc w:val="center"/>
              <w:rPr>
                <w:rFonts w:ascii="Calibri" w:hAnsi="Calibri" w:cs="Calibri"/>
              </w:rPr>
            </w:pPr>
            <w:r w:rsidRPr="004F3B18">
              <w:rPr>
                <w:rFonts w:ascii="Calibri" w:hAnsi="Calibri" w:cs="Calibri"/>
              </w:rPr>
              <w:t>XOM</w:t>
            </w:r>
          </w:p>
        </w:tc>
        <w:tc>
          <w:tcPr>
            <w:tcW w:w="1124" w:type="dxa"/>
            <w:vMerge w:val="restart"/>
          </w:tcPr>
          <w:p w14:paraId="79538688"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145D01E6"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4F1E9D02" w14:textId="741F5409" w:rsidR="00D2733E" w:rsidRPr="004F3B18" w:rsidRDefault="00855A94" w:rsidP="00B260E9">
            <w:pPr>
              <w:jc w:val="center"/>
              <w:rPr>
                <w:rFonts w:ascii="Calibri" w:hAnsi="Calibri" w:cs="Calibri"/>
              </w:rPr>
            </w:pPr>
            <w:r w:rsidRPr="004F3B18">
              <w:rPr>
                <w:rFonts w:ascii="Calibri" w:hAnsi="Calibri" w:cs="Calibri"/>
              </w:rPr>
              <w:t>1.6</w:t>
            </w:r>
          </w:p>
        </w:tc>
        <w:tc>
          <w:tcPr>
            <w:tcW w:w="671" w:type="dxa"/>
          </w:tcPr>
          <w:p w14:paraId="647A485D" w14:textId="2D867A57" w:rsidR="00D2733E" w:rsidRPr="004F3B18" w:rsidRDefault="00855A94" w:rsidP="00B260E9">
            <w:pPr>
              <w:jc w:val="center"/>
              <w:rPr>
                <w:rFonts w:ascii="Calibri" w:hAnsi="Calibri" w:cs="Calibri"/>
              </w:rPr>
            </w:pPr>
            <w:r w:rsidRPr="004F3B18">
              <w:rPr>
                <w:rFonts w:ascii="Calibri" w:hAnsi="Calibri" w:cs="Calibri"/>
              </w:rPr>
              <w:t>0.97</w:t>
            </w:r>
          </w:p>
        </w:tc>
        <w:tc>
          <w:tcPr>
            <w:tcW w:w="1285" w:type="dxa"/>
          </w:tcPr>
          <w:p w14:paraId="4237148A" w14:textId="2C59D813" w:rsidR="00D2733E" w:rsidRPr="004F3B18" w:rsidRDefault="00EC2D0B" w:rsidP="00B260E9">
            <w:pPr>
              <w:jc w:val="center"/>
              <w:rPr>
                <w:rFonts w:ascii="Calibri" w:hAnsi="Calibri" w:cs="Calibri"/>
              </w:rPr>
            </w:pPr>
            <w:r w:rsidRPr="004F3B18">
              <w:rPr>
                <w:rFonts w:ascii="Calibri" w:hAnsi="Calibri" w:cs="Calibri"/>
              </w:rPr>
              <w:t>0.01</w:t>
            </w:r>
          </w:p>
        </w:tc>
        <w:tc>
          <w:tcPr>
            <w:tcW w:w="850" w:type="dxa"/>
          </w:tcPr>
          <w:p w14:paraId="561BDC88" w14:textId="7BC91652" w:rsidR="00D2733E" w:rsidRPr="004F3B18" w:rsidRDefault="00EC2D0B" w:rsidP="00B260E9">
            <w:pPr>
              <w:jc w:val="center"/>
              <w:rPr>
                <w:rFonts w:ascii="Calibri" w:hAnsi="Calibri" w:cs="Calibri"/>
              </w:rPr>
            </w:pPr>
            <w:r w:rsidRPr="004F3B18">
              <w:rPr>
                <w:rFonts w:ascii="Calibri" w:hAnsi="Calibri" w:cs="Calibri"/>
              </w:rPr>
              <w:t>1.63</w:t>
            </w:r>
          </w:p>
        </w:tc>
        <w:tc>
          <w:tcPr>
            <w:tcW w:w="993" w:type="dxa"/>
          </w:tcPr>
          <w:p w14:paraId="05E8248D" w14:textId="55C340EA" w:rsidR="00D2733E" w:rsidRPr="004F3B18" w:rsidRDefault="00EC2D0B" w:rsidP="00B260E9">
            <w:pPr>
              <w:jc w:val="center"/>
              <w:rPr>
                <w:rFonts w:ascii="Calibri" w:hAnsi="Calibri" w:cs="Calibri"/>
              </w:rPr>
            </w:pPr>
            <w:r w:rsidRPr="004F3B18">
              <w:rPr>
                <w:rFonts w:ascii="Calibri" w:hAnsi="Calibri" w:cs="Calibri"/>
              </w:rPr>
              <w:t>-2.78</w:t>
            </w:r>
          </w:p>
        </w:tc>
        <w:tc>
          <w:tcPr>
            <w:tcW w:w="850" w:type="dxa"/>
          </w:tcPr>
          <w:p w14:paraId="35CEF237" w14:textId="233A9103" w:rsidR="00D2733E" w:rsidRPr="004F3B18" w:rsidRDefault="00EC2D0B" w:rsidP="00B260E9">
            <w:pPr>
              <w:jc w:val="center"/>
              <w:rPr>
                <w:rFonts w:ascii="Calibri" w:hAnsi="Calibri" w:cs="Calibri"/>
              </w:rPr>
            </w:pPr>
            <w:r w:rsidRPr="004F3B18">
              <w:rPr>
                <w:rFonts w:ascii="Calibri" w:hAnsi="Calibri" w:cs="Calibri"/>
              </w:rPr>
              <w:t>4.15</w:t>
            </w:r>
          </w:p>
        </w:tc>
        <w:tc>
          <w:tcPr>
            <w:tcW w:w="941" w:type="dxa"/>
          </w:tcPr>
          <w:p w14:paraId="5F2EFC46" w14:textId="577AE1EF" w:rsidR="00D2733E" w:rsidRPr="004F3B18" w:rsidRDefault="00EC2D0B" w:rsidP="00B260E9">
            <w:pPr>
              <w:jc w:val="center"/>
              <w:rPr>
                <w:rFonts w:ascii="Calibri" w:hAnsi="Calibri" w:cs="Calibri"/>
              </w:rPr>
            </w:pPr>
            <w:r w:rsidRPr="004F3B18">
              <w:rPr>
                <w:rFonts w:ascii="Calibri" w:hAnsi="Calibri" w:cs="Calibri"/>
              </w:rPr>
              <w:t>-3.61</w:t>
            </w:r>
          </w:p>
        </w:tc>
      </w:tr>
      <w:tr w:rsidR="00D2733E" w:rsidRPr="004F3B18" w14:paraId="74F85ACD" w14:textId="77777777" w:rsidTr="00D75C1F">
        <w:tc>
          <w:tcPr>
            <w:tcW w:w="699" w:type="dxa"/>
            <w:vMerge/>
          </w:tcPr>
          <w:p w14:paraId="5B6868D9" w14:textId="77777777" w:rsidR="00D2733E" w:rsidRPr="004F3B18" w:rsidRDefault="00D2733E" w:rsidP="00B260E9">
            <w:pPr>
              <w:jc w:val="center"/>
              <w:rPr>
                <w:rFonts w:ascii="Calibri" w:hAnsi="Calibri" w:cs="Calibri"/>
              </w:rPr>
            </w:pPr>
          </w:p>
        </w:tc>
        <w:tc>
          <w:tcPr>
            <w:tcW w:w="1124" w:type="dxa"/>
            <w:vMerge/>
          </w:tcPr>
          <w:p w14:paraId="4F8B25B2" w14:textId="77777777" w:rsidR="00D2733E" w:rsidRPr="004F3B18" w:rsidRDefault="00D2733E" w:rsidP="00B260E9">
            <w:pPr>
              <w:jc w:val="center"/>
              <w:rPr>
                <w:rFonts w:ascii="Calibri" w:hAnsi="Calibri" w:cs="Calibri"/>
              </w:rPr>
            </w:pPr>
          </w:p>
        </w:tc>
        <w:tc>
          <w:tcPr>
            <w:tcW w:w="851" w:type="dxa"/>
          </w:tcPr>
          <w:p w14:paraId="283207D7"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22638558" w14:textId="7D51ACA6" w:rsidR="00D2733E" w:rsidRPr="004F3B18" w:rsidRDefault="00C335FF" w:rsidP="00B260E9">
            <w:pPr>
              <w:jc w:val="center"/>
              <w:rPr>
                <w:rFonts w:ascii="Calibri" w:hAnsi="Calibri" w:cs="Calibri"/>
              </w:rPr>
            </w:pPr>
            <w:r w:rsidRPr="004F3B18">
              <w:rPr>
                <w:rFonts w:ascii="Calibri" w:hAnsi="Calibri" w:cs="Calibri"/>
              </w:rPr>
              <w:t>1.51</w:t>
            </w:r>
          </w:p>
        </w:tc>
        <w:tc>
          <w:tcPr>
            <w:tcW w:w="671" w:type="dxa"/>
          </w:tcPr>
          <w:p w14:paraId="5EFF4A52" w14:textId="3BE2BCBB" w:rsidR="00D2733E" w:rsidRPr="004F3B18" w:rsidRDefault="00C335FF" w:rsidP="00B260E9">
            <w:pPr>
              <w:jc w:val="center"/>
              <w:rPr>
                <w:rFonts w:ascii="Calibri" w:hAnsi="Calibri" w:cs="Calibri"/>
              </w:rPr>
            </w:pPr>
            <w:r w:rsidRPr="004F3B18">
              <w:rPr>
                <w:rFonts w:ascii="Calibri" w:hAnsi="Calibri" w:cs="Calibri"/>
              </w:rPr>
              <w:t>0.97</w:t>
            </w:r>
          </w:p>
        </w:tc>
        <w:tc>
          <w:tcPr>
            <w:tcW w:w="1285" w:type="dxa"/>
          </w:tcPr>
          <w:p w14:paraId="02D32554" w14:textId="281BA0E1" w:rsidR="00D2733E" w:rsidRPr="004F3B18" w:rsidRDefault="00E6499C" w:rsidP="00B260E9">
            <w:pPr>
              <w:jc w:val="center"/>
              <w:rPr>
                <w:rFonts w:ascii="Calibri" w:hAnsi="Calibri" w:cs="Calibri"/>
              </w:rPr>
            </w:pPr>
            <w:r w:rsidRPr="004F3B18">
              <w:rPr>
                <w:rFonts w:ascii="Calibri" w:hAnsi="Calibri" w:cs="Calibri"/>
              </w:rPr>
              <w:t>0.59</w:t>
            </w:r>
          </w:p>
        </w:tc>
        <w:tc>
          <w:tcPr>
            <w:tcW w:w="850" w:type="dxa"/>
          </w:tcPr>
          <w:p w14:paraId="794BAC74" w14:textId="29B67585" w:rsidR="00D2733E" w:rsidRPr="004F3B18" w:rsidRDefault="00E6499C" w:rsidP="00B260E9">
            <w:pPr>
              <w:jc w:val="center"/>
              <w:rPr>
                <w:rFonts w:ascii="Calibri" w:hAnsi="Calibri" w:cs="Calibri"/>
              </w:rPr>
            </w:pPr>
            <w:r w:rsidRPr="004F3B18">
              <w:rPr>
                <w:rFonts w:ascii="Calibri" w:hAnsi="Calibri" w:cs="Calibri"/>
              </w:rPr>
              <w:t>5.94</w:t>
            </w:r>
          </w:p>
        </w:tc>
        <w:tc>
          <w:tcPr>
            <w:tcW w:w="993" w:type="dxa"/>
          </w:tcPr>
          <w:p w14:paraId="6723CD09" w14:textId="0E3BB0D7" w:rsidR="00D2733E" w:rsidRPr="004F3B18" w:rsidRDefault="00184C1D" w:rsidP="00B260E9">
            <w:pPr>
              <w:jc w:val="center"/>
              <w:rPr>
                <w:rFonts w:ascii="Calibri" w:hAnsi="Calibri" w:cs="Calibri"/>
              </w:rPr>
            </w:pPr>
            <w:r w:rsidRPr="004F3B18">
              <w:rPr>
                <w:rFonts w:ascii="Calibri" w:hAnsi="Calibri" w:cs="Calibri"/>
              </w:rPr>
              <w:t>-34.76</w:t>
            </w:r>
          </w:p>
        </w:tc>
        <w:tc>
          <w:tcPr>
            <w:tcW w:w="850" w:type="dxa"/>
          </w:tcPr>
          <w:p w14:paraId="637DBC97" w14:textId="39FABB17" w:rsidR="00D2733E" w:rsidRPr="004F3B18" w:rsidRDefault="00184C1D" w:rsidP="00B260E9">
            <w:pPr>
              <w:jc w:val="center"/>
              <w:rPr>
                <w:rFonts w:ascii="Calibri" w:hAnsi="Calibri" w:cs="Calibri"/>
              </w:rPr>
            </w:pPr>
            <w:r w:rsidRPr="004F3B18">
              <w:rPr>
                <w:rFonts w:ascii="Calibri" w:hAnsi="Calibri" w:cs="Calibri"/>
              </w:rPr>
              <w:t>11.57</w:t>
            </w:r>
          </w:p>
        </w:tc>
        <w:tc>
          <w:tcPr>
            <w:tcW w:w="941" w:type="dxa"/>
          </w:tcPr>
          <w:p w14:paraId="69B8E364" w14:textId="38F14FA8" w:rsidR="00D2733E" w:rsidRPr="004F3B18" w:rsidRDefault="00184C1D" w:rsidP="00B260E9">
            <w:pPr>
              <w:jc w:val="center"/>
              <w:rPr>
                <w:rFonts w:ascii="Calibri" w:hAnsi="Calibri" w:cs="Calibri"/>
              </w:rPr>
            </w:pPr>
            <w:r w:rsidRPr="004F3B18">
              <w:rPr>
                <w:rFonts w:ascii="Calibri" w:hAnsi="Calibri" w:cs="Calibri"/>
              </w:rPr>
              <w:t>-28.52</w:t>
            </w:r>
          </w:p>
        </w:tc>
      </w:tr>
      <w:tr w:rsidR="00D2733E" w:rsidRPr="004F3B18" w14:paraId="6EBA5E0D" w14:textId="77777777" w:rsidTr="00D75C1F">
        <w:tc>
          <w:tcPr>
            <w:tcW w:w="699" w:type="dxa"/>
            <w:vMerge/>
          </w:tcPr>
          <w:p w14:paraId="76C064C1" w14:textId="77777777" w:rsidR="00D2733E" w:rsidRPr="004F3B18" w:rsidRDefault="00D2733E" w:rsidP="00B260E9">
            <w:pPr>
              <w:jc w:val="center"/>
              <w:rPr>
                <w:rFonts w:ascii="Calibri" w:hAnsi="Calibri" w:cs="Calibri"/>
              </w:rPr>
            </w:pPr>
          </w:p>
        </w:tc>
        <w:tc>
          <w:tcPr>
            <w:tcW w:w="1124" w:type="dxa"/>
            <w:vMerge/>
          </w:tcPr>
          <w:p w14:paraId="4DE62ABC" w14:textId="77777777" w:rsidR="00D2733E" w:rsidRPr="004F3B18" w:rsidRDefault="00D2733E" w:rsidP="00B260E9">
            <w:pPr>
              <w:jc w:val="center"/>
              <w:rPr>
                <w:rFonts w:ascii="Calibri" w:hAnsi="Calibri" w:cs="Calibri"/>
              </w:rPr>
            </w:pPr>
          </w:p>
        </w:tc>
        <w:tc>
          <w:tcPr>
            <w:tcW w:w="851" w:type="dxa"/>
          </w:tcPr>
          <w:p w14:paraId="12025A6C"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7F5398D4" w14:textId="5FCAF4E8" w:rsidR="00D2733E" w:rsidRPr="004F3B18" w:rsidRDefault="00DD327C" w:rsidP="00B260E9">
            <w:pPr>
              <w:jc w:val="center"/>
              <w:rPr>
                <w:rFonts w:ascii="Calibri" w:hAnsi="Calibri" w:cs="Calibri"/>
              </w:rPr>
            </w:pPr>
            <w:r w:rsidRPr="004F3B18">
              <w:rPr>
                <w:rFonts w:ascii="Calibri" w:hAnsi="Calibri" w:cs="Calibri"/>
              </w:rPr>
              <w:t>1.61</w:t>
            </w:r>
          </w:p>
        </w:tc>
        <w:tc>
          <w:tcPr>
            <w:tcW w:w="671" w:type="dxa"/>
          </w:tcPr>
          <w:p w14:paraId="451AF4AD" w14:textId="6C133143" w:rsidR="00D2733E" w:rsidRPr="004F3B18" w:rsidRDefault="00DD327C" w:rsidP="00B260E9">
            <w:pPr>
              <w:jc w:val="center"/>
              <w:rPr>
                <w:rFonts w:ascii="Calibri" w:hAnsi="Calibri" w:cs="Calibri"/>
              </w:rPr>
            </w:pPr>
            <w:r w:rsidRPr="004F3B18">
              <w:rPr>
                <w:rFonts w:ascii="Calibri" w:hAnsi="Calibri" w:cs="Calibri"/>
              </w:rPr>
              <w:t>0.97</w:t>
            </w:r>
          </w:p>
        </w:tc>
        <w:tc>
          <w:tcPr>
            <w:tcW w:w="1285" w:type="dxa"/>
          </w:tcPr>
          <w:p w14:paraId="36296DD6" w14:textId="26AEE5F9" w:rsidR="00D2733E" w:rsidRPr="004F3B18" w:rsidRDefault="009A62FF" w:rsidP="00B260E9">
            <w:pPr>
              <w:jc w:val="center"/>
              <w:rPr>
                <w:rFonts w:ascii="Calibri" w:hAnsi="Calibri" w:cs="Calibri"/>
              </w:rPr>
            </w:pPr>
            <w:r w:rsidRPr="004F3B18">
              <w:rPr>
                <w:rFonts w:ascii="Calibri" w:hAnsi="Calibri" w:cs="Calibri"/>
              </w:rPr>
              <w:t>0.29</w:t>
            </w:r>
          </w:p>
        </w:tc>
        <w:tc>
          <w:tcPr>
            <w:tcW w:w="850" w:type="dxa"/>
          </w:tcPr>
          <w:p w14:paraId="6E676E2D" w14:textId="33360EFB" w:rsidR="00D2733E" w:rsidRPr="004F3B18" w:rsidRDefault="009A62FF" w:rsidP="00B260E9">
            <w:pPr>
              <w:jc w:val="center"/>
              <w:rPr>
                <w:rFonts w:ascii="Calibri" w:hAnsi="Calibri" w:cs="Calibri"/>
              </w:rPr>
            </w:pPr>
            <w:r w:rsidRPr="004F3B18">
              <w:rPr>
                <w:rFonts w:ascii="Calibri" w:hAnsi="Calibri" w:cs="Calibri"/>
              </w:rPr>
              <w:t>5.23</w:t>
            </w:r>
          </w:p>
        </w:tc>
        <w:tc>
          <w:tcPr>
            <w:tcW w:w="993" w:type="dxa"/>
          </w:tcPr>
          <w:p w14:paraId="10FAA079" w14:textId="6BF9DDC8" w:rsidR="00D2733E" w:rsidRPr="004F3B18" w:rsidRDefault="009A62FF" w:rsidP="00B260E9">
            <w:pPr>
              <w:jc w:val="center"/>
              <w:rPr>
                <w:rFonts w:ascii="Calibri" w:hAnsi="Calibri" w:cs="Calibri"/>
              </w:rPr>
            </w:pPr>
            <w:r w:rsidRPr="004F3B18">
              <w:rPr>
                <w:rFonts w:ascii="Calibri" w:hAnsi="Calibri" w:cs="Calibri"/>
              </w:rPr>
              <w:t>-28.98</w:t>
            </w:r>
          </w:p>
        </w:tc>
        <w:tc>
          <w:tcPr>
            <w:tcW w:w="850" w:type="dxa"/>
          </w:tcPr>
          <w:p w14:paraId="79EAF9A0" w14:textId="2DBE0B3B" w:rsidR="00D2733E" w:rsidRPr="004F3B18" w:rsidRDefault="00913B06" w:rsidP="00B260E9">
            <w:pPr>
              <w:jc w:val="center"/>
              <w:rPr>
                <w:rFonts w:ascii="Calibri" w:hAnsi="Calibri" w:cs="Calibri"/>
              </w:rPr>
            </w:pPr>
            <w:r w:rsidRPr="004F3B18">
              <w:rPr>
                <w:rFonts w:ascii="Calibri" w:hAnsi="Calibri" w:cs="Calibri"/>
              </w:rPr>
              <w:t>11.36</w:t>
            </w:r>
          </w:p>
        </w:tc>
        <w:tc>
          <w:tcPr>
            <w:tcW w:w="941" w:type="dxa"/>
          </w:tcPr>
          <w:p w14:paraId="46776DC1" w14:textId="074DFC60" w:rsidR="00D2733E" w:rsidRPr="004F3B18" w:rsidRDefault="00913B06" w:rsidP="00B260E9">
            <w:pPr>
              <w:jc w:val="center"/>
              <w:rPr>
                <w:rFonts w:ascii="Calibri" w:hAnsi="Calibri" w:cs="Calibri"/>
              </w:rPr>
            </w:pPr>
            <w:r w:rsidRPr="004F3B18">
              <w:rPr>
                <w:rFonts w:ascii="Calibri" w:hAnsi="Calibri" w:cs="Calibri"/>
              </w:rPr>
              <w:t>-29.18</w:t>
            </w:r>
          </w:p>
        </w:tc>
      </w:tr>
      <w:tr w:rsidR="00D2733E" w:rsidRPr="004F3B18" w14:paraId="76332780" w14:textId="77777777" w:rsidTr="00D75C1F">
        <w:tc>
          <w:tcPr>
            <w:tcW w:w="699" w:type="dxa"/>
            <w:vMerge/>
          </w:tcPr>
          <w:p w14:paraId="7EB709DC" w14:textId="77777777" w:rsidR="00D2733E" w:rsidRPr="004F3B18" w:rsidRDefault="00D2733E" w:rsidP="00B260E9">
            <w:pPr>
              <w:jc w:val="center"/>
              <w:rPr>
                <w:rFonts w:ascii="Calibri" w:hAnsi="Calibri" w:cs="Calibri"/>
              </w:rPr>
            </w:pPr>
          </w:p>
        </w:tc>
        <w:tc>
          <w:tcPr>
            <w:tcW w:w="1124" w:type="dxa"/>
            <w:vMerge/>
          </w:tcPr>
          <w:p w14:paraId="4F0247EA" w14:textId="77777777" w:rsidR="00D2733E" w:rsidRPr="004F3B18" w:rsidRDefault="00D2733E" w:rsidP="00B260E9">
            <w:pPr>
              <w:jc w:val="center"/>
              <w:rPr>
                <w:rFonts w:ascii="Calibri" w:hAnsi="Calibri" w:cs="Calibri"/>
              </w:rPr>
            </w:pPr>
          </w:p>
        </w:tc>
        <w:tc>
          <w:tcPr>
            <w:tcW w:w="851" w:type="dxa"/>
          </w:tcPr>
          <w:p w14:paraId="258DB3C0"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48359B20" w14:textId="7DD2243C" w:rsidR="00D2733E" w:rsidRPr="004F3B18" w:rsidRDefault="006F57D6" w:rsidP="00B260E9">
            <w:pPr>
              <w:jc w:val="center"/>
              <w:rPr>
                <w:rFonts w:ascii="Calibri" w:hAnsi="Calibri" w:cs="Calibri"/>
              </w:rPr>
            </w:pPr>
            <w:r w:rsidRPr="004F3B18">
              <w:rPr>
                <w:rFonts w:ascii="Calibri" w:hAnsi="Calibri" w:cs="Calibri"/>
              </w:rPr>
              <w:t>1.54</w:t>
            </w:r>
          </w:p>
        </w:tc>
        <w:tc>
          <w:tcPr>
            <w:tcW w:w="671" w:type="dxa"/>
          </w:tcPr>
          <w:p w14:paraId="4B8CF450" w14:textId="44E1CBC1" w:rsidR="00D2733E" w:rsidRPr="004F3B18" w:rsidRDefault="006F57D6" w:rsidP="00B260E9">
            <w:pPr>
              <w:jc w:val="center"/>
              <w:rPr>
                <w:rFonts w:ascii="Calibri" w:hAnsi="Calibri" w:cs="Calibri"/>
              </w:rPr>
            </w:pPr>
            <w:r w:rsidRPr="004F3B18">
              <w:rPr>
                <w:rFonts w:ascii="Calibri" w:hAnsi="Calibri" w:cs="Calibri"/>
              </w:rPr>
              <w:t>0.97</w:t>
            </w:r>
          </w:p>
        </w:tc>
        <w:tc>
          <w:tcPr>
            <w:tcW w:w="1285" w:type="dxa"/>
          </w:tcPr>
          <w:p w14:paraId="79858B28" w14:textId="5965B828" w:rsidR="00D2733E" w:rsidRPr="004F3B18" w:rsidRDefault="00D75C1F" w:rsidP="00B260E9">
            <w:pPr>
              <w:jc w:val="center"/>
              <w:rPr>
                <w:rFonts w:ascii="Calibri" w:hAnsi="Calibri" w:cs="Calibri"/>
              </w:rPr>
            </w:pPr>
            <w:r w:rsidRPr="004F3B18">
              <w:rPr>
                <w:rFonts w:ascii="Calibri" w:hAnsi="Calibri" w:cs="Calibri"/>
              </w:rPr>
              <w:t>1.46</w:t>
            </w:r>
          </w:p>
        </w:tc>
        <w:tc>
          <w:tcPr>
            <w:tcW w:w="850" w:type="dxa"/>
          </w:tcPr>
          <w:p w14:paraId="13388587" w14:textId="2AC803A2" w:rsidR="00D2733E" w:rsidRPr="004F3B18" w:rsidRDefault="00D75C1F" w:rsidP="00B260E9">
            <w:pPr>
              <w:jc w:val="center"/>
              <w:rPr>
                <w:rFonts w:ascii="Calibri" w:hAnsi="Calibri" w:cs="Calibri"/>
              </w:rPr>
            </w:pPr>
            <w:r w:rsidRPr="004F3B18">
              <w:rPr>
                <w:rFonts w:ascii="Calibri" w:hAnsi="Calibri" w:cs="Calibri"/>
              </w:rPr>
              <w:t>15.59</w:t>
            </w:r>
          </w:p>
        </w:tc>
        <w:tc>
          <w:tcPr>
            <w:tcW w:w="993" w:type="dxa"/>
          </w:tcPr>
          <w:p w14:paraId="7A675997" w14:textId="6C2A36D1" w:rsidR="00D2733E" w:rsidRPr="004F3B18" w:rsidRDefault="00D75C1F" w:rsidP="00B260E9">
            <w:pPr>
              <w:jc w:val="center"/>
              <w:rPr>
                <w:rFonts w:ascii="Calibri" w:hAnsi="Calibri" w:cs="Calibri"/>
              </w:rPr>
            </w:pPr>
            <w:r w:rsidRPr="004F3B18">
              <w:rPr>
                <w:rFonts w:ascii="Calibri" w:hAnsi="Calibri" w:cs="Calibri"/>
              </w:rPr>
              <w:t>-249.26</w:t>
            </w:r>
          </w:p>
        </w:tc>
        <w:tc>
          <w:tcPr>
            <w:tcW w:w="850" w:type="dxa"/>
          </w:tcPr>
          <w:p w14:paraId="69E4F5FB" w14:textId="759C5F0B" w:rsidR="00D2733E" w:rsidRPr="004F3B18" w:rsidRDefault="00D75C1F" w:rsidP="00B260E9">
            <w:pPr>
              <w:jc w:val="center"/>
              <w:rPr>
                <w:rFonts w:ascii="Calibri" w:hAnsi="Calibri" w:cs="Calibri"/>
              </w:rPr>
            </w:pPr>
            <w:r w:rsidRPr="004F3B18">
              <w:rPr>
                <w:rFonts w:ascii="Calibri" w:hAnsi="Calibri" w:cs="Calibri"/>
              </w:rPr>
              <w:t>34.07</w:t>
            </w:r>
          </w:p>
        </w:tc>
        <w:tc>
          <w:tcPr>
            <w:tcW w:w="941" w:type="dxa"/>
          </w:tcPr>
          <w:p w14:paraId="0FBD8F67" w14:textId="30DD62EC" w:rsidR="00D2733E" w:rsidRPr="004F3B18" w:rsidRDefault="00D75C1F" w:rsidP="00B260E9">
            <w:pPr>
              <w:jc w:val="center"/>
              <w:rPr>
                <w:rFonts w:ascii="Calibri" w:hAnsi="Calibri" w:cs="Calibri"/>
              </w:rPr>
            </w:pPr>
            <w:r w:rsidRPr="004F3B18">
              <w:rPr>
                <w:rFonts w:ascii="Calibri" w:hAnsi="Calibri" w:cs="Calibri"/>
              </w:rPr>
              <w:t>-266.74</w:t>
            </w:r>
          </w:p>
        </w:tc>
      </w:tr>
      <w:tr w:rsidR="00D2733E" w:rsidRPr="004F3B18" w14:paraId="0898DE7C" w14:textId="77777777" w:rsidTr="00D75C1F">
        <w:tc>
          <w:tcPr>
            <w:tcW w:w="699" w:type="dxa"/>
            <w:vMerge/>
          </w:tcPr>
          <w:p w14:paraId="237F4579" w14:textId="77777777" w:rsidR="00D2733E" w:rsidRPr="004F3B18" w:rsidRDefault="00D2733E" w:rsidP="00B260E9">
            <w:pPr>
              <w:jc w:val="center"/>
              <w:rPr>
                <w:rFonts w:ascii="Calibri" w:hAnsi="Calibri" w:cs="Calibri"/>
              </w:rPr>
            </w:pPr>
          </w:p>
        </w:tc>
        <w:tc>
          <w:tcPr>
            <w:tcW w:w="1124" w:type="dxa"/>
            <w:vMerge w:val="restart"/>
          </w:tcPr>
          <w:p w14:paraId="6499030E"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5D171098"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58E46F42" w14:textId="764F0AF5" w:rsidR="00D2733E" w:rsidRPr="004F3B18" w:rsidRDefault="001A2586" w:rsidP="00B260E9">
            <w:pPr>
              <w:jc w:val="center"/>
              <w:rPr>
                <w:rFonts w:ascii="Calibri" w:hAnsi="Calibri" w:cs="Calibri"/>
              </w:rPr>
            </w:pPr>
            <w:r w:rsidRPr="004F3B18">
              <w:rPr>
                <w:rFonts w:ascii="Calibri" w:hAnsi="Calibri" w:cs="Calibri"/>
              </w:rPr>
              <w:t>1.71</w:t>
            </w:r>
          </w:p>
        </w:tc>
        <w:tc>
          <w:tcPr>
            <w:tcW w:w="671" w:type="dxa"/>
          </w:tcPr>
          <w:p w14:paraId="4E8D2139" w14:textId="21630105" w:rsidR="00D2733E" w:rsidRPr="004F3B18" w:rsidRDefault="001A2586" w:rsidP="00B260E9">
            <w:pPr>
              <w:jc w:val="center"/>
              <w:rPr>
                <w:rFonts w:ascii="Calibri" w:hAnsi="Calibri" w:cs="Calibri"/>
              </w:rPr>
            </w:pPr>
            <w:r w:rsidRPr="004F3B18">
              <w:rPr>
                <w:rFonts w:ascii="Calibri" w:hAnsi="Calibri" w:cs="Calibri"/>
              </w:rPr>
              <w:t>0.96</w:t>
            </w:r>
          </w:p>
        </w:tc>
        <w:tc>
          <w:tcPr>
            <w:tcW w:w="1285" w:type="dxa"/>
          </w:tcPr>
          <w:p w14:paraId="17407747" w14:textId="66B4055A" w:rsidR="00D2733E" w:rsidRPr="004F3B18" w:rsidRDefault="007E7861" w:rsidP="00B260E9">
            <w:pPr>
              <w:jc w:val="center"/>
              <w:rPr>
                <w:rFonts w:ascii="Calibri" w:hAnsi="Calibri" w:cs="Calibri"/>
              </w:rPr>
            </w:pPr>
            <w:r w:rsidRPr="004F3B18">
              <w:rPr>
                <w:rFonts w:ascii="Calibri" w:hAnsi="Calibri" w:cs="Calibri"/>
              </w:rPr>
              <w:t>2.57</w:t>
            </w:r>
          </w:p>
        </w:tc>
        <w:tc>
          <w:tcPr>
            <w:tcW w:w="850" w:type="dxa"/>
          </w:tcPr>
          <w:p w14:paraId="1F2CA407" w14:textId="53B8DDEA" w:rsidR="00D2733E" w:rsidRPr="004F3B18" w:rsidRDefault="007E7861" w:rsidP="00B260E9">
            <w:pPr>
              <w:jc w:val="center"/>
              <w:rPr>
                <w:rFonts w:ascii="Calibri" w:hAnsi="Calibri" w:cs="Calibri"/>
              </w:rPr>
            </w:pPr>
            <w:r w:rsidRPr="004F3B18">
              <w:rPr>
                <w:rFonts w:ascii="Calibri" w:hAnsi="Calibri" w:cs="Calibri"/>
              </w:rPr>
              <w:t>10.06</w:t>
            </w:r>
          </w:p>
        </w:tc>
        <w:tc>
          <w:tcPr>
            <w:tcW w:w="993" w:type="dxa"/>
          </w:tcPr>
          <w:p w14:paraId="0E9D7417" w14:textId="75983077" w:rsidR="00D2733E" w:rsidRPr="004F3B18" w:rsidRDefault="007E7861" w:rsidP="00B260E9">
            <w:pPr>
              <w:jc w:val="center"/>
              <w:rPr>
                <w:rFonts w:ascii="Calibri" w:hAnsi="Calibri" w:cs="Calibri"/>
              </w:rPr>
            </w:pPr>
            <w:r w:rsidRPr="004F3B18">
              <w:rPr>
                <w:rFonts w:ascii="Calibri" w:hAnsi="Calibri" w:cs="Calibri"/>
              </w:rPr>
              <w:t>-84.62</w:t>
            </w:r>
          </w:p>
        </w:tc>
        <w:tc>
          <w:tcPr>
            <w:tcW w:w="850" w:type="dxa"/>
          </w:tcPr>
          <w:p w14:paraId="497B5E23" w14:textId="63C20ABA" w:rsidR="00D2733E" w:rsidRPr="004F3B18" w:rsidRDefault="007E7861" w:rsidP="00B260E9">
            <w:pPr>
              <w:jc w:val="center"/>
              <w:rPr>
                <w:rFonts w:ascii="Calibri" w:hAnsi="Calibri" w:cs="Calibri"/>
              </w:rPr>
            </w:pPr>
            <w:r w:rsidRPr="004F3B18">
              <w:rPr>
                <w:rFonts w:ascii="Calibri" w:hAnsi="Calibri" w:cs="Calibri"/>
              </w:rPr>
              <w:t>12.62</w:t>
            </w:r>
          </w:p>
        </w:tc>
        <w:tc>
          <w:tcPr>
            <w:tcW w:w="941" w:type="dxa"/>
          </w:tcPr>
          <w:p w14:paraId="1CD73F02" w14:textId="326D32A8" w:rsidR="00D2733E" w:rsidRPr="004F3B18" w:rsidRDefault="007E7861" w:rsidP="00B260E9">
            <w:pPr>
              <w:jc w:val="center"/>
              <w:rPr>
                <w:rFonts w:ascii="Calibri" w:hAnsi="Calibri" w:cs="Calibri"/>
              </w:rPr>
            </w:pPr>
            <w:r w:rsidRPr="004F3B18">
              <w:rPr>
                <w:rFonts w:ascii="Calibri" w:hAnsi="Calibri" w:cs="Calibri"/>
              </w:rPr>
              <w:t>-26.7</w:t>
            </w:r>
          </w:p>
        </w:tc>
      </w:tr>
      <w:tr w:rsidR="00D2733E" w:rsidRPr="004F3B18" w14:paraId="13E49EAE" w14:textId="77777777" w:rsidTr="00D75C1F">
        <w:tc>
          <w:tcPr>
            <w:tcW w:w="699" w:type="dxa"/>
            <w:vMerge/>
          </w:tcPr>
          <w:p w14:paraId="6B9BFBB5" w14:textId="77777777" w:rsidR="00D2733E" w:rsidRPr="004F3B18" w:rsidRDefault="00D2733E" w:rsidP="00B260E9">
            <w:pPr>
              <w:jc w:val="center"/>
              <w:rPr>
                <w:rFonts w:ascii="Calibri" w:hAnsi="Calibri" w:cs="Calibri"/>
              </w:rPr>
            </w:pPr>
          </w:p>
        </w:tc>
        <w:tc>
          <w:tcPr>
            <w:tcW w:w="1124" w:type="dxa"/>
            <w:vMerge/>
          </w:tcPr>
          <w:p w14:paraId="5A144597" w14:textId="77777777" w:rsidR="00D2733E" w:rsidRPr="004F3B18" w:rsidRDefault="00D2733E" w:rsidP="00B260E9">
            <w:pPr>
              <w:jc w:val="center"/>
              <w:rPr>
                <w:rFonts w:ascii="Calibri" w:hAnsi="Calibri" w:cs="Calibri"/>
              </w:rPr>
            </w:pPr>
          </w:p>
        </w:tc>
        <w:tc>
          <w:tcPr>
            <w:tcW w:w="851" w:type="dxa"/>
          </w:tcPr>
          <w:p w14:paraId="56BE8EFE"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678077A5" w14:textId="17F43655" w:rsidR="00D2733E" w:rsidRPr="004F3B18" w:rsidRDefault="00FE44A7" w:rsidP="00B260E9">
            <w:pPr>
              <w:jc w:val="center"/>
              <w:rPr>
                <w:rFonts w:ascii="Calibri" w:hAnsi="Calibri" w:cs="Calibri"/>
              </w:rPr>
            </w:pPr>
            <w:r w:rsidRPr="004F3B18">
              <w:rPr>
                <w:rFonts w:ascii="Calibri" w:hAnsi="Calibri" w:cs="Calibri"/>
              </w:rPr>
              <w:t>1.46</w:t>
            </w:r>
          </w:p>
        </w:tc>
        <w:tc>
          <w:tcPr>
            <w:tcW w:w="671" w:type="dxa"/>
          </w:tcPr>
          <w:p w14:paraId="467AD8D2" w14:textId="6D446F9D" w:rsidR="00D2733E" w:rsidRPr="004F3B18" w:rsidRDefault="00FE44A7" w:rsidP="00B260E9">
            <w:pPr>
              <w:jc w:val="center"/>
              <w:rPr>
                <w:rFonts w:ascii="Calibri" w:hAnsi="Calibri" w:cs="Calibri"/>
              </w:rPr>
            </w:pPr>
            <w:r w:rsidRPr="004F3B18">
              <w:rPr>
                <w:rFonts w:ascii="Calibri" w:hAnsi="Calibri" w:cs="Calibri"/>
              </w:rPr>
              <w:t>0.97</w:t>
            </w:r>
          </w:p>
        </w:tc>
        <w:tc>
          <w:tcPr>
            <w:tcW w:w="1285" w:type="dxa"/>
          </w:tcPr>
          <w:p w14:paraId="71DCCEFF" w14:textId="6CCB723E" w:rsidR="00D2733E" w:rsidRPr="004F3B18" w:rsidRDefault="00FE44A7" w:rsidP="00B260E9">
            <w:pPr>
              <w:jc w:val="center"/>
              <w:rPr>
                <w:rFonts w:ascii="Calibri" w:hAnsi="Calibri" w:cs="Calibri"/>
              </w:rPr>
            </w:pPr>
            <w:r w:rsidRPr="004F3B18">
              <w:rPr>
                <w:rFonts w:ascii="Calibri" w:hAnsi="Calibri" w:cs="Calibri"/>
              </w:rPr>
              <w:t>0.52</w:t>
            </w:r>
          </w:p>
        </w:tc>
        <w:tc>
          <w:tcPr>
            <w:tcW w:w="850" w:type="dxa"/>
          </w:tcPr>
          <w:p w14:paraId="3EFDFD41" w14:textId="13B342B0" w:rsidR="00D2733E" w:rsidRPr="004F3B18" w:rsidRDefault="00FE44A7" w:rsidP="00B260E9">
            <w:pPr>
              <w:jc w:val="center"/>
              <w:rPr>
                <w:rFonts w:ascii="Calibri" w:hAnsi="Calibri" w:cs="Calibri"/>
              </w:rPr>
            </w:pPr>
            <w:r w:rsidRPr="004F3B18">
              <w:rPr>
                <w:rFonts w:ascii="Calibri" w:hAnsi="Calibri" w:cs="Calibri"/>
              </w:rPr>
              <w:t>1.01</w:t>
            </w:r>
          </w:p>
        </w:tc>
        <w:tc>
          <w:tcPr>
            <w:tcW w:w="993" w:type="dxa"/>
          </w:tcPr>
          <w:p w14:paraId="30E980C1" w14:textId="28B36ADA" w:rsidR="00D2733E" w:rsidRPr="004F3B18" w:rsidRDefault="00FE44A7" w:rsidP="00B260E9">
            <w:pPr>
              <w:jc w:val="center"/>
              <w:rPr>
                <w:rFonts w:ascii="Calibri" w:hAnsi="Calibri" w:cs="Calibri"/>
              </w:rPr>
            </w:pPr>
            <w:r w:rsidRPr="004F3B18">
              <w:rPr>
                <w:rFonts w:ascii="Calibri" w:hAnsi="Calibri" w:cs="Calibri"/>
              </w:rPr>
              <w:t>-0.03</w:t>
            </w:r>
          </w:p>
        </w:tc>
        <w:tc>
          <w:tcPr>
            <w:tcW w:w="850" w:type="dxa"/>
          </w:tcPr>
          <w:p w14:paraId="08FD334D" w14:textId="52949649" w:rsidR="00D2733E" w:rsidRPr="004F3B18" w:rsidRDefault="00090B26" w:rsidP="00B260E9">
            <w:pPr>
              <w:jc w:val="center"/>
              <w:rPr>
                <w:rFonts w:ascii="Calibri" w:hAnsi="Calibri" w:cs="Calibri"/>
              </w:rPr>
            </w:pPr>
            <w:r w:rsidRPr="004F3B18">
              <w:rPr>
                <w:rFonts w:ascii="Calibri" w:hAnsi="Calibri" w:cs="Calibri"/>
              </w:rPr>
              <w:t>1.69</w:t>
            </w:r>
          </w:p>
        </w:tc>
        <w:tc>
          <w:tcPr>
            <w:tcW w:w="941" w:type="dxa"/>
          </w:tcPr>
          <w:p w14:paraId="74A5B383" w14:textId="4C484990" w:rsidR="00D2733E" w:rsidRPr="004F3B18" w:rsidRDefault="00090B26" w:rsidP="00B260E9">
            <w:pPr>
              <w:jc w:val="center"/>
              <w:rPr>
                <w:rFonts w:ascii="Calibri" w:hAnsi="Calibri" w:cs="Calibri"/>
              </w:rPr>
            </w:pPr>
            <w:r w:rsidRPr="004F3B18">
              <w:rPr>
                <w:rFonts w:ascii="Calibri" w:hAnsi="Calibri" w:cs="Calibri"/>
              </w:rPr>
              <w:t>0.12</w:t>
            </w:r>
          </w:p>
        </w:tc>
      </w:tr>
      <w:tr w:rsidR="00D2733E" w:rsidRPr="004F3B18" w14:paraId="571C4810" w14:textId="77777777" w:rsidTr="00D75C1F">
        <w:tc>
          <w:tcPr>
            <w:tcW w:w="699" w:type="dxa"/>
            <w:vMerge/>
          </w:tcPr>
          <w:p w14:paraId="44A836E1" w14:textId="77777777" w:rsidR="00D2733E" w:rsidRPr="004F3B18" w:rsidRDefault="00D2733E" w:rsidP="00B260E9">
            <w:pPr>
              <w:jc w:val="center"/>
              <w:rPr>
                <w:rFonts w:ascii="Calibri" w:hAnsi="Calibri" w:cs="Calibri"/>
              </w:rPr>
            </w:pPr>
          </w:p>
        </w:tc>
        <w:tc>
          <w:tcPr>
            <w:tcW w:w="1124" w:type="dxa"/>
            <w:vMerge/>
          </w:tcPr>
          <w:p w14:paraId="044E1C06" w14:textId="77777777" w:rsidR="00D2733E" w:rsidRPr="004F3B18" w:rsidRDefault="00D2733E" w:rsidP="00B260E9">
            <w:pPr>
              <w:jc w:val="center"/>
              <w:rPr>
                <w:rFonts w:ascii="Calibri" w:hAnsi="Calibri" w:cs="Calibri"/>
              </w:rPr>
            </w:pPr>
          </w:p>
        </w:tc>
        <w:tc>
          <w:tcPr>
            <w:tcW w:w="851" w:type="dxa"/>
          </w:tcPr>
          <w:p w14:paraId="4395D431"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65FA369D" w14:textId="098C4F90" w:rsidR="00D2733E" w:rsidRPr="004F3B18" w:rsidRDefault="0081028C" w:rsidP="00B260E9">
            <w:pPr>
              <w:jc w:val="center"/>
              <w:rPr>
                <w:rFonts w:ascii="Calibri" w:hAnsi="Calibri" w:cs="Calibri"/>
              </w:rPr>
            </w:pPr>
            <w:r w:rsidRPr="004F3B18">
              <w:rPr>
                <w:rFonts w:ascii="Calibri" w:hAnsi="Calibri" w:cs="Calibri"/>
              </w:rPr>
              <w:t>1.46</w:t>
            </w:r>
          </w:p>
        </w:tc>
        <w:tc>
          <w:tcPr>
            <w:tcW w:w="671" w:type="dxa"/>
          </w:tcPr>
          <w:p w14:paraId="4B0E0492" w14:textId="46865FB4" w:rsidR="00D2733E" w:rsidRPr="004F3B18" w:rsidRDefault="0081028C" w:rsidP="00B260E9">
            <w:pPr>
              <w:jc w:val="center"/>
              <w:rPr>
                <w:rFonts w:ascii="Calibri" w:hAnsi="Calibri" w:cs="Calibri"/>
              </w:rPr>
            </w:pPr>
            <w:r w:rsidRPr="004F3B18">
              <w:rPr>
                <w:rFonts w:ascii="Calibri" w:hAnsi="Calibri" w:cs="Calibri"/>
              </w:rPr>
              <w:t>0.97</w:t>
            </w:r>
          </w:p>
        </w:tc>
        <w:tc>
          <w:tcPr>
            <w:tcW w:w="1285" w:type="dxa"/>
          </w:tcPr>
          <w:p w14:paraId="73D21F37" w14:textId="19F3A0AE" w:rsidR="00D2733E" w:rsidRPr="004F3B18" w:rsidRDefault="00414F9F" w:rsidP="00B260E9">
            <w:pPr>
              <w:jc w:val="center"/>
              <w:rPr>
                <w:rFonts w:ascii="Calibri" w:hAnsi="Calibri" w:cs="Calibri"/>
              </w:rPr>
            </w:pPr>
            <w:r w:rsidRPr="004F3B18">
              <w:rPr>
                <w:rFonts w:ascii="Calibri" w:hAnsi="Calibri" w:cs="Calibri"/>
              </w:rPr>
              <w:t>0.21</w:t>
            </w:r>
          </w:p>
        </w:tc>
        <w:tc>
          <w:tcPr>
            <w:tcW w:w="850" w:type="dxa"/>
          </w:tcPr>
          <w:p w14:paraId="5F047A70" w14:textId="71D09563" w:rsidR="00D2733E" w:rsidRPr="004F3B18" w:rsidRDefault="00414F9F" w:rsidP="00B260E9">
            <w:pPr>
              <w:jc w:val="center"/>
              <w:rPr>
                <w:rFonts w:ascii="Calibri" w:hAnsi="Calibri" w:cs="Calibri"/>
              </w:rPr>
            </w:pPr>
            <w:r w:rsidRPr="004F3B18">
              <w:rPr>
                <w:rFonts w:ascii="Calibri" w:hAnsi="Calibri" w:cs="Calibri"/>
              </w:rPr>
              <w:t>4.89</w:t>
            </w:r>
          </w:p>
        </w:tc>
        <w:tc>
          <w:tcPr>
            <w:tcW w:w="993" w:type="dxa"/>
          </w:tcPr>
          <w:p w14:paraId="49DA0576" w14:textId="068019F6" w:rsidR="00D2733E" w:rsidRPr="004F3B18" w:rsidRDefault="00414F9F" w:rsidP="00B260E9">
            <w:pPr>
              <w:jc w:val="center"/>
              <w:rPr>
                <w:rFonts w:ascii="Calibri" w:hAnsi="Calibri" w:cs="Calibri"/>
              </w:rPr>
            </w:pPr>
            <w:r w:rsidRPr="004F3B18">
              <w:rPr>
                <w:rFonts w:ascii="Calibri" w:hAnsi="Calibri" w:cs="Calibri"/>
              </w:rPr>
              <w:t>-25.73</w:t>
            </w:r>
          </w:p>
        </w:tc>
        <w:tc>
          <w:tcPr>
            <w:tcW w:w="850" w:type="dxa"/>
          </w:tcPr>
          <w:p w14:paraId="4C10537D" w14:textId="3E938052" w:rsidR="00D2733E" w:rsidRPr="004F3B18" w:rsidRDefault="00414F9F" w:rsidP="00B260E9">
            <w:pPr>
              <w:jc w:val="center"/>
              <w:rPr>
                <w:rFonts w:ascii="Calibri" w:hAnsi="Calibri" w:cs="Calibri"/>
              </w:rPr>
            </w:pPr>
            <w:r w:rsidRPr="004F3B18">
              <w:rPr>
                <w:rFonts w:ascii="Calibri" w:hAnsi="Calibri" w:cs="Calibri"/>
              </w:rPr>
              <w:t>10.81</w:t>
            </w:r>
          </w:p>
        </w:tc>
        <w:tc>
          <w:tcPr>
            <w:tcW w:w="941" w:type="dxa"/>
          </w:tcPr>
          <w:p w14:paraId="295FB129" w14:textId="398C01FC" w:rsidR="00D2733E" w:rsidRPr="004F3B18" w:rsidRDefault="00414F9F" w:rsidP="00B260E9">
            <w:pPr>
              <w:jc w:val="center"/>
              <w:rPr>
                <w:rFonts w:ascii="Calibri" w:hAnsi="Calibri" w:cs="Calibri"/>
              </w:rPr>
            </w:pPr>
            <w:r w:rsidRPr="004F3B18">
              <w:rPr>
                <w:rFonts w:ascii="Calibri" w:hAnsi="Calibri" w:cs="Calibri"/>
              </w:rPr>
              <w:t>-26.52</w:t>
            </w:r>
          </w:p>
        </w:tc>
      </w:tr>
      <w:tr w:rsidR="00D2733E" w:rsidRPr="004F3B18" w14:paraId="35C428FA" w14:textId="77777777" w:rsidTr="00D75C1F">
        <w:tc>
          <w:tcPr>
            <w:tcW w:w="699" w:type="dxa"/>
            <w:vMerge/>
          </w:tcPr>
          <w:p w14:paraId="7305634E" w14:textId="77777777" w:rsidR="00D2733E" w:rsidRPr="004F3B18" w:rsidRDefault="00D2733E" w:rsidP="00B260E9">
            <w:pPr>
              <w:jc w:val="center"/>
              <w:rPr>
                <w:rFonts w:ascii="Calibri" w:hAnsi="Calibri" w:cs="Calibri"/>
              </w:rPr>
            </w:pPr>
          </w:p>
        </w:tc>
        <w:tc>
          <w:tcPr>
            <w:tcW w:w="1124" w:type="dxa"/>
            <w:vMerge/>
          </w:tcPr>
          <w:p w14:paraId="30BF8AD8" w14:textId="77777777" w:rsidR="00D2733E" w:rsidRPr="004F3B18" w:rsidRDefault="00D2733E" w:rsidP="00B260E9">
            <w:pPr>
              <w:jc w:val="center"/>
              <w:rPr>
                <w:rFonts w:ascii="Calibri" w:hAnsi="Calibri" w:cs="Calibri"/>
              </w:rPr>
            </w:pPr>
          </w:p>
        </w:tc>
        <w:tc>
          <w:tcPr>
            <w:tcW w:w="851" w:type="dxa"/>
          </w:tcPr>
          <w:p w14:paraId="3F3E3C56"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519D8E1A" w14:textId="5393B514" w:rsidR="00D2733E" w:rsidRPr="004F3B18" w:rsidRDefault="00E9138C" w:rsidP="00B260E9">
            <w:pPr>
              <w:jc w:val="center"/>
              <w:rPr>
                <w:rFonts w:ascii="Calibri" w:hAnsi="Calibri" w:cs="Calibri"/>
              </w:rPr>
            </w:pPr>
            <w:r w:rsidRPr="004F3B18">
              <w:rPr>
                <w:rFonts w:ascii="Calibri" w:hAnsi="Calibri" w:cs="Calibri"/>
              </w:rPr>
              <w:t>1.45</w:t>
            </w:r>
          </w:p>
        </w:tc>
        <w:tc>
          <w:tcPr>
            <w:tcW w:w="671" w:type="dxa"/>
          </w:tcPr>
          <w:p w14:paraId="246153A3" w14:textId="1539EA76" w:rsidR="00D2733E" w:rsidRPr="004F3B18" w:rsidRDefault="00E9138C" w:rsidP="00B260E9">
            <w:pPr>
              <w:jc w:val="center"/>
              <w:rPr>
                <w:rFonts w:ascii="Calibri" w:hAnsi="Calibri" w:cs="Calibri"/>
              </w:rPr>
            </w:pPr>
            <w:r w:rsidRPr="004F3B18">
              <w:rPr>
                <w:rFonts w:ascii="Calibri" w:hAnsi="Calibri" w:cs="Calibri"/>
              </w:rPr>
              <w:t>0.97</w:t>
            </w:r>
          </w:p>
        </w:tc>
        <w:tc>
          <w:tcPr>
            <w:tcW w:w="1285" w:type="dxa"/>
          </w:tcPr>
          <w:p w14:paraId="44D26609" w14:textId="153BF61E" w:rsidR="00D2733E" w:rsidRPr="004F3B18" w:rsidRDefault="009E709B" w:rsidP="00B260E9">
            <w:pPr>
              <w:jc w:val="center"/>
              <w:rPr>
                <w:rFonts w:ascii="Calibri" w:hAnsi="Calibri" w:cs="Calibri"/>
              </w:rPr>
            </w:pPr>
            <w:r w:rsidRPr="004F3B18">
              <w:rPr>
                <w:rFonts w:ascii="Calibri" w:hAnsi="Calibri" w:cs="Calibri"/>
              </w:rPr>
              <w:t>1.89</w:t>
            </w:r>
          </w:p>
        </w:tc>
        <w:tc>
          <w:tcPr>
            <w:tcW w:w="850" w:type="dxa"/>
          </w:tcPr>
          <w:p w14:paraId="56A14E98" w14:textId="65413885" w:rsidR="00D2733E" w:rsidRPr="004F3B18" w:rsidRDefault="009E709B" w:rsidP="00B260E9">
            <w:pPr>
              <w:jc w:val="center"/>
              <w:rPr>
                <w:rFonts w:ascii="Calibri" w:hAnsi="Calibri" w:cs="Calibri"/>
              </w:rPr>
            </w:pPr>
            <w:r w:rsidRPr="004F3B18">
              <w:rPr>
                <w:rFonts w:ascii="Calibri" w:hAnsi="Calibri" w:cs="Calibri"/>
              </w:rPr>
              <w:t>10.25</w:t>
            </w:r>
          </w:p>
        </w:tc>
        <w:tc>
          <w:tcPr>
            <w:tcW w:w="993" w:type="dxa"/>
          </w:tcPr>
          <w:p w14:paraId="05510992" w14:textId="5DBA2B5B" w:rsidR="00D2733E" w:rsidRPr="004F3B18" w:rsidRDefault="009E709B" w:rsidP="00B260E9">
            <w:pPr>
              <w:jc w:val="center"/>
              <w:rPr>
                <w:rFonts w:ascii="Calibri" w:hAnsi="Calibri" w:cs="Calibri"/>
              </w:rPr>
            </w:pPr>
            <w:r w:rsidRPr="004F3B18">
              <w:rPr>
                <w:rFonts w:ascii="Calibri" w:hAnsi="Calibri" w:cs="Calibri"/>
              </w:rPr>
              <w:t>-93.23</w:t>
            </w:r>
          </w:p>
        </w:tc>
        <w:tc>
          <w:tcPr>
            <w:tcW w:w="850" w:type="dxa"/>
          </w:tcPr>
          <w:p w14:paraId="10E8CC2E" w14:textId="08EFD58E" w:rsidR="00D2733E" w:rsidRPr="004F3B18" w:rsidRDefault="009E709B" w:rsidP="00B260E9">
            <w:pPr>
              <w:jc w:val="center"/>
              <w:rPr>
                <w:rFonts w:ascii="Calibri" w:hAnsi="Calibri" w:cs="Calibri"/>
              </w:rPr>
            </w:pPr>
            <w:r w:rsidRPr="004F3B18">
              <w:rPr>
                <w:rFonts w:ascii="Calibri" w:hAnsi="Calibri" w:cs="Calibri"/>
              </w:rPr>
              <w:t>14.92</w:t>
            </w:r>
          </w:p>
        </w:tc>
        <w:tc>
          <w:tcPr>
            <w:tcW w:w="941" w:type="dxa"/>
          </w:tcPr>
          <w:p w14:paraId="4DEDC5A5" w14:textId="43CA0A3B" w:rsidR="00D2733E" w:rsidRPr="004F3B18" w:rsidRDefault="009E709B" w:rsidP="00B260E9">
            <w:pPr>
              <w:jc w:val="center"/>
              <w:rPr>
                <w:rFonts w:ascii="Calibri" w:hAnsi="Calibri" w:cs="Calibri"/>
              </w:rPr>
            </w:pPr>
            <w:r w:rsidRPr="004F3B18">
              <w:rPr>
                <w:rFonts w:ascii="Calibri" w:hAnsi="Calibri" w:cs="Calibri"/>
              </w:rPr>
              <w:t>-40.18</w:t>
            </w:r>
          </w:p>
        </w:tc>
      </w:tr>
      <w:tr w:rsidR="00D2733E" w:rsidRPr="004F3B18" w14:paraId="24CA461A" w14:textId="77777777" w:rsidTr="00D75C1F">
        <w:tc>
          <w:tcPr>
            <w:tcW w:w="699" w:type="dxa"/>
            <w:vMerge/>
          </w:tcPr>
          <w:p w14:paraId="4164D716" w14:textId="77777777" w:rsidR="00D2733E" w:rsidRPr="004F3B18" w:rsidRDefault="00D2733E" w:rsidP="00B260E9">
            <w:pPr>
              <w:jc w:val="center"/>
              <w:rPr>
                <w:rFonts w:ascii="Calibri" w:hAnsi="Calibri" w:cs="Calibri"/>
              </w:rPr>
            </w:pPr>
          </w:p>
        </w:tc>
        <w:tc>
          <w:tcPr>
            <w:tcW w:w="1124" w:type="dxa"/>
            <w:vMerge w:val="restart"/>
          </w:tcPr>
          <w:p w14:paraId="549C3FC8"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0947BEDD"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2071EAA5" w14:textId="13F00D71" w:rsidR="00D2733E" w:rsidRPr="004F3B18" w:rsidRDefault="00814201" w:rsidP="00B260E9">
            <w:pPr>
              <w:jc w:val="center"/>
              <w:rPr>
                <w:rFonts w:ascii="Calibri" w:hAnsi="Calibri" w:cs="Calibri"/>
              </w:rPr>
            </w:pPr>
            <w:r w:rsidRPr="004F3B18">
              <w:rPr>
                <w:rFonts w:ascii="Calibri" w:hAnsi="Calibri" w:cs="Calibri"/>
              </w:rPr>
              <w:t>1.54</w:t>
            </w:r>
          </w:p>
        </w:tc>
        <w:tc>
          <w:tcPr>
            <w:tcW w:w="671" w:type="dxa"/>
          </w:tcPr>
          <w:p w14:paraId="4D4384EC" w14:textId="45552BD6" w:rsidR="00D2733E" w:rsidRPr="004F3B18" w:rsidRDefault="00814201" w:rsidP="00B260E9">
            <w:pPr>
              <w:jc w:val="center"/>
              <w:rPr>
                <w:rFonts w:ascii="Calibri" w:hAnsi="Calibri" w:cs="Calibri"/>
              </w:rPr>
            </w:pPr>
            <w:r w:rsidRPr="004F3B18">
              <w:rPr>
                <w:rFonts w:ascii="Calibri" w:hAnsi="Calibri" w:cs="Calibri"/>
              </w:rPr>
              <w:t>0.97</w:t>
            </w:r>
          </w:p>
        </w:tc>
        <w:tc>
          <w:tcPr>
            <w:tcW w:w="1285" w:type="dxa"/>
          </w:tcPr>
          <w:p w14:paraId="324F286D" w14:textId="04AFA71C" w:rsidR="00D2733E" w:rsidRPr="004F3B18" w:rsidRDefault="00553D2E" w:rsidP="00B260E9">
            <w:pPr>
              <w:jc w:val="center"/>
              <w:rPr>
                <w:rFonts w:ascii="Calibri" w:hAnsi="Calibri" w:cs="Calibri"/>
              </w:rPr>
            </w:pPr>
            <w:r w:rsidRPr="004F3B18">
              <w:rPr>
                <w:rFonts w:ascii="Calibri" w:hAnsi="Calibri" w:cs="Calibri"/>
              </w:rPr>
              <w:t>1.15</w:t>
            </w:r>
          </w:p>
        </w:tc>
        <w:tc>
          <w:tcPr>
            <w:tcW w:w="850" w:type="dxa"/>
          </w:tcPr>
          <w:p w14:paraId="21CEBD82" w14:textId="4FA87C5F" w:rsidR="00D2733E" w:rsidRPr="004F3B18" w:rsidRDefault="00553D2E" w:rsidP="00B260E9">
            <w:pPr>
              <w:jc w:val="center"/>
              <w:rPr>
                <w:rFonts w:ascii="Calibri" w:hAnsi="Calibri" w:cs="Calibri"/>
              </w:rPr>
            </w:pPr>
            <w:r w:rsidRPr="004F3B18">
              <w:rPr>
                <w:rFonts w:ascii="Calibri" w:hAnsi="Calibri" w:cs="Calibri"/>
              </w:rPr>
              <w:t>2.54</w:t>
            </w:r>
          </w:p>
        </w:tc>
        <w:tc>
          <w:tcPr>
            <w:tcW w:w="993" w:type="dxa"/>
          </w:tcPr>
          <w:p w14:paraId="1348EAE3" w14:textId="1028702C" w:rsidR="00D2733E" w:rsidRPr="004F3B18" w:rsidRDefault="00553D2E" w:rsidP="00B260E9">
            <w:pPr>
              <w:jc w:val="center"/>
              <w:rPr>
                <w:rFonts w:ascii="Calibri" w:hAnsi="Calibri" w:cs="Calibri"/>
              </w:rPr>
            </w:pPr>
            <w:r w:rsidRPr="004F3B18">
              <w:rPr>
                <w:rFonts w:ascii="Calibri" w:hAnsi="Calibri" w:cs="Calibri"/>
              </w:rPr>
              <w:t>-4.6</w:t>
            </w:r>
          </w:p>
        </w:tc>
        <w:tc>
          <w:tcPr>
            <w:tcW w:w="850" w:type="dxa"/>
          </w:tcPr>
          <w:p w14:paraId="6F67C4F4" w14:textId="331014CC" w:rsidR="00D2733E" w:rsidRPr="004F3B18" w:rsidRDefault="00553D2E" w:rsidP="00B260E9">
            <w:pPr>
              <w:jc w:val="center"/>
              <w:rPr>
                <w:rFonts w:ascii="Calibri" w:hAnsi="Calibri" w:cs="Calibri"/>
              </w:rPr>
            </w:pPr>
            <w:r w:rsidRPr="004F3B18">
              <w:rPr>
                <w:rFonts w:ascii="Calibri" w:hAnsi="Calibri" w:cs="Calibri"/>
              </w:rPr>
              <w:t>2.55</w:t>
            </w:r>
          </w:p>
        </w:tc>
        <w:tc>
          <w:tcPr>
            <w:tcW w:w="941" w:type="dxa"/>
          </w:tcPr>
          <w:p w14:paraId="7AFBB135" w14:textId="1E8408F8" w:rsidR="00D2733E" w:rsidRPr="004F3B18" w:rsidRDefault="00553D2E" w:rsidP="00B260E9">
            <w:pPr>
              <w:jc w:val="center"/>
              <w:rPr>
                <w:rFonts w:ascii="Calibri" w:hAnsi="Calibri" w:cs="Calibri"/>
              </w:rPr>
            </w:pPr>
            <w:r w:rsidRPr="004F3B18">
              <w:rPr>
                <w:rFonts w:ascii="Calibri" w:hAnsi="Calibri" w:cs="Calibri"/>
              </w:rPr>
              <w:t>-0.2</w:t>
            </w:r>
          </w:p>
        </w:tc>
      </w:tr>
      <w:tr w:rsidR="00D2733E" w:rsidRPr="004F3B18" w14:paraId="624678A0" w14:textId="77777777" w:rsidTr="00D75C1F">
        <w:tc>
          <w:tcPr>
            <w:tcW w:w="699" w:type="dxa"/>
            <w:vMerge/>
          </w:tcPr>
          <w:p w14:paraId="7EF0130E" w14:textId="77777777" w:rsidR="00D2733E" w:rsidRPr="004F3B18" w:rsidRDefault="00D2733E" w:rsidP="00B260E9">
            <w:pPr>
              <w:jc w:val="center"/>
              <w:rPr>
                <w:rFonts w:ascii="Calibri" w:hAnsi="Calibri" w:cs="Calibri"/>
              </w:rPr>
            </w:pPr>
          </w:p>
        </w:tc>
        <w:tc>
          <w:tcPr>
            <w:tcW w:w="1124" w:type="dxa"/>
            <w:vMerge/>
          </w:tcPr>
          <w:p w14:paraId="5B180874" w14:textId="77777777" w:rsidR="00D2733E" w:rsidRPr="004F3B18" w:rsidRDefault="00D2733E" w:rsidP="00B260E9">
            <w:pPr>
              <w:jc w:val="center"/>
              <w:rPr>
                <w:rFonts w:ascii="Calibri" w:hAnsi="Calibri" w:cs="Calibri"/>
              </w:rPr>
            </w:pPr>
          </w:p>
        </w:tc>
        <w:tc>
          <w:tcPr>
            <w:tcW w:w="851" w:type="dxa"/>
          </w:tcPr>
          <w:p w14:paraId="44093A75"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31147F0F" w14:textId="50D6678B" w:rsidR="00D2733E" w:rsidRPr="004F3B18" w:rsidRDefault="006E05D2" w:rsidP="00B260E9">
            <w:pPr>
              <w:jc w:val="center"/>
              <w:rPr>
                <w:rFonts w:ascii="Calibri" w:hAnsi="Calibri" w:cs="Calibri"/>
              </w:rPr>
            </w:pPr>
            <w:r w:rsidRPr="004F3B18">
              <w:rPr>
                <w:rFonts w:ascii="Calibri" w:hAnsi="Calibri" w:cs="Calibri"/>
              </w:rPr>
              <w:t>1.56</w:t>
            </w:r>
          </w:p>
        </w:tc>
        <w:tc>
          <w:tcPr>
            <w:tcW w:w="671" w:type="dxa"/>
          </w:tcPr>
          <w:p w14:paraId="7A5B3325" w14:textId="693638D2" w:rsidR="00D2733E" w:rsidRPr="004F3B18" w:rsidRDefault="006E05D2" w:rsidP="00B260E9">
            <w:pPr>
              <w:jc w:val="center"/>
              <w:rPr>
                <w:rFonts w:ascii="Calibri" w:hAnsi="Calibri" w:cs="Calibri"/>
              </w:rPr>
            </w:pPr>
            <w:r w:rsidRPr="004F3B18">
              <w:rPr>
                <w:rFonts w:ascii="Calibri" w:hAnsi="Calibri" w:cs="Calibri"/>
              </w:rPr>
              <w:t>0.97</w:t>
            </w:r>
          </w:p>
        </w:tc>
        <w:tc>
          <w:tcPr>
            <w:tcW w:w="1285" w:type="dxa"/>
          </w:tcPr>
          <w:p w14:paraId="17C60456" w14:textId="6BA6E776" w:rsidR="00D2733E" w:rsidRPr="004F3B18" w:rsidRDefault="006D5986" w:rsidP="00B260E9">
            <w:pPr>
              <w:jc w:val="center"/>
              <w:rPr>
                <w:rFonts w:ascii="Calibri" w:hAnsi="Calibri" w:cs="Calibri"/>
              </w:rPr>
            </w:pPr>
            <w:r w:rsidRPr="004F3B18">
              <w:rPr>
                <w:rFonts w:ascii="Calibri" w:hAnsi="Calibri" w:cs="Calibri"/>
              </w:rPr>
              <w:t>0.23</w:t>
            </w:r>
          </w:p>
        </w:tc>
        <w:tc>
          <w:tcPr>
            <w:tcW w:w="850" w:type="dxa"/>
          </w:tcPr>
          <w:p w14:paraId="22A10E51" w14:textId="63F8F5EA" w:rsidR="00D2733E" w:rsidRPr="004F3B18" w:rsidRDefault="006D5986" w:rsidP="00B260E9">
            <w:pPr>
              <w:jc w:val="center"/>
              <w:rPr>
                <w:rFonts w:ascii="Calibri" w:hAnsi="Calibri" w:cs="Calibri"/>
              </w:rPr>
            </w:pPr>
            <w:r w:rsidRPr="004F3B18">
              <w:rPr>
                <w:rFonts w:ascii="Calibri" w:hAnsi="Calibri" w:cs="Calibri"/>
              </w:rPr>
              <w:t>1.97</w:t>
            </w:r>
          </w:p>
        </w:tc>
        <w:tc>
          <w:tcPr>
            <w:tcW w:w="993" w:type="dxa"/>
          </w:tcPr>
          <w:p w14:paraId="17AF0050" w14:textId="6E65A8FA" w:rsidR="00D2733E" w:rsidRPr="004F3B18" w:rsidRDefault="006D5986" w:rsidP="00B260E9">
            <w:pPr>
              <w:jc w:val="center"/>
              <w:rPr>
                <w:rFonts w:ascii="Calibri" w:hAnsi="Calibri" w:cs="Calibri"/>
              </w:rPr>
            </w:pPr>
            <w:r w:rsidRPr="004F3B18">
              <w:rPr>
                <w:rFonts w:ascii="Calibri" w:hAnsi="Calibri" w:cs="Calibri"/>
              </w:rPr>
              <w:t>-4.25</w:t>
            </w:r>
          </w:p>
        </w:tc>
        <w:tc>
          <w:tcPr>
            <w:tcW w:w="850" w:type="dxa"/>
          </w:tcPr>
          <w:p w14:paraId="2FABAA19" w14:textId="528CDBED" w:rsidR="00D2733E" w:rsidRPr="004F3B18" w:rsidRDefault="006D5986" w:rsidP="00B260E9">
            <w:pPr>
              <w:jc w:val="center"/>
              <w:rPr>
                <w:rFonts w:ascii="Calibri" w:hAnsi="Calibri" w:cs="Calibri"/>
              </w:rPr>
            </w:pPr>
            <w:r w:rsidRPr="004F3B18">
              <w:rPr>
                <w:rFonts w:ascii="Calibri" w:hAnsi="Calibri" w:cs="Calibri"/>
              </w:rPr>
              <w:t>5.09</w:t>
            </w:r>
          </w:p>
        </w:tc>
        <w:tc>
          <w:tcPr>
            <w:tcW w:w="941" w:type="dxa"/>
          </w:tcPr>
          <w:p w14:paraId="67A93AED" w14:textId="52127853" w:rsidR="00D2733E" w:rsidRPr="004F3B18" w:rsidRDefault="006D5986" w:rsidP="00B260E9">
            <w:pPr>
              <w:jc w:val="center"/>
              <w:rPr>
                <w:rFonts w:ascii="Calibri" w:hAnsi="Calibri" w:cs="Calibri"/>
              </w:rPr>
            </w:pPr>
            <w:r w:rsidRPr="004F3B18">
              <w:rPr>
                <w:rFonts w:ascii="Calibri" w:hAnsi="Calibri" w:cs="Calibri"/>
              </w:rPr>
              <w:t>-5.81</w:t>
            </w:r>
          </w:p>
        </w:tc>
      </w:tr>
      <w:tr w:rsidR="00CD20A1" w:rsidRPr="004F3B18" w14:paraId="103EA9EB" w14:textId="77777777" w:rsidTr="00D75C1F">
        <w:tc>
          <w:tcPr>
            <w:tcW w:w="699" w:type="dxa"/>
            <w:vMerge/>
          </w:tcPr>
          <w:p w14:paraId="448E8CDC" w14:textId="77777777" w:rsidR="00CD20A1" w:rsidRPr="004F3B18" w:rsidRDefault="00CD20A1" w:rsidP="00CD20A1">
            <w:pPr>
              <w:jc w:val="center"/>
              <w:rPr>
                <w:rFonts w:ascii="Calibri" w:hAnsi="Calibri" w:cs="Calibri"/>
              </w:rPr>
            </w:pPr>
          </w:p>
        </w:tc>
        <w:tc>
          <w:tcPr>
            <w:tcW w:w="1124" w:type="dxa"/>
            <w:vMerge/>
          </w:tcPr>
          <w:p w14:paraId="2BBE9BA1" w14:textId="77777777" w:rsidR="00CD20A1" w:rsidRPr="004F3B18" w:rsidRDefault="00CD20A1" w:rsidP="00CD20A1">
            <w:pPr>
              <w:jc w:val="center"/>
              <w:rPr>
                <w:rFonts w:ascii="Calibri" w:hAnsi="Calibri" w:cs="Calibri"/>
              </w:rPr>
            </w:pPr>
          </w:p>
        </w:tc>
        <w:tc>
          <w:tcPr>
            <w:tcW w:w="851" w:type="dxa"/>
          </w:tcPr>
          <w:p w14:paraId="4A6542CF" w14:textId="77777777" w:rsidR="00CD20A1" w:rsidRPr="004F3B18" w:rsidRDefault="00CD20A1" w:rsidP="00CD20A1">
            <w:pPr>
              <w:jc w:val="center"/>
              <w:rPr>
                <w:rFonts w:ascii="Calibri" w:hAnsi="Calibri" w:cs="Calibri"/>
              </w:rPr>
            </w:pPr>
            <w:r w:rsidRPr="004F3B18">
              <w:rPr>
                <w:rFonts w:ascii="Calibri" w:hAnsi="Calibri" w:cs="Calibri"/>
              </w:rPr>
              <w:t>100</w:t>
            </w:r>
          </w:p>
        </w:tc>
        <w:tc>
          <w:tcPr>
            <w:tcW w:w="753" w:type="dxa"/>
          </w:tcPr>
          <w:p w14:paraId="29C0D871" w14:textId="319D7BA6" w:rsidR="00CD20A1" w:rsidRPr="004F3B18" w:rsidRDefault="00CD20A1" w:rsidP="00CD20A1">
            <w:pPr>
              <w:jc w:val="center"/>
              <w:rPr>
                <w:rFonts w:ascii="Calibri" w:hAnsi="Calibri" w:cs="Calibri"/>
              </w:rPr>
            </w:pPr>
            <w:r w:rsidRPr="004F3B18">
              <w:rPr>
                <w:rFonts w:ascii="Calibri" w:hAnsi="Calibri" w:cs="Calibri"/>
              </w:rPr>
              <w:t>1.56</w:t>
            </w:r>
          </w:p>
        </w:tc>
        <w:tc>
          <w:tcPr>
            <w:tcW w:w="671" w:type="dxa"/>
          </w:tcPr>
          <w:p w14:paraId="663C2756" w14:textId="35962D5C" w:rsidR="00CD20A1" w:rsidRPr="004F3B18" w:rsidRDefault="00CD20A1" w:rsidP="00CD20A1">
            <w:pPr>
              <w:jc w:val="center"/>
              <w:rPr>
                <w:rFonts w:ascii="Calibri" w:hAnsi="Calibri" w:cs="Calibri"/>
              </w:rPr>
            </w:pPr>
            <w:r w:rsidRPr="004F3B18">
              <w:rPr>
                <w:rFonts w:ascii="Calibri" w:hAnsi="Calibri" w:cs="Calibri"/>
              </w:rPr>
              <w:t>0.97</w:t>
            </w:r>
          </w:p>
        </w:tc>
        <w:tc>
          <w:tcPr>
            <w:tcW w:w="1285" w:type="dxa"/>
          </w:tcPr>
          <w:p w14:paraId="2CBE089A" w14:textId="7A86FA6E" w:rsidR="00CD20A1" w:rsidRPr="004F3B18" w:rsidRDefault="00CD20A1" w:rsidP="00CD20A1">
            <w:pPr>
              <w:jc w:val="center"/>
              <w:rPr>
                <w:rFonts w:ascii="Calibri" w:hAnsi="Calibri" w:cs="Calibri"/>
              </w:rPr>
            </w:pPr>
            <w:r w:rsidRPr="004F3B18">
              <w:rPr>
                <w:rFonts w:ascii="Calibri" w:hAnsi="Calibri" w:cs="Calibri"/>
              </w:rPr>
              <w:t>0.79</w:t>
            </w:r>
          </w:p>
        </w:tc>
        <w:tc>
          <w:tcPr>
            <w:tcW w:w="850" w:type="dxa"/>
          </w:tcPr>
          <w:p w14:paraId="115CC72D" w14:textId="27423AAF" w:rsidR="00CD20A1" w:rsidRPr="004F3B18" w:rsidRDefault="00CD20A1" w:rsidP="00CD20A1">
            <w:pPr>
              <w:jc w:val="center"/>
              <w:rPr>
                <w:rFonts w:ascii="Calibri" w:hAnsi="Calibri" w:cs="Calibri"/>
              </w:rPr>
            </w:pPr>
            <w:r w:rsidRPr="004F3B18">
              <w:rPr>
                <w:rFonts w:ascii="Calibri" w:hAnsi="Calibri" w:cs="Calibri"/>
              </w:rPr>
              <w:t>2.62</w:t>
            </w:r>
          </w:p>
        </w:tc>
        <w:tc>
          <w:tcPr>
            <w:tcW w:w="993" w:type="dxa"/>
          </w:tcPr>
          <w:p w14:paraId="2F51CAE9" w14:textId="32D214A1" w:rsidR="00CD20A1" w:rsidRPr="004F3B18" w:rsidRDefault="00CD20A1" w:rsidP="00CD20A1">
            <w:pPr>
              <w:jc w:val="center"/>
              <w:rPr>
                <w:rFonts w:ascii="Calibri" w:hAnsi="Calibri" w:cs="Calibri"/>
              </w:rPr>
            </w:pPr>
            <w:r w:rsidRPr="004F3B18">
              <w:rPr>
                <w:rFonts w:ascii="Calibri" w:hAnsi="Calibri" w:cs="Calibri"/>
              </w:rPr>
              <w:t>-5.06</w:t>
            </w:r>
          </w:p>
        </w:tc>
        <w:tc>
          <w:tcPr>
            <w:tcW w:w="850" w:type="dxa"/>
          </w:tcPr>
          <w:p w14:paraId="6FE22402" w14:textId="406E4226" w:rsidR="00CD20A1" w:rsidRPr="004F3B18" w:rsidRDefault="00CD20A1" w:rsidP="00CD20A1">
            <w:pPr>
              <w:jc w:val="center"/>
              <w:rPr>
                <w:rFonts w:ascii="Calibri" w:hAnsi="Calibri" w:cs="Calibri"/>
              </w:rPr>
            </w:pPr>
            <w:r w:rsidRPr="004F3B18">
              <w:rPr>
                <w:rFonts w:ascii="Calibri" w:hAnsi="Calibri" w:cs="Calibri"/>
              </w:rPr>
              <w:t>2.7</w:t>
            </w:r>
          </w:p>
        </w:tc>
        <w:tc>
          <w:tcPr>
            <w:tcW w:w="941" w:type="dxa"/>
          </w:tcPr>
          <w:p w14:paraId="518C58FC" w14:textId="60EC8797" w:rsidR="00CD20A1" w:rsidRPr="004F3B18" w:rsidRDefault="00CD20A1" w:rsidP="00CD20A1">
            <w:pPr>
              <w:jc w:val="center"/>
              <w:rPr>
                <w:rFonts w:ascii="Calibri" w:hAnsi="Calibri" w:cs="Calibri"/>
              </w:rPr>
            </w:pPr>
            <w:r w:rsidRPr="004F3B18">
              <w:rPr>
                <w:rFonts w:ascii="Calibri" w:hAnsi="Calibri" w:cs="Calibri"/>
              </w:rPr>
              <w:t>-0.36</w:t>
            </w:r>
          </w:p>
        </w:tc>
      </w:tr>
      <w:tr w:rsidR="00CD20A1" w:rsidRPr="004F3B18" w14:paraId="4A421C97" w14:textId="77777777" w:rsidTr="00D75C1F">
        <w:tc>
          <w:tcPr>
            <w:tcW w:w="699" w:type="dxa"/>
            <w:vMerge/>
          </w:tcPr>
          <w:p w14:paraId="4F096533" w14:textId="77777777" w:rsidR="00CD20A1" w:rsidRPr="004F3B18" w:rsidRDefault="00CD20A1" w:rsidP="00CD20A1">
            <w:pPr>
              <w:jc w:val="center"/>
              <w:rPr>
                <w:rFonts w:ascii="Calibri" w:hAnsi="Calibri" w:cs="Calibri"/>
              </w:rPr>
            </w:pPr>
          </w:p>
        </w:tc>
        <w:tc>
          <w:tcPr>
            <w:tcW w:w="1124" w:type="dxa"/>
            <w:vMerge/>
          </w:tcPr>
          <w:p w14:paraId="367C44A6" w14:textId="77777777" w:rsidR="00CD20A1" w:rsidRPr="004F3B18" w:rsidRDefault="00CD20A1" w:rsidP="00CD20A1">
            <w:pPr>
              <w:jc w:val="center"/>
              <w:rPr>
                <w:rFonts w:ascii="Calibri" w:hAnsi="Calibri" w:cs="Calibri"/>
              </w:rPr>
            </w:pPr>
          </w:p>
        </w:tc>
        <w:tc>
          <w:tcPr>
            <w:tcW w:w="851" w:type="dxa"/>
          </w:tcPr>
          <w:p w14:paraId="58625617" w14:textId="77777777" w:rsidR="00CD20A1" w:rsidRPr="004F3B18" w:rsidRDefault="00CD20A1" w:rsidP="00CD20A1">
            <w:pPr>
              <w:jc w:val="center"/>
              <w:rPr>
                <w:rFonts w:ascii="Calibri" w:hAnsi="Calibri" w:cs="Calibri"/>
              </w:rPr>
            </w:pPr>
            <w:r w:rsidRPr="004F3B18">
              <w:rPr>
                <w:rFonts w:ascii="Calibri" w:hAnsi="Calibri" w:cs="Calibri"/>
              </w:rPr>
              <w:t>150</w:t>
            </w:r>
          </w:p>
        </w:tc>
        <w:tc>
          <w:tcPr>
            <w:tcW w:w="753" w:type="dxa"/>
          </w:tcPr>
          <w:p w14:paraId="4F8D9CA0" w14:textId="49238706" w:rsidR="00CD20A1" w:rsidRPr="004F3B18" w:rsidRDefault="00555E6C" w:rsidP="00CD20A1">
            <w:pPr>
              <w:jc w:val="center"/>
              <w:rPr>
                <w:rFonts w:ascii="Calibri" w:hAnsi="Calibri" w:cs="Calibri"/>
              </w:rPr>
            </w:pPr>
            <w:r w:rsidRPr="004F3B18">
              <w:rPr>
                <w:rFonts w:ascii="Calibri" w:hAnsi="Calibri" w:cs="Calibri"/>
              </w:rPr>
              <w:t>1.47</w:t>
            </w:r>
          </w:p>
        </w:tc>
        <w:tc>
          <w:tcPr>
            <w:tcW w:w="671" w:type="dxa"/>
          </w:tcPr>
          <w:p w14:paraId="06BE9207" w14:textId="646820AB" w:rsidR="00CD20A1" w:rsidRPr="004F3B18" w:rsidRDefault="00555E6C" w:rsidP="00CD20A1">
            <w:pPr>
              <w:jc w:val="center"/>
              <w:rPr>
                <w:rFonts w:ascii="Calibri" w:hAnsi="Calibri" w:cs="Calibri"/>
              </w:rPr>
            </w:pPr>
            <w:r w:rsidRPr="004F3B18">
              <w:rPr>
                <w:rFonts w:ascii="Calibri" w:hAnsi="Calibri" w:cs="Calibri"/>
              </w:rPr>
              <w:t>0.97</w:t>
            </w:r>
          </w:p>
        </w:tc>
        <w:tc>
          <w:tcPr>
            <w:tcW w:w="1285" w:type="dxa"/>
          </w:tcPr>
          <w:p w14:paraId="57F4B93C" w14:textId="70C2FD0D" w:rsidR="00CD20A1" w:rsidRPr="004F3B18" w:rsidRDefault="00EA1C96" w:rsidP="00CD20A1">
            <w:pPr>
              <w:jc w:val="center"/>
              <w:rPr>
                <w:rFonts w:ascii="Calibri" w:hAnsi="Calibri" w:cs="Calibri"/>
              </w:rPr>
            </w:pPr>
            <w:r w:rsidRPr="004F3B18">
              <w:rPr>
                <w:rFonts w:ascii="Calibri" w:hAnsi="Calibri" w:cs="Calibri"/>
              </w:rPr>
              <w:t>0.35</w:t>
            </w:r>
          </w:p>
        </w:tc>
        <w:tc>
          <w:tcPr>
            <w:tcW w:w="850" w:type="dxa"/>
          </w:tcPr>
          <w:p w14:paraId="62731075" w14:textId="132BAC7A" w:rsidR="00CD20A1" w:rsidRPr="004F3B18" w:rsidRDefault="00EA1C96" w:rsidP="00CD20A1">
            <w:pPr>
              <w:jc w:val="center"/>
              <w:rPr>
                <w:rFonts w:ascii="Calibri" w:hAnsi="Calibri" w:cs="Calibri"/>
              </w:rPr>
            </w:pPr>
            <w:r w:rsidRPr="004F3B18">
              <w:rPr>
                <w:rFonts w:ascii="Calibri" w:hAnsi="Calibri" w:cs="Calibri"/>
              </w:rPr>
              <w:t>1.29</w:t>
            </w:r>
          </w:p>
        </w:tc>
        <w:tc>
          <w:tcPr>
            <w:tcW w:w="993" w:type="dxa"/>
          </w:tcPr>
          <w:p w14:paraId="734B344A" w14:textId="7D2069E4" w:rsidR="00CD20A1" w:rsidRPr="004F3B18" w:rsidRDefault="00EA1C96" w:rsidP="00CD20A1">
            <w:pPr>
              <w:jc w:val="center"/>
              <w:rPr>
                <w:rFonts w:ascii="Calibri" w:hAnsi="Calibri" w:cs="Calibri"/>
              </w:rPr>
            </w:pPr>
            <w:r w:rsidRPr="004F3B18">
              <w:rPr>
                <w:rFonts w:ascii="Calibri" w:hAnsi="Calibri" w:cs="Calibri"/>
              </w:rPr>
              <w:t>-1.16</w:t>
            </w:r>
          </w:p>
        </w:tc>
        <w:tc>
          <w:tcPr>
            <w:tcW w:w="850" w:type="dxa"/>
          </w:tcPr>
          <w:p w14:paraId="2721E848" w14:textId="1808FDA5" w:rsidR="00CD20A1" w:rsidRPr="004F3B18" w:rsidRDefault="00EA1C96" w:rsidP="00CD20A1">
            <w:pPr>
              <w:jc w:val="center"/>
              <w:rPr>
                <w:rFonts w:ascii="Calibri" w:hAnsi="Calibri" w:cs="Calibri"/>
              </w:rPr>
            </w:pPr>
            <w:r w:rsidRPr="004F3B18">
              <w:rPr>
                <w:rFonts w:ascii="Calibri" w:hAnsi="Calibri" w:cs="Calibri"/>
              </w:rPr>
              <w:t>3.56</w:t>
            </w:r>
          </w:p>
        </w:tc>
        <w:tc>
          <w:tcPr>
            <w:tcW w:w="941" w:type="dxa"/>
          </w:tcPr>
          <w:p w14:paraId="5AD8CD20" w14:textId="0996D530" w:rsidR="00CD20A1" w:rsidRPr="004F3B18" w:rsidRDefault="00EA1C96" w:rsidP="00CD20A1">
            <w:pPr>
              <w:jc w:val="center"/>
              <w:rPr>
                <w:rFonts w:ascii="Calibri" w:hAnsi="Calibri" w:cs="Calibri"/>
              </w:rPr>
            </w:pPr>
            <w:r w:rsidRPr="004F3B18">
              <w:rPr>
                <w:rFonts w:ascii="Calibri" w:hAnsi="Calibri" w:cs="Calibri"/>
              </w:rPr>
              <w:t>-2.61</w:t>
            </w:r>
          </w:p>
        </w:tc>
      </w:tr>
    </w:tbl>
    <w:p w14:paraId="654FB022" w14:textId="77777777" w:rsidR="00D2733E" w:rsidRPr="004F3B18" w:rsidRDefault="00D2733E" w:rsidP="00D2733E">
      <w:pPr>
        <w:rPr>
          <w:rFonts w:ascii="Calibri" w:hAnsi="Calibri" w:cs="Calibri"/>
        </w:rPr>
      </w:pPr>
    </w:p>
    <w:p w14:paraId="05B2B47C" w14:textId="341C44BC" w:rsidR="0059309F" w:rsidRPr="004F3B18" w:rsidRDefault="0059309F" w:rsidP="0059309F">
      <w:pPr>
        <w:pStyle w:val="Caption"/>
        <w:keepNext/>
        <w:rPr>
          <w:rFonts w:ascii="Calibri" w:hAnsi="Calibri" w:cs="Calibri"/>
        </w:rPr>
      </w:pPr>
      <w:bookmarkStart w:id="123" w:name="_Toc165500150"/>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28</w:t>
      </w:r>
      <w:r w:rsidRPr="004F3B18">
        <w:rPr>
          <w:rFonts w:ascii="Calibri" w:hAnsi="Calibri" w:cs="Calibri"/>
        </w:rPr>
        <w:fldChar w:fldCharType="end"/>
      </w:r>
      <w:r w:rsidRPr="004F3B18">
        <w:rPr>
          <w:rFonts w:ascii="Calibri" w:hAnsi="Calibri" w:cs="Calibri"/>
        </w:rPr>
        <w:t>: Model-3 Metrics of CVX With MinMaxScaler</w:t>
      </w:r>
      <w:bookmarkEnd w:id="123"/>
    </w:p>
    <w:tbl>
      <w:tblPr>
        <w:tblStyle w:val="TableGrid"/>
        <w:tblW w:w="0" w:type="auto"/>
        <w:tblInd w:w="-1" w:type="dxa"/>
        <w:tblLook w:val="04A0" w:firstRow="1" w:lastRow="0" w:firstColumn="1" w:lastColumn="0" w:noHBand="0" w:noVBand="1"/>
      </w:tblPr>
      <w:tblGrid>
        <w:gridCol w:w="698"/>
        <w:gridCol w:w="1205"/>
        <w:gridCol w:w="850"/>
        <w:gridCol w:w="753"/>
        <w:gridCol w:w="659"/>
        <w:gridCol w:w="1328"/>
        <w:gridCol w:w="753"/>
        <w:gridCol w:w="962"/>
        <w:gridCol w:w="753"/>
        <w:gridCol w:w="1056"/>
      </w:tblGrid>
      <w:tr w:rsidR="00D2733E" w:rsidRPr="004F3B18" w14:paraId="4EBB8317" w14:textId="77777777" w:rsidTr="0059309F">
        <w:tc>
          <w:tcPr>
            <w:tcW w:w="2753" w:type="dxa"/>
            <w:gridSpan w:val="3"/>
          </w:tcPr>
          <w:p w14:paraId="3D24FC0B" w14:textId="77777777" w:rsidR="00D2733E" w:rsidRPr="004F3B18" w:rsidRDefault="00D2733E" w:rsidP="00B260E9">
            <w:pPr>
              <w:jc w:val="center"/>
              <w:rPr>
                <w:rFonts w:ascii="Calibri" w:hAnsi="Calibri" w:cs="Calibri"/>
              </w:rPr>
            </w:pPr>
          </w:p>
        </w:tc>
        <w:tc>
          <w:tcPr>
            <w:tcW w:w="1412" w:type="dxa"/>
            <w:gridSpan w:val="2"/>
          </w:tcPr>
          <w:p w14:paraId="4EE5F6DB"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328" w:type="dxa"/>
          </w:tcPr>
          <w:p w14:paraId="673C06A0"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15" w:type="dxa"/>
            <w:gridSpan w:val="2"/>
          </w:tcPr>
          <w:p w14:paraId="04D70484"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809" w:type="dxa"/>
            <w:gridSpan w:val="2"/>
          </w:tcPr>
          <w:p w14:paraId="47D4EE01"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5FFB276F" w14:textId="77777777" w:rsidTr="0059309F">
        <w:tc>
          <w:tcPr>
            <w:tcW w:w="698" w:type="dxa"/>
          </w:tcPr>
          <w:p w14:paraId="0AA0E452"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205" w:type="dxa"/>
          </w:tcPr>
          <w:p w14:paraId="5963E4E5"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0" w:type="dxa"/>
          </w:tcPr>
          <w:p w14:paraId="68510D7D"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087F6E9F"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59" w:type="dxa"/>
          </w:tcPr>
          <w:p w14:paraId="1BC3870E"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328" w:type="dxa"/>
          </w:tcPr>
          <w:p w14:paraId="3720EDE4"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753" w:type="dxa"/>
          </w:tcPr>
          <w:p w14:paraId="05531A73"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62" w:type="dxa"/>
          </w:tcPr>
          <w:p w14:paraId="602A605A"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753" w:type="dxa"/>
          </w:tcPr>
          <w:p w14:paraId="54BF4DD6"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1056" w:type="dxa"/>
          </w:tcPr>
          <w:p w14:paraId="4A19EF39"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39B37360" w14:textId="77777777" w:rsidTr="0059309F">
        <w:tc>
          <w:tcPr>
            <w:tcW w:w="698" w:type="dxa"/>
            <w:vMerge w:val="restart"/>
          </w:tcPr>
          <w:p w14:paraId="4124C356" w14:textId="77777777" w:rsidR="00D2733E" w:rsidRPr="004F3B18" w:rsidRDefault="00D2733E" w:rsidP="00B260E9">
            <w:pPr>
              <w:jc w:val="center"/>
              <w:rPr>
                <w:rFonts w:ascii="Calibri" w:hAnsi="Calibri" w:cs="Calibri"/>
              </w:rPr>
            </w:pPr>
            <w:r w:rsidRPr="004F3B18">
              <w:rPr>
                <w:rFonts w:ascii="Calibri" w:hAnsi="Calibri" w:cs="Calibri"/>
              </w:rPr>
              <w:t>CVX</w:t>
            </w:r>
          </w:p>
        </w:tc>
        <w:tc>
          <w:tcPr>
            <w:tcW w:w="1205" w:type="dxa"/>
            <w:vMerge w:val="restart"/>
          </w:tcPr>
          <w:p w14:paraId="3A66974E"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0" w:type="dxa"/>
          </w:tcPr>
          <w:p w14:paraId="0CC755BE"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56311BA9" w14:textId="0AB91F5F" w:rsidR="00D2733E" w:rsidRPr="004F3B18" w:rsidRDefault="002177DA" w:rsidP="00B260E9">
            <w:pPr>
              <w:jc w:val="center"/>
              <w:rPr>
                <w:rFonts w:ascii="Calibri" w:hAnsi="Calibri" w:cs="Calibri"/>
              </w:rPr>
            </w:pPr>
            <w:r w:rsidRPr="004F3B18">
              <w:rPr>
                <w:rFonts w:ascii="Calibri" w:hAnsi="Calibri" w:cs="Calibri"/>
              </w:rPr>
              <w:t>1.51</w:t>
            </w:r>
          </w:p>
        </w:tc>
        <w:tc>
          <w:tcPr>
            <w:tcW w:w="659" w:type="dxa"/>
          </w:tcPr>
          <w:p w14:paraId="34FF00BB" w14:textId="45CF9BCB" w:rsidR="00D2733E" w:rsidRPr="004F3B18" w:rsidRDefault="002177DA" w:rsidP="00B260E9">
            <w:pPr>
              <w:jc w:val="center"/>
              <w:rPr>
                <w:rFonts w:ascii="Calibri" w:hAnsi="Calibri" w:cs="Calibri"/>
              </w:rPr>
            </w:pPr>
            <w:r w:rsidRPr="004F3B18">
              <w:rPr>
                <w:rFonts w:ascii="Calibri" w:hAnsi="Calibri" w:cs="Calibri"/>
              </w:rPr>
              <w:t>0.93</w:t>
            </w:r>
          </w:p>
        </w:tc>
        <w:tc>
          <w:tcPr>
            <w:tcW w:w="1328" w:type="dxa"/>
          </w:tcPr>
          <w:p w14:paraId="35CBD3B6" w14:textId="0A859209" w:rsidR="00D2733E" w:rsidRPr="004F3B18" w:rsidRDefault="00EC2D0B" w:rsidP="00B260E9">
            <w:pPr>
              <w:jc w:val="center"/>
              <w:rPr>
                <w:rFonts w:ascii="Calibri" w:hAnsi="Calibri" w:cs="Calibri"/>
              </w:rPr>
            </w:pPr>
            <w:r w:rsidRPr="004F3B18">
              <w:rPr>
                <w:rFonts w:ascii="Calibri" w:hAnsi="Calibri" w:cs="Calibri"/>
              </w:rPr>
              <w:t>0.19</w:t>
            </w:r>
          </w:p>
        </w:tc>
        <w:tc>
          <w:tcPr>
            <w:tcW w:w="753" w:type="dxa"/>
          </w:tcPr>
          <w:p w14:paraId="6785B56C" w14:textId="715205C5" w:rsidR="00D2733E" w:rsidRPr="004F3B18" w:rsidRDefault="00EC2D0B" w:rsidP="00B260E9">
            <w:pPr>
              <w:jc w:val="center"/>
              <w:rPr>
                <w:rFonts w:ascii="Calibri" w:hAnsi="Calibri" w:cs="Calibri"/>
              </w:rPr>
            </w:pPr>
            <w:r w:rsidRPr="004F3B18">
              <w:rPr>
                <w:rFonts w:ascii="Calibri" w:hAnsi="Calibri" w:cs="Calibri"/>
              </w:rPr>
              <w:t>3.09</w:t>
            </w:r>
          </w:p>
        </w:tc>
        <w:tc>
          <w:tcPr>
            <w:tcW w:w="962" w:type="dxa"/>
          </w:tcPr>
          <w:p w14:paraId="0F8DD4F1" w14:textId="3B7BD385" w:rsidR="00D2733E" w:rsidRPr="004F3B18" w:rsidRDefault="00EC2D0B" w:rsidP="00B260E9">
            <w:pPr>
              <w:jc w:val="center"/>
              <w:rPr>
                <w:rFonts w:ascii="Calibri" w:hAnsi="Calibri" w:cs="Calibri"/>
              </w:rPr>
            </w:pPr>
            <w:r w:rsidRPr="004F3B18">
              <w:rPr>
                <w:rFonts w:ascii="Calibri" w:hAnsi="Calibri" w:cs="Calibri"/>
              </w:rPr>
              <w:t>-5.53</w:t>
            </w:r>
          </w:p>
        </w:tc>
        <w:tc>
          <w:tcPr>
            <w:tcW w:w="753" w:type="dxa"/>
          </w:tcPr>
          <w:p w14:paraId="4F2ED9D2" w14:textId="5D0E0C65" w:rsidR="00D2733E" w:rsidRPr="004F3B18" w:rsidRDefault="00C335FF" w:rsidP="00B260E9">
            <w:pPr>
              <w:jc w:val="center"/>
              <w:rPr>
                <w:rFonts w:ascii="Calibri" w:hAnsi="Calibri" w:cs="Calibri"/>
              </w:rPr>
            </w:pPr>
            <w:r w:rsidRPr="004F3B18">
              <w:rPr>
                <w:rFonts w:ascii="Calibri" w:hAnsi="Calibri" w:cs="Calibri"/>
              </w:rPr>
              <w:t>2.67</w:t>
            </w:r>
          </w:p>
        </w:tc>
        <w:tc>
          <w:tcPr>
            <w:tcW w:w="1056" w:type="dxa"/>
          </w:tcPr>
          <w:p w14:paraId="536736F0" w14:textId="338A0391" w:rsidR="00D2733E" w:rsidRPr="004F3B18" w:rsidRDefault="00C335FF" w:rsidP="00B260E9">
            <w:pPr>
              <w:jc w:val="center"/>
              <w:rPr>
                <w:rFonts w:ascii="Calibri" w:hAnsi="Calibri" w:cs="Calibri"/>
              </w:rPr>
            </w:pPr>
            <w:r w:rsidRPr="004F3B18">
              <w:rPr>
                <w:rFonts w:ascii="Calibri" w:hAnsi="Calibri" w:cs="Calibri"/>
              </w:rPr>
              <w:t>-3.7</w:t>
            </w:r>
          </w:p>
        </w:tc>
      </w:tr>
      <w:tr w:rsidR="00D2733E" w:rsidRPr="004F3B18" w14:paraId="77C7E0C3" w14:textId="77777777" w:rsidTr="0059309F">
        <w:tc>
          <w:tcPr>
            <w:tcW w:w="698" w:type="dxa"/>
            <w:vMerge/>
          </w:tcPr>
          <w:p w14:paraId="345DE9B7" w14:textId="77777777" w:rsidR="00D2733E" w:rsidRPr="004F3B18" w:rsidRDefault="00D2733E" w:rsidP="00B260E9">
            <w:pPr>
              <w:jc w:val="center"/>
              <w:rPr>
                <w:rFonts w:ascii="Calibri" w:hAnsi="Calibri" w:cs="Calibri"/>
              </w:rPr>
            </w:pPr>
          </w:p>
        </w:tc>
        <w:tc>
          <w:tcPr>
            <w:tcW w:w="1205" w:type="dxa"/>
            <w:vMerge/>
          </w:tcPr>
          <w:p w14:paraId="11DBE208" w14:textId="77777777" w:rsidR="00D2733E" w:rsidRPr="004F3B18" w:rsidRDefault="00D2733E" w:rsidP="00B260E9">
            <w:pPr>
              <w:jc w:val="center"/>
              <w:rPr>
                <w:rFonts w:ascii="Calibri" w:hAnsi="Calibri" w:cs="Calibri"/>
              </w:rPr>
            </w:pPr>
          </w:p>
        </w:tc>
        <w:tc>
          <w:tcPr>
            <w:tcW w:w="850" w:type="dxa"/>
          </w:tcPr>
          <w:p w14:paraId="3B7B0A7F"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7A4E8FD0" w14:textId="49B150FE" w:rsidR="00D2733E" w:rsidRPr="004F3B18" w:rsidRDefault="00C335FF" w:rsidP="00B260E9">
            <w:pPr>
              <w:jc w:val="center"/>
              <w:rPr>
                <w:rFonts w:ascii="Calibri" w:hAnsi="Calibri" w:cs="Calibri"/>
              </w:rPr>
            </w:pPr>
            <w:r w:rsidRPr="004F3B18">
              <w:rPr>
                <w:rFonts w:ascii="Calibri" w:hAnsi="Calibri" w:cs="Calibri"/>
              </w:rPr>
              <w:t>1.42</w:t>
            </w:r>
          </w:p>
        </w:tc>
        <w:tc>
          <w:tcPr>
            <w:tcW w:w="659" w:type="dxa"/>
          </w:tcPr>
          <w:p w14:paraId="32F00B0F" w14:textId="33E9A1BA" w:rsidR="00D2733E" w:rsidRPr="004F3B18" w:rsidRDefault="00C335FF" w:rsidP="00B260E9">
            <w:pPr>
              <w:jc w:val="center"/>
              <w:rPr>
                <w:rFonts w:ascii="Calibri" w:hAnsi="Calibri" w:cs="Calibri"/>
              </w:rPr>
            </w:pPr>
            <w:r w:rsidRPr="004F3B18">
              <w:rPr>
                <w:rFonts w:ascii="Calibri" w:hAnsi="Calibri" w:cs="Calibri"/>
              </w:rPr>
              <w:t>0.94</w:t>
            </w:r>
          </w:p>
        </w:tc>
        <w:tc>
          <w:tcPr>
            <w:tcW w:w="1328" w:type="dxa"/>
          </w:tcPr>
          <w:p w14:paraId="3DE518E3" w14:textId="20BB956E" w:rsidR="00D2733E" w:rsidRPr="004F3B18" w:rsidRDefault="00184C1D" w:rsidP="00B260E9">
            <w:pPr>
              <w:jc w:val="center"/>
              <w:rPr>
                <w:rFonts w:ascii="Calibri" w:hAnsi="Calibri" w:cs="Calibri"/>
              </w:rPr>
            </w:pPr>
            <w:r w:rsidRPr="004F3B18">
              <w:rPr>
                <w:rFonts w:ascii="Calibri" w:hAnsi="Calibri" w:cs="Calibri"/>
              </w:rPr>
              <w:t>1.03</w:t>
            </w:r>
          </w:p>
        </w:tc>
        <w:tc>
          <w:tcPr>
            <w:tcW w:w="753" w:type="dxa"/>
          </w:tcPr>
          <w:p w14:paraId="18F89F86" w14:textId="255DD2A8" w:rsidR="00D2733E" w:rsidRPr="004F3B18" w:rsidRDefault="00184C1D" w:rsidP="00B260E9">
            <w:pPr>
              <w:jc w:val="center"/>
              <w:rPr>
                <w:rFonts w:ascii="Calibri" w:hAnsi="Calibri" w:cs="Calibri"/>
              </w:rPr>
            </w:pPr>
            <w:r w:rsidRPr="004F3B18">
              <w:rPr>
                <w:rFonts w:ascii="Calibri" w:hAnsi="Calibri" w:cs="Calibri"/>
              </w:rPr>
              <w:t>7.96</w:t>
            </w:r>
          </w:p>
        </w:tc>
        <w:tc>
          <w:tcPr>
            <w:tcW w:w="962" w:type="dxa"/>
          </w:tcPr>
          <w:p w14:paraId="150C901B" w14:textId="75216602" w:rsidR="00D2733E" w:rsidRPr="004F3B18" w:rsidRDefault="00184C1D" w:rsidP="00B260E9">
            <w:pPr>
              <w:jc w:val="center"/>
              <w:rPr>
                <w:rFonts w:ascii="Calibri" w:hAnsi="Calibri" w:cs="Calibri"/>
              </w:rPr>
            </w:pPr>
            <w:r w:rsidRPr="004F3B18">
              <w:rPr>
                <w:rFonts w:ascii="Calibri" w:hAnsi="Calibri" w:cs="Calibri"/>
              </w:rPr>
              <w:t>-42.8</w:t>
            </w:r>
          </w:p>
        </w:tc>
        <w:tc>
          <w:tcPr>
            <w:tcW w:w="753" w:type="dxa"/>
          </w:tcPr>
          <w:p w14:paraId="1E0106AC" w14:textId="52A22663" w:rsidR="00D2733E" w:rsidRPr="004F3B18" w:rsidRDefault="00184C1D" w:rsidP="00B260E9">
            <w:pPr>
              <w:jc w:val="center"/>
              <w:rPr>
                <w:rFonts w:ascii="Calibri" w:hAnsi="Calibri" w:cs="Calibri"/>
              </w:rPr>
            </w:pPr>
            <w:r w:rsidRPr="004F3B18">
              <w:rPr>
                <w:rFonts w:ascii="Calibri" w:hAnsi="Calibri" w:cs="Calibri"/>
              </w:rPr>
              <w:t>11.27</w:t>
            </w:r>
          </w:p>
        </w:tc>
        <w:tc>
          <w:tcPr>
            <w:tcW w:w="1056" w:type="dxa"/>
          </w:tcPr>
          <w:p w14:paraId="2869A411" w14:textId="37A5BF62" w:rsidR="00D2733E" w:rsidRPr="004F3B18" w:rsidRDefault="00184C1D" w:rsidP="00B260E9">
            <w:pPr>
              <w:jc w:val="center"/>
              <w:rPr>
                <w:rFonts w:ascii="Calibri" w:hAnsi="Calibri" w:cs="Calibri"/>
              </w:rPr>
            </w:pPr>
            <w:r w:rsidRPr="004F3B18">
              <w:rPr>
                <w:rFonts w:ascii="Calibri" w:hAnsi="Calibri" w:cs="Calibri"/>
              </w:rPr>
              <w:t>-73.92</w:t>
            </w:r>
          </w:p>
        </w:tc>
      </w:tr>
      <w:tr w:rsidR="00D2733E" w:rsidRPr="004F3B18" w14:paraId="7DB9FAC7" w14:textId="77777777" w:rsidTr="0059309F">
        <w:tc>
          <w:tcPr>
            <w:tcW w:w="698" w:type="dxa"/>
            <w:vMerge/>
          </w:tcPr>
          <w:p w14:paraId="4A0688B5" w14:textId="77777777" w:rsidR="00D2733E" w:rsidRPr="004F3B18" w:rsidRDefault="00D2733E" w:rsidP="00B260E9">
            <w:pPr>
              <w:jc w:val="center"/>
              <w:rPr>
                <w:rFonts w:ascii="Calibri" w:hAnsi="Calibri" w:cs="Calibri"/>
              </w:rPr>
            </w:pPr>
          </w:p>
        </w:tc>
        <w:tc>
          <w:tcPr>
            <w:tcW w:w="1205" w:type="dxa"/>
            <w:vMerge/>
          </w:tcPr>
          <w:p w14:paraId="77B768EF" w14:textId="77777777" w:rsidR="00D2733E" w:rsidRPr="004F3B18" w:rsidRDefault="00D2733E" w:rsidP="00B260E9">
            <w:pPr>
              <w:jc w:val="center"/>
              <w:rPr>
                <w:rFonts w:ascii="Calibri" w:hAnsi="Calibri" w:cs="Calibri"/>
              </w:rPr>
            </w:pPr>
          </w:p>
        </w:tc>
        <w:tc>
          <w:tcPr>
            <w:tcW w:w="850" w:type="dxa"/>
          </w:tcPr>
          <w:p w14:paraId="52418937"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3739EE81" w14:textId="692DEF71" w:rsidR="00D2733E" w:rsidRPr="004F3B18" w:rsidRDefault="00DD327C" w:rsidP="00B260E9">
            <w:pPr>
              <w:jc w:val="center"/>
              <w:rPr>
                <w:rFonts w:ascii="Calibri" w:hAnsi="Calibri" w:cs="Calibri"/>
              </w:rPr>
            </w:pPr>
            <w:r w:rsidRPr="004F3B18">
              <w:rPr>
                <w:rFonts w:ascii="Calibri" w:hAnsi="Calibri" w:cs="Calibri"/>
              </w:rPr>
              <w:t>1.5</w:t>
            </w:r>
          </w:p>
        </w:tc>
        <w:tc>
          <w:tcPr>
            <w:tcW w:w="659" w:type="dxa"/>
          </w:tcPr>
          <w:p w14:paraId="447F9771" w14:textId="4CDEE8C0" w:rsidR="00D2733E" w:rsidRPr="004F3B18" w:rsidRDefault="00DD327C" w:rsidP="00B260E9">
            <w:pPr>
              <w:jc w:val="center"/>
              <w:rPr>
                <w:rFonts w:ascii="Calibri" w:hAnsi="Calibri" w:cs="Calibri"/>
              </w:rPr>
            </w:pPr>
            <w:r w:rsidRPr="004F3B18">
              <w:rPr>
                <w:rFonts w:ascii="Calibri" w:hAnsi="Calibri" w:cs="Calibri"/>
              </w:rPr>
              <w:t>0.93</w:t>
            </w:r>
          </w:p>
        </w:tc>
        <w:tc>
          <w:tcPr>
            <w:tcW w:w="1328" w:type="dxa"/>
          </w:tcPr>
          <w:p w14:paraId="6DE195F3" w14:textId="49B62C01" w:rsidR="00D2733E" w:rsidRPr="004F3B18" w:rsidRDefault="00913B06" w:rsidP="00B260E9">
            <w:pPr>
              <w:jc w:val="center"/>
              <w:rPr>
                <w:rFonts w:ascii="Calibri" w:hAnsi="Calibri" w:cs="Calibri"/>
              </w:rPr>
            </w:pPr>
            <w:r w:rsidRPr="004F3B18">
              <w:rPr>
                <w:rFonts w:ascii="Calibri" w:hAnsi="Calibri" w:cs="Calibri"/>
              </w:rPr>
              <w:t>0.97</w:t>
            </w:r>
          </w:p>
        </w:tc>
        <w:tc>
          <w:tcPr>
            <w:tcW w:w="753" w:type="dxa"/>
          </w:tcPr>
          <w:p w14:paraId="02428B8F" w14:textId="1B5230D7" w:rsidR="00D2733E" w:rsidRPr="004F3B18" w:rsidRDefault="00913B06" w:rsidP="00B260E9">
            <w:pPr>
              <w:jc w:val="center"/>
              <w:rPr>
                <w:rFonts w:ascii="Calibri" w:hAnsi="Calibri" w:cs="Calibri"/>
              </w:rPr>
            </w:pPr>
            <w:r w:rsidRPr="004F3B18">
              <w:rPr>
                <w:rFonts w:ascii="Calibri" w:hAnsi="Calibri" w:cs="Calibri"/>
              </w:rPr>
              <w:t>8.37</w:t>
            </w:r>
          </w:p>
        </w:tc>
        <w:tc>
          <w:tcPr>
            <w:tcW w:w="962" w:type="dxa"/>
          </w:tcPr>
          <w:p w14:paraId="4DF09F3A" w14:textId="76DACC94" w:rsidR="00D2733E" w:rsidRPr="004F3B18" w:rsidRDefault="00913B06" w:rsidP="00B260E9">
            <w:pPr>
              <w:jc w:val="center"/>
              <w:rPr>
                <w:rFonts w:ascii="Calibri" w:hAnsi="Calibri" w:cs="Calibri"/>
              </w:rPr>
            </w:pPr>
            <w:r w:rsidRPr="004F3B18">
              <w:rPr>
                <w:rFonts w:ascii="Calibri" w:hAnsi="Calibri" w:cs="Calibri"/>
              </w:rPr>
              <w:t>-48.43</w:t>
            </w:r>
          </w:p>
        </w:tc>
        <w:tc>
          <w:tcPr>
            <w:tcW w:w="753" w:type="dxa"/>
          </w:tcPr>
          <w:p w14:paraId="23194958" w14:textId="4C917FC7" w:rsidR="00D2733E" w:rsidRPr="004F3B18" w:rsidRDefault="00913B06" w:rsidP="00B260E9">
            <w:pPr>
              <w:jc w:val="center"/>
              <w:rPr>
                <w:rFonts w:ascii="Calibri" w:hAnsi="Calibri" w:cs="Calibri"/>
              </w:rPr>
            </w:pPr>
            <w:r w:rsidRPr="004F3B18">
              <w:rPr>
                <w:rFonts w:ascii="Calibri" w:hAnsi="Calibri" w:cs="Calibri"/>
              </w:rPr>
              <w:t>12.72</w:t>
            </w:r>
          </w:p>
        </w:tc>
        <w:tc>
          <w:tcPr>
            <w:tcW w:w="1056" w:type="dxa"/>
          </w:tcPr>
          <w:p w14:paraId="1C1F7436" w14:textId="7939E8E8" w:rsidR="00D2733E" w:rsidRPr="004F3B18" w:rsidRDefault="00913B06" w:rsidP="00B260E9">
            <w:pPr>
              <w:jc w:val="center"/>
              <w:rPr>
                <w:rFonts w:ascii="Calibri" w:hAnsi="Calibri" w:cs="Calibri"/>
              </w:rPr>
            </w:pPr>
            <w:r w:rsidRPr="004F3B18">
              <w:rPr>
                <w:rFonts w:ascii="Calibri" w:hAnsi="Calibri" w:cs="Calibri"/>
              </w:rPr>
              <w:t>-97.29</w:t>
            </w:r>
          </w:p>
        </w:tc>
      </w:tr>
      <w:tr w:rsidR="00D2733E" w:rsidRPr="004F3B18" w14:paraId="0693D045" w14:textId="77777777" w:rsidTr="0059309F">
        <w:tc>
          <w:tcPr>
            <w:tcW w:w="698" w:type="dxa"/>
            <w:vMerge/>
          </w:tcPr>
          <w:p w14:paraId="62D6A937" w14:textId="77777777" w:rsidR="00D2733E" w:rsidRPr="004F3B18" w:rsidRDefault="00D2733E" w:rsidP="00B260E9">
            <w:pPr>
              <w:jc w:val="center"/>
              <w:rPr>
                <w:rFonts w:ascii="Calibri" w:hAnsi="Calibri" w:cs="Calibri"/>
              </w:rPr>
            </w:pPr>
          </w:p>
        </w:tc>
        <w:tc>
          <w:tcPr>
            <w:tcW w:w="1205" w:type="dxa"/>
            <w:vMerge/>
          </w:tcPr>
          <w:p w14:paraId="602685CF" w14:textId="77777777" w:rsidR="00D2733E" w:rsidRPr="004F3B18" w:rsidRDefault="00D2733E" w:rsidP="00B260E9">
            <w:pPr>
              <w:jc w:val="center"/>
              <w:rPr>
                <w:rFonts w:ascii="Calibri" w:hAnsi="Calibri" w:cs="Calibri"/>
              </w:rPr>
            </w:pPr>
          </w:p>
        </w:tc>
        <w:tc>
          <w:tcPr>
            <w:tcW w:w="850" w:type="dxa"/>
          </w:tcPr>
          <w:p w14:paraId="40E84671"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29E33AA3" w14:textId="64F0421D" w:rsidR="00D2733E" w:rsidRPr="004F3B18" w:rsidRDefault="006F57D6" w:rsidP="00B260E9">
            <w:pPr>
              <w:jc w:val="center"/>
              <w:rPr>
                <w:rFonts w:ascii="Calibri" w:hAnsi="Calibri" w:cs="Calibri"/>
              </w:rPr>
            </w:pPr>
            <w:r w:rsidRPr="004F3B18">
              <w:rPr>
                <w:rFonts w:ascii="Calibri" w:hAnsi="Calibri" w:cs="Calibri"/>
              </w:rPr>
              <w:t>1.43</w:t>
            </w:r>
          </w:p>
        </w:tc>
        <w:tc>
          <w:tcPr>
            <w:tcW w:w="659" w:type="dxa"/>
          </w:tcPr>
          <w:p w14:paraId="0D4D5409" w14:textId="0B399659" w:rsidR="00D2733E" w:rsidRPr="004F3B18" w:rsidRDefault="006F57D6" w:rsidP="00B260E9">
            <w:pPr>
              <w:jc w:val="center"/>
              <w:rPr>
                <w:rFonts w:ascii="Calibri" w:hAnsi="Calibri" w:cs="Calibri"/>
              </w:rPr>
            </w:pPr>
            <w:r w:rsidRPr="004F3B18">
              <w:rPr>
                <w:rFonts w:ascii="Calibri" w:hAnsi="Calibri" w:cs="Calibri"/>
              </w:rPr>
              <w:t>0.94</w:t>
            </w:r>
          </w:p>
        </w:tc>
        <w:tc>
          <w:tcPr>
            <w:tcW w:w="1328" w:type="dxa"/>
          </w:tcPr>
          <w:p w14:paraId="6A9DA86C" w14:textId="0802DA90" w:rsidR="00D2733E" w:rsidRPr="004F3B18" w:rsidRDefault="00D75C1F" w:rsidP="00B260E9">
            <w:pPr>
              <w:jc w:val="center"/>
              <w:rPr>
                <w:rFonts w:ascii="Calibri" w:hAnsi="Calibri" w:cs="Calibri"/>
              </w:rPr>
            </w:pPr>
            <w:r w:rsidRPr="004F3B18">
              <w:rPr>
                <w:rFonts w:ascii="Calibri" w:hAnsi="Calibri" w:cs="Calibri"/>
              </w:rPr>
              <w:t>2.4</w:t>
            </w:r>
          </w:p>
        </w:tc>
        <w:tc>
          <w:tcPr>
            <w:tcW w:w="753" w:type="dxa"/>
          </w:tcPr>
          <w:p w14:paraId="3D531831" w14:textId="412C3A6E" w:rsidR="00D2733E" w:rsidRPr="004F3B18" w:rsidRDefault="00D75C1F" w:rsidP="00B260E9">
            <w:pPr>
              <w:jc w:val="center"/>
              <w:rPr>
                <w:rFonts w:ascii="Calibri" w:hAnsi="Calibri" w:cs="Calibri"/>
              </w:rPr>
            </w:pPr>
            <w:r w:rsidRPr="004F3B18">
              <w:rPr>
                <w:rFonts w:ascii="Calibri" w:hAnsi="Calibri" w:cs="Calibri"/>
              </w:rPr>
              <w:t>20.94</w:t>
            </w:r>
          </w:p>
        </w:tc>
        <w:tc>
          <w:tcPr>
            <w:tcW w:w="962" w:type="dxa"/>
          </w:tcPr>
          <w:p w14:paraId="37D3EB4A" w14:textId="1BB4B9FB" w:rsidR="00D2733E" w:rsidRPr="004F3B18" w:rsidRDefault="00B24A09" w:rsidP="00B260E9">
            <w:pPr>
              <w:jc w:val="center"/>
              <w:rPr>
                <w:rFonts w:ascii="Calibri" w:hAnsi="Calibri" w:cs="Calibri"/>
              </w:rPr>
            </w:pPr>
            <w:r w:rsidRPr="004F3B18">
              <w:rPr>
                <w:rFonts w:ascii="Calibri" w:hAnsi="Calibri" w:cs="Calibri"/>
              </w:rPr>
              <w:t>-329.35</w:t>
            </w:r>
          </w:p>
        </w:tc>
        <w:tc>
          <w:tcPr>
            <w:tcW w:w="753" w:type="dxa"/>
          </w:tcPr>
          <w:p w14:paraId="57F64767" w14:textId="7A3AA876" w:rsidR="00D2733E" w:rsidRPr="004F3B18" w:rsidRDefault="00B24A09" w:rsidP="00B260E9">
            <w:pPr>
              <w:jc w:val="center"/>
              <w:rPr>
                <w:rFonts w:ascii="Calibri" w:hAnsi="Calibri" w:cs="Calibri"/>
              </w:rPr>
            </w:pPr>
            <w:r w:rsidRPr="004F3B18">
              <w:rPr>
                <w:rFonts w:ascii="Calibri" w:hAnsi="Calibri" w:cs="Calibri"/>
              </w:rPr>
              <w:t>40.1</w:t>
            </w:r>
          </w:p>
        </w:tc>
        <w:tc>
          <w:tcPr>
            <w:tcW w:w="1056" w:type="dxa"/>
          </w:tcPr>
          <w:p w14:paraId="1E1E2C3D" w14:textId="15657573" w:rsidR="00D2733E" w:rsidRPr="004F3B18" w:rsidRDefault="00B24A09" w:rsidP="00B260E9">
            <w:pPr>
              <w:jc w:val="center"/>
              <w:rPr>
                <w:rFonts w:ascii="Calibri" w:hAnsi="Calibri" w:cs="Calibri"/>
              </w:rPr>
            </w:pPr>
            <w:r w:rsidRPr="004F3B18">
              <w:rPr>
                <w:rFonts w:ascii="Calibri" w:hAnsi="Calibri" w:cs="Calibri"/>
              </w:rPr>
              <w:t>-1075.99</w:t>
            </w:r>
          </w:p>
        </w:tc>
      </w:tr>
      <w:tr w:rsidR="00D2733E" w:rsidRPr="004F3B18" w14:paraId="6AE047F0" w14:textId="77777777" w:rsidTr="0059309F">
        <w:tc>
          <w:tcPr>
            <w:tcW w:w="698" w:type="dxa"/>
            <w:vMerge/>
          </w:tcPr>
          <w:p w14:paraId="6FA98BB4" w14:textId="77777777" w:rsidR="00D2733E" w:rsidRPr="004F3B18" w:rsidRDefault="00D2733E" w:rsidP="00B260E9">
            <w:pPr>
              <w:jc w:val="center"/>
              <w:rPr>
                <w:rFonts w:ascii="Calibri" w:hAnsi="Calibri" w:cs="Calibri"/>
              </w:rPr>
            </w:pPr>
          </w:p>
        </w:tc>
        <w:tc>
          <w:tcPr>
            <w:tcW w:w="1205" w:type="dxa"/>
            <w:vMerge w:val="restart"/>
          </w:tcPr>
          <w:p w14:paraId="566171C6"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0" w:type="dxa"/>
          </w:tcPr>
          <w:p w14:paraId="73569CA8"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5CC4D02A" w14:textId="25C813A1" w:rsidR="00D2733E" w:rsidRPr="004F3B18" w:rsidRDefault="001A2586" w:rsidP="00B260E9">
            <w:pPr>
              <w:jc w:val="center"/>
              <w:rPr>
                <w:rFonts w:ascii="Calibri" w:hAnsi="Calibri" w:cs="Calibri"/>
              </w:rPr>
            </w:pPr>
            <w:r w:rsidRPr="004F3B18">
              <w:rPr>
                <w:rFonts w:ascii="Calibri" w:hAnsi="Calibri" w:cs="Calibri"/>
              </w:rPr>
              <w:t>1.68</w:t>
            </w:r>
          </w:p>
        </w:tc>
        <w:tc>
          <w:tcPr>
            <w:tcW w:w="659" w:type="dxa"/>
          </w:tcPr>
          <w:p w14:paraId="0572D445" w14:textId="74215DC7" w:rsidR="00D2733E" w:rsidRPr="004F3B18" w:rsidRDefault="001A2586" w:rsidP="00B260E9">
            <w:pPr>
              <w:jc w:val="center"/>
              <w:rPr>
                <w:rFonts w:ascii="Calibri" w:hAnsi="Calibri" w:cs="Calibri"/>
              </w:rPr>
            </w:pPr>
            <w:r w:rsidRPr="004F3B18">
              <w:rPr>
                <w:rFonts w:ascii="Calibri" w:hAnsi="Calibri" w:cs="Calibri"/>
              </w:rPr>
              <w:t>0.92</w:t>
            </w:r>
          </w:p>
        </w:tc>
        <w:tc>
          <w:tcPr>
            <w:tcW w:w="1328" w:type="dxa"/>
          </w:tcPr>
          <w:p w14:paraId="21461BF5" w14:textId="153F5891" w:rsidR="00D2733E" w:rsidRPr="004F3B18" w:rsidRDefault="007E7861" w:rsidP="00B260E9">
            <w:pPr>
              <w:jc w:val="center"/>
              <w:rPr>
                <w:rFonts w:ascii="Calibri" w:hAnsi="Calibri" w:cs="Calibri"/>
              </w:rPr>
            </w:pPr>
            <w:r w:rsidRPr="004F3B18">
              <w:rPr>
                <w:rFonts w:ascii="Calibri" w:hAnsi="Calibri" w:cs="Calibri"/>
              </w:rPr>
              <w:t>2.29</w:t>
            </w:r>
          </w:p>
        </w:tc>
        <w:tc>
          <w:tcPr>
            <w:tcW w:w="753" w:type="dxa"/>
          </w:tcPr>
          <w:p w14:paraId="19AB4505" w14:textId="46547AAC" w:rsidR="00D2733E" w:rsidRPr="004F3B18" w:rsidRDefault="007E7861" w:rsidP="00B260E9">
            <w:pPr>
              <w:jc w:val="center"/>
              <w:rPr>
                <w:rFonts w:ascii="Calibri" w:hAnsi="Calibri" w:cs="Calibri"/>
              </w:rPr>
            </w:pPr>
            <w:r w:rsidRPr="004F3B18">
              <w:rPr>
                <w:rFonts w:ascii="Calibri" w:hAnsi="Calibri" w:cs="Calibri"/>
              </w:rPr>
              <w:t>9.4</w:t>
            </w:r>
          </w:p>
        </w:tc>
        <w:tc>
          <w:tcPr>
            <w:tcW w:w="962" w:type="dxa"/>
          </w:tcPr>
          <w:p w14:paraId="5A83A170" w14:textId="081D1069" w:rsidR="00D2733E" w:rsidRPr="004F3B18" w:rsidRDefault="00E52B2C" w:rsidP="00B260E9">
            <w:pPr>
              <w:jc w:val="center"/>
              <w:rPr>
                <w:rFonts w:ascii="Calibri" w:hAnsi="Calibri" w:cs="Calibri"/>
              </w:rPr>
            </w:pPr>
            <w:r w:rsidRPr="004F3B18">
              <w:rPr>
                <w:rFonts w:ascii="Calibri" w:hAnsi="Calibri" w:cs="Calibri"/>
              </w:rPr>
              <w:t>-65.18</w:t>
            </w:r>
          </w:p>
        </w:tc>
        <w:tc>
          <w:tcPr>
            <w:tcW w:w="753" w:type="dxa"/>
          </w:tcPr>
          <w:p w14:paraId="06D5309D" w14:textId="4AD696C1" w:rsidR="00D2733E" w:rsidRPr="004F3B18" w:rsidRDefault="00E52B2C" w:rsidP="00B260E9">
            <w:pPr>
              <w:jc w:val="center"/>
              <w:rPr>
                <w:rFonts w:ascii="Calibri" w:hAnsi="Calibri" w:cs="Calibri"/>
              </w:rPr>
            </w:pPr>
            <w:r w:rsidRPr="004F3B18">
              <w:rPr>
                <w:rFonts w:ascii="Calibri" w:hAnsi="Calibri" w:cs="Calibri"/>
              </w:rPr>
              <w:t>16.28</w:t>
            </w:r>
          </w:p>
        </w:tc>
        <w:tc>
          <w:tcPr>
            <w:tcW w:w="1056" w:type="dxa"/>
          </w:tcPr>
          <w:p w14:paraId="3BB6B23B" w14:textId="43F8259D" w:rsidR="00D2733E" w:rsidRPr="004F3B18" w:rsidRDefault="00E52B2C" w:rsidP="00B260E9">
            <w:pPr>
              <w:jc w:val="center"/>
              <w:rPr>
                <w:rFonts w:ascii="Calibri" w:hAnsi="Calibri" w:cs="Calibri"/>
              </w:rPr>
            </w:pPr>
            <w:r w:rsidRPr="004F3B18">
              <w:rPr>
                <w:rFonts w:ascii="Calibri" w:hAnsi="Calibri" w:cs="Calibri"/>
              </w:rPr>
              <w:t>-167.0</w:t>
            </w:r>
          </w:p>
        </w:tc>
      </w:tr>
      <w:tr w:rsidR="00D2733E" w:rsidRPr="004F3B18" w14:paraId="5659629D" w14:textId="77777777" w:rsidTr="0059309F">
        <w:tc>
          <w:tcPr>
            <w:tcW w:w="698" w:type="dxa"/>
            <w:vMerge/>
          </w:tcPr>
          <w:p w14:paraId="3934BF78" w14:textId="77777777" w:rsidR="00D2733E" w:rsidRPr="004F3B18" w:rsidRDefault="00D2733E" w:rsidP="00B260E9">
            <w:pPr>
              <w:jc w:val="center"/>
              <w:rPr>
                <w:rFonts w:ascii="Calibri" w:hAnsi="Calibri" w:cs="Calibri"/>
              </w:rPr>
            </w:pPr>
          </w:p>
        </w:tc>
        <w:tc>
          <w:tcPr>
            <w:tcW w:w="1205" w:type="dxa"/>
            <w:vMerge/>
          </w:tcPr>
          <w:p w14:paraId="37A22D0B" w14:textId="77777777" w:rsidR="00D2733E" w:rsidRPr="004F3B18" w:rsidRDefault="00D2733E" w:rsidP="00B260E9">
            <w:pPr>
              <w:jc w:val="center"/>
              <w:rPr>
                <w:rFonts w:ascii="Calibri" w:hAnsi="Calibri" w:cs="Calibri"/>
              </w:rPr>
            </w:pPr>
          </w:p>
        </w:tc>
        <w:tc>
          <w:tcPr>
            <w:tcW w:w="850" w:type="dxa"/>
          </w:tcPr>
          <w:p w14:paraId="63A6DFA7"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13DEEFA6" w14:textId="7E148C17" w:rsidR="00D2733E" w:rsidRPr="004F3B18" w:rsidRDefault="00FE44A7" w:rsidP="00B260E9">
            <w:pPr>
              <w:jc w:val="center"/>
              <w:rPr>
                <w:rFonts w:ascii="Calibri" w:hAnsi="Calibri" w:cs="Calibri"/>
              </w:rPr>
            </w:pPr>
            <w:r w:rsidRPr="004F3B18">
              <w:rPr>
                <w:rFonts w:ascii="Calibri" w:hAnsi="Calibri" w:cs="Calibri"/>
              </w:rPr>
              <w:t>1.36</w:t>
            </w:r>
          </w:p>
        </w:tc>
        <w:tc>
          <w:tcPr>
            <w:tcW w:w="659" w:type="dxa"/>
          </w:tcPr>
          <w:p w14:paraId="6A9C6EF2" w14:textId="08485801" w:rsidR="00D2733E" w:rsidRPr="004F3B18" w:rsidRDefault="00FE44A7" w:rsidP="00B260E9">
            <w:pPr>
              <w:jc w:val="center"/>
              <w:rPr>
                <w:rFonts w:ascii="Calibri" w:hAnsi="Calibri" w:cs="Calibri"/>
              </w:rPr>
            </w:pPr>
            <w:r w:rsidRPr="004F3B18">
              <w:rPr>
                <w:rFonts w:ascii="Calibri" w:hAnsi="Calibri" w:cs="Calibri"/>
              </w:rPr>
              <w:t>0.94</w:t>
            </w:r>
          </w:p>
        </w:tc>
        <w:tc>
          <w:tcPr>
            <w:tcW w:w="1328" w:type="dxa"/>
          </w:tcPr>
          <w:p w14:paraId="0E592A3C" w14:textId="6CB27223" w:rsidR="00D2733E" w:rsidRPr="004F3B18" w:rsidRDefault="00090B26" w:rsidP="00B260E9">
            <w:pPr>
              <w:jc w:val="center"/>
              <w:rPr>
                <w:rFonts w:ascii="Calibri" w:hAnsi="Calibri" w:cs="Calibri"/>
              </w:rPr>
            </w:pPr>
            <w:r w:rsidRPr="004F3B18">
              <w:rPr>
                <w:rFonts w:ascii="Calibri" w:hAnsi="Calibri" w:cs="Calibri"/>
              </w:rPr>
              <w:t>0.1</w:t>
            </w:r>
          </w:p>
        </w:tc>
        <w:tc>
          <w:tcPr>
            <w:tcW w:w="753" w:type="dxa"/>
          </w:tcPr>
          <w:p w14:paraId="0DB5FDFE" w14:textId="575AE4C5" w:rsidR="00D2733E" w:rsidRPr="004F3B18" w:rsidRDefault="00090B26" w:rsidP="00B260E9">
            <w:pPr>
              <w:jc w:val="center"/>
              <w:rPr>
                <w:rFonts w:ascii="Calibri" w:hAnsi="Calibri" w:cs="Calibri"/>
              </w:rPr>
            </w:pPr>
            <w:r w:rsidRPr="004F3B18">
              <w:rPr>
                <w:rFonts w:ascii="Calibri" w:hAnsi="Calibri" w:cs="Calibri"/>
              </w:rPr>
              <w:t>2.27</w:t>
            </w:r>
          </w:p>
        </w:tc>
        <w:tc>
          <w:tcPr>
            <w:tcW w:w="962" w:type="dxa"/>
          </w:tcPr>
          <w:p w14:paraId="19DDA39C" w14:textId="6369CA57" w:rsidR="00D2733E" w:rsidRPr="004F3B18" w:rsidRDefault="00090B26" w:rsidP="00B260E9">
            <w:pPr>
              <w:jc w:val="center"/>
              <w:rPr>
                <w:rFonts w:ascii="Calibri" w:hAnsi="Calibri" w:cs="Calibri"/>
              </w:rPr>
            </w:pPr>
            <w:r w:rsidRPr="004F3B18">
              <w:rPr>
                <w:rFonts w:ascii="Calibri" w:hAnsi="Calibri" w:cs="Calibri"/>
              </w:rPr>
              <w:t>-2.65</w:t>
            </w:r>
          </w:p>
        </w:tc>
        <w:tc>
          <w:tcPr>
            <w:tcW w:w="753" w:type="dxa"/>
          </w:tcPr>
          <w:p w14:paraId="66DA6333" w14:textId="6D30A760" w:rsidR="00D2733E" w:rsidRPr="004F3B18" w:rsidRDefault="00090B26" w:rsidP="00B260E9">
            <w:pPr>
              <w:jc w:val="center"/>
              <w:rPr>
                <w:rFonts w:ascii="Calibri" w:hAnsi="Calibri" w:cs="Calibri"/>
              </w:rPr>
            </w:pPr>
            <w:r w:rsidRPr="004F3B18">
              <w:rPr>
                <w:rFonts w:ascii="Calibri" w:hAnsi="Calibri" w:cs="Calibri"/>
              </w:rPr>
              <w:t>1.82</w:t>
            </w:r>
          </w:p>
        </w:tc>
        <w:tc>
          <w:tcPr>
            <w:tcW w:w="1056" w:type="dxa"/>
          </w:tcPr>
          <w:p w14:paraId="631C78F6" w14:textId="10E6219B" w:rsidR="00D2733E" w:rsidRPr="004F3B18" w:rsidRDefault="00090B26" w:rsidP="00B260E9">
            <w:pPr>
              <w:jc w:val="center"/>
              <w:rPr>
                <w:rFonts w:ascii="Calibri" w:hAnsi="Calibri" w:cs="Calibri"/>
              </w:rPr>
            </w:pPr>
            <w:r w:rsidRPr="004F3B18">
              <w:rPr>
                <w:rFonts w:ascii="Calibri" w:hAnsi="Calibri" w:cs="Calibri"/>
              </w:rPr>
              <w:t>-1.23</w:t>
            </w:r>
          </w:p>
        </w:tc>
      </w:tr>
      <w:tr w:rsidR="00D2733E" w:rsidRPr="004F3B18" w14:paraId="2B54EA2F" w14:textId="77777777" w:rsidTr="0059309F">
        <w:tc>
          <w:tcPr>
            <w:tcW w:w="698" w:type="dxa"/>
            <w:vMerge/>
          </w:tcPr>
          <w:p w14:paraId="3E28F46E" w14:textId="77777777" w:rsidR="00D2733E" w:rsidRPr="004F3B18" w:rsidRDefault="00D2733E" w:rsidP="00B260E9">
            <w:pPr>
              <w:jc w:val="center"/>
              <w:rPr>
                <w:rFonts w:ascii="Calibri" w:hAnsi="Calibri" w:cs="Calibri"/>
              </w:rPr>
            </w:pPr>
          </w:p>
        </w:tc>
        <w:tc>
          <w:tcPr>
            <w:tcW w:w="1205" w:type="dxa"/>
            <w:vMerge/>
          </w:tcPr>
          <w:p w14:paraId="4436002B" w14:textId="77777777" w:rsidR="00D2733E" w:rsidRPr="004F3B18" w:rsidRDefault="00D2733E" w:rsidP="00B260E9">
            <w:pPr>
              <w:jc w:val="center"/>
              <w:rPr>
                <w:rFonts w:ascii="Calibri" w:hAnsi="Calibri" w:cs="Calibri"/>
              </w:rPr>
            </w:pPr>
          </w:p>
        </w:tc>
        <w:tc>
          <w:tcPr>
            <w:tcW w:w="850" w:type="dxa"/>
          </w:tcPr>
          <w:p w14:paraId="66B15426"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3BF6308A" w14:textId="7469A4BD" w:rsidR="00D2733E" w:rsidRPr="004F3B18" w:rsidRDefault="0081028C" w:rsidP="00B260E9">
            <w:pPr>
              <w:jc w:val="center"/>
              <w:rPr>
                <w:rFonts w:ascii="Calibri" w:hAnsi="Calibri" w:cs="Calibri"/>
              </w:rPr>
            </w:pPr>
            <w:r w:rsidRPr="004F3B18">
              <w:rPr>
                <w:rFonts w:ascii="Calibri" w:hAnsi="Calibri" w:cs="Calibri"/>
              </w:rPr>
              <w:t>1.35</w:t>
            </w:r>
          </w:p>
        </w:tc>
        <w:tc>
          <w:tcPr>
            <w:tcW w:w="659" w:type="dxa"/>
          </w:tcPr>
          <w:p w14:paraId="6EB0E5D6" w14:textId="39C3E685" w:rsidR="00D2733E" w:rsidRPr="004F3B18" w:rsidRDefault="0081028C" w:rsidP="00B260E9">
            <w:pPr>
              <w:jc w:val="center"/>
              <w:rPr>
                <w:rFonts w:ascii="Calibri" w:hAnsi="Calibri" w:cs="Calibri"/>
              </w:rPr>
            </w:pPr>
            <w:r w:rsidRPr="004F3B18">
              <w:rPr>
                <w:rFonts w:ascii="Calibri" w:hAnsi="Calibri" w:cs="Calibri"/>
              </w:rPr>
              <w:t>0.94</w:t>
            </w:r>
          </w:p>
        </w:tc>
        <w:tc>
          <w:tcPr>
            <w:tcW w:w="1328" w:type="dxa"/>
          </w:tcPr>
          <w:p w14:paraId="136E3C6E" w14:textId="4AA2013B" w:rsidR="00D2733E" w:rsidRPr="004F3B18" w:rsidRDefault="00414F9F" w:rsidP="00B260E9">
            <w:pPr>
              <w:jc w:val="center"/>
              <w:rPr>
                <w:rFonts w:ascii="Calibri" w:hAnsi="Calibri" w:cs="Calibri"/>
              </w:rPr>
            </w:pPr>
            <w:r w:rsidRPr="004F3B18">
              <w:rPr>
                <w:rFonts w:ascii="Calibri" w:hAnsi="Calibri" w:cs="Calibri"/>
              </w:rPr>
              <w:t>0.92</w:t>
            </w:r>
          </w:p>
        </w:tc>
        <w:tc>
          <w:tcPr>
            <w:tcW w:w="753" w:type="dxa"/>
          </w:tcPr>
          <w:p w14:paraId="0710FAD7" w14:textId="2A50F6FD" w:rsidR="00D2733E" w:rsidRPr="004F3B18" w:rsidRDefault="00414F9F" w:rsidP="00B260E9">
            <w:pPr>
              <w:jc w:val="center"/>
              <w:rPr>
                <w:rFonts w:ascii="Calibri" w:hAnsi="Calibri" w:cs="Calibri"/>
              </w:rPr>
            </w:pPr>
            <w:r w:rsidRPr="004F3B18">
              <w:rPr>
                <w:rFonts w:ascii="Calibri" w:hAnsi="Calibri" w:cs="Calibri"/>
              </w:rPr>
              <w:t>8.28</w:t>
            </w:r>
          </w:p>
        </w:tc>
        <w:tc>
          <w:tcPr>
            <w:tcW w:w="962" w:type="dxa"/>
          </w:tcPr>
          <w:p w14:paraId="3173CA65" w14:textId="2D510661" w:rsidR="00D2733E" w:rsidRPr="004F3B18" w:rsidRDefault="00414F9F" w:rsidP="00B260E9">
            <w:pPr>
              <w:jc w:val="center"/>
              <w:rPr>
                <w:rFonts w:ascii="Calibri" w:hAnsi="Calibri" w:cs="Calibri"/>
              </w:rPr>
            </w:pPr>
            <w:r w:rsidRPr="004F3B18">
              <w:rPr>
                <w:rFonts w:ascii="Calibri" w:hAnsi="Calibri" w:cs="Calibri"/>
              </w:rPr>
              <w:t>-47</w:t>
            </w:r>
            <w:r w:rsidR="00E9138C" w:rsidRPr="004F3B18">
              <w:rPr>
                <w:rFonts w:ascii="Calibri" w:hAnsi="Calibri" w:cs="Calibri"/>
              </w:rPr>
              <w:t>.62</w:t>
            </w:r>
          </w:p>
        </w:tc>
        <w:tc>
          <w:tcPr>
            <w:tcW w:w="753" w:type="dxa"/>
          </w:tcPr>
          <w:p w14:paraId="422858B0" w14:textId="64610D15" w:rsidR="00D2733E" w:rsidRPr="004F3B18" w:rsidRDefault="00E9138C" w:rsidP="00B260E9">
            <w:pPr>
              <w:jc w:val="center"/>
              <w:rPr>
                <w:rFonts w:ascii="Calibri" w:hAnsi="Calibri" w:cs="Calibri"/>
              </w:rPr>
            </w:pPr>
            <w:r w:rsidRPr="004F3B18">
              <w:rPr>
                <w:rFonts w:ascii="Calibri" w:hAnsi="Calibri" w:cs="Calibri"/>
              </w:rPr>
              <w:t>12.76</w:t>
            </w:r>
          </w:p>
        </w:tc>
        <w:tc>
          <w:tcPr>
            <w:tcW w:w="1056" w:type="dxa"/>
          </w:tcPr>
          <w:p w14:paraId="20DF232B" w14:textId="4B8FB49E" w:rsidR="00D2733E" w:rsidRPr="004F3B18" w:rsidRDefault="00E9138C" w:rsidP="00B260E9">
            <w:pPr>
              <w:jc w:val="center"/>
              <w:rPr>
                <w:rFonts w:ascii="Calibri" w:hAnsi="Calibri" w:cs="Calibri"/>
              </w:rPr>
            </w:pPr>
            <w:r w:rsidRPr="004F3B18">
              <w:rPr>
                <w:rFonts w:ascii="Calibri" w:hAnsi="Calibri" w:cs="Calibri"/>
              </w:rPr>
              <w:t>-98.6</w:t>
            </w:r>
          </w:p>
        </w:tc>
      </w:tr>
      <w:tr w:rsidR="00D2733E" w:rsidRPr="004F3B18" w14:paraId="542ECE50" w14:textId="77777777" w:rsidTr="0059309F">
        <w:tc>
          <w:tcPr>
            <w:tcW w:w="698" w:type="dxa"/>
            <w:vMerge/>
          </w:tcPr>
          <w:p w14:paraId="73A8E470" w14:textId="77777777" w:rsidR="00D2733E" w:rsidRPr="004F3B18" w:rsidRDefault="00D2733E" w:rsidP="00B260E9">
            <w:pPr>
              <w:jc w:val="center"/>
              <w:rPr>
                <w:rFonts w:ascii="Calibri" w:hAnsi="Calibri" w:cs="Calibri"/>
              </w:rPr>
            </w:pPr>
          </w:p>
        </w:tc>
        <w:tc>
          <w:tcPr>
            <w:tcW w:w="1205" w:type="dxa"/>
            <w:vMerge/>
          </w:tcPr>
          <w:p w14:paraId="315094F3" w14:textId="77777777" w:rsidR="00D2733E" w:rsidRPr="004F3B18" w:rsidRDefault="00D2733E" w:rsidP="00B260E9">
            <w:pPr>
              <w:jc w:val="center"/>
              <w:rPr>
                <w:rFonts w:ascii="Calibri" w:hAnsi="Calibri" w:cs="Calibri"/>
              </w:rPr>
            </w:pPr>
          </w:p>
        </w:tc>
        <w:tc>
          <w:tcPr>
            <w:tcW w:w="850" w:type="dxa"/>
          </w:tcPr>
          <w:p w14:paraId="7B6EF648"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6AEB1759" w14:textId="43FBC9DB" w:rsidR="00D2733E" w:rsidRPr="004F3B18" w:rsidRDefault="00E9138C" w:rsidP="00B260E9">
            <w:pPr>
              <w:jc w:val="center"/>
              <w:rPr>
                <w:rFonts w:ascii="Calibri" w:hAnsi="Calibri" w:cs="Calibri"/>
              </w:rPr>
            </w:pPr>
            <w:r w:rsidRPr="004F3B18">
              <w:rPr>
                <w:rFonts w:ascii="Calibri" w:hAnsi="Calibri" w:cs="Calibri"/>
              </w:rPr>
              <w:t>1.34</w:t>
            </w:r>
          </w:p>
        </w:tc>
        <w:tc>
          <w:tcPr>
            <w:tcW w:w="659" w:type="dxa"/>
          </w:tcPr>
          <w:p w14:paraId="57EBA073" w14:textId="060DB531" w:rsidR="00D2733E" w:rsidRPr="004F3B18" w:rsidRDefault="00E9138C" w:rsidP="00B260E9">
            <w:pPr>
              <w:jc w:val="center"/>
              <w:rPr>
                <w:rFonts w:ascii="Calibri" w:hAnsi="Calibri" w:cs="Calibri"/>
              </w:rPr>
            </w:pPr>
            <w:r w:rsidRPr="004F3B18">
              <w:rPr>
                <w:rFonts w:ascii="Calibri" w:hAnsi="Calibri" w:cs="Calibri"/>
              </w:rPr>
              <w:t>0.94</w:t>
            </w:r>
          </w:p>
        </w:tc>
        <w:tc>
          <w:tcPr>
            <w:tcW w:w="1328" w:type="dxa"/>
          </w:tcPr>
          <w:p w14:paraId="05774402" w14:textId="5D45900A" w:rsidR="00D2733E" w:rsidRPr="004F3B18" w:rsidRDefault="009E709B" w:rsidP="00B260E9">
            <w:pPr>
              <w:jc w:val="center"/>
              <w:rPr>
                <w:rFonts w:ascii="Calibri" w:hAnsi="Calibri" w:cs="Calibri"/>
              </w:rPr>
            </w:pPr>
            <w:r w:rsidRPr="004F3B18">
              <w:rPr>
                <w:rFonts w:ascii="Calibri" w:hAnsi="Calibri" w:cs="Calibri"/>
              </w:rPr>
              <w:t>1.17</w:t>
            </w:r>
          </w:p>
        </w:tc>
        <w:tc>
          <w:tcPr>
            <w:tcW w:w="753" w:type="dxa"/>
          </w:tcPr>
          <w:p w14:paraId="4B78A73D" w14:textId="38FC7B89" w:rsidR="00D2733E" w:rsidRPr="004F3B18" w:rsidRDefault="009E709B" w:rsidP="00B260E9">
            <w:pPr>
              <w:jc w:val="center"/>
              <w:rPr>
                <w:rFonts w:ascii="Calibri" w:hAnsi="Calibri" w:cs="Calibri"/>
              </w:rPr>
            </w:pPr>
            <w:r w:rsidRPr="004F3B18">
              <w:rPr>
                <w:rFonts w:ascii="Calibri" w:hAnsi="Calibri" w:cs="Calibri"/>
              </w:rPr>
              <w:t>7.42</w:t>
            </w:r>
          </w:p>
        </w:tc>
        <w:tc>
          <w:tcPr>
            <w:tcW w:w="962" w:type="dxa"/>
          </w:tcPr>
          <w:p w14:paraId="6EB4B6EF" w14:textId="2AF6C566" w:rsidR="00D2733E" w:rsidRPr="004F3B18" w:rsidRDefault="009E709B" w:rsidP="00B260E9">
            <w:pPr>
              <w:jc w:val="center"/>
              <w:rPr>
                <w:rFonts w:ascii="Calibri" w:hAnsi="Calibri" w:cs="Calibri"/>
              </w:rPr>
            </w:pPr>
            <w:r w:rsidRPr="004F3B18">
              <w:rPr>
                <w:rFonts w:ascii="Calibri" w:hAnsi="Calibri" w:cs="Calibri"/>
              </w:rPr>
              <w:t>-45.19</w:t>
            </w:r>
          </w:p>
        </w:tc>
        <w:tc>
          <w:tcPr>
            <w:tcW w:w="753" w:type="dxa"/>
          </w:tcPr>
          <w:p w14:paraId="25DADE9F" w14:textId="0CBF01E4" w:rsidR="00D2733E" w:rsidRPr="004F3B18" w:rsidRDefault="009E709B" w:rsidP="00B260E9">
            <w:pPr>
              <w:jc w:val="center"/>
              <w:rPr>
                <w:rFonts w:ascii="Calibri" w:hAnsi="Calibri" w:cs="Calibri"/>
              </w:rPr>
            </w:pPr>
            <w:r w:rsidRPr="004F3B18">
              <w:rPr>
                <w:rFonts w:ascii="Calibri" w:hAnsi="Calibri" w:cs="Calibri"/>
              </w:rPr>
              <w:t>16.33</w:t>
            </w:r>
          </w:p>
        </w:tc>
        <w:tc>
          <w:tcPr>
            <w:tcW w:w="1056" w:type="dxa"/>
          </w:tcPr>
          <w:p w14:paraId="589B2D89" w14:textId="498FBAE2" w:rsidR="00D2733E" w:rsidRPr="004F3B18" w:rsidRDefault="009E709B" w:rsidP="00B260E9">
            <w:pPr>
              <w:jc w:val="center"/>
              <w:rPr>
                <w:rFonts w:ascii="Calibri" w:hAnsi="Calibri" w:cs="Calibri"/>
              </w:rPr>
            </w:pPr>
            <w:r w:rsidRPr="004F3B18">
              <w:rPr>
                <w:rFonts w:ascii="Calibri" w:hAnsi="Calibri" w:cs="Calibri"/>
              </w:rPr>
              <w:t>-186.7</w:t>
            </w:r>
          </w:p>
        </w:tc>
      </w:tr>
      <w:tr w:rsidR="00D2733E" w:rsidRPr="004F3B18" w14:paraId="5D36565B" w14:textId="77777777" w:rsidTr="0059309F">
        <w:tc>
          <w:tcPr>
            <w:tcW w:w="698" w:type="dxa"/>
            <w:vMerge/>
          </w:tcPr>
          <w:p w14:paraId="22ADC255" w14:textId="77777777" w:rsidR="00D2733E" w:rsidRPr="004F3B18" w:rsidRDefault="00D2733E" w:rsidP="00B260E9">
            <w:pPr>
              <w:jc w:val="center"/>
              <w:rPr>
                <w:rFonts w:ascii="Calibri" w:hAnsi="Calibri" w:cs="Calibri"/>
              </w:rPr>
            </w:pPr>
          </w:p>
        </w:tc>
        <w:tc>
          <w:tcPr>
            <w:tcW w:w="1205" w:type="dxa"/>
            <w:vMerge w:val="restart"/>
          </w:tcPr>
          <w:p w14:paraId="7F050699"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0" w:type="dxa"/>
          </w:tcPr>
          <w:p w14:paraId="7EDB25F9"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384CAE2E" w14:textId="3A95BFCE" w:rsidR="00D2733E" w:rsidRPr="004F3B18" w:rsidRDefault="00814201" w:rsidP="00B260E9">
            <w:pPr>
              <w:jc w:val="center"/>
              <w:rPr>
                <w:rFonts w:ascii="Calibri" w:hAnsi="Calibri" w:cs="Calibri"/>
              </w:rPr>
            </w:pPr>
            <w:r w:rsidRPr="004F3B18">
              <w:rPr>
                <w:rFonts w:ascii="Calibri" w:hAnsi="Calibri" w:cs="Calibri"/>
              </w:rPr>
              <w:t>1.4</w:t>
            </w:r>
          </w:p>
        </w:tc>
        <w:tc>
          <w:tcPr>
            <w:tcW w:w="659" w:type="dxa"/>
          </w:tcPr>
          <w:p w14:paraId="70C2E3C3" w14:textId="1519D333" w:rsidR="00D2733E" w:rsidRPr="004F3B18" w:rsidRDefault="00814201" w:rsidP="00B260E9">
            <w:pPr>
              <w:jc w:val="center"/>
              <w:rPr>
                <w:rFonts w:ascii="Calibri" w:hAnsi="Calibri" w:cs="Calibri"/>
              </w:rPr>
            </w:pPr>
            <w:r w:rsidRPr="004F3B18">
              <w:rPr>
                <w:rFonts w:ascii="Calibri" w:hAnsi="Calibri" w:cs="Calibri"/>
              </w:rPr>
              <w:t>0.94</w:t>
            </w:r>
          </w:p>
        </w:tc>
        <w:tc>
          <w:tcPr>
            <w:tcW w:w="1328" w:type="dxa"/>
          </w:tcPr>
          <w:p w14:paraId="7FA8B3DC" w14:textId="7E91C6B1" w:rsidR="00D2733E" w:rsidRPr="004F3B18" w:rsidRDefault="00553D2E" w:rsidP="00B260E9">
            <w:pPr>
              <w:jc w:val="center"/>
              <w:rPr>
                <w:rFonts w:ascii="Calibri" w:hAnsi="Calibri" w:cs="Calibri"/>
              </w:rPr>
            </w:pPr>
            <w:r w:rsidRPr="004F3B18">
              <w:rPr>
                <w:rFonts w:ascii="Calibri" w:hAnsi="Calibri" w:cs="Calibri"/>
              </w:rPr>
              <w:t>0.4</w:t>
            </w:r>
          </w:p>
        </w:tc>
        <w:tc>
          <w:tcPr>
            <w:tcW w:w="753" w:type="dxa"/>
          </w:tcPr>
          <w:p w14:paraId="0609013A" w14:textId="6D1BDE1C" w:rsidR="00D2733E" w:rsidRPr="004F3B18" w:rsidRDefault="00553D2E" w:rsidP="00B260E9">
            <w:pPr>
              <w:jc w:val="center"/>
              <w:rPr>
                <w:rFonts w:ascii="Calibri" w:hAnsi="Calibri" w:cs="Calibri"/>
              </w:rPr>
            </w:pPr>
            <w:r w:rsidRPr="004F3B18">
              <w:rPr>
                <w:rFonts w:ascii="Calibri" w:hAnsi="Calibri" w:cs="Calibri"/>
              </w:rPr>
              <w:t>1.22</w:t>
            </w:r>
          </w:p>
        </w:tc>
        <w:tc>
          <w:tcPr>
            <w:tcW w:w="962" w:type="dxa"/>
          </w:tcPr>
          <w:p w14:paraId="2280BCC1" w14:textId="2B61DF17" w:rsidR="00D2733E" w:rsidRPr="004F3B18" w:rsidRDefault="006E05D2" w:rsidP="00B260E9">
            <w:pPr>
              <w:jc w:val="center"/>
              <w:rPr>
                <w:rFonts w:ascii="Calibri" w:hAnsi="Calibri" w:cs="Calibri"/>
              </w:rPr>
            </w:pPr>
            <w:r w:rsidRPr="004F3B18">
              <w:rPr>
                <w:rFonts w:ascii="Calibri" w:hAnsi="Calibri" w:cs="Calibri"/>
              </w:rPr>
              <w:t>-0.15</w:t>
            </w:r>
          </w:p>
        </w:tc>
        <w:tc>
          <w:tcPr>
            <w:tcW w:w="753" w:type="dxa"/>
          </w:tcPr>
          <w:p w14:paraId="3FD5F1CF" w14:textId="09ECFB1E" w:rsidR="00D2733E" w:rsidRPr="004F3B18" w:rsidRDefault="006E05D2" w:rsidP="00B260E9">
            <w:pPr>
              <w:jc w:val="center"/>
              <w:rPr>
                <w:rFonts w:ascii="Calibri" w:hAnsi="Calibri" w:cs="Calibri"/>
              </w:rPr>
            </w:pPr>
            <w:r w:rsidRPr="004F3B18">
              <w:rPr>
                <w:rFonts w:ascii="Calibri" w:hAnsi="Calibri" w:cs="Calibri"/>
              </w:rPr>
              <w:t>2.27</w:t>
            </w:r>
          </w:p>
        </w:tc>
        <w:tc>
          <w:tcPr>
            <w:tcW w:w="1056" w:type="dxa"/>
          </w:tcPr>
          <w:p w14:paraId="0DAA66CC" w14:textId="79AF6F0F" w:rsidR="00D2733E" w:rsidRPr="004F3B18" w:rsidRDefault="006E05D2" w:rsidP="00B260E9">
            <w:pPr>
              <w:jc w:val="center"/>
              <w:rPr>
                <w:rFonts w:ascii="Calibri" w:hAnsi="Calibri" w:cs="Calibri"/>
              </w:rPr>
            </w:pPr>
            <w:r w:rsidRPr="004F3B18">
              <w:rPr>
                <w:rFonts w:ascii="Calibri" w:hAnsi="Calibri" w:cs="Calibri"/>
              </w:rPr>
              <w:t>-3.13</w:t>
            </w:r>
          </w:p>
        </w:tc>
      </w:tr>
      <w:tr w:rsidR="00D2733E" w:rsidRPr="004F3B18" w14:paraId="20225B54" w14:textId="77777777" w:rsidTr="0059309F">
        <w:tc>
          <w:tcPr>
            <w:tcW w:w="698" w:type="dxa"/>
            <w:vMerge/>
          </w:tcPr>
          <w:p w14:paraId="089BCE62" w14:textId="77777777" w:rsidR="00D2733E" w:rsidRPr="004F3B18" w:rsidRDefault="00D2733E" w:rsidP="00B260E9">
            <w:pPr>
              <w:jc w:val="center"/>
              <w:rPr>
                <w:rFonts w:ascii="Calibri" w:hAnsi="Calibri" w:cs="Calibri"/>
              </w:rPr>
            </w:pPr>
          </w:p>
        </w:tc>
        <w:tc>
          <w:tcPr>
            <w:tcW w:w="1205" w:type="dxa"/>
            <w:vMerge/>
          </w:tcPr>
          <w:p w14:paraId="5C49399A" w14:textId="77777777" w:rsidR="00D2733E" w:rsidRPr="004F3B18" w:rsidRDefault="00D2733E" w:rsidP="00B260E9">
            <w:pPr>
              <w:jc w:val="center"/>
              <w:rPr>
                <w:rFonts w:ascii="Calibri" w:hAnsi="Calibri" w:cs="Calibri"/>
              </w:rPr>
            </w:pPr>
          </w:p>
        </w:tc>
        <w:tc>
          <w:tcPr>
            <w:tcW w:w="850" w:type="dxa"/>
          </w:tcPr>
          <w:p w14:paraId="0033A509"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584F06CF" w14:textId="15245727" w:rsidR="00D2733E" w:rsidRPr="004F3B18" w:rsidRDefault="006E05D2" w:rsidP="00B260E9">
            <w:pPr>
              <w:jc w:val="center"/>
              <w:rPr>
                <w:rFonts w:ascii="Calibri" w:hAnsi="Calibri" w:cs="Calibri"/>
              </w:rPr>
            </w:pPr>
            <w:r w:rsidRPr="004F3B18">
              <w:rPr>
                <w:rFonts w:ascii="Calibri" w:hAnsi="Calibri" w:cs="Calibri"/>
              </w:rPr>
              <w:t>1.43</w:t>
            </w:r>
          </w:p>
        </w:tc>
        <w:tc>
          <w:tcPr>
            <w:tcW w:w="659" w:type="dxa"/>
          </w:tcPr>
          <w:p w14:paraId="6AC52A69" w14:textId="7B32D56E" w:rsidR="00D2733E" w:rsidRPr="004F3B18" w:rsidRDefault="006E05D2" w:rsidP="00B260E9">
            <w:pPr>
              <w:jc w:val="center"/>
              <w:rPr>
                <w:rFonts w:ascii="Calibri" w:hAnsi="Calibri" w:cs="Calibri"/>
              </w:rPr>
            </w:pPr>
            <w:r w:rsidRPr="004F3B18">
              <w:rPr>
                <w:rFonts w:ascii="Calibri" w:hAnsi="Calibri" w:cs="Calibri"/>
              </w:rPr>
              <w:t>0.94</w:t>
            </w:r>
          </w:p>
        </w:tc>
        <w:tc>
          <w:tcPr>
            <w:tcW w:w="1328" w:type="dxa"/>
          </w:tcPr>
          <w:p w14:paraId="28F8E5FF" w14:textId="4F88DB3D" w:rsidR="00D2733E" w:rsidRPr="004F3B18" w:rsidRDefault="006D5986" w:rsidP="00B260E9">
            <w:pPr>
              <w:jc w:val="center"/>
              <w:rPr>
                <w:rFonts w:ascii="Calibri" w:hAnsi="Calibri" w:cs="Calibri"/>
              </w:rPr>
            </w:pPr>
            <w:r w:rsidRPr="004F3B18">
              <w:rPr>
                <w:rFonts w:ascii="Calibri" w:hAnsi="Calibri" w:cs="Calibri"/>
              </w:rPr>
              <w:t>0.37</w:t>
            </w:r>
          </w:p>
        </w:tc>
        <w:tc>
          <w:tcPr>
            <w:tcW w:w="753" w:type="dxa"/>
          </w:tcPr>
          <w:p w14:paraId="6F9C382F" w14:textId="1B307E61" w:rsidR="00D2733E" w:rsidRPr="004F3B18" w:rsidRDefault="006D5986" w:rsidP="00B260E9">
            <w:pPr>
              <w:jc w:val="center"/>
              <w:rPr>
                <w:rFonts w:ascii="Calibri" w:hAnsi="Calibri" w:cs="Calibri"/>
              </w:rPr>
            </w:pPr>
            <w:r w:rsidRPr="004F3B18">
              <w:rPr>
                <w:rFonts w:ascii="Calibri" w:hAnsi="Calibri" w:cs="Calibri"/>
              </w:rPr>
              <w:t>4.2</w:t>
            </w:r>
          </w:p>
        </w:tc>
        <w:tc>
          <w:tcPr>
            <w:tcW w:w="962" w:type="dxa"/>
          </w:tcPr>
          <w:p w14:paraId="57244707" w14:textId="1FA72AF5" w:rsidR="00D2733E" w:rsidRPr="004F3B18" w:rsidRDefault="006D5986" w:rsidP="00B260E9">
            <w:pPr>
              <w:jc w:val="center"/>
              <w:rPr>
                <w:rFonts w:ascii="Calibri" w:hAnsi="Calibri" w:cs="Calibri"/>
              </w:rPr>
            </w:pPr>
            <w:r w:rsidRPr="004F3B18">
              <w:rPr>
                <w:rFonts w:ascii="Calibri" w:hAnsi="Calibri" w:cs="Calibri"/>
              </w:rPr>
              <w:t>-11.05</w:t>
            </w:r>
          </w:p>
        </w:tc>
        <w:tc>
          <w:tcPr>
            <w:tcW w:w="753" w:type="dxa"/>
          </w:tcPr>
          <w:p w14:paraId="25C5BD5F" w14:textId="2C602E5B" w:rsidR="00D2733E" w:rsidRPr="004F3B18" w:rsidRDefault="006D5986" w:rsidP="00B260E9">
            <w:pPr>
              <w:jc w:val="center"/>
              <w:rPr>
                <w:rFonts w:ascii="Calibri" w:hAnsi="Calibri" w:cs="Calibri"/>
              </w:rPr>
            </w:pPr>
            <w:r w:rsidRPr="004F3B18">
              <w:rPr>
                <w:rFonts w:ascii="Calibri" w:hAnsi="Calibri" w:cs="Calibri"/>
              </w:rPr>
              <w:t>4.61</w:t>
            </w:r>
          </w:p>
        </w:tc>
        <w:tc>
          <w:tcPr>
            <w:tcW w:w="1056" w:type="dxa"/>
          </w:tcPr>
          <w:p w14:paraId="2DFEB995" w14:textId="49D5DC14" w:rsidR="00D2733E" w:rsidRPr="004F3B18" w:rsidRDefault="006D5986" w:rsidP="00B260E9">
            <w:pPr>
              <w:jc w:val="center"/>
              <w:rPr>
                <w:rFonts w:ascii="Calibri" w:hAnsi="Calibri" w:cs="Calibri"/>
              </w:rPr>
            </w:pPr>
            <w:r w:rsidRPr="004F3B18">
              <w:rPr>
                <w:rFonts w:ascii="Calibri" w:hAnsi="Calibri" w:cs="Calibri"/>
              </w:rPr>
              <w:t>-11.27</w:t>
            </w:r>
          </w:p>
        </w:tc>
      </w:tr>
      <w:tr w:rsidR="00D2733E" w:rsidRPr="004F3B18" w14:paraId="2BC422D6" w14:textId="77777777" w:rsidTr="0059309F">
        <w:tc>
          <w:tcPr>
            <w:tcW w:w="698" w:type="dxa"/>
            <w:vMerge/>
          </w:tcPr>
          <w:p w14:paraId="611662F5" w14:textId="77777777" w:rsidR="00D2733E" w:rsidRPr="004F3B18" w:rsidRDefault="00D2733E" w:rsidP="00B260E9">
            <w:pPr>
              <w:jc w:val="center"/>
              <w:rPr>
                <w:rFonts w:ascii="Calibri" w:hAnsi="Calibri" w:cs="Calibri"/>
              </w:rPr>
            </w:pPr>
          </w:p>
        </w:tc>
        <w:tc>
          <w:tcPr>
            <w:tcW w:w="1205" w:type="dxa"/>
            <w:vMerge/>
          </w:tcPr>
          <w:p w14:paraId="32DF28BF" w14:textId="77777777" w:rsidR="00D2733E" w:rsidRPr="004F3B18" w:rsidRDefault="00D2733E" w:rsidP="00B260E9">
            <w:pPr>
              <w:jc w:val="center"/>
              <w:rPr>
                <w:rFonts w:ascii="Calibri" w:hAnsi="Calibri" w:cs="Calibri"/>
              </w:rPr>
            </w:pPr>
          </w:p>
        </w:tc>
        <w:tc>
          <w:tcPr>
            <w:tcW w:w="850" w:type="dxa"/>
          </w:tcPr>
          <w:p w14:paraId="362AF5C3"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29231388" w14:textId="3320D695" w:rsidR="00D2733E" w:rsidRPr="004F3B18" w:rsidRDefault="00CD20A1" w:rsidP="00B260E9">
            <w:pPr>
              <w:jc w:val="center"/>
              <w:rPr>
                <w:rFonts w:ascii="Calibri" w:hAnsi="Calibri" w:cs="Calibri"/>
              </w:rPr>
            </w:pPr>
            <w:r w:rsidRPr="004F3B18">
              <w:rPr>
                <w:rFonts w:ascii="Calibri" w:hAnsi="Calibri" w:cs="Calibri"/>
              </w:rPr>
              <w:t>1.45</w:t>
            </w:r>
          </w:p>
        </w:tc>
        <w:tc>
          <w:tcPr>
            <w:tcW w:w="659" w:type="dxa"/>
          </w:tcPr>
          <w:p w14:paraId="41B10C24" w14:textId="6B1AB627" w:rsidR="00D2733E" w:rsidRPr="004F3B18" w:rsidRDefault="00CD20A1" w:rsidP="00B260E9">
            <w:pPr>
              <w:jc w:val="center"/>
              <w:rPr>
                <w:rFonts w:ascii="Calibri" w:hAnsi="Calibri" w:cs="Calibri"/>
              </w:rPr>
            </w:pPr>
            <w:r w:rsidRPr="004F3B18">
              <w:rPr>
                <w:rFonts w:ascii="Calibri" w:hAnsi="Calibri" w:cs="Calibri"/>
              </w:rPr>
              <w:t>0.94</w:t>
            </w:r>
          </w:p>
        </w:tc>
        <w:tc>
          <w:tcPr>
            <w:tcW w:w="1328" w:type="dxa"/>
          </w:tcPr>
          <w:p w14:paraId="402BA2B6" w14:textId="2E74C05F" w:rsidR="00D2733E" w:rsidRPr="004F3B18" w:rsidRDefault="00CD20A1" w:rsidP="00B260E9">
            <w:pPr>
              <w:jc w:val="center"/>
              <w:rPr>
                <w:rFonts w:ascii="Calibri" w:hAnsi="Calibri" w:cs="Calibri"/>
              </w:rPr>
            </w:pPr>
            <w:r w:rsidRPr="004F3B18">
              <w:rPr>
                <w:rFonts w:ascii="Calibri" w:hAnsi="Calibri" w:cs="Calibri"/>
              </w:rPr>
              <w:t>0.24</w:t>
            </w:r>
          </w:p>
        </w:tc>
        <w:tc>
          <w:tcPr>
            <w:tcW w:w="753" w:type="dxa"/>
          </w:tcPr>
          <w:p w14:paraId="650DED97" w14:textId="08D03B53" w:rsidR="00D2733E" w:rsidRPr="004F3B18" w:rsidRDefault="00CD20A1" w:rsidP="00B260E9">
            <w:pPr>
              <w:jc w:val="center"/>
              <w:rPr>
                <w:rFonts w:ascii="Calibri" w:hAnsi="Calibri" w:cs="Calibri"/>
              </w:rPr>
            </w:pPr>
            <w:r w:rsidRPr="004F3B18">
              <w:rPr>
                <w:rFonts w:ascii="Calibri" w:hAnsi="Calibri" w:cs="Calibri"/>
              </w:rPr>
              <w:t>1.34</w:t>
            </w:r>
          </w:p>
        </w:tc>
        <w:tc>
          <w:tcPr>
            <w:tcW w:w="962" w:type="dxa"/>
          </w:tcPr>
          <w:p w14:paraId="6260B303" w14:textId="37E5AEF8" w:rsidR="00D2733E" w:rsidRPr="004F3B18" w:rsidRDefault="00CD20A1" w:rsidP="00B260E9">
            <w:pPr>
              <w:jc w:val="center"/>
              <w:rPr>
                <w:rFonts w:ascii="Calibri" w:hAnsi="Calibri" w:cs="Calibri"/>
              </w:rPr>
            </w:pPr>
            <w:r w:rsidRPr="004F3B18">
              <w:rPr>
                <w:rFonts w:ascii="Calibri" w:hAnsi="Calibri" w:cs="Calibri"/>
              </w:rPr>
              <w:t>-0.28</w:t>
            </w:r>
          </w:p>
        </w:tc>
        <w:tc>
          <w:tcPr>
            <w:tcW w:w="753" w:type="dxa"/>
          </w:tcPr>
          <w:p w14:paraId="32C06F47" w14:textId="73FEB506" w:rsidR="00D2733E" w:rsidRPr="004F3B18" w:rsidRDefault="00CD20A1" w:rsidP="00B260E9">
            <w:pPr>
              <w:jc w:val="center"/>
              <w:rPr>
                <w:rFonts w:ascii="Calibri" w:hAnsi="Calibri" w:cs="Calibri"/>
              </w:rPr>
            </w:pPr>
            <w:r w:rsidRPr="004F3B18">
              <w:rPr>
                <w:rFonts w:ascii="Calibri" w:hAnsi="Calibri" w:cs="Calibri"/>
              </w:rPr>
              <w:t>4.16</w:t>
            </w:r>
          </w:p>
        </w:tc>
        <w:tc>
          <w:tcPr>
            <w:tcW w:w="1056" w:type="dxa"/>
          </w:tcPr>
          <w:p w14:paraId="1B79D3EE" w14:textId="000CEFC2" w:rsidR="00D2733E" w:rsidRPr="004F3B18" w:rsidRDefault="00CD20A1" w:rsidP="00B260E9">
            <w:pPr>
              <w:jc w:val="center"/>
              <w:rPr>
                <w:rFonts w:ascii="Calibri" w:hAnsi="Calibri" w:cs="Calibri"/>
              </w:rPr>
            </w:pPr>
            <w:r w:rsidRPr="004F3B18">
              <w:rPr>
                <w:rFonts w:ascii="Calibri" w:hAnsi="Calibri" w:cs="Calibri"/>
              </w:rPr>
              <w:t>-13.14</w:t>
            </w:r>
          </w:p>
        </w:tc>
      </w:tr>
      <w:tr w:rsidR="00D2733E" w:rsidRPr="004F3B18" w14:paraId="6B13D7A0" w14:textId="77777777" w:rsidTr="0059309F">
        <w:tc>
          <w:tcPr>
            <w:tcW w:w="698" w:type="dxa"/>
            <w:vMerge/>
          </w:tcPr>
          <w:p w14:paraId="1E792943" w14:textId="77777777" w:rsidR="00D2733E" w:rsidRPr="004F3B18" w:rsidRDefault="00D2733E" w:rsidP="00B260E9">
            <w:pPr>
              <w:jc w:val="center"/>
              <w:rPr>
                <w:rFonts w:ascii="Calibri" w:hAnsi="Calibri" w:cs="Calibri"/>
              </w:rPr>
            </w:pPr>
          </w:p>
        </w:tc>
        <w:tc>
          <w:tcPr>
            <w:tcW w:w="1205" w:type="dxa"/>
            <w:vMerge/>
          </w:tcPr>
          <w:p w14:paraId="2930A7B0" w14:textId="77777777" w:rsidR="00D2733E" w:rsidRPr="004F3B18" w:rsidRDefault="00D2733E" w:rsidP="00B260E9">
            <w:pPr>
              <w:jc w:val="center"/>
              <w:rPr>
                <w:rFonts w:ascii="Calibri" w:hAnsi="Calibri" w:cs="Calibri"/>
              </w:rPr>
            </w:pPr>
          </w:p>
        </w:tc>
        <w:tc>
          <w:tcPr>
            <w:tcW w:w="850" w:type="dxa"/>
          </w:tcPr>
          <w:p w14:paraId="4A9DD531"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240892DE" w14:textId="4CBDE3BF" w:rsidR="00D2733E" w:rsidRPr="004F3B18" w:rsidRDefault="00555E6C" w:rsidP="00B260E9">
            <w:pPr>
              <w:jc w:val="center"/>
              <w:rPr>
                <w:rFonts w:ascii="Calibri" w:hAnsi="Calibri" w:cs="Calibri"/>
              </w:rPr>
            </w:pPr>
            <w:r w:rsidRPr="004F3B18">
              <w:rPr>
                <w:rFonts w:ascii="Calibri" w:hAnsi="Calibri" w:cs="Calibri"/>
              </w:rPr>
              <w:t>1.35</w:t>
            </w:r>
          </w:p>
        </w:tc>
        <w:tc>
          <w:tcPr>
            <w:tcW w:w="659" w:type="dxa"/>
          </w:tcPr>
          <w:p w14:paraId="77F70EDC" w14:textId="09A0400E" w:rsidR="00D2733E" w:rsidRPr="004F3B18" w:rsidRDefault="00555E6C" w:rsidP="00B260E9">
            <w:pPr>
              <w:jc w:val="center"/>
              <w:rPr>
                <w:rFonts w:ascii="Calibri" w:hAnsi="Calibri" w:cs="Calibri"/>
              </w:rPr>
            </w:pPr>
            <w:r w:rsidRPr="004F3B18">
              <w:rPr>
                <w:rFonts w:ascii="Calibri" w:hAnsi="Calibri" w:cs="Calibri"/>
              </w:rPr>
              <w:t>0.94</w:t>
            </w:r>
          </w:p>
        </w:tc>
        <w:tc>
          <w:tcPr>
            <w:tcW w:w="1328" w:type="dxa"/>
          </w:tcPr>
          <w:p w14:paraId="5C02014F" w14:textId="56D263C0" w:rsidR="00D2733E" w:rsidRPr="004F3B18" w:rsidRDefault="00EA1C96" w:rsidP="00B260E9">
            <w:pPr>
              <w:jc w:val="center"/>
              <w:rPr>
                <w:rFonts w:ascii="Calibri" w:hAnsi="Calibri" w:cs="Calibri"/>
              </w:rPr>
            </w:pPr>
            <w:r w:rsidRPr="004F3B18">
              <w:rPr>
                <w:rFonts w:ascii="Calibri" w:hAnsi="Calibri" w:cs="Calibri"/>
              </w:rPr>
              <w:t>0.35</w:t>
            </w:r>
          </w:p>
        </w:tc>
        <w:tc>
          <w:tcPr>
            <w:tcW w:w="753" w:type="dxa"/>
          </w:tcPr>
          <w:p w14:paraId="53F92969" w14:textId="13A8FFA8" w:rsidR="00D2733E" w:rsidRPr="004F3B18" w:rsidRDefault="00EA1C96" w:rsidP="00B260E9">
            <w:pPr>
              <w:jc w:val="center"/>
              <w:rPr>
                <w:rFonts w:ascii="Calibri" w:hAnsi="Calibri" w:cs="Calibri"/>
              </w:rPr>
            </w:pPr>
            <w:r w:rsidRPr="004F3B18">
              <w:rPr>
                <w:rFonts w:ascii="Calibri" w:hAnsi="Calibri" w:cs="Calibri"/>
              </w:rPr>
              <w:t>4.02</w:t>
            </w:r>
          </w:p>
        </w:tc>
        <w:tc>
          <w:tcPr>
            <w:tcW w:w="962" w:type="dxa"/>
          </w:tcPr>
          <w:p w14:paraId="18B688B3" w14:textId="72B3A64F" w:rsidR="00D2733E" w:rsidRPr="004F3B18" w:rsidRDefault="00EA1C96" w:rsidP="00B260E9">
            <w:pPr>
              <w:jc w:val="center"/>
              <w:rPr>
                <w:rFonts w:ascii="Calibri" w:hAnsi="Calibri" w:cs="Calibri"/>
              </w:rPr>
            </w:pPr>
            <w:r w:rsidRPr="004F3B18">
              <w:rPr>
                <w:rFonts w:ascii="Calibri" w:hAnsi="Calibri" w:cs="Calibri"/>
              </w:rPr>
              <w:t>-10.32</w:t>
            </w:r>
          </w:p>
        </w:tc>
        <w:tc>
          <w:tcPr>
            <w:tcW w:w="753" w:type="dxa"/>
          </w:tcPr>
          <w:p w14:paraId="2DA6EF8E" w14:textId="427DB5CD" w:rsidR="00D2733E" w:rsidRPr="004F3B18" w:rsidRDefault="00EA1C96" w:rsidP="00B260E9">
            <w:pPr>
              <w:jc w:val="center"/>
              <w:rPr>
                <w:rFonts w:ascii="Calibri" w:hAnsi="Calibri" w:cs="Calibri"/>
              </w:rPr>
            </w:pPr>
            <w:r w:rsidRPr="004F3B18">
              <w:rPr>
                <w:rFonts w:ascii="Calibri" w:hAnsi="Calibri" w:cs="Calibri"/>
              </w:rPr>
              <w:t>4.41</w:t>
            </w:r>
          </w:p>
        </w:tc>
        <w:tc>
          <w:tcPr>
            <w:tcW w:w="1056" w:type="dxa"/>
          </w:tcPr>
          <w:p w14:paraId="7840DAB9" w14:textId="31ABF7B9" w:rsidR="00D2733E" w:rsidRPr="004F3B18" w:rsidRDefault="00EA1C96" w:rsidP="00B260E9">
            <w:pPr>
              <w:jc w:val="center"/>
              <w:rPr>
                <w:rFonts w:ascii="Calibri" w:hAnsi="Calibri" w:cs="Calibri"/>
              </w:rPr>
            </w:pPr>
            <w:r w:rsidRPr="004F3B18">
              <w:rPr>
                <w:rFonts w:ascii="Calibri" w:hAnsi="Calibri" w:cs="Calibri"/>
              </w:rPr>
              <w:t>-10.32</w:t>
            </w:r>
          </w:p>
        </w:tc>
      </w:tr>
    </w:tbl>
    <w:p w14:paraId="73440F08" w14:textId="77777777" w:rsidR="00D2733E" w:rsidRPr="004F3B18" w:rsidRDefault="00D2733E" w:rsidP="00D2733E">
      <w:pPr>
        <w:rPr>
          <w:rFonts w:ascii="Calibri" w:hAnsi="Calibri" w:cs="Calibri"/>
        </w:rPr>
      </w:pPr>
    </w:p>
    <w:p w14:paraId="7E38E60E" w14:textId="26137970" w:rsidR="0059309F" w:rsidRPr="004F3B18" w:rsidRDefault="0059309F" w:rsidP="0059309F">
      <w:pPr>
        <w:pStyle w:val="Caption"/>
        <w:keepNext/>
        <w:rPr>
          <w:rFonts w:ascii="Calibri" w:hAnsi="Calibri" w:cs="Calibri"/>
        </w:rPr>
      </w:pPr>
      <w:bookmarkStart w:id="124" w:name="_Toc165500151"/>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29</w:t>
      </w:r>
      <w:r w:rsidRPr="004F3B18">
        <w:rPr>
          <w:rFonts w:ascii="Calibri" w:hAnsi="Calibri" w:cs="Calibri"/>
        </w:rPr>
        <w:fldChar w:fldCharType="end"/>
      </w:r>
      <w:r w:rsidRPr="004F3B18">
        <w:rPr>
          <w:rFonts w:ascii="Calibri" w:hAnsi="Calibri" w:cs="Calibri"/>
        </w:rPr>
        <w:t>: Model-4 Metrics of BP With StandardScaler</w:t>
      </w:r>
      <w:bookmarkEnd w:id="124"/>
    </w:p>
    <w:tbl>
      <w:tblPr>
        <w:tblStyle w:val="TableGrid"/>
        <w:tblW w:w="0" w:type="auto"/>
        <w:tblInd w:w="-5" w:type="dxa"/>
        <w:tblLook w:val="04A0" w:firstRow="1" w:lastRow="0" w:firstColumn="1" w:lastColumn="0" w:noHBand="0" w:noVBand="1"/>
      </w:tblPr>
      <w:tblGrid>
        <w:gridCol w:w="703"/>
        <w:gridCol w:w="1124"/>
        <w:gridCol w:w="851"/>
        <w:gridCol w:w="753"/>
        <w:gridCol w:w="671"/>
        <w:gridCol w:w="1285"/>
        <w:gridCol w:w="850"/>
        <w:gridCol w:w="851"/>
        <w:gridCol w:w="992"/>
        <w:gridCol w:w="941"/>
      </w:tblGrid>
      <w:tr w:rsidR="00D2733E" w:rsidRPr="004F3B18" w14:paraId="7D5711DA" w14:textId="77777777" w:rsidTr="00B260E9">
        <w:tc>
          <w:tcPr>
            <w:tcW w:w="2678" w:type="dxa"/>
            <w:gridSpan w:val="3"/>
          </w:tcPr>
          <w:p w14:paraId="1809BF3A" w14:textId="77777777" w:rsidR="00D2733E" w:rsidRPr="004F3B18" w:rsidRDefault="00D2733E" w:rsidP="00B260E9">
            <w:pPr>
              <w:jc w:val="center"/>
              <w:rPr>
                <w:rFonts w:ascii="Calibri" w:hAnsi="Calibri" w:cs="Calibri"/>
              </w:rPr>
            </w:pPr>
          </w:p>
        </w:tc>
        <w:tc>
          <w:tcPr>
            <w:tcW w:w="1424" w:type="dxa"/>
            <w:gridSpan w:val="2"/>
          </w:tcPr>
          <w:p w14:paraId="48F9C30D"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30BC9F4B"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01" w:type="dxa"/>
            <w:gridSpan w:val="2"/>
          </w:tcPr>
          <w:p w14:paraId="4F37C45B"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933" w:type="dxa"/>
            <w:gridSpan w:val="2"/>
          </w:tcPr>
          <w:p w14:paraId="2974B52C"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36497A33" w14:textId="77777777" w:rsidTr="00B260E9">
        <w:tc>
          <w:tcPr>
            <w:tcW w:w="703" w:type="dxa"/>
          </w:tcPr>
          <w:p w14:paraId="1054D33B" w14:textId="77777777" w:rsidR="00D2733E" w:rsidRPr="004F3B18" w:rsidRDefault="00D2733E" w:rsidP="00B260E9">
            <w:pPr>
              <w:jc w:val="center"/>
              <w:rPr>
                <w:rFonts w:ascii="Calibri" w:hAnsi="Calibri" w:cs="Calibri"/>
              </w:rPr>
            </w:pPr>
            <w:r w:rsidRPr="004F3B18">
              <w:rPr>
                <w:rFonts w:ascii="Calibri" w:hAnsi="Calibri" w:cs="Calibri"/>
              </w:rPr>
              <w:lastRenderedPageBreak/>
              <w:t>Stock</w:t>
            </w:r>
          </w:p>
        </w:tc>
        <w:tc>
          <w:tcPr>
            <w:tcW w:w="1124" w:type="dxa"/>
          </w:tcPr>
          <w:p w14:paraId="21383BCD"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055AF840"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0DF25B63"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25A897EB"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4FD8D9A1"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4D21C55D"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1" w:type="dxa"/>
          </w:tcPr>
          <w:p w14:paraId="239D4C64"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992" w:type="dxa"/>
          </w:tcPr>
          <w:p w14:paraId="6488565E"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5D663D45"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5D070568" w14:textId="77777777" w:rsidTr="00B260E9">
        <w:tc>
          <w:tcPr>
            <w:tcW w:w="703" w:type="dxa"/>
            <w:vMerge w:val="restart"/>
          </w:tcPr>
          <w:p w14:paraId="3BE1D337" w14:textId="77777777" w:rsidR="00D2733E" w:rsidRPr="004F3B18" w:rsidRDefault="00D2733E" w:rsidP="00B260E9">
            <w:pPr>
              <w:jc w:val="center"/>
              <w:rPr>
                <w:rFonts w:ascii="Calibri" w:hAnsi="Calibri" w:cs="Calibri"/>
              </w:rPr>
            </w:pPr>
            <w:r w:rsidRPr="004F3B18">
              <w:rPr>
                <w:rFonts w:ascii="Calibri" w:hAnsi="Calibri" w:cs="Calibri"/>
              </w:rPr>
              <w:t>BP</w:t>
            </w:r>
          </w:p>
        </w:tc>
        <w:tc>
          <w:tcPr>
            <w:tcW w:w="1124" w:type="dxa"/>
            <w:vMerge w:val="restart"/>
          </w:tcPr>
          <w:p w14:paraId="6170B2E7"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3B8C4486"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0F2DA525" w14:textId="32DF1DD4" w:rsidR="00D2733E" w:rsidRPr="004F3B18" w:rsidRDefault="00444D9C" w:rsidP="00B260E9">
            <w:pPr>
              <w:jc w:val="center"/>
              <w:rPr>
                <w:rFonts w:ascii="Calibri" w:hAnsi="Calibri" w:cs="Calibri"/>
              </w:rPr>
            </w:pPr>
            <w:r w:rsidRPr="004F3B18">
              <w:rPr>
                <w:rFonts w:ascii="Calibri" w:hAnsi="Calibri" w:cs="Calibri"/>
              </w:rPr>
              <w:t>3.54</w:t>
            </w:r>
          </w:p>
        </w:tc>
        <w:tc>
          <w:tcPr>
            <w:tcW w:w="671" w:type="dxa"/>
          </w:tcPr>
          <w:p w14:paraId="65253576" w14:textId="43CF91F0" w:rsidR="00D2733E" w:rsidRPr="004F3B18" w:rsidRDefault="00444D9C" w:rsidP="00B260E9">
            <w:pPr>
              <w:jc w:val="center"/>
              <w:rPr>
                <w:rFonts w:ascii="Calibri" w:hAnsi="Calibri" w:cs="Calibri"/>
              </w:rPr>
            </w:pPr>
            <w:r w:rsidRPr="004F3B18">
              <w:rPr>
                <w:rFonts w:ascii="Calibri" w:hAnsi="Calibri" w:cs="Calibri"/>
              </w:rPr>
              <w:t>0.83</w:t>
            </w:r>
          </w:p>
        </w:tc>
        <w:tc>
          <w:tcPr>
            <w:tcW w:w="1285" w:type="dxa"/>
          </w:tcPr>
          <w:p w14:paraId="5F80D279" w14:textId="27F7DC43" w:rsidR="00D2733E" w:rsidRPr="004F3B18" w:rsidRDefault="002138CB" w:rsidP="00B260E9">
            <w:pPr>
              <w:jc w:val="center"/>
              <w:rPr>
                <w:rFonts w:ascii="Calibri" w:hAnsi="Calibri" w:cs="Calibri"/>
              </w:rPr>
            </w:pPr>
            <w:r w:rsidRPr="004F3B18">
              <w:rPr>
                <w:rFonts w:ascii="Calibri" w:hAnsi="Calibri" w:cs="Calibri"/>
              </w:rPr>
              <w:t>2.53</w:t>
            </w:r>
          </w:p>
        </w:tc>
        <w:tc>
          <w:tcPr>
            <w:tcW w:w="850" w:type="dxa"/>
          </w:tcPr>
          <w:p w14:paraId="6C17474B" w14:textId="3A4F7A9E" w:rsidR="00D2733E" w:rsidRPr="004F3B18" w:rsidRDefault="002138CB" w:rsidP="00B260E9">
            <w:pPr>
              <w:jc w:val="center"/>
              <w:rPr>
                <w:rFonts w:ascii="Calibri" w:hAnsi="Calibri" w:cs="Calibri"/>
              </w:rPr>
            </w:pPr>
            <w:r w:rsidRPr="004F3B18">
              <w:rPr>
                <w:rFonts w:ascii="Calibri" w:hAnsi="Calibri" w:cs="Calibri"/>
              </w:rPr>
              <w:t>4.34</w:t>
            </w:r>
          </w:p>
        </w:tc>
        <w:tc>
          <w:tcPr>
            <w:tcW w:w="851" w:type="dxa"/>
          </w:tcPr>
          <w:p w14:paraId="5416F232" w14:textId="5D2EBCF3" w:rsidR="00D2733E" w:rsidRPr="004F3B18" w:rsidRDefault="005A2B19" w:rsidP="00B260E9">
            <w:pPr>
              <w:jc w:val="center"/>
              <w:rPr>
                <w:rFonts w:ascii="Calibri" w:hAnsi="Calibri" w:cs="Calibri"/>
              </w:rPr>
            </w:pPr>
            <w:r w:rsidRPr="004F3B18">
              <w:rPr>
                <w:rFonts w:ascii="Calibri" w:hAnsi="Calibri" w:cs="Calibri"/>
              </w:rPr>
              <w:t>-7.67</w:t>
            </w:r>
          </w:p>
        </w:tc>
        <w:tc>
          <w:tcPr>
            <w:tcW w:w="992" w:type="dxa"/>
          </w:tcPr>
          <w:p w14:paraId="0F563C03" w14:textId="37646152" w:rsidR="00D2733E" w:rsidRPr="004F3B18" w:rsidRDefault="005A2B19" w:rsidP="00B260E9">
            <w:pPr>
              <w:jc w:val="center"/>
              <w:rPr>
                <w:rFonts w:ascii="Calibri" w:hAnsi="Calibri" w:cs="Calibri"/>
              </w:rPr>
            </w:pPr>
            <w:r w:rsidRPr="004F3B18">
              <w:rPr>
                <w:rFonts w:ascii="Calibri" w:hAnsi="Calibri" w:cs="Calibri"/>
              </w:rPr>
              <w:t>5.2</w:t>
            </w:r>
          </w:p>
        </w:tc>
        <w:tc>
          <w:tcPr>
            <w:tcW w:w="941" w:type="dxa"/>
          </w:tcPr>
          <w:p w14:paraId="7A48FC61" w14:textId="05D13B47" w:rsidR="00D2733E" w:rsidRPr="004F3B18" w:rsidRDefault="005A2B19" w:rsidP="00B260E9">
            <w:pPr>
              <w:jc w:val="center"/>
              <w:rPr>
                <w:rFonts w:ascii="Calibri" w:hAnsi="Calibri" w:cs="Calibri"/>
              </w:rPr>
            </w:pPr>
            <w:r w:rsidRPr="004F3B18">
              <w:rPr>
                <w:rFonts w:ascii="Calibri" w:hAnsi="Calibri" w:cs="Calibri"/>
              </w:rPr>
              <w:t>-13.41</w:t>
            </w:r>
          </w:p>
        </w:tc>
      </w:tr>
      <w:tr w:rsidR="00D2733E" w:rsidRPr="004F3B18" w14:paraId="7B51FEA9" w14:textId="77777777" w:rsidTr="00B260E9">
        <w:tc>
          <w:tcPr>
            <w:tcW w:w="703" w:type="dxa"/>
            <w:vMerge/>
          </w:tcPr>
          <w:p w14:paraId="71673D78" w14:textId="77777777" w:rsidR="00D2733E" w:rsidRPr="004F3B18" w:rsidRDefault="00D2733E" w:rsidP="00B260E9">
            <w:pPr>
              <w:jc w:val="center"/>
              <w:rPr>
                <w:rFonts w:ascii="Calibri" w:hAnsi="Calibri" w:cs="Calibri"/>
              </w:rPr>
            </w:pPr>
          </w:p>
        </w:tc>
        <w:tc>
          <w:tcPr>
            <w:tcW w:w="1124" w:type="dxa"/>
            <w:vMerge/>
          </w:tcPr>
          <w:p w14:paraId="20AE2ADE" w14:textId="77777777" w:rsidR="00D2733E" w:rsidRPr="004F3B18" w:rsidRDefault="00D2733E" w:rsidP="00B260E9">
            <w:pPr>
              <w:jc w:val="center"/>
              <w:rPr>
                <w:rFonts w:ascii="Calibri" w:hAnsi="Calibri" w:cs="Calibri"/>
              </w:rPr>
            </w:pPr>
          </w:p>
        </w:tc>
        <w:tc>
          <w:tcPr>
            <w:tcW w:w="851" w:type="dxa"/>
          </w:tcPr>
          <w:p w14:paraId="54AF4D4E"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64358E30" w14:textId="6CFB0A94" w:rsidR="00D2733E" w:rsidRPr="004F3B18" w:rsidRDefault="009123CA" w:rsidP="00B260E9">
            <w:pPr>
              <w:jc w:val="center"/>
              <w:rPr>
                <w:rFonts w:ascii="Calibri" w:hAnsi="Calibri" w:cs="Calibri"/>
              </w:rPr>
            </w:pPr>
            <w:r w:rsidRPr="004F3B18">
              <w:rPr>
                <w:rFonts w:ascii="Calibri" w:hAnsi="Calibri" w:cs="Calibri"/>
              </w:rPr>
              <w:t>2.66</w:t>
            </w:r>
          </w:p>
        </w:tc>
        <w:tc>
          <w:tcPr>
            <w:tcW w:w="671" w:type="dxa"/>
          </w:tcPr>
          <w:p w14:paraId="759CB401" w14:textId="4511F24B" w:rsidR="00D2733E" w:rsidRPr="004F3B18" w:rsidRDefault="009123CA" w:rsidP="00B260E9">
            <w:pPr>
              <w:jc w:val="center"/>
              <w:rPr>
                <w:rFonts w:ascii="Calibri" w:hAnsi="Calibri" w:cs="Calibri"/>
              </w:rPr>
            </w:pPr>
            <w:r w:rsidRPr="004F3B18">
              <w:rPr>
                <w:rFonts w:ascii="Calibri" w:hAnsi="Calibri" w:cs="Calibri"/>
              </w:rPr>
              <w:t>0.89</w:t>
            </w:r>
          </w:p>
        </w:tc>
        <w:tc>
          <w:tcPr>
            <w:tcW w:w="1285" w:type="dxa"/>
          </w:tcPr>
          <w:p w14:paraId="17B29223" w14:textId="79DE3646" w:rsidR="00D2733E" w:rsidRPr="004F3B18" w:rsidRDefault="009123CA" w:rsidP="00B260E9">
            <w:pPr>
              <w:jc w:val="center"/>
              <w:rPr>
                <w:rFonts w:ascii="Calibri" w:hAnsi="Calibri" w:cs="Calibri"/>
              </w:rPr>
            </w:pPr>
            <w:r w:rsidRPr="004F3B18">
              <w:rPr>
                <w:rFonts w:ascii="Calibri" w:hAnsi="Calibri" w:cs="Calibri"/>
              </w:rPr>
              <w:t>0.63</w:t>
            </w:r>
          </w:p>
        </w:tc>
        <w:tc>
          <w:tcPr>
            <w:tcW w:w="850" w:type="dxa"/>
          </w:tcPr>
          <w:p w14:paraId="389D0149" w14:textId="06FE5FD8" w:rsidR="00D2733E" w:rsidRPr="004F3B18" w:rsidRDefault="009123CA" w:rsidP="00B260E9">
            <w:pPr>
              <w:jc w:val="center"/>
              <w:rPr>
                <w:rFonts w:ascii="Calibri" w:hAnsi="Calibri" w:cs="Calibri"/>
              </w:rPr>
            </w:pPr>
            <w:r w:rsidRPr="004F3B18">
              <w:rPr>
                <w:rFonts w:ascii="Calibri" w:hAnsi="Calibri" w:cs="Calibri"/>
              </w:rPr>
              <w:t>3.36</w:t>
            </w:r>
          </w:p>
        </w:tc>
        <w:tc>
          <w:tcPr>
            <w:tcW w:w="851" w:type="dxa"/>
          </w:tcPr>
          <w:p w14:paraId="7A472CAD" w14:textId="72A1E091" w:rsidR="00D2733E" w:rsidRPr="004F3B18" w:rsidRDefault="009123CA" w:rsidP="00B260E9">
            <w:pPr>
              <w:jc w:val="center"/>
              <w:rPr>
                <w:rFonts w:ascii="Calibri" w:hAnsi="Calibri" w:cs="Calibri"/>
              </w:rPr>
            </w:pPr>
            <w:r w:rsidRPr="004F3B18">
              <w:rPr>
                <w:rFonts w:ascii="Calibri" w:hAnsi="Calibri" w:cs="Calibri"/>
              </w:rPr>
              <w:t>-4.33</w:t>
            </w:r>
          </w:p>
        </w:tc>
        <w:tc>
          <w:tcPr>
            <w:tcW w:w="992" w:type="dxa"/>
          </w:tcPr>
          <w:p w14:paraId="1789DCEA" w14:textId="0B060260" w:rsidR="00D2733E" w:rsidRPr="004F3B18" w:rsidRDefault="009123CA" w:rsidP="00B260E9">
            <w:pPr>
              <w:jc w:val="center"/>
              <w:rPr>
                <w:rFonts w:ascii="Calibri" w:hAnsi="Calibri" w:cs="Calibri"/>
              </w:rPr>
            </w:pPr>
            <w:r w:rsidRPr="004F3B18">
              <w:rPr>
                <w:rFonts w:ascii="Calibri" w:hAnsi="Calibri" w:cs="Calibri"/>
              </w:rPr>
              <w:t>4.12</w:t>
            </w:r>
          </w:p>
        </w:tc>
        <w:tc>
          <w:tcPr>
            <w:tcW w:w="941" w:type="dxa"/>
          </w:tcPr>
          <w:p w14:paraId="1EECBE6C" w14:textId="44BB924F" w:rsidR="00D2733E" w:rsidRPr="004F3B18" w:rsidRDefault="009123CA" w:rsidP="00B260E9">
            <w:pPr>
              <w:jc w:val="center"/>
              <w:rPr>
                <w:rFonts w:ascii="Calibri" w:hAnsi="Calibri" w:cs="Calibri"/>
              </w:rPr>
            </w:pPr>
            <w:r w:rsidRPr="004F3B18">
              <w:rPr>
                <w:rFonts w:ascii="Calibri" w:hAnsi="Calibri" w:cs="Calibri"/>
              </w:rPr>
              <w:t>-8.37</w:t>
            </w:r>
          </w:p>
        </w:tc>
      </w:tr>
      <w:tr w:rsidR="00D2733E" w:rsidRPr="004F3B18" w14:paraId="6B38613D" w14:textId="77777777" w:rsidTr="00B260E9">
        <w:tc>
          <w:tcPr>
            <w:tcW w:w="703" w:type="dxa"/>
            <w:vMerge/>
          </w:tcPr>
          <w:p w14:paraId="13A399E6" w14:textId="77777777" w:rsidR="00D2733E" w:rsidRPr="004F3B18" w:rsidRDefault="00D2733E" w:rsidP="00B260E9">
            <w:pPr>
              <w:jc w:val="center"/>
              <w:rPr>
                <w:rFonts w:ascii="Calibri" w:hAnsi="Calibri" w:cs="Calibri"/>
              </w:rPr>
            </w:pPr>
          </w:p>
        </w:tc>
        <w:tc>
          <w:tcPr>
            <w:tcW w:w="1124" w:type="dxa"/>
            <w:vMerge/>
          </w:tcPr>
          <w:p w14:paraId="0653D3D1" w14:textId="77777777" w:rsidR="00D2733E" w:rsidRPr="004F3B18" w:rsidRDefault="00D2733E" w:rsidP="00B260E9">
            <w:pPr>
              <w:jc w:val="center"/>
              <w:rPr>
                <w:rFonts w:ascii="Calibri" w:hAnsi="Calibri" w:cs="Calibri"/>
              </w:rPr>
            </w:pPr>
          </w:p>
        </w:tc>
        <w:tc>
          <w:tcPr>
            <w:tcW w:w="851" w:type="dxa"/>
          </w:tcPr>
          <w:p w14:paraId="58F1A26F"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48F16E4A" w14:textId="132938F6" w:rsidR="00D2733E" w:rsidRPr="004F3B18" w:rsidRDefault="00FB5A20" w:rsidP="00B260E9">
            <w:pPr>
              <w:jc w:val="center"/>
              <w:rPr>
                <w:rFonts w:ascii="Calibri" w:hAnsi="Calibri" w:cs="Calibri"/>
              </w:rPr>
            </w:pPr>
            <w:r w:rsidRPr="004F3B18">
              <w:rPr>
                <w:rFonts w:ascii="Calibri" w:hAnsi="Calibri" w:cs="Calibri"/>
              </w:rPr>
              <w:t>2.0</w:t>
            </w:r>
          </w:p>
        </w:tc>
        <w:tc>
          <w:tcPr>
            <w:tcW w:w="671" w:type="dxa"/>
          </w:tcPr>
          <w:p w14:paraId="7120F149" w14:textId="6B0FB87B" w:rsidR="00D2733E" w:rsidRPr="004F3B18" w:rsidRDefault="00FB5A20" w:rsidP="00B260E9">
            <w:pPr>
              <w:jc w:val="center"/>
              <w:rPr>
                <w:rFonts w:ascii="Calibri" w:hAnsi="Calibri" w:cs="Calibri"/>
              </w:rPr>
            </w:pPr>
            <w:r w:rsidRPr="004F3B18">
              <w:rPr>
                <w:rFonts w:ascii="Calibri" w:hAnsi="Calibri" w:cs="Calibri"/>
              </w:rPr>
              <w:t>0.94</w:t>
            </w:r>
          </w:p>
        </w:tc>
        <w:tc>
          <w:tcPr>
            <w:tcW w:w="1285" w:type="dxa"/>
          </w:tcPr>
          <w:p w14:paraId="17D566A6" w14:textId="3A4480C7" w:rsidR="00D2733E" w:rsidRPr="004F3B18" w:rsidRDefault="007F6741" w:rsidP="00B260E9">
            <w:pPr>
              <w:jc w:val="center"/>
              <w:rPr>
                <w:rFonts w:ascii="Calibri" w:hAnsi="Calibri" w:cs="Calibri"/>
              </w:rPr>
            </w:pPr>
            <w:r w:rsidRPr="004F3B18">
              <w:rPr>
                <w:rFonts w:ascii="Calibri" w:hAnsi="Calibri" w:cs="Calibri"/>
              </w:rPr>
              <w:t>0.15</w:t>
            </w:r>
          </w:p>
        </w:tc>
        <w:tc>
          <w:tcPr>
            <w:tcW w:w="850" w:type="dxa"/>
          </w:tcPr>
          <w:p w14:paraId="70CF9BC9" w14:textId="3EE09F9A" w:rsidR="00D2733E" w:rsidRPr="004F3B18" w:rsidRDefault="007F6741" w:rsidP="00B260E9">
            <w:pPr>
              <w:jc w:val="center"/>
              <w:rPr>
                <w:rFonts w:ascii="Calibri" w:hAnsi="Calibri" w:cs="Calibri"/>
              </w:rPr>
            </w:pPr>
            <w:r w:rsidRPr="004F3B18">
              <w:rPr>
                <w:rFonts w:ascii="Calibri" w:hAnsi="Calibri" w:cs="Calibri"/>
              </w:rPr>
              <w:t>1.84</w:t>
            </w:r>
          </w:p>
        </w:tc>
        <w:tc>
          <w:tcPr>
            <w:tcW w:w="851" w:type="dxa"/>
          </w:tcPr>
          <w:p w14:paraId="679851AC" w14:textId="2AC0DD95" w:rsidR="00D2733E" w:rsidRPr="004F3B18" w:rsidRDefault="007F6741" w:rsidP="00B260E9">
            <w:pPr>
              <w:jc w:val="center"/>
              <w:rPr>
                <w:rFonts w:ascii="Calibri" w:hAnsi="Calibri" w:cs="Calibri"/>
              </w:rPr>
            </w:pPr>
            <w:r w:rsidRPr="004F3B18">
              <w:rPr>
                <w:rFonts w:ascii="Calibri" w:hAnsi="Calibri" w:cs="Calibri"/>
              </w:rPr>
              <w:t>-0.7</w:t>
            </w:r>
            <w:r w:rsidR="00097E6F" w:rsidRPr="004F3B18">
              <w:rPr>
                <w:rFonts w:ascii="Calibri" w:hAnsi="Calibri" w:cs="Calibri"/>
              </w:rPr>
              <w:t>2</w:t>
            </w:r>
          </w:p>
        </w:tc>
        <w:tc>
          <w:tcPr>
            <w:tcW w:w="992" w:type="dxa"/>
          </w:tcPr>
          <w:p w14:paraId="598223CD" w14:textId="58FD15A2" w:rsidR="00D2733E" w:rsidRPr="004F3B18" w:rsidRDefault="00097E6F" w:rsidP="00B260E9">
            <w:pPr>
              <w:jc w:val="center"/>
              <w:rPr>
                <w:rFonts w:ascii="Calibri" w:hAnsi="Calibri" w:cs="Calibri"/>
              </w:rPr>
            </w:pPr>
            <w:r w:rsidRPr="004F3B18">
              <w:rPr>
                <w:rFonts w:ascii="Calibri" w:hAnsi="Calibri" w:cs="Calibri"/>
              </w:rPr>
              <w:t>1.61</w:t>
            </w:r>
          </w:p>
        </w:tc>
        <w:tc>
          <w:tcPr>
            <w:tcW w:w="941" w:type="dxa"/>
          </w:tcPr>
          <w:p w14:paraId="70A45406" w14:textId="19A8D866" w:rsidR="00D2733E" w:rsidRPr="004F3B18" w:rsidRDefault="00097E6F" w:rsidP="00B260E9">
            <w:pPr>
              <w:jc w:val="center"/>
              <w:rPr>
                <w:rFonts w:ascii="Calibri" w:hAnsi="Calibri" w:cs="Calibri"/>
              </w:rPr>
            </w:pPr>
            <w:r w:rsidRPr="004F3B18">
              <w:rPr>
                <w:rFonts w:ascii="Calibri" w:hAnsi="Calibri" w:cs="Calibri"/>
              </w:rPr>
              <w:t>-0.74</w:t>
            </w:r>
          </w:p>
        </w:tc>
      </w:tr>
      <w:tr w:rsidR="00D2733E" w:rsidRPr="004F3B18" w14:paraId="7A918A8F" w14:textId="77777777" w:rsidTr="00B260E9">
        <w:tc>
          <w:tcPr>
            <w:tcW w:w="703" w:type="dxa"/>
            <w:vMerge/>
          </w:tcPr>
          <w:p w14:paraId="6CF75320" w14:textId="77777777" w:rsidR="00D2733E" w:rsidRPr="004F3B18" w:rsidRDefault="00D2733E" w:rsidP="00B260E9">
            <w:pPr>
              <w:jc w:val="center"/>
              <w:rPr>
                <w:rFonts w:ascii="Calibri" w:hAnsi="Calibri" w:cs="Calibri"/>
              </w:rPr>
            </w:pPr>
          </w:p>
        </w:tc>
        <w:tc>
          <w:tcPr>
            <w:tcW w:w="1124" w:type="dxa"/>
            <w:vMerge/>
          </w:tcPr>
          <w:p w14:paraId="673CD71A" w14:textId="77777777" w:rsidR="00D2733E" w:rsidRPr="004F3B18" w:rsidRDefault="00D2733E" w:rsidP="00B260E9">
            <w:pPr>
              <w:jc w:val="center"/>
              <w:rPr>
                <w:rFonts w:ascii="Calibri" w:hAnsi="Calibri" w:cs="Calibri"/>
              </w:rPr>
            </w:pPr>
          </w:p>
        </w:tc>
        <w:tc>
          <w:tcPr>
            <w:tcW w:w="851" w:type="dxa"/>
          </w:tcPr>
          <w:p w14:paraId="2414F09D"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525F8DA7" w14:textId="57C7368D" w:rsidR="00D2733E" w:rsidRPr="004F3B18" w:rsidRDefault="00DC26E7" w:rsidP="00B260E9">
            <w:pPr>
              <w:jc w:val="center"/>
              <w:rPr>
                <w:rFonts w:ascii="Calibri" w:hAnsi="Calibri" w:cs="Calibri"/>
              </w:rPr>
            </w:pPr>
            <w:r w:rsidRPr="004F3B18">
              <w:rPr>
                <w:rFonts w:ascii="Calibri" w:hAnsi="Calibri" w:cs="Calibri"/>
              </w:rPr>
              <w:t>1.75</w:t>
            </w:r>
          </w:p>
        </w:tc>
        <w:tc>
          <w:tcPr>
            <w:tcW w:w="671" w:type="dxa"/>
          </w:tcPr>
          <w:p w14:paraId="36CA189C" w14:textId="44A0A998" w:rsidR="00D2733E" w:rsidRPr="004F3B18" w:rsidRDefault="00DC26E7" w:rsidP="00B260E9">
            <w:pPr>
              <w:jc w:val="center"/>
              <w:rPr>
                <w:rFonts w:ascii="Calibri" w:hAnsi="Calibri" w:cs="Calibri"/>
              </w:rPr>
            </w:pPr>
            <w:r w:rsidRPr="004F3B18">
              <w:rPr>
                <w:rFonts w:ascii="Calibri" w:hAnsi="Calibri" w:cs="Calibri"/>
              </w:rPr>
              <w:t>0.95</w:t>
            </w:r>
          </w:p>
        </w:tc>
        <w:tc>
          <w:tcPr>
            <w:tcW w:w="1285" w:type="dxa"/>
          </w:tcPr>
          <w:p w14:paraId="021EE374" w14:textId="6DA4B722" w:rsidR="00D2733E" w:rsidRPr="004F3B18" w:rsidRDefault="00DC26E7" w:rsidP="00B260E9">
            <w:pPr>
              <w:jc w:val="center"/>
              <w:rPr>
                <w:rFonts w:ascii="Calibri" w:hAnsi="Calibri" w:cs="Calibri"/>
              </w:rPr>
            </w:pPr>
            <w:r w:rsidRPr="004F3B18">
              <w:rPr>
                <w:rFonts w:ascii="Calibri" w:hAnsi="Calibri" w:cs="Calibri"/>
              </w:rPr>
              <w:t>0.16</w:t>
            </w:r>
          </w:p>
        </w:tc>
        <w:tc>
          <w:tcPr>
            <w:tcW w:w="850" w:type="dxa"/>
          </w:tcPr>
          <w:p w14:paraId="76089741" w14:textId="58697082" w:rsidR="00D2733E" w:rsidRPr="004F3B18" w:rsidRDefault="00DC26E7" w:rsidP="00B260E9">
            <w:pPr>
              <w:jc w:val="center"/>
              <w:rPr>
                <w:rFonts w:ascii="Calibri" w:hAnsi="Calibri" w:cs="Calibri"/>
              </w:rPr>
            </w:pPr>
            <w:r w:rsidRPr="004F3B18">
              <w:rPr>
                <w:rFonts w:ascii="Calibri" w:hAnsi="Calibri" w:cs="Calibri"/>
              </w:rPr>
              <w:t>1.74</w:t>
            </w:r>
          </w:p>
        </w:tc>
        <w:tc>
          <w:tcPr>
            <w:tcW w:w="851" w:type="dxa"/>
          </w:tcPr>
          <w:p w14:paraId="429F88B5" w14:textId="2B4A3520" w:rsidR="00D2733E" w:rsidRPr="004F3B18" w:rsidRDefault="00DC26E7" w:rsidP="00B260E9">
            <w:pPr>
              <w:jc w:val="center"/>
              <w:rPr>
                <w:rFonts w:ascii="Calibri" w:hAnsi="Calibri" w:cs="Calibri"/>
              </w:rPr>
            </w:pPr>
            <w:r w:rsidRPr="004F3B18">
              <w:rPr>
                <w:rFonts w:ascii="Calibri" w:hAnsi="Calibri" w:cs="Calibri"/>
              </w:rPr>
              <w:t>-0.56</w:t>
            </w:r>
          </w:p>
        </w:tc>
        <w:tc>
          <w:tcPr>
            <w:tcW w:w="992" w:type="dxa"/>
          </w:tcPr>
          <w:p w14:paraId="7D4C6E7A" w14:textId="053DAD71" w:rsidR="00D2733E" w:rsidRPr="004F3B18" w:rsidRDefault="00DC26E7" w:rsidP="00B260E9">
            <w:pPr>
              <w:jc w:val="center"/>
              <w:rPr>
                <w:rFonts w:ascii="Calibri" w:hAnsi="Calibri" w:cs="Calibri"/>
              </w:rPr>
            </w:pPr>
            <w:r w:rsidRPr="004F3B18">
              <w:rPr>
                <w:rFonts w:ascii="Calibri" w:hAnsi="Calibri" w:cs="Calibri"/>
              </w:rPr>
              <w:t>1.54</w:t>
            </w:r>
          </w:p>
        </w:tc>
        <w:tc>
          <w:tcPr>
            <w:tcW w:w="941" w:type="dxa"/>
          </w:tcPr>
          <w:p w14:paraId="78373FA5" w14:textId="753663BC" w:rsidR="00D2733E" w:rsidRPr="004F3B18" w:rsidRDefault="00DC26E7" w:rsidP="00B260E9">
            <w:pPr>
              <w:jc w:val="center"/>
              <w:rPr>
                <w:rFonts w:ascii="Calibri" w:hAnsi="Calibri" w:cs="Calibri"/>
              </w:rPr>
            </w:pPr>
            <w:r w:rsidRPr="004F3B18">
              <w:rPr>
                <w:rFonts w:ascii="Calibri" w:hAnsi="Calibri" w:cs="Calibri"/>
              </w:rPr>
              <w:t>-0.63</w:t>
            </w:r>
          </w:p>
        </w:tc>
      </w:tr>
      <w:tr w:rsidR="00D2733E" w:rsidRPr="004F3B18" w14:paraId="04FD5A90" w14:textId="77777777" w:rsidTr="00B260E9">
        <w:tc>
          <w:tcPr>
            <w:tcW w:w="703" w:type="dxa"/>
            <w:vMerge/>
          </w:tcPr>
          <w:p w14:paraId="3C7D8643" w14:textId="77777777" w:rsidR="00D2733E" w:rsidRPr="004F3B18" w:rsidRDefault="00D2733E" w:rsidP="00B260E9">
            <w:pPr>
              <w:jc w:val="center"/>
              <w:rPr>
                <w:rFonts w:ascii="Calibri" w:hAnsi="Calibri" w:cs="Calibri"/>
              </w:rPr>
            </w:pPr>
          </w:p>
        </w:tc>
        <w:tc>
          <w:tcPr>
            <w:tcW w:w="1124" w:type="dxa"/>
            <w:vMerge w:val="restart"/>
          </w:tcPr>
          <w:p w14:paraId="36948AFD"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7BA4CCCB"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7C51937C" w14:textId="7BF74B12" w:rsidR="00D2733E" w:rsidRPr="004F3B18" w:rsidRDefault="00996EB2" w:rsidP="00B260E9">
            <w:pPr>
              <w:jc w:val="center"/>
              <w:rPr>
                <w:rFonts w:ascii="Calibri" w:hAnsi="Calibri" w:cs="Calibri"/>
              </w:rPr>
            </w:pPr>
            <w:r w:rsidRPr="004F3B18">
              <w:rPr>
                <w:rFonts w:ascii="Calibri" w:hAnsi="Calibri" w:cs="Calibri"/>
              </w:rPr>
              <w:t>2.7</w:t>
            </w:r>
          </w:p>
        </w:tc>
        <w:tc>
          <w:tcPr>
            <w:tcW w:w="671" w:type="dxa"/>
          </w:tcPr>
          <w:p w14:paraId="6093F31B" w14:textId="4723FB96" w:rsidR="00D2733E" w:rsidRPr="004F3B18" w:rsidRDefault="00996EB2" w:rsidP="00B260E9">
            <w:pPr>
              <w:jc w:val="center"/>
              <w:rPr>
                <w:rFonts w:ascii="Calibri" w:hAnsi="Calibri" w:cs="Calibri"/>
              </w:rPr>
            </w:pPr>
            <w:r w:rsidRPr="004F3B18">
              <w:rPr>
                <w:rFonts w:ascii="Calibri" w:hAnsi="Calibri" w:cs="Calibri"/>
              </w:rPr>
              <w:t>0.9</w:t>
            </w:r>
          </w:p>
        </w:tc>
        <w:tc>
          <w:tcPr>
            <w:tcW w:w="1285" w:type="dxa"/>
          </w:tcPr>
          <w:p w14:paraId="26E244C7" w14:textId="57700E3E" w:rsidR="00D2733E" w:rsidRPr="004F3B18" w:rsidRDefault="00996EB2" w:rsidP="00B260E9">
            <w:pPr>
              <w:jc w:val="center"/>
              <w:rPr>
                <w:rFonts w:ascii="Calibri" w:hAnsi="Calibri" w:cs="Calibri"/>
              </w:rPr>
            </w:pPr>
            <w:r w:rsidRPr="004F3B18">
              <w:rPr>
                <w:rFonts w:ascii="Calibri" w:hAnsi="Calibri" w:cs="Calibri"/>
              </w:rPr>
              <w:t>1.27</w:t>
            </w:r>
          </w:p>
        </w:tc>
        <w:tc>
          <w:tcPr>
            <w:tcW w:w="850" w:type="dxa"/>
          </w:tcPr>
          <w:p w14:paraId="51754455" w14:textId="6CF9BEA4" w:rsidR="00D2733E" w:rsidRPr="004F3B18" w:rsidRDefault="00996EB2" w:rsidP="00B260E9">
            <w:pPr>
              <w:jc w:val="center"/>
              <w:rPr>
                <w:rFonts w:ascii="Calibri" w:hAnsi="Calibri" w:cs="Calibri"/>
              </w:rPr>
            </w:pPr>
            <w:r w:rsidRPr="004F3B18">
              <w:rPr>
                <w:rFonts w:ascii="Calibri" w:hAnsi="Calibri" w:cs="Calibri"/>
              </w:rPr>
              <w:t>4.58</w:t>
            </w:r>
          </w:p>
        </w:tc>
        <w:tc>
          <w:tcPr>
            <w:tcW w:w="851" w:type="dxa"/>
          </w:tcPr>
          <w:p w14:paraId="1ACB5A02" w14:textId="0AFBC393" w:rsidR="00D2733E" w:rsidRPr="004F3B18" w:rsidRDefault="00996EB2" w:rsidP="00B260E9">
            <w:pPr>
              <w:jc w:val="center"/>
              <w:rPr>
                <w:rFonts w:ascii="Calibri" w:hAnsi="Calibri" w:cs="Calibri"/>
              </w:rPr>
            </w:pPr>
            <w:r w:rsidRPr="004F3B18">
              <w:rPr>
                <w:rFonts w:ascii="Calibri" w:hAnsi="Calibri" w:cs="Calibri"/>
              </w:rPr>
              <w:t>-9.25</w:t>
            </w:r>
          </w:p>
        </w:tc>
        <w:tc>
          <w:tcPr>
            <w:tcW w:w="992" w:type="dxa"/>
          </w:tcPr>
          <w:p w14:paraId="0648AC23" w14:textId="658E76FC" w:rsidR="00D2733E" w:rsidRPr="004F3B18" w:rsidRDefault="00996EB2" w:rsidP="00B260E9">
            <w:pPr>
              <w:jc w:val="center"/>
              <w:rPr>
                <w:rFonts w:ascii="Calibri" w:hAnsi="Calibri" w:cs="Calibri"/>
              </w:rPr>
            </w:pPr>
            <w:r w:rsidRPr="004F3B18">
              <w:rPr>
                <w:rFonts w:ascii="Calibri" w:hAnsi="Calibri" w:cs="Calibri"/>
              </w:rPr>
              <w:t>6.14</w:t>
            </w:r>
          </w:p>
        </w:tc>
        <w:tc>
          <w:tcPr>
            <w:tcW w:w="941" w:type="dxa"/>
          </w:tcPr>
          <w:p w14:paraId="2D00710A" w14:textId="28718736" w:rsidR="00D2733E" w:rsidRPr="004F3B18" w:rsidRDefault="00996EB2" w:rsidP="00B260E9">
            <w:pPr>
              <w:jc w:val="center"/>
              <w:rPr>
                <w:rFonts w:ascii="Calibri" w:hAnsi="Calibri" w:cs="Calibri"/>
              </w:rPr>
            </w:pPr>
            <w:r w:rsidRPr="004F3B18">
              <w:rPr>
                <w:rFonts w:ascii="Calibri" w:hAnsi="Calibri" w:cs="Calibri"/>
              </w:rPr>
              <w:t>-19.83</w:t>
            </w:r>
          </w:p>
        </w:tc>
      </w:tr>
      <w:tr w:rsidR="00D2733E" w:rsidRPr="004F3B18" w14:paraId="24699A66" w14:textId="77777777" w:rsidTr="00B260E9">
        <w:tc>
          <w:tcPr>
            <w:tcW w:w="703" w:type="dxa"/>
            <w:vMerge/>
          </w:tcPr>
          <w:p w14:paraId="0687F632" w14:textId="77777777" w:rsidR="00D2733E" w:rsidRPr="004F3B18" w:rsidRDefault="00D2733E" w:rsidP="00B260E9">
            <w:pPr>
              <w:jc w:val="center"/>
              <w:rPr>
                <w:rFonts w:ascii="Calibri" w:hAnsi="Calibri" w:cs="Calibri"/>
              </w:rPr>
            </w:pPr>
          </w:p>
        </w:tc>
        <w:tc>
          <w:tcPr>
            <w:tcW w:w="1124" w:type="dxa"/>
            <w:vMerge/>
          </w:tcPr>
          <w:p w14:paraId="28FC9244" w14:textId="77777777" w:rsidR="00D2733E" w:rsidRPr="004F3B18" w:rsidRDefault="00D2733E" w:rsidP="00B260E9">
            <w:pPr>
              <w:jc w:val="center"/>
              <w:rPr>
                <w:rFonts w:ascii="Calibri" w:hAnsi="Calibri" w:cs="Calibri"/>
              </w:rPr>
            </w:pPr>
          </w:p>
        </w:tc>
        <w:tc>
          <w:tcPr>
            <w:tcW w:w="851" w:type="dxa"/>
          </w:tcPr>
          <w:p w14:paraId="7C83F3B8"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6D29E2CF" w14:textId="57CA9CC0" w:rsidR="00D2733E" w:rsidRPr="004F3B18" w:rsidRDefault="00655CCC" w:rsidP="00B260E9">
            <w:pPr>
              <w:jc w:val="center"/>
              <w:rPr>
                <w:rFonts w:ascii="Calibri" w:hAnsi="Calibri" w:cs="Calibri"/>
              </w:rPr>
            </w:pPr>
            <w:r w:rsidRPr="004F3B18">
              <w:rPr>
                <w:rFonts w:ascii="Calibri" w:hAnsi="Calibri" w:cs="Calibri"/>
              </w:rPr>
              <w:t>2.01</w:t>
            </w:r>
          </w:p>
        </w:tc>
        <w:tc>
          <w:tcPr>
            <w:tcW w:w="671" w:type="dxa"/>
          </w:tcPr>
          <w:p w14:paraId="7AEF20E6" w14:textId="6663667C" w:rsidR="00D2733E" w:rsidRPr="004F3B18" w:rsidRDefault="00584FEF" w:rsidP="00B260E9">
            <w:pPr>
              <w:jc w:val="center"/>
              <w:rPr>
                <w:rFonts w:ascii="Calibri" w:hAnsi="Calibri" w:cs="Calibri"/>
              </w:rPr>
            </w:pPr>
            <w:r w:rsidRPr="004F3B18">
              <w:rPr>
                <w:rFonts w:ascii="Calibri" w:hAnsi="Calibri" w:cs="Calibri"/>
              </w:rPr>
              <w:t>0.94</w:t>
            </w:r>
          </w:p>
        </w:tc>
        <w:tc>
          <w:tcPr>
            <w:tcW w:w="1285" w:type="dxa"/>
          </w:tcPr>
          <w:p w14:paraId="42CE0194" w14:textId="7519DC6E" w:rsidR="00D2733E" w:rsidRPr="004F3B18" w:rsidRDefault="00584FEF" w:rsidP="00B260E9">
            <w:pPr>
              <w:jc w:val="center"/>
              <w:rPr>
                <w:rFonts w:ascii="Calibri" w:hAnsi="Calibri" w:cs="Calibri"/>
              </w:rPr>
            </w:pPr>
            <w:r w:rsidRPr="004F3B18">
              <w:rPr>
                <w:rFonts w:ascii="Calibri" w:hAnsi="Calibri" w:cs="Calibri"/>
              </w:rPr>
              <w:t>1.11</w:t>
            </w:r>
          </w:p>
        </w:tc>
        <w:tc>
          <w:tcPr>
            <w:tcW w:w="850" w:type="dxa"/>
          </w:tcPr>
          <w:p w14:paraId="741F6580" w14:textId="1D9B86B3" w:rsidR="00D2733E" w:rsidRPr="004F3B18" w:rsidRDefault="00584FEF" w:rsidP="00B260E9">
            <w:pPr>
              <w:jc w:val="center"/>
              <w:rPr>
                <w:rFonts w:ascii="Calibri" w:hAnsi="Calibri" w:cs="Calibri"/>
              </w:rPr>
            </w:pPr>
            <w:r w:rsidRPr="004F3B18">
              <w:rPr>
                <w:rFonts w:ascii="Calibri" w:hAnsi="Calibri" w:cs="Calibri"/>
              </w:rPr>
              <w:t>4.94</w:t>
            </w:r>
          </w:p>
        </w:tc>
        <w:tc>
          <w:tcPr>
            <w:tcW w:w="851" w:type="dxa"/>
          </w:tcPr>
          <w:p w14:paraId="7385DE6D" w14:textId="708CA9BD" w:rsidR="00D2733E" w:rsidRPr="004F3B18" w:rsidRDefault="00584FEF" w:rsidP="00B260E9">
            <w:pPr>
              <w:jc w:val="center"/>
              <w:rPr>
                <w:rFonts w:ascii="Calibri" w:hAnsi="Calibri" w:cs="Calibri"/>
              </w:rPr>
            </w:pPr>
            <w:r w:rsidRPr="004F3B18">
              <w:rPr>
                <w:rFonts w:ascii="Calibri" w:hAnsi="Calibri" w:cs="Calibri"/>
              </w:rPr>
              <w:t>-11.06</w:t>
            </w:r>
          </w:p>
        </w:tc>
        <w:tc>
          <w:tcPr>
            <w:tcW w:w="992" w:type="dxa"/>
          </w:tcPr>
          <w:p w14:paraId="71B2F068" w14:textId="0DEE2E65" w:rsidR="00D2733E" w:rsidRPr="004F3B18" w:rsidRDefault="00584FEF" w:rsidP="00B260E9">
            <w:pPr>
              <w:jc w:val="center"/>
              <w:rPr>
                <w:rFonts w:ascii="Calibri" w:hAnsi="Calibri" w:cs="Calibri"/>
              </w:rPr>
            </w:pPr>
            <w:r w:rsidRPr="004F3B18">
              <w:rPr>
                <w:rFonts w:ascii="Calibri" w:hAnsi="Calibri" w:cs="Calibri"/>
              </w:rPr>
              <w:t>6.95</w:t>
            </w:r>
          </w:p>
        </w:tc>
        <w:tc>
          <w:tcPr>
            <w:tcW w:w="941" w:type="dxa"/>
          </w:tcPr>
          <w:p w14:paraId="78BDCCE0" w14:textId="613F4849" w:rsidR="00D2733E" w:rsidRPr="004F3B18" w:rsidRDefault="003316FC" w:rsidP="00B260E9">
            <w:pPr>
              <w:jc w:val="center"/>
              <w:rPr>
                <w:rFonts w:ascii="Calibri" w:hAnsi="Calibri" w:cs="Calibri"/>
              </w:rPr>
            </w:pPr>
            <w:r w:rsidRPr="004F3B18">
              <w:rPr>
                <w:rFonts w:ascii="Calibri" w:hAnsi="Calibri" w:cs="Calibri"/>
              </w:rPr>
              <w:t>-26.04</w:t>
            </w:r>
          </w:p>
        </w:tc>
      </w:tr>
      <w:tr w:rsidR="00D2733E" w:rsidRPr="004F3B18" w14:paraId="76200CEB" w14:textId="77777777" w:rsidTr="00B260E9">
        <w:tc>
          <w:tcPr>
            <w:tcW w:w="703" w:type="dxa"/>
            <w:vMerge/>
          </w:tcPr>
          <w:p w14:paraId="0254F9A0" w14:textId="77777777" w:rsidR="00D2733E" w:rsidRPr="004F3B18" w:rsidRDefault="00D2733E" w:rsidP="00B260E9">
            <w:pPr>
              <w:jc w:val="center"/>
              <w:rPr>
                <w:rFonts w:ascii="Calibri" w:hAnsi="Calibri" w:cs="Calibri"/>
              </w:rPr>
            </w:pPr>
          </w:p>
        </w:tc>
        <w:tc>
          <w:tcPr>
            <w:tcW w:w="1124" w:type="dxa"/>
            <w:vMerge/>
          </w:tcPr>
          <w:p w14:paraId="10F915F1" w14:textId="77777777" w:rsidR="00D2733E" w:rsidRPr="004F3B18" w:rsidRDefault="00D2733E" w:rsidP="00B260E9">
            <w:pPr>
              <w:jc w:val="center"/>
              <w:rPr>
                <w:rFonts w:ascii="Calibri" w:hAnsi="Calibri" w:cs="Calibri"/>
              </w:rPr>
            </w:pPr>
          </w:p>
        </w:tc>
        <w:tc>
          <w:tcPr>
            <w:tcW w:w="851" w:type="dxa"/>
          </w:tcPr>
          <w:p w14:paraId="3ECB757A"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1E669945" w14:textId="337623ED" w:rsidR="00D2733E" w:rsidRPr="004F3B18" w:rsidRDefault="00C84920" w:rsidP="00B260E9">
            <w:pPr>
              <w:jc w:val="center"/>
              <w:rPr>
                <w:rFonts w:ascii="Calibri" w:hAnsi="Calibri" w:cs="Calibri"/>
              </w:rPr>
            </w:pPr>
            <w:r w:rsidRPr="004F3B18">
              <w:rPr>
                <w:rFonts w:ascii="Calibri" w:hAnsi="Calibri" w:cs="Calibri"/>
              </w:rPr>
              <w:t>1.94</w:t>
            </w:r>
          </w:p>
        </w:tc>
        <w:tc>
          <w:tcPr>
            <w:tcW w:w="671" w:type="dxa"/>
          </w:tcPr>
          <w:p w14:paraId="6112BEA3" w14:textId="22CB8A5F" w:rsidR="00D2733E" w:rsidRPr="004F3B18" w:rsidRDefault="00C84920" w:rsidP="00B260E9">
            <w:pPr>
              <w:jc w:val="center"/>
              <w:rPr>
                <w:rFonts w:ascii="Calibri" w:hAnsi="Calibri" w:cs="Calibri"/>
              </w:rPr>
            </w:pPr>
            <w:r w:rsidRPr="004F3B18">
              <w:rPr>
                <w:rFonts w:ascii="Calibri" w:hAnsi="Calibri" w:cs="Calibri"/>
              </w:rPr>
              <w:t>0.94</w:t>
            </w:r>
          </w:p>
        </w:tc>
        <w:tc>
          <w:tcPr>
            <w:tcW w:w="1285" w:type="dxa"/>
          </w:tcPr>
          <w:p w14:paraId="27285380" w14:textId="428D5859" w:rsidR="00D2733E" w:rsidRPr="004F3B18" w:rsidRDefault="002E5DE8" w:rsidP="00B260E9">
            <w:pPr>
              <w:jc w:val="center"/>
              <w:rPr>
                <w:rFonts w:ascii="Calibri" w:hAnsi="Calibri" w:cs="Calibri"/>
              </w:rPr>
            </w:pPr>
            <w:r w:rsidRPr="004F3B18">
              <w:rPr>
                <w:rFonts w:ascii="Calibri" w:hAnsi="Calibri" w:cs="Calibri"/>
              </w:rPr>
              <w:t>0.01</w:t>
            </w:r>
          </w:p>
        </w:tc>
        <w:tc>
          <w:tcPr>
            <w:tcW w:w="850" w:type="dxa"/>
          </w:tcPr>
          <w:p w14:paraId="511818A3" w14:textId="7B95C306" w:rsidR="00D2733E" w:rsidRPr="004F3B18" w:rsidRDefault="004E351E" w:rsidP="00B260E9">
            <w:pPr>
              <w:jc w:val="center"/>
              <w:rPr>
                <w:rFonts w:ascii="Calibri" w:hAnsi="Calibri" w:cs="Calibri"/>
              </w:rPr>
            </w:pPr>
            <w:r w:rsidRPr="004F3B18">
              <w:rPr>
                <w:rFonts w:ascii="Calibri" w:hAnsi="Calibri" w:cs="Calibri"/>
              </w:rPr>
              <w:t>1.32</w:t>
            </w:r>
          </w:p>
        </w:tc>
        <w:tc>
          <w:tcPr>
            <w:tcW w:w="851" w:type="dxa"/>
          </w:tcPr>
          <w:p w14:paraId="2475F577" w14:textId="17D9BD59" w:rsidR="00D2733E" w:rsidRPr="004F3B18" w:rsidRDefault="004E351E" w:rsidP="00B260E9">
            <w:pPr>
              <w:jc w:val="center"/>
              <w:rPr>
                <w:rFonts w:ascii="Calibri" w:hAnsi="Calibri" w:cs="Calibri"/>
              </w:rPr>
            </w:pPr>
            <w:r w:rsidRPr="004F3B18">
              <w:rPr>
                <w:rFonts w:ascii="Calibri" w:hAnsi="Calibri" w:cs="Calibri"/>
              </w:rPr>
              <w:t>0.05</w:t>
            </w:r>
          </w:p>
        </w:tc>
        <w:tc>
          <w:tcPr>
            <w:tcW w:w="992" w:type="dxa"/>
          </w:tcPr>
          <w:p w14:paraId="5C569E4F" w14:textId="6AD5C516" w:rsidR="00D2733E" w:rsidRPr="004F3B18" w:rsidRDefault="004E351E" w:rsidP="00B260E9">
            <w:pPr>
              <w:jc w:val="center"/>
              <w:rPr>
                <w:rFonts w:ascii="Calibri" w:hAnsi="Calibri" w:cs="Calibri"/>
              </w:rPr>
            </w:pPr>
            <w:r w:rsidRPr="004F3B18">
              <w:rPr>
                <w:rFonts w:ascii="Calibri" w:hAnsi="Calibri" w:cs="Calibri"/>
              </w:rPr>
              <w:t>1.27</w:t>
            </w:r>
          </w:p>
        </w:tc>
        <w:tc>
          <w:tcPr>
            <w:tcW w:w="941" w:type="dxa"/>
          </w:tcPr>
          <w:p w14:paraId="020432DE" w14:textId="12BD4765" w:rsidR="00D2733E" w:rsidRPr="004F3B18" w:rsidRDefault="004E351E" w:rsidP="00B260E9">
            <w:pPr>
              <w:jc w:val="center"/>
              <w:rPr>
                <w:rFonts w:ascii="Calibri" w:hAnsi="Calibri" w:cs="Calibri"/>
              </w:rPr>
            </w:pPr>
            <w:r w:rsidRPr="004F3B18">
              <w:rPr>
                <w:rFonts w:ascii="Calibri" w:hAnsi="Calibri" w:cs="Calibri"/>
              </w:rPr>
              <w:t>-0.03</w:t>
            </w:r>
          </w:p>
        </w:tc>
      </w:tr>
      <w:tr w:rsidR="00D2733E" w:rsidRPr="004F3B18" w14:paraId="32B31D2E" w14:textId="77777777" w:rsidTr="00B260E9">
        <w:tc>
          <w:tcPr>
            <w:tcW w:w="703" w:type="dxa"/>
            <w:vMerge/>
          </w:tcPr>
          <w:p w14:paraId="469C7BE6" w14:textId="77777777" w:rsidR="00D2733E" w:rsidRPr="004F3B18" w:rsidRDefault="00D2733E" w:rsidP="00B260E9">
            <w:pPr>
              <w:jc w:val="center"/>
              <w:rPr>
                <w:rFonts w:ascii="Calibri" w:hAnsi="Calibri" w:cs="Calibri"/>
              </w:rPr>
            </w:pPr>
          </w:p>
        </w:tc>
        <w:tc>
          <w:tcPr>
            <w:tcW w:w="1124" w:type="dxa"/>
            <w:vMerge/>
          </w:tcPr>
          <w:p w14:paraId="7C49FFF1" w14:textId="77777777" w:rsidR="00D2733E" w:rsidRPr="004F3B18" w:rsidRDefault="00D2733E" w:rsidP="00B260E9">
            <w:pPr>
              <w:jc w:val="center"/>
              <w:rPr>
                <w:rFonts w:ascii="Calibri" w:hAnsi="Calibri" w:cs="Calibri"/>
              </w:rPr>
            </w:pPr>
          </w:p>
        </w:tc>
        <w:tc>
          <w:tcPr>
            <w:tcW w:w="851" w:type="dxa"/>
          </w:tcPr>
          <w:p w14:paraId="3DECB524"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3CEDF1D5" w14:textId="4097F2C8" w:rsidR="00D2733E" w:rsidRPr="004F3B18" w:rsidRDefault="004D3989" w:rsidP="00B260E9">
            <w:pPr>
              <w:jc w:val="center"/>
              <w:rPr>
                <w:rFonts w:ascii="Calibri" w:hAnsi="Calibri" w:cs="Calibri"/>
              </w:rPr>
            </w:pPr>
            <w:r w:rsidRPr="004F3B18">
              <w:rPr>
                <w:rFonts w:ascii="Calibri" w:hAnsi="Calibri" w:cs="Calibri"/>
              </w:rPr>
              <w:t>1.71</w:t>
            </w:r>
          </w:p>
        </w:tc>
        <w:tc>
          <w:tcPr>
            <w:tcW w:w="671" w:type="dxa"/>
          </w:tcPr>
          <w:p w14:paraId="0F63445C" w14:textId="14669D38" w:rsidR="00D2733E" w:rsidRPr="004F3B18" w:rsidRDefault="004D3989" w:rsidP="00B260E9">
            <w:pPr>
              <w:jc w:val="center"/>
              <w:rPr>
                <w:rFonts w:ascii="Calibri" w:hAnsi="Calibri" w:cs="Calibri"/>
              </w:rPr>
            </w:pPr>
            <w:r w:rsidRPr="004F3B18">
              <w:rPr>
                <w:rFonts w:ascii="Calibri" w:hAnsi="Calibri" w:cs="Calibri"/>
              </w:rPr>
              <w:t>0.95</w:t>
            </w:r>
          </w:p>
        </w:tc>
        <w:tc>
          <w:tcPr>
            <w:tcW w:w="1285" w:type="dxa"/>
          </w:tcPr>
          <w:p w14:paraId="6E4237F0" w14:textId="4684392C" w:rsidR="00D2733E" w:rsidRPr="004F3B18" w:rsidRDefault="004B0D0D" w:rsidP="00B260E9">
            <w:pPr>
              <w:jc w:val="center"/>
              <w:rPr>
                <w:rFonts w:ascii="Calibri" w:hAnsi="Calibri" w:cs="Calibri"/>
              </w:rPr>
            </w:pPr>
            <w:r w:rsidRPr="004F3B18">
              <w:rPr>
                <w:rFonts w:ascii="Calibri" w:hAnsi="Calibri" w:cs="Calibri"/>
              </w:rPr>
              <w:t>0.76</w:t>
            </w:r>
          </w:p>
        </w:tc>
        <w:tc>
          <w:tcPr>
            <w:tcW w:w="850" w:type="dxa"/>
          </w:tcPr>
          <w:p w14:paraId="7D68ED11" w14:textId="73F5D1B8" w:rsidR="00D2733E" w:rsidRPr="004F3B18" w:rsidRDefault="004B0D0D" w:rsidP="00B260E9">
            <w:pPr>
              <w:jc w:val="center"/>
              <w:rPr>
                <w:rFonts w:ascii="Calibri" w:hAnsi="Calibri" w:cs="Calibri"/>
              </w:rPr>
            </w:pPr>
            <w:r w:rsidRPr="004F3B18">
              <w:rPr>
                <w:rFonts w:ascii="Calibri" w:hAnsi="Calibri" w:cs="Calibri"/>
              </w:rPr>
              <w:t>3.64</w:t>
            </w:r>
          </w:p>
        </w:tc>
        <w:tc>
          <w:tcPr>
            <w:tcW w:w="851" w:type="dxa"/>
          </w:tcPr>
          <w:p w14:paraId="3D5BA12F" w14:textId="46D6C0FE" w:rsidR="00D2733E" w:rsidRPr="004F3B18" w:rsidRDefault="004B0D0D" w:rsidP="00B260E9">
            <w:pPr>
              <w:jc w:val="center"/>
              <w:rPr>
                <w:rFonts w:ascii="Calibri" w:hAnsi="Calibri" w:cs="Calibri"/>
              </w:rPr>
            </w:pPr>
            <w:r w:rsidRPr="004F3B18">
              <w:rPr>
                <w:rFonts w:ascii="Calibri" w:hAnsi="Calibri" w:cs="Calibri"/>
              </w:rPr>
              <w:t>-5.34</w:t>
            </w:r>
          </w:p>
        </w:tc>
        <w:tc>
          <w:tcPr>
            <w:tcW w:w="992" w:type="dxa"/>
          </w:tcPr>
          <w:p w14:paraId="7F435339" w14:textId="53C8B9B6" w:rsidR="00D2733E" w:rsidRPr="004F3B18" w:rsidRDefault="00FE4295" w:rsidP="00B260E9">
            <w:pPr>
              <w:jc w:val="center"/>
              <w:rPr>
                <w:rFonts w:ascii="Calibri" w:hAnsi="Calibri" w:cs="Calibri"/>
              </w:rPr>
            </w:pPr>
            <w:r w:rsidRPr="004F3B18">
              <w:rPr>
                <w:rFonts w:ascii="Calibri" w:hAnsi="Calibri" w:cs="Calibri"/>
              </w:rPr>
              <w:t>4.52</w:t>
            </w:r>
          </w:p>
        </w:tc>
        <w:tc>
          <w:tcPr>
            <w:tcW w:w="941" w:type="dxa"/>
          </w:tcPr>
          <w:p w14:paraId="54DCB907" w14:textId="1559D8A4" w:rsidR="00D2733E" w:rsidRPr="004F3B18" w:rsidRDefault="00FE4295" w:rsidP="00B260E9">
            <w:pPr>
              <w:jc w:val="center"/>
              <w:rPr>
                <w:rFonts w:ascii="Calibri" w:hAnsi="Calibri" w:cs="Calibri"/>
              </w:rPr>
            </w:pPr>
            <w:r w:rsidRPr="004F3B18">
              <w:rPr>
                <w:rFonts w:ascii="Calibri" w:hAnsi="Calibri" w:cs="Calibri"/>
              </w:rPr>
              <w:t>-10.25</w:t>
            </w:r>
          </w:p>
        </w:tc>
      </w:tr>
      <w:tr w:rsidR="00D2733E" w:rsidRPr="004F3B18" w14:paraId="50432F7C" w14:textId="77777777" w:rsidTr="00B260E9">
        <w:tc>
          <w:tcPr>
            <w:tcW w:w="703" w:type="dxa"/>
            <w:vMerge/>
          </w:tcPr>
          <w:p w14:paraId="1C734D2C" w14:textId="77777777" w:rsidR="00D2733E" w:rsidRPr="004F3B18" w:rsidRDefault="00D2733E" w:rsidP="00B260E9">
            <w:pPr>
              <w:jc w:val="center"/>
              <w:rPr>
                <w:rFonts w:ascii="Calibri" w:hAnsi="Calibri" w:cs="Calibri"/>
              </w:rPr>
            </w:pPr>
          </w:p>
        </w:tc>
        <w:tc>
          <w:tcPr>
            <w:tcW w:w="1124" w:type="dxa"/>
            <w:vMerge w:val="restart"/>
          </w:tcPr>
          <w:p w14:paraId="0E645433"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39FED962"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00E64891" w14:textId="709715C6" w:rsidR="00D2733E" w:rsidRPr="004F3B18" w:rsidRDefault="000B65E4" w:rsidP="00B260E9">
            <w:pPr>
              <w:jc w:val="center"/>
              <w:rPr>
                <w:rFonts w:ascii="Calibri" w:hAnsi="Calibri" w:cs="Calibri"/>
              </w:rPr>
            </w:pPr>
            <w:r w:rsidRPr="004F3B18">
              <w:rPr>
                <w:rFonts w:ascii="Calibri" w:hAnsi="Calibri" w:cs="Calibri"/>
              </w:rPr>
              <w:t>2.29</w:t>
            </w:r>
          </w:p>
        </w:tc>
        <w:tc>
          <w:tcPr>
            <w:tcW w:w="671" w:type="dxa"/>
          </w:tcPr>
          <w:p w14:paraId="1D7A8C7D" w14:textId="172B5989" w:rsidR="00D2733E" w:rsidRPr="004F3B18" w:rsidRDefault="000B65E4" w:rsidP="00B260E9">
            <w:pPr>
              <w:jc w:val="center"/>
              <w:rPr>
                <w:rFonts w:ascii="Calibri" w:hAnsi="Calibri" w:cs="Calibri"/>
              </w:rPr>
            </w:pPr>
            <w:r w:rsidRPr="004F3B18">
              <w:rPr>
                <w:rFonts w:ascii="Calibri" w:hAnsi="Calibri" w:cs="Calibri"/>
              </w:rPr>
              <w:t>0.92</w:t>
            </w:r>
          </w:p>
        </w:tc>
        <w:tc>
          <w:tcPr>
            <w:tcW w:w="1285" w:type="dxa"/>
          </w:tcPr>
          <w:p w14:paraId="016C5887" w14:textId="7DC7F5ED" w:rsidR="00D2733E" w:rsidRPr="004F3B18" w:rsidRDefault="002307C3" w:rsidP="00B260E9">
            <w:pPr>
              <w:jc w:val="center"/>
              <w:rPr>
                <w:rFonts w:ascii="Calibri" w:hAnsi="Calibri" w:cs="Calibri"/>
              </w:rPr>
            </w:pPr>
            <w:r w:rsidRPr="004F3B18">
              <w:rPr>
                <w:rFonts w:ascii="Calibri" w:hAnsi="Calibri" w:cs="Calibri"/>
              </w:rPr>
              <w:t>1.4</w:t>
            </w:r>
            <w:r w:rsidR="00347F39" w:rsidRPr="004F3B18">
              <w:rPr>
                <w:rFonts w:ascii="Calibri" w:hAnsi="Calibri" w:cs="Calibri"/>
              </w:rPr>
              <w:t>8</w:t>
            </w:r>
          </w:p>
        </w:tc>
        <w:tc>
          <w:tcPr>
            <w:tcW w:w="850" w:type="dxa"/>
          </w:tcPr>
          <w:p w14:paraId="348CEC1A" w14:textId="184A6ECD" w:rsidR="00D2733E" w:rsidRPr="004F3B18" w:rsidRDefault="00347F39" w:rsidP="00B260E9">
            <w:pPr>
              <w:jc w:val="center"/>
              <w:rPr>
                <w:rFonts w:ascii="Calibri" w:hAnsi="Calibri" w:cs="Calibri"/>
              </w:rPr>
            </w:pPr>
            <w:r w:rsidRPr="004F3B18">
              <w:rPr>
                <w:rFonts w:ascii="Calibri" w:hAnsi="Calibri" w:cs="Calibri"/>
              </w:rPr>
              <w:t>4.75</w:t>
            </w:r>
          </w:p>
        </w:tc>
        <w:tc>
          <w:tcPr>
            <w:tcW w:w="851" w:type="dxa"/>
          </w:tcPr>
          <w:p w14:paraId="1D4A745B" w14:textId="3FDF6F30" w:rsidR="00D2733E" w:rsidRPr="004F3B18" w:rsidRDefault="00347F39" w:rsidP="00B260E9">
            <w:pPr>
              <w:jc w:val="center"/>
              <w:rPr>
                <w:rFonts w:ascii="Calibri" w:hAnsi="Calibri" w:cs="Calibri"/>
              </w:rPr>
            </w:pPr>
            <w:r w:rsidRPr="004F3B18">
              <w:rPr>
                <w:rFonts w:ascii="Calibri" w:hAnsi="Calibri" w:cs="Calibri"/>
              </w:rPr>
              <w:t>-9.99</w:t>
            </w:r>
          </w:p>
        </w:tc>
        <w:tc>
          <w:tcPr>
            <w:tcW w:w="992" w:type="dxa"/>
          </w:tcPr>
          <w:p w14:paraId="4C5E98A8" w14:textId="7C661911" w:rsidR="00D2733E" w:rsidRPr="004F3B18" w:rsidRDefault="00347F39" w:rsidP="00B260E9">
            <w:pPr>
              <w:jc w:val="center"/>
              <w:rPr>
                <w:rFonts w:ascii="Calibri" w:hAnsi="Calibri" w:cs="Calibri"/>
              </w:rPr>
            </w:pPr>
            <w:r w:rsidRPr="004F3B18">
              <w:rPr>
                <w:rFonts w:ascii="Calibri" w:hAnsi="Calibri" w:cs="Calibri"/>
              </w:rPr>
              <w:t>6.71</w:t>
            </w:r>
          </w:p>
        </w:tc>
        <w:tc>
          <w:tcPr>
            <w:tcW w:w="941" w:type="dxa"/>
          </w:tcPr>
          <w:p w14:paraId="64133773" w14:textId="6119C690" w:rsidR="00D2733E" w:rsidRPr="004F3B18" w:rsidRDefault="00347F39" w:rsidP="00B260E9">
            <w:pPr>
              <w:jc w:val="center"/>
              <w:rPr>
                <w:rFonts w:ascii="Calibri" w:hAnsi="Calibri" w:cs="Calibri"/>
              </w:rPr>
            </w:pPr>
            <w:r w:rsidRPr="004F3B18">
              <w:rPr>
                <w:rFonts w:ascii="Calibri" w:hAnsi="Calibri" w:cs="Calibri"/>
              </w:rPr>
              <w:t>-24.21</w:t>
            </w:r>
          </w:p>
        </w:tc>
      </w:tr>
      <w:tr w:rsidR="00D2733E" w:rsidRPr="004F3B18" w14:paraId="517179D3" w14:textId="77777777" w:rsidTr="00B260E9">
        <w:tc>
          <w:tcPr>
            <w:tcW w:w="703" w:type="dxa"/>
            <w:vMerge/>
          </w:tcPr>
          <w:p w14:paraId="3C8199CA" w14:textId="77777777" w:rsidR="00D2733E" w:rsidRPr="004F3B18" w:rsidRDefault="00D2733E" w:rsidP="00B260E9">
            <w:pPr>
              <w:jc w:val="center"/>
              <w:rPr>
                <w:rFonts w:ascii="Calibri" w:hAnsi="Calibri" w:cs="Calibri"/>
              </w:rPr>
            </w:pPr>
          </w:p>
        </w:tc>
        <w:tc>
          <w:tcPr>
            <w:tcW w:w="1124" w:type="dxa"/>
            <w:vMerge/>
          </w:tcPr>
          <w:p w14:paraId="52F5A9E2" w14:textId="77777777" w:rsidR="00D2733E" w:rsidRPr="004F3B18" w:rsidRDefault="00D2733E" w:rsidP="00B260E9">
            <w:pPr>
              <w:jc w:val="center"/>
              <w:rPr>
                <w:rFonts w:ascii="Calibri" w:hAnsi="Calibri" w:cs="Calibri"/>
              </w:rPr>
            </w:pPr>
          </w:p>
        </w:tc>
        <w:tc>
          <w:tcPr>
            <w:tcW w:w="851" w:type="dxa"/>
          </w:tcPr>
          <w:p w14:paraId="3583123A"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005F0DB8" w14:textId="6AF72C8F" w:rsidR="00D2733E" w:rsidRPr="004F3B18" w:rsidRDefault="0037621F" w:rsidP="00B260E9">
            <w:pPr>
              <w:jc w:val="center"/>
              <w:rPr>
                <w:rFonts w:ascii="Calibri" w:hAnsi="Calibri" w:cs="Calibri"/>
              </w:rPr>
            </w:pPr>
            <w:r w:rsidRPr="004F3B18">
              <w:rPr>
                <w:rFonts w:ascii="Calibri" w:hAnsi="Calibri" w:cs="Calibri"/>
              </w:rPr>
              <w:t>1.98</w:t>
            </w:r>
          </w:p>
        </w:tc>
        <w:tc>
          <w:tcPr>
            <w:tcW w:w="671" w:type="dxa"/>
          </w:tcPr>
          <w:p w14:paraId="599E0CBB" w14:textId="4A866710" w:rsidR="00D2733E" w:rsidRPr="004F3B18" w:rsidRDefault="0037621F" w:rsidP="00B260E9">
            <w:pPr>
              <w:jc w:val="center"/>
              <w:rPr>
                <w:rFonts w:ascii="Calibri" w:hAnsi="Calibri" w:cs="Calibri"/>
              </w:rPr>
            </w:pPr>
            <w:r w:rsidRPr="004F3B18">
              <w:rPr>
                <w:rFonts w:ascii="Calibri" w:hAnsi="Calibri" w:cs="Calibri"/>
              </w:rPr>
              <w:t>0.94</w:t>
            </w:r>
          </w:p>
        </w:tc>
        <w:tc>
          <w:tcPr>
            <w:tcW w:w="1285" w:type="dxa"/>
          </w:tcPr>
          <w:p w14:paraId="1F5B4751" w14:textId="20E36FFC" w:rsidR="00D2733E" w:rsidRPr="004F3B18" w:rsidRDefault="001548AF" w:rsidP="00B260E9">
            <w:pPr>
              <w:jc w:val="center"/>
              <w:rPr>
                <w:rFonts w:ascii="Calibri" w:hAnsi="Calibri" w:cs="Calibri"/>
              </w:rPr>
            </w:pPr>
            <w:r w:rsidRPr="004F3B18">
              <w:rPr>
                <w:rFonts w:ascii="Calibri" w:hAnsi="Calibri" w:cs="Calibri"/>
              </w:rPr>
              <w:t>0.11</w:t>
            </w:r>
          </w:p>
        </w:tc>
        <w:tc>
          <w:tcPr>
            <w:tcW w:w="850" w:type="dxa"/>
          </w:tcPr>
          <w:p w14:paraId="0BCBA713" w14:textId="62C03BCD" w:rsidR="00D2733E" w:rsidRPr="004F3B18" w:rsidRDefault="001548AF" w:rsidP="00B260E9">
            <w:pPr>
              <w:jc w:val="center"/>
              <w:rPr>
                <w:rFonts w:ascii="Calibri" w:hAnsi="Calibri" w:cs="Calibri"/>
              </w:rPr>
            </w:pPr>
            <w:r w:rsidRPr="004F3B18">
              <w:rPr>
                <w:rFonts w:ascii="Calibri" w:hAnsi="Calibri" w:cs="Calibri"/>
              </w:rPr>
              <w:t>1.62</w:t>
            </w:r>
          </w:p>
        </w:tc>
        <w:tc>
          <w:tcPr>
            <w:tcW w:w="851" w:type="dxa"/>
          </w:tcPr>
          <w:p w14:paraId="1ED543AB" w14:textId="7EA34442" w:rsidR="00D2733E" w:rsidRPr="004F3B18" w:rsidRDefault="001548AF" w:rsidP="00B260E9">
            <w:pPr>
              <w:jc w:val="center"/>
              <w:rPr>
                <w:rFonts w:ascii="Calibri" w:hAnsi="Calibri" w:cs="Calibri"/>
              </w:rPr>
            </w:pPr>
            <w:r w:rsidRPr="004F3B18">
              <w:rPr>
                <w:rFonts w:ascii="Calibri" w:hAnsi="Calibri" w:cs="Calibri"/>
              </w:rPr>
              <w:t>-0.42</w:t>
            </w:r>
          </w:p>
        </w:tc>
        <w:tc>
          <w:tcPr>
            <w:tcW w:w="992" w:type="dxa"/>
          </w:tcPr>
          <w:p w14:paraId="7691C0B3" w14:textId="63F3341A" w:rsidR="00D2733E" w:rsidRPr="004F3B18" w:rsidRDefault="00036D4D" w:rsidP="00B260E9">
            <w:pPr>
              <w:jc w:val="center"/>
              <w:rPr>
                <w:rFonts w:ascii="Calibri" w:hAnsi="Calibri" w:cs="Calibri"/>
              </w:rPr>
            </w:pPr>
            <w:r w:rsidRPr="004F3B18">
              <w:rPr>
                <w:rFonts w:ascii="Calibri" w:hAnsi="Calibri" w:cs="Calibri"/>
              </w:rPr>
              <w:t>1.3</w:t>
            </w:r>
          </w:p>
        </w:tc>
        <w:tc>
          <w:tcPr>
            <w:tcW w:w="941" w:type="dxa"/>
          </w:tcPr>
          <w:p w14:paraId="509A7B1A" w14:textId="4090329F" w:rsidR="00D2733E" w:rsidRPr="004F3B18" w:rsidRDefault="00036D4D" w:rsidP="00B260E9">
            <w:pPr>
              <w:jc w:val="center"/>
              <w:rPr>
                <w:rFonts w:ascii="Calibri" w:hAnsi="Calibri" w:cs="Calibri"/>
              </w:rPr>
            </w:pPr>
            <w:r w:rsidRPr="004F3B18">
              <w:rPr>
                <w:rFonts w:ascii="Calibri" w:hAnsi="Calibri" w:cs="Calibri"/>
              </w:rPr>
              <w:t>-0.22</w:t>
            </w:r>
          </w:p>
        </w:tc>
      </w:tr>
      <w:tr w:rsidR="00D2733E" w:rsidRPr="004F3B18" w14:paraId="3B3609C3" w14:textId="77777777" w:rsidTr="00B260E9">
        <w:tc>
          <w:tcPr>
            <w:tcW w:w="703" w:type="dxa"/>
            <w:vMerge/>
          </w:tcPr>
          <w:p w14:paraId="095B6447" w14:textId="77777777" w:rsidR="00D2733E" w:rsidRPr="004F3B18" w:rsidRDefault="00D2733E" w:rsidP="00B260E9">
            <w:pPr>
              <w:jc w:val="center"/>
              <w:rPr>
                <w:rFonts w:ascii="Calibri" w:hAnsi="Calibri" w:cs="Calibri"/>
              </w:rPr>
            </w:pPr>
          </w:p>
        </w:tc>
        <w:tc>
          <w:tcPr>
            <w:tcW w:w="1124" w:type="dxa"/>
            <w:vMerge/>
          </w:tcPr>
          <w:p w14:paraId="1222BC5B" w14:textId="77777777" w:rsidR="00D2733E" w:rsidRPr="004F3B18" w:rsidRDefault="00D2733E" w:rsidP="00B260E9">
            <w:pPr>
              <w:jc w:val="center"/>
              <w:rPr>
                <w:rFonts w:ascii="Calibri" w:hAnsi="Calibri" w:cs="Calibri"/>
              </w:rPr>
            </w:pPr>
          </w:p>
        </w:tc>
        <w:tc>
          <w:tcPr>
            <w:tcW w:w="851" w:type="dxa"/>
          </w:tcPr>
          <w:p w14:paraId="59A0AA40"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03B04620" w14:textId="6814A3B2" w:rsidR="00D2733E" w:rsidRPr="004F3B18" w:rsidRDefault="00316438" w:rsidP="00B260E9">
            <w:pPr>
              <w:jc w:val="center"/>
              <w:rPr>
                <w:rFonts w:ascii="Calibri" w:hAnsi="Calibri" w:cs="Calibri"/>
              </w:rPr>
            </w:pPr>
            <w:r w:rsidRPr="004F3B18">
              <w:rPr>
                <w:rFonts w:ascii="Calibri" w:hAnsi="Calibri" w:cs="Calibri"/>
              </w:rPr>
              <w:t>1.75</w:t>
            </w:r>
          </w:p>
        </w:tc>
        <w:tc>
          <w:tcPr>
            <w:tcW w:w="671" w:type="dxa"/>
          </w:tcPr>
          <w:p w14:paraId="1C7EEA2E" w14:textId="29F64423" w:rsidR="00D2733E" w:rsidRPr="004F3B18" w:rsidRDefault="00316438" w:rsidP="00B260E9">
            <w:pPr>
              <w:jc w:val="center"/>
              <w:rPr>
                <w:rFonts w:ascii="Calibri" w:hAnsi="Calibri" w:cs="Calibri"/>
              </w:rPr>
            </w:pPr>
            <w:r w:rsidRPr="004F3B18">
              <w:rPr>
                <w:rFonts w:ascii="Calibri" w:hAnsi="Calibri" w:cs="Calibri"/>
              </w:rPr>
              <w:t>0.95</w:t>
            </w:r>
          </w:p>
        </w:tc>
        <w:tc>
          <w:tcPr>
            <w:tcW w:w="1285" w:type="dxa"/>
          </w:tcPr>
          <w:p w14:paraId="4BEAB529" w14:textId="45D4DA2D" w:rsidR="00D2733E" w:rsidRPr="004F3B18" w:rsidRDefault="00731945" w:rsidP="00B260E9">
            <w:pPr>
              <w:jc w:val="center"/>
              <w:rPr>
                <w:rFonts w:ascii="Calibri" w:hAnsi="Calibri" w:cs="Calibri"/>
              </w:rPr>
            </w:pPr>
            <w:r w:rsidRPr="004F3B18">
              <w:rPr>
                <w:rFonts w:ascii="Calibri" w:hAnsi="Calibri" w:cs="Calibri"/>
              </w:rPr>
              <w:t>0.19</w:t>
            </w:r>
          </w:p>
        </w:tc>
        <w:tc>
          <w:tcPr>
            <w:tcW w:w="850" w:type="dxa"/>
          </w:tcPr>
          <w:p w14:paraId="0634C68E" w14:textId="42DE0252" w:rsidR="00D2733E" w:rsidRPr="004F3B18" w:rsidRDefault="00731945" w:rsidP="00B260E9">
            <w:pPr>
              <w:jc w:val="center"/>
              <w:rPr>
                <w:rFonts w:ascii="Calibri" w:hAnsi="Calibri" w:cs="Calibri"/>
              </w:rPr>
            </w:pPr>
            <w:r w:rsidRPr="004F3B18">
              <w:rPr>
                <w:rFonts w:ascii="Calibri" w:hAnsi="Calibri" w:cs="Calibri"/>
              </w:rPr>
              <w:t>2.1</w:t>
            </w:r>
          </w:p>
        </w:tc>
        <w:tc>
          <w:tcPr>
            <w:tcW w:w="851" w:type="dxa"/>
          </w:tcPr>
          <w:p w14:paraId="31B1F534" w14:textId="18A28843" w:rsidR="00D2733E" w:rsidRPr="004F3B18" w:rsidRDefault="00731945" w:rsidP="00B260E9">
            <w:pPr>
              <w:jc w:val="center"/>
              <w:rPr>
                <w:rFonts w:ascii="Calibri" w:hAnsi="Calibri" w:cs="Calibri"/>
              </w:rPr>
            </w:pPr>
            <w:r w:rsidRPr="004F3B18">
              <w:rPr>
                <w:rFonts w:ascii="Calibri" w:hAnsi="Calibri" w:cs="Calibri"/>
              </w:rPr>
              <w:t>-1.17</w:t>
            </w:r>
          </w:p>
        </w:tc>
        <w:tc>
          <w:tcPr>
            <w:tcW w:w="992" w:type="dxa"/>
          </w:tcPr>
          <w:p w14:paraId="13188789" w14:textId="3675BE3B" w:rsidR="00D2733E" w:rsidRPr="004F3B18" w:rsidRDefault="00731945" w:rsidP="00B260E9">
            <w:pPr>
              <w:jc w:val="center"/>
              <w:rPr>
                <w:rFonts w:ascii="Calibri" w:hAnsi="Calibri" w:cs="Calibri"/>
              </w:rPr>
            </w:pPr>
            <w:r w:rsidRPr="004F3B18">
              <w:rPr>
                <w:rFonts w:ascii="Calibri" w:hAnsi="Calibri" w:cs="Calibri"/>
              </w:rPr>
              <w:t>1.91</w:t>
            </w:r>
          </w:p>
        </w:tc>
        <w:tc>
          <w:tcPr>
            <w:tcW w:w="941" w:type="dxa"/>
          </w:tcPr>
          <w:p w14:paraId="2F145CBA" w14:textId="31E10CA2" w:rsidR="00D2733E" w:rsidRPr="004F3B18" w:rsidRDefault="00731945" w:rsidP="00B260E9">
            <w:pPr>
              <w:jc w:val="center"/>
              <w:rPr>
                <w:rFonts w:ascii="Calibri" w:hAnsi="Calibri" w:cs="Calibri"/>
              </w:rPr>
            </w:pPr>
            <w:r w:rsidRPr="004F3B18">
              <w:rPr>
                <w:rFonts w:ascii="Calibri" w:hAnsi="Calibri" w:cs="Calibri"/>
              </w:rPr>
              <w:t>-1.31</w:t>
            </w:r>
          </w:p>
        </w:tc>
      </w:tr>
      <w:tr w:rsidR="00D2733E" w:rsidRPr="004F3B18" w14:paraId="76C8435C" w14:textId="77777777" w:rsidTr="00B260E9">
        <w:tc>
          <w:tcPr>
            <w:tcW w:w="703" w:type="dxa"/>
            <w:vMerge/>
          </w:tcPr>
          <w:p w14:paraId="23214E8A" w14:textId="77777777" w:rsidR="00D2733E" w:rsidRPr="004F3B18" w:rsidRDefault="00D2733E" w:rsidP="00B260E9">
            <w:pPr>
              <w:jc w:val="center"/>
              <w:rPr>
                <w:rFonts w:ascii="Calibri" w:hAnsi="Calibri" w:cs="Calibri"/>
              </w:rPr>
            </w:pPr>
          </w:p>
        </w:tc>
        <w:tc>
          <w:tcPr>
            <w:tcW w:w="1124" w:type="dxa"/>
            <w:vMerge/>
          </w:tcPr>
          <w:p w14:paraId="4FCECFA9" w14:textId="77777777" w:rsidR="00D2733E" w:rsidRPr="004F3B18" w:rsidRDefault="00D2733E" w:rsidP="00B260E9">
            <w:pPr>
              <w:jc w:val="center"/>
              <w:rPr>
                <w:rFonts w:ascii="Calibri" w:hAnsi="Calibri" w:cs="Calibri"/>
              </w:rPr>
            </w:pPr>
          </w:p>
        </w:tc>
        <w:tc>
          <w:tcPr>
            <w:tcW w:w="851" w:type="dxa"/>
          </w:tcPr>
          <w:p w14:paraId="4C0163D4"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6C5FA942" w14:textId="47D6BA16" w:rsidR="00D2733E" w:rsidRPr="004F3B18" w:rsidRDefault="002824BE" w:rsidP="00B260E9">
            <w:pPr>
              <w:jc w:val="center"/>
              <w:rPr>
                <w:rFonts w:ascii="Calibri" w:hAnsi="Calibri" w:cs="Calibri"/>
              </w:rPr>
            </w:pPr>
            <w:r w:rsidRPr="004F3B18">
              <w:rPr>
                <w:rFonts w:ascii="Calibri" w:hAnsi="Calibri" w:cs="Calibri"/>
              </w:rPr>
              <w:t>1.58</w:t>
            </w:r>
          </w:p>
        </w:tc>
        <w:tc>
          <w:tcPr>
            <w:tcW w:w="671" w:type="dxa"/>
          </w:tcPr>
          <w:p w14:paraId="2CED42BD" w14:textId="4513B78E" w:rsidR="00D2733E" w:rsidRPr="004F3B18" w:rsidRDefault="002824BE" w:rsidP="00B260E9">
            <w:pPr>
              <w:jc w:val="center"/>
              <w:rPr>
                <w:rFonts w:ascii="Calibri" w:hAnsi="Calibri" w:cs="Calibri"/>
              </w:rPr>
            </w:pPr>
            <w:r w:rsidRPr="004F3B18">
              <w:rPr>
                <w:rFonts w:ascii="Calibri" w:hAnsi="Calibri" w:cs="Calibri"/>
              </w:rPr>
              <w:t>0.96</w:t>
            </w:r>
          </w:p>
        </w:tc>
        <w:tc>
          <w:tcPr>
            <w:tcW w:w="1285" w:type="dxa"/>
          </w:tcPr>
          <w:p w14:paraId="25260695" w14:textId="2D37A066" w:rsidR="00D2733E" w:rsidRPr="004F3B18" w:rsidRDefault="00415450" w:rsidP="00B260E9">
            <w:pPr>
              <w:jc w:val="center"/>
              <w:rPr>
                <w:rFonts w:ascii="Calibri" w:hAnsi="Calibri" w:cs="Calibri"/>
              </w:rPr>
            </w:pPr>
            <w:r w:rsidRPr="004F3B18">
              <w:rPr>
                <w:rFonts w:ascii="Calibri" w:hAnsi="Calibri" w:cs="Calibri"/>
              </w:rPr>
              <w:t>0.75</w:t>
            </w:r>
          </w:p>
        </w:tc>
        <w:tc>
          <w:tcPr>
            <w:tcW w:w="850" w:type="dxa"/>
          </w:tcPr>
          <w:p w14:paraId="3ED74544" w14:textId="3E132C5C" w:rsidR="00D2733E" w:rsidRPr="004F3B18" w:rsidRDefault="00415450" w:rsidP="00B260E9">
            <w:pPr>
              <w:jc w:val="center"/>
              <w:rPr>
                <w:rFonts w:ascii="Calibri" w:hAnsi="Calibri" w:cs="Calibri"/>
              </w:rPr>
            </w:pPr>
            <w:r w:rsidRPr="004F3B18">
              <w:rPr>
                <w:rFonts w:ascii="Calibri" w:hAnsi="Calibri" w:cs="Calibri"/>
              </w:rPr>
              <w:t>3.07</w:t>
            </w:r>
          </w:p>
        </w:tc>
        <w:tc>
          <w:tcPr>
            <w:tcW w:w="851" w:type="dxa"/>
          </w:tcPr>
          <w:p w14:paraId="638911F3" w14:textId="6B7002EF" w:rsidR="00D2733E" w:rsidRPr="004F3B18" w:rsidRDefault="00415450" w:rsidP="00B260E9">
            <w:pPr>
              <w:jc w:val="center"/>
              <w:rPr>
                <w:rFonts w:ascii="Calibri" w:hAnsi="Calibri" w:cs="Calibri"/>
              </w:rPr>
            </w:pPr>
            <w:r w:rsidRPr="004F3B18">
              <w:rPr>
                <w:rFonts w:ascii="Calibri" w:hAnsi="Calibri" w:cs="Calibri"/>
              </w:rPr>
              <w:t>-3.49</w:t>
            </w:r>
          </w:p>
        </w:tc>
        <w:tc>
          <w:tcPr>
            <w:tcW w:w="992" w:type="dxa"/>
          </w:tcPr>
          <w:p w14:paraId="1C8285B9" w14:textId="7D95E1B8" w:rsidR="00D2733E" w:rsidRPr="004F3B18" w:rsidRDefault="00415450" w:rsidP="00B260E9">
            <w:pPr>
              <w:jc w:val="center"/>
              <w:rPr>
                <w:rFonts w:ascii="Calibri" w:hAnsi="Calibri" w:cs="Calibri"/>
              </w:rPr>
            </w:pPr>
            <w:r w:rsidRPr="004F3B18">
              <w:rPr>
                <w:rFonts w:ascii="Calibri" w:hAnsi="Calibri" w:cs="Calibri"/>
              </w:rPr>
              <w:t>3.39</w:t>
            </w:r>
          </w:p>
        </w:tc>
        <w:tc>
          <w:tcPr>
            <w:tcW w:w="941" w:type="dxa"/>
          </w:tcPr>
          <w:p w14:paraId="5650DA01" w14:textId="7A519C0A" w:rsidR="00D2733E" w:rsidRPr="004F3B18" w:rsidRDefault="00415450" w:rsidP="00B260E9">
            <w:pPr>
              <w:jc w:val="center"/>
              <w:rPr>
                <w:rFonts w:ascii="Calibri" w:hAnsi="Calibri" w:cs="Calibri"/>
              </w:rPr>
            </w:pPr>
            <w:r w:rsidRPr="004F3B18">
              <w:rPr>
                <w:rFonts w:ascii="Calibri" w:hAnsi="Calibri" w:cs="Calibri"/>
              </w:rPr>
              <w:t>-5.37</w:t>
            </w:r>
          </w:p>
        </w:tc>
      </w:tr>
    </w:tbl>
    <w:p w14:paraId="7BCD08F2" w14:textId="77777777" w:rsidR="00D2733E" w:rsidRPr="004F3B18" w:rsidRDefault="00D2733E" w:rsidP="00D2733E">
      <w:pPr>
        <w:rPr>
          <w:rFonts w:ascii="Calibri" w:hAnsi="Calibri" w:cs="Calibri"/>
        </w:rPr>
      </w:pPr>
    </w:p>
    <w:p w14:paraId="41EA5036" w14:textId="0CA43D6D" w:rsidR="0059309F" w:rsidRPr="004F3B18" w:rsidRDefault="0059309F" w:rsidP="0059309F">
      <w:pPr>
        <w:pStyle w:val="Caption"/>
        <w:keepNext/>
        <w:rPr>
          <w:rFonts w:ascii="Calibri" w:hAnsi="Calibri" w:cs="Calibri"/>
        </w:rPr>
      </w:pPr>
      <w:bookmarkStart w:id="125" w:name="_Toc165500152"/>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30</w:t>
      </w:r>
      <w:r w:rsidRPr="004F3B18">
        <w:rPr>
          <w:rFonts w:ascii="Calibri" w:hAnsi="Calibri" w:cs="Calibri"/>
        </w:rPr>
        <w:fldChar w:fldCharType="end"/>
      </w:r>
      <w:r w:rsidRPr="004F3B18">
        <w:rPr>
          <w:rFonts w:ascii="Calibri" w:hAnsi="Calibri" w:cs="Calibri"/>
        </w:rPr>
        <w:t>: Model-4 Metrics of SHEL With StandardScaler</w:t>
      </w:r>
      <w:bookmarkEnd w:id="125"/>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993"/>
        <w:gridCol w:w="850"/>
        <w:gridCol w:w="941"/>
      </w:tblGrid>
      <w:tr w:rsidR="00D2733E" w:rsidRPr="004F3B18" w14:paraId="41E72156" w14:textId="77777777" w:rsidTr="003316FC">
        <w:tc>
          <w:tcPr>
            <w:tcW w:w="2674" w:type="dxa"/>
            <w:gridSpan w:val="3"/>
          </w:tcPr>
          <w:p w14:paraId="03DD14BE" w14:textId="77777777" w:rsidR="00D2733E" w:rsidRPr="004F3B18" w:rsidRDefault="00D2733E" w:rsidP="00B260E9">
            <w:pPr>
              <w:jc w:val="center"/>
              <w:rPr>
                <w:rFonts w:ascii="Calibri" w:hAnsi="Calibri" w:cs="Calibri"/>
              </w:rPr>
            </w:pPr>
          </w:p>
        </w:tc>
        <w:tc>
          <w:tcPr>
            <w:tcW w:w="1424" w:type="dxa"/>
            <w:gridSpan w:val="2"/>
          </w:tcPr>
          <w:p w14:paraId="537174FE"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42A2286A"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843" w:type="dxa"/>
            <w:gridSpan w:val="2"/>
          </w:tcPr>
          <w:p w14:paraId="61F532D0"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791" w:type="dxa"/>
            <w:gridSpan w:val="2"/>
          </w:tcPr>
          <w:p w14:paraId="16AB3A45"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3E0E6E8F" w14:textId="77777777" w:rsidTr="003316FC">
        <w:tc>
          <w:tcPr>
            <w:tcW w:w="699" w:type="dxa"/>
          </w:tcPr>
          <w:p w14:paraId="5AF6C9E4"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48AC0E03"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0BA26F4C"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719460CB"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64522FB3"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3FFCCBDB"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602564A0"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93" w:type="dxa"/>
          </w:tcPr>
          <w:p w14:paraId="159246B0"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850" w:type="dxa"/>
          </w:tcPr>
          <w:p w14:paraId="27AE8B61"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6E25DFFA"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1711CF97" w14:textId="77777777" w:rsidTr="003316FC">
        <w:tc>
          <w:tcPr>
            <w:tcW w:w="699" w:type="dxa"/>
            <w:vMerge w:val="restart"/>
          </w:tcPr>
          <w:p w14:paraId="4AB43DCA" w14:textId="77777777" w:rsidR="00D2733E" w:rsidRPr="004F3B18" w:rsidRDefault="00D2733E" w:rsidP="00B260E9">
            <w:pPr>
              <w:jc w:val="center"/>
              <w:rPr>
                <w:rFonts w:ascii="Calibri" w:hAnsi="Calibri" w:cs="Calibri"/>
              </w:rPr>
            </w:pPr>
            <w:r w:rsidRPr="004F3B18">
              <w:rPr>
                <w:rFonts w:ascii="Calibri" w:hAnsi="Calibri" w:cs="Calibri"/>
              </w:rPr>
              <w:t>SHEL</w:t>
            </w:r>
          </w:p>
        </w:tc>
        <w:tc>
          <w:tcPr>
            <w:tcW w:w="1124" w:type="dxa"/>
            <w:vMerge w:val="restart"/>
          </w:tcPr>
          <w:p w14:paraId="7FB3400D"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1AAD327A"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017640A0" w14:textId="35F835FB" w:rsidR="00D2733E" w:rsidRPr="004F3B18" w:rsidRDefault="002138CB" w:rsidP="00B260E9">
            <w:pPr>
              <w:jc w:val="center"/>
              <w:rPr>
                <w:rFonts w:ascii="Calibri" w:hAnsi="Calibri" w:cs="Calibri"/>
              </w:rPr>
            </w:pPr>
            <w:r w:rsidRPr="004F3B18">
              <w:rPr>
                <w:rFonts w:ascii="Calibri" w:hAnsi="Calibri" w:cs="Calibri"/>
              </w:rPr>
              <w:t>3.36</w:t>
            </w:r>
          </w:p>
        </w:tc>
        <w:tc>
          <w:tcPr>
            <w:tcW w:w="671" w:type="dxa"/>
          </w:tcPr>
          <w:p w14:paraId="3099E67C" w14:textId="0394116B" w:rsidR="00D2733E" w:rsidRPr="004F3B18" w:rsidRDefault="002138CB" w:rsidP="00B260E9">
            <w:pPr>
              <w:jc w:val="center"/>
              <w:rPr>
                <w:rFonts w:ascii="Calibri" w:hAnsi="Calibri" w:cs="Calibri"/>
              </w:rPr>
            </w:pPr>
            <w:r w:rsidRPr="004F3B18">
              <w:rPr>
                <w:rFonts w:ascii="Calibri" w:hAnsi="Calibri" w:cs="Calibri"/>
              </w:rPr>
              <w:t>0.76</w:t>
            </w:r>
          </w:p>
        </w:tc>
        <w:tc>
          <w:tcPr>
            <w:tcW w:w="1285" w:type="dxa"/>
          </w:tcPr>
          <w:p w14:paraId="1B2BEAE8" w14:textId="4A231DBB" w:rsidR="00D2733E" w:rsidRPr="004F3B18" w:rsidRDefault="005A2B19" w:rsidP="00B260E9">
            <w:pPr>
              <w:jc w:val="center"/>
              <w:rPr>
                <w:rFonts w:ascii="Calibri" w:hAnsi="Calibri" w:cs="Calibri"/>
              </w:rPr>
            </w:pPr>
            <w:r w:rsidRPr="004F3B18">
              <w:rPr>
                <w:rFonts w:ascii="Calibri" w:hAnsi="Calibri" w:cs="Calibri"/>
              </w:rPr>
              <w:t>3.21</w:t>
            </w:r>
          </w:p>
        </w:tc>
        <w:tc>
          <w:tcPr>
            <w:tcW w:w="850" w:type="dxa"/>
          </w:tcPr>
          <w:p w14:paraId="7EDF8CAC" w14:textId="099242D8" w:rsidR="00D2733E" w:rsidRPr="004F3B18" w:rsidRDefault="005A2B19" w:rsidP="00B260E9">
            <w:pPr>
              <w:jc w:val="center"/>
              <w:rPr>
                <w:rFonts w:ascii="Calibri" w:hAnsi="Calibri" w:cs="Calibri"/>
              </w:rPr>
            </w:pPr>
            <w:r w:rsidRPr="004F3B18">
              <w:rPr>
                <w:rFonts w:ascii="Calibri" w:hAnsi="Calibri" w:cs="Calibri"/>
              </w:rPr>
              <w:t>3.26</w:t>
            </w:r>
          </w:p>
        </w:tc>
        <w:tc>
          <w:tcPr>
            <w:tcW w:w="993" w:type="dxa"/>
          </w:tcPr>
          <w:p w14:paraId="6124A87E" w14:textId="1BC9E18A" w:rsidR="00D2733E" w:rsidRPr="004F3B18" w:rsidRDefault="005A2B19" w:rsidP="00B260E9">
            <w:pPr>
              <w:jc w:val="center"/>
              <w:rPr>
                <w:rFonts w:ascii="Calibri" w:hAnsi="Calibri" w:cs="Calibri"/>
              </w:rPr>
            </w:pPr>
            <w:r w:rsidRPr="004F3B18">
              <w:rPr>
                <w:rFonts w:ascii="Calibri" w:hAnsi="Calibri" w:cs="Calibri"/>
              </w:rPr>
              <w:t>-35.44</w:t>
            </w:r>
          </w:p>
        </w:tc>
        <w:tc>
          <w:tcPr>
            <w:tcW w:w="850" w:type="dxa"/>
          </w:tcPr>
          <w:p w14:paraId="5660D1B3" w14:textId="0440355B" w:rsidR="00D2733E" w:rsidRPr="004F3B18" w:rsidRDefault="005A2B19" w:rsidP="00B260E9">
            <w:pPr>
              <w:jc w:val="center"/>
              <w:rPr>
                <w:rFonts w:ascii="Calibri" w:hAnsi="Calibri" w:cs="Calibri"/>
              </w:rPr>
            </w:pPr>
            <w:r w:rsidRPr="004F3B18">
              <w:rPr>
                <w:rFonts w:ascii="Calibri" w:hAnsi="Calibri" w:cs="Calibri"/>
              </w:rPr>
              <w:t>4.39</w:t>
            </w:r>
          </w:p>
        </w:tc>
        <w:tc>
          <w:tcPr>
            <w:tcW w:w="941" w:type="dxa"/>
          </w:tcPr>
          <w:p w14:paraId="5B599764" w14:textId="6C5D23AC" w:rsidR="00D2733E" w:rsidRPr="004F3B18" w:rsidRDefault="005A2B19" w:rsidP="00B260E9">
            <w:pPr>
              <w:jc w:val="center"/>
              <w:rPr>
                <w:rFonts w:ascii="Calibri" w:hAnsi="Calibri" w:cs="Calibri"/>
              </w:rPr>
            </w:pPr>
            <w:r w:rsidRPr="004F3B18">
              <w:rPr>
                <w:rFonts w:ascii="Calibri" w:hAnsi="Calibri" w:cs="Calibri"/>
              </w:rPr>
              <w:t>-17.23</w:t>
            </w:r>
          </w:p>
        </w:tc>
      </w:tr>
      <w:tr w:rsidR="00D2733E" w:rsidRPr="004F3B18" w14:paraId="3986C04C" w14:textId="77777777" w:rsidTr="003316FC">
        <w:tc>
          <w:tcPr>
            <w:tcW w:w="699" w:type="dxa"/>
            <w:vMerge/>
          </w:tcPr>
          <w:p w14:paraId="21559BCA" w14:textId="77777777" w:rsidR="00D2733E" w:rsidRPr="004F3B18" w:rsidRDefault="00D2733E" w:rsidP="00B260E9">
            <w:pPr>
              <w:jc w:val="center"/>
              <w:rPr>
                <w:rFonts w:ascii="Calibri" w:hAnsi="Calibri" w:cs="Calibri"/>
              </w:rPr>
            </w:pPr>
          </w:p>
        </w:tc>
        <w:tc>
          <w:tcPr>
            <w:tcW w:w="1124" w:type="dxa"/>
            <w:vMerge/>
          </w:tcPr>
          <w:p w14:paraId="6C46563E" w14:textId="77777777" w:rsidR="00D2733E" w:rsidRPr="004F3B18" w:rsidRDefault="00D2733E" w:rsidP="00B260E9">
            <w:pPr>
              <w:jc w:val="center"/>
              <w:rPr>
                <w:rFonts w:ascii="Calibri" w:hAnsi="Calibri" w:cs="Calibri"/>
              </w:rPr>
            </w:pPr>
          </w:p>
        </w:tc>
        <w:tc>
          <w:tcPr>
            <w:tcW w:w="851" w:type="dxa"/>
          </w:tcPr>
          <w:p w14:paraId="61677BC3"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5A03CFC4" w14:textId="7899DF2F" w:rsidR="00D2733E" w:rsidRPr="004F3B18" w:rsidRDefault="009123CA" w:rsidP="00B260E9">
            <w:pPr>
              <w:jc w:val="center"/>
              <w:rPr>
                <w:rFonts w:ascii="Calibri" w:hAnsi="Calibri" w:cs="Calibri"/>
              </w:rPr>
            </w:pPr>
            <w:r w:rsidRPr="004F3B18">
              <w:rPr>
                <w:rFonts w:ascii="Calibri" w:hAnsi="Calibri" w:cs="Calibri"/>
              </w:rPr>
              <w:t>2.51</w:t>
            </w:r>
          </w:p>
        </w:tc>
        <w:tc>
          <w:tcPr>
            <w:tcW w:w="671" w:type="dxa"/>
          </w:tcPr>
          <w:p w14:paraId="5F466991" w14:textId="6A6606DE" w:rsidR="00D2733E" w:rsidRPr="004F3B18" w:rsidRDefault="009123CA" w:rsidP="00B260E9">
            <w:pPr>
              <w:jc w:val="center"/>
              <w:rPr>
                <w:rFonts w:ascii="Calibri" w:hAnsi="Calibri" w:cs="Calibri"/>
              </w:rPr>
            </w:pPr>
            <w:r w:rsidRPr="004F3B18">
              <w:rPr>
                <w:rFonts w:ascii="Calibri" w:hAnsi="Calibri" w:cs="Calibri"/>
              </w:rPr>
              <w:t>0.87</w:t>
            </w:r>
          </w:p>
        </w:tc>
        <w:tc>
          <w:tcPr>
            <w:tcW w:w="1285" w:type="dxa"/>
          </w:tcPr>
          <w:p w14:paraId="2B4CD7F0" w14:textId="09D718AB" w:rsidR="00D2733E" w:rsidRPr="004F3B18" w:rsidRDefault="009123CA" w:rsidP="00B260E9">
            <w:pPr>
              <w:jc w:val="center"/>
              <w:rPr>
                <w:rFonts w:ascii="Calibri" w:hAnsi="Calibri" w:cs="Calibri"/>
              </w:rPr>
            </w:pPr>
            <w:r w:rsidRPr="004F3B18">
              <w:rPr>
                <w:rFonts w:ascii="Calibri" w:hAnsi="Calibri" w:cs="Calibri"/>
              </w:rPr>
              <w:t>1.92</w:t>
            </w:r>
          </w:p>
        </w:tc>
        <w:tc>
          <w:tcPr>
            <w:tcW w:w="850" w:type="dxa"/>
          </w:tcPr>
          <w:p w14:paraId="3E04DA1E" w14:textId="0B448688" w:rsidR="00D2733E" w:rsidRPr="004F3B18" w:rsidRDefault="009123CA" w:rsidP="00B260E9">
            <w:pPr>
              <w:jc w:val="center"/>
              <w:rPr>
                <w:rFonts w:ascii="Calibri" w:hAnsi="Calibri" w:cs="Calibri"/>
              </w:rPr>
            </w:pPr>
            <w:r w:rsidRPr="004F3B18">
              <w:rPr>
                <w:rFonts w:ascii="Calibri" w:hAnsi="Calibri" w:cs="Calibri"/>
              </w:rPr>
              <w:t>3.47</w:t>
            </w:r>
          </w:p>
        </w:tc>
        <w:tc>
          <w:tcPr>
            <w:tcW w:w="993" w:type="dxa"/>
          </w:tcPr>
          <w:p w14:paraId="5B30991F" w14:textId="3C6714DC" w:rsidR="00D2733E" w:rsidRPr="004F3B18" w:rsidRDefault="009123CA" w:rsidP="00B260E9">
            <w:pPr>
              <w:jc w:val="center"/>
              <w:rPr>
                <w:rFonts w:ascii="Calibri" w:hAnsi="Calibri" w:cs="Calibri"/>
              </w:rPr>
            </w:pPr>
            <w:r w:rsidRPr="004F3B18">
              <w:rPr>
                <w:rFonts w:ascii="Calibri" w:hAnsi="Calibri" w:cs="Calibri"/>
              </w:rPr>
              <w:t>-46.11</w:t>
            </w:r>
          </w:p>
        </w:tc>
        <w:tc>
          <w:tcPr>
            <w:tcW w:w="850" w:type="dxa"/>
          </w:tcPr>
          <w:p w14:paraId="726F2D80" w14:textId="44044D1A" w:rsidR="00D2733E" w:rsidRPr="004F3B18" w:rsidRDefault="00347FAE" w:rsidP="00B260E9">
            <w:pPr>
              <w:jc w:val="center"/>
              <w:rPr>
                <w:rFonts w:ascii="Calibri" w:hAnsi="Calibri" w:cs="Calibri"/>
              </w:rPr>
            </w:pPr>
            <w:r w:rsidRPr="004F3B18">
              <w:rPr>
                <w:rFonts w:ascii="Calibri" w:hAnsi="Calibri" w:cs="Calibri"/>
              </w:rPr>
              <w:t>5.5</w:t>
            </w:r>
          </w:p>
        </w:tc>
        <w:tc>
          <w:tcPr>
            <w:tcW w:w="941" w:type="dxa"/>
          </w:tcPr>
          <w:p w14:paraId="2E316F47" w14:textId="0CB81034" w:rsidR="00D2733E" w:rsidRPr="004F3B18" w:rsidRDefault="00347FAE" w:rsidP="00B260E9">
            <w:pPr>
              <w:jc w:val="center"/>
              <w:rPr>
                <w:rFonts w:ascii="Calibri" w:hAnsi="Calibri" w:cs="Calibri"/>
              </w:rPr>
            </w:pPr>
            <w:r w:rsidRPr="004F3B18">
              <w:rPr>
                <w:rFonts w:ascii="Calibri" w:hAnsi="Calibri" w:cs="Calibri"/>
              </w:rPr>
              <w:t>-29.13</w:t>
            </w:r>
          </w:p>
        </w:tc>
      </w:tr>
      <w:tr w:rsidR="00D2733E" w:rsidRPr="004F3B18" w14:paraId="1A6DFF21" w14:textId="77777777" w:rsidTr="003316FC">
        <w:tc>
          <w:tcPr>
            <w:tcW w:w="699" w:type="dxa"/>
            <w:vMerge/>
          </w:tcPr>
          <w:p w14:paraId="018C04B8" w14:textId="77777777" w:rsidR="00D2733E" w:rsidRPr="004F3B18" w:rsidRDefault="00D2733E" w:rsidP="00B260E9">
            <w:pPr>
              <w:jc w:val="center"/>
              <w:rPr>
                <w:rFonts w:ascii="Calibri" w:hAnsi="Calibri" w:cs="Calibri"/>
              </w:rPr>
            </w:pPr>
          </w:p>
        </w:tc>
        <w:tc>
          <w:tcPr>
            <w:tcW w:w="1124" w:type="dxa"/>
            <w:vMerge/>
          </w:tcPr>
          <w:p w14:paraId="739DC9E7" w14:textId="77777777" w:rsidR="00D2733E" w:rsidRPr="004F3B18" w:rsidRDefault="00D2733E" w:rsidP="00B260E9">
            <w:pPr>
              <w:jc w:val="center"/>
              <w:rPr>
                <w:rFonts w:ascii="Calibri" w:hAnsi="Calibri" w:cs="Calibri"/>
              </w:rPr>
            </w:pPr>
          </w:p>
        </w:tc>
        <w:tc>
          <w:tcPr>
            <w:tcW w:w="851" w:type="dxa"/>
          </w:tcPr>
          <w:p w14:paraId="07579291"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459E760E" w14:textId="5F62EFD8" w:rsidR="00D2733E" w:rsidRPr="004F3B18" w:rsidRDefault="007F6741" w:rsidP="00B260E9">
            <w:pPr>
              <w:jc w:val="center"/>
              <w:rPr>
                <w:rFonts w:ascii="Calibri" w:hAnsi="Calibri" w:cs="Calibri"/>
              </w:rPr>
            </w:pPr>
            <w:r w:rsidRPr="004F3B18">
              <w:rPr>
                <w:rFonts w:ascii="Calibri" w:hAnsi="Calibri" w:cs="Calibri"/>
              </w:rPr>
              <w:t>1.79</w:t>
            </w:r>
          </w:p>
        </w:tc>
        <w:tc>
          <w:tcPr>
            <w:tcW w:w="671" w:type="dxa"/>
          </w:tcPr>
          <w:p w14:paraId="6B23C575" w14:textId="47BD299A" w:rsidR="00D2733E" w:rsidRPr="004F3B18" w:rsidRDefault="007F6741" w:rsidP="00B260E9">
            <w:pPr>
              <w:jc w:val="center"/>
              <w:rPr>
                <w:rFonts w:ascii="Calibri" w:hAnsi="Calibri" w:cs="Calibri"/>
              </w:rPr>
            </w:pPr>
            <w:r w:rsidRPr="004F3B18">
              <w:rPr>
                <w:rFonts w:ascii="Calibri" w:hAnsi="Calibri" w:cs="Calibri"/>
              </w:rPr>
              <w:t>0.93</w:t>
            </w:r>
          </w:p>
        </w:tc>
        <w:tc>
          <w:tcPr>
            <w:tcW w:w="1285" w:type="dxa"/>
          </w:tcPr>
          <w:p w14:paraId="565B198E" w14:textId="35EBD308" w:rsidR="00D2733E" w:rsidRPr="004F3B18" w:rsidRDefault="00097E6F" w:rsidP="00B260E9">
            <w:pPr>
              <w:jc w:val="center"/>
              <w:rPr>
                <w:rFonts w:ascii="Calibri" w:hAnsi="Calibri" w:cs="Calibri"/>
              </w:rPr>
            </w:pPr>
            <w:r w:rsidRPr="004F3B18">
              <w:rPr>
                <w:rFonts w:ascii="Calibri" w:hAnsi="Calibri" w:cs="Calibri"/>
              </w:rPr>
              <w:t>1.18</w:t>
            </w:r>
          </w:p>
        </w:tc>
        <w:tc>
          <w:tcPr>
            <w:tcW w:w="850" w:type="dxa"/>
          </w:tcPr>
          <w:p w14:paraId="7FF046C1" w14:textId="2C239853" w:rsidR="00D2733E" w:rsidRPr="004F3B18" w:rsidRDefault="00097E6F" w:rsidP="00B260E9">
            <w:pPr>
              <w:jc w:val="center"/>
              <w:rPr>
                <w:rFonts w:ascii="Calibri" w:hAnsi="Calibri" w:cs="Calibri"/>
              </w:rPr>
            </w:pPr>
            <w:r w:rsidRPr="004F3B18">
              <w:rPr>
                <w:rFonts w:ascii="Calibri" w:hAnsi="Calibri" w:cs="Calibri"/>
              </w:rPr>
              <w:t>1.02</w:t>
            </w:r>
          </w:p>
        </w:tc>
        <w:tc>
          <w:tcPr>
            <w:tcW w:w="993" w:type="dxa"/>
          </w:tcPr>
          <w:p w14:paraId="3FD76914" w14:textId="4D4EF13F" w:rsidR="00D2733E" w:rsidRPr="004F3B18" w:rsidRDefault="00097E6F" w:rsidP="00B260E9">
            <w:pPr>
              <w:jc w:val="center"/>
              <w:rPr>
                <w:rFonts w:ascii="Calibri" w:hAnsi="Calibri" w:cs="Calibri"/>
              </w:rPr>
            </w:pPr>
            <w:r w:rsidRPr="004F3B18">
              <w:rPr>
                <w:rFonts w:ascii="Calibri" w:hAnsi="Calibri" w:cs="Calibri"/>
              </w:rPr>
              <w:t>-3.83</w:t>
            </w:r>
          </w:p>
        </w:tc>
        <w:tc>
          <w:tcPr>
            <w:tcW w:w="850" w:type="dxa"/>
          </w:tcPr>
          <w:p w14:paraId="45E6ED9F" w14:textId="67524658" w:rsidR="00D2733E" w:rsidRPr="004F3B18" w:rsidRDefault="00097E6F" w:rsidP="00B260E9">
            <w:pPr>
              <w:jc w:val="center"/>
              <w:rPr>
                <w:rFonts w:ascii="Calibri" w:hAnsi="Calibri" w:cs="Calibri"/>
              </w:rPr>
            </w:pPr>
            <w:r w:rsidRPr="004F3B18">
              <w:rPr>
                <w:rFonts w:ascii="Calibri" w:hAnsi="Calibri" w:cs="Calibri"/>
              </w:rPr>
              <w:t>1.76</w:t>
            </w:r>
          </w:p>
        </w:tc>
        <w:tc>
          <w:tcPr>
            <w:tcW w:w="941" w:type="dxa"/>
          </w:tcPr>
          <w:p w14:paraId="4736BFEF" w14:textId="7C4DE9CF" w:rsidR="00D2733E" w:rsidRPr="004F3B18" w:rsidRDefault="00097E6F" w:rsidP="00B260E9">
            <w:pPr>
              <w:jc w:val="center"/>
              <w:rPr>
                <w:rFonts w:ascii="Calibri" w:hAnsi="Calibri" w:cs="Calibri"/>
              </w:rPr>
            </w:pPr>
            <w:r w:rsidRPr="004F3B18">
              <w:rPr>
                <w:rFonts w:ascii="Calibri" w:hAnsi="Calibri" w:cs="Calibri"/>
              </w:rPr>
              <w:t>-3.27</w:t>
            </w:r>
          </w:p>
        </w:tc>
      </w:tr>
      <w:tr w:rsidR="00D2733E" w:rsidRPr="004F3B18" w14:paraId="7E704BD9" w14:textId="77777777" w:rsidTr="003316FC">
        <w:tc>
          <w:tcPr>
            <w:tcW w:w="699" w:type="dxa"/>
            <w:vMerge/>
          </w:tcPr>
          <w:p w14:paraId="08E15D86" w14:textId="77777777" w:rsidR="00D2733E" w:rsidRPr="004F3B18" w:rsidRDefault="00D2733E" w:rsidP="00B260E9">
            <w:pPr>
              <w:jc w:val="center"/>
              <w:rPr>
                <w:rFonts w:ascii="Calibri" w:hAnsi="Calibri" w:cs="Calibri"/>
              </w:rPr>
            </w:pPr>
          </w:p>
        </w:tc>
        <w:tc>
          <w:tcPr>
            <w:tcW w:w="1124" w:type="dxa"/>
            <w:vMerge/>
          </w:tcPr>
          <w:p w14:paraId="48CD8A90" w14:textId="77777777" w:rsidR="00D2733E" w:rsidRPr="004F3B18" w:rsidRDefault="00D2733E" w:rsidP="00B260E9">
            <w:pPr>
              <w:jc w:val="center"/>
              <w:rPr>
                <w:rFonts w:ascii="Calibri" w:hAnsi="Calibri" w:cs="Calibri"/>
              </w:rPr>
            </w:pPr>
          </w:p>
        </w:tc>
        <w:tc>
          <w:tcPr>
            <w:tcW w:w="851" w:type="dxa"/>
          </w:tcPr>
          <w:p w14:paraId="10498896"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7009A6E6" w14:textId="40952630" w:rsidR="00D2733E" w:rsidRPr="004F3B18" w:rsidRDefault="00DC26E7" w:rsidP="00B260E9">
            <w:pPr>
              <w:jc w:val="center"/>
              <w:rPr>
                <w:rFonts w:ascii="Calibri" w:hAnsi="Calibri" w:cs="Calibri"/>
              </w:rPr>
            </w:pPr>
            <w:r w:rsidRPr="004F3B18">
              <w:rPr>
                <w:rFonts w:ascii="Calibri" w:hAnsi="Calibri" w:cs="Calibri"/>
              </w:rPr>
              <w:t>1.62</w:t>
            </w:r>
          </w:p>
        </w:tc>
        <w:tc>
          <w:tcPr>
            <w:tcW w:w="671" w:type="dxa"/>
          </w:tcPr>
          <w:p w14:paraId="3D54BF8A" w14:textId="75A836DE" w:rsidR="00D2733E" w:rsidRPr="004F3B18" w:rsidRDefault="00DC26E7" w:rsidP="00B260E9">
            <w:pPr>
              <w:jc w:val="center"/>
              <w:rPr>
                <w:rFonts w:ascii="Calibri" w:hAnsi="Calibri" w:cs="Calibri"/>
              </w:rPr>
            </w:pPr>
            <w:r w:rsidRPr="004F3B18">
              <w:rPr>
                <w:rFonts w:ascii="Calibri" w:hAnsi="Calibri" w:cs="Calibri"/>
              </w:rPr>
              <w:t>0.94</w:t>
            </w:r>
          </w:p>
        </w:tc>
        <w:tc>
          <w:tcPr>
            <w:tcW w:w="1285" w:type="dxa"/>
          </w:tcPr>
          <w:p w14:paraId="7744DFE1" w14:textId="268978F2" w:rsidR="00D2733E" w:rsidRPr="004F3B18" w:rsidRDefault="00DC26E7" w:rsidP="00B260E9">
            <w:pPr>
              <w:jc w:val="center"/>
              <w:rPr>
                <w:rFonts w:ascii="Calibri" w:hAnsi="Calibri" w:cs="Calibri"/>
              </w:rPr>
            </w:pPr>
            <w:r w:rsidRPr="004F3B18">
              <w:rPr>
                <w:rFonts w:ascii="Calibri" w:hAnsi="Calibri" w:cs="Calibri"/>
              </w:rPr>
              <w:t>1.28</w:t>
            </w:r>
          </w:p>
        </w:tc>
        <w:tc>
          <w:tcPr>
            <w:tcW w:w="850" w:type="dxa"/>
          </w:tcPr>
          <w:p w14:paraId="284DB745" w14:textId="751C1363" w:rsidR="00D2733E" w:rsidRPr="004F3B18" w:rsidRDefault="00DC26E7" w:rsidP="00B260E9">
            <w:pPr>
              <w:jc w:val="center"/>
              <w:rPr>
                <w:rFonts w:ascii="Calibri" w:hAnsi="Calibri" w:cs="Calibri"/>
              </w:rPr>
            </w:pPr>
            <w:r w:rsidRPr="004F3B18">
              <w:rPr>
                <w:rFonts w:ascii="Calibri" w:hAnsi="Calibri" w:cs="Calibri"/>
              </w:rPr>
              <w:t>1.0</w:t>
            </w:r>
          </w:p>
        </w:tc>
        <w:tc>
          <w:tcPr>
            <w:tcW w:w="993" w:type="dxa"/>
          </w:tcPr>
          <w:p w14:paraId="487CA7B6" w14:textId="74670834" w:rsidR="00D2733E" w:rsidRPr="004F3B18" w:rsidRDefault="00DC26E7" w:rsidP="00B260E9">
            <w:pPr>
              <w:jc w:val="center"/>
              <w:rPr>
                <w:rFonts w:ascii="Calibri" w:hAnsi="Calibri" w:cs="Calibri"/>
              </w:rPr>
            </w:pPr>
            <w:r w:rsidRPr="004F3B18">
              <w:rPr>
                <w:rFonts w:ascii="Calibri" w:hAnsi="Calibri" w:cs="Calibri"/>
              </w:rPr>
              <w:t>-3.54</w:t>
            </w:r>
          </w:p>
        </w:tc>
        <w:tc>
          <w:tcPr>
            <w:tcW w:w="850" w:type="dxa"/>
          </w:tcPr>
          <w:p w14:paraId="713ABC31" w14:textId="1292F6B2" w:rsidR="00D2733E" w:rsidRPr="004F3B18" w:rsidRDefault="00DC26E7" w:rsidP="00B260E9">
            <w:pPr>
              <w:jc w:val="center"/>
              <w:rPr>
                <w:rFonts w:ascii="Calibri" w:hAnsi="Calibri" w:cs="Calibri"/>
              </w:rPr>
            </w:pPr>
            <w:r w:rsidRPr="004F3B18">
              <w:rPr>
                <w:rFonts w:ascii="Calibri" w:hAnsi="Calibri" w:cs="Calibri"/>
              </w:rPr>
              <w:t>1.68</w:t>
            </w:r>
          </w:p>
        </w:tc>
        <w:tc>
          <w:tcPr>
            <w:tcW w:w="941" w:type="dxa"/>
          </w:tcPr>
          <w:p w14:paraId="7552A426" w14:textId="6EDED57A" w:rsidR="00D2733E" w:rsidRPr="004F3B18" w:rsidRDefault="00DC26E7" w:rsidP="00B260E9">
            <w:pPr>
              <w:jc w:val="center"/>
              <w:rPr>
                <w:rFonts w:ascii="Calibri" w:hAnsi="Calibri" w:cs="Calibri"/>
              </w:rPr>
            </w:pPr>
            <w:r w:rsidRPr="004F3B18">
              <w:rPr>
                <w:rFonts w:ascii="Calibri" w:hAnsi="Calibri" w:cs="Calibri"/>
              </w:rPr>
              <w:t>-2.99</w:t>
            </w:r>
          </w:p>
        </w:tc>
      </w:tr>
      <w:tr w:rsidR="00D2733E" w:rsidRPr="004F3B18" w14:paraId="3748E9AF" w14:textId="77777777" w:rsidTr="003316FC">
        <w:tc>
          <w:tcPr>
            <w:tcW w:w="699" w:type="dxa"/>
            <w:vMerge/>
          </w:tcPr>
          <w:p w14:paraId="351AC263" w14:textId="77777777" w:rsidR="00D2733E" w:rsidRPr="004F3B18" w:rsidRDefault="00D2733E" w:rsidP="00B260E9">
            <w:pPr>
              <w:jc w:val="center"/>
              <w:rPr>
                <w:rFonts w:ascii="Calibri" w:hAnsi="Calibri" w:cs="Calibri"/>
              </w:rPr>
            </w:pPr>
          </w:p>
        </w:tc>
        <w:tc>
          <w:tcPr>
            <w:tcW w:w="1124" w:type="dxa"/>
            <w:vMerge w:val="restart"/>
          </w:tcPr>
          <w:p w14:paraId="5EA021DC"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403FE337"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6DFC9D34" w14:textId="220AB78B" w:rsidR="00D2733E" w:rsidRPr="004F3B18" w:rsidRDefault="00996EB2" w:rsidP="00B260E9">
            <w:pPr>
              <w:jc w:val="center"/>
              <w:rPr>
                <w:rFonts w:ascii="Calibri" w:hAnsi="Calibri" w:cs="Calibri"/>
              </w:rPr>
            </w:pPr>
            <w:r w:rsidRPr="004F3B18">
              <w:rPr>
                <w:rFonts w:ascii="Calibri" w:hAnsi="Calibri" w:cs="Calibri"/>
              </w:rPr>
              <w:t>2.35</w:t>
            </w:r>
          </w:p>
        </w:tc>
        <w:tc>
          <w:tcPr>
            <w:tcW w:w="671" w:type="dxa"/>
          </w:tcPr>
          <w:p w14:paraId="0F27C722" w14:textId="236CB700" w:rsidR="00D2733E" w:rsidRPr="004F3B18" w:rsidRDefault="00996EB2" w:rsidP="00B260E9">
            <w:pPr>
              <w:jc w:val="center"/>
              <w:rPr>
                <w:rFonts w:ascii="Calibri" w:hAnsi="Calibri" w:cs="Calibri"/>
              </w:rPr>
            </w:pPr>
            <w:r w:rsidRPr="004F3B18">
              <w:rPr>
                <w:rFonts w:ascii="Calibri" w:hAnsi="Calibri" w:cs="Calibri"/>
              </w:rPr>
              <w:t>0.88</w:t>
            </w:r>
          </w:p>
        </w:tc>
        <w:tc>
          <w:tcPr>
            <w:tcW w:w="1285" w:type="dxa"/>
          </w:tcPr>
          <w:p w14:paraId="040F24EB" w14:textId="3C96A95A" w:rsidR="00D2733E" w:rsidRPr="004F3B18" w:rsidRDefault="00996EB2" w:rsidP="00B260E9">
            <w:pPr>
              <w:jc w:val="center"/>
              <w:rPr>
                <w:rFonts w:ascii="Calibri" w:hAnsi="Calibri" w:cs="Calibri"/>
              </w:rPr>
            </w:pPr>
            <w:r w:rsidRPr="004F3B18">
              <w:rPr>
                <w:rFonts w:ascii="Calibri" w:hAnsi="Calibri" w:cs="Calibri"/>
              </w:rPr>
              <w:t>1.69</w:t>
            </w:r>
          </w:p>
        </w:tc>
        <w:tc>
          <w:tcPr>
            <w:tcW w:w="850" w:type="dxa"/>
          </w:tcPr>
          <w:p w14:paraId="5407FC60" w14:textId="4D353388" w:rsidR="00D2733E" w:rsidRPr="004F3B18" w:rsidRDefault="00744A03" w:rsidP="00B260E9">
            <w:pPr>
              <w:jc w:val="center"/>
              <w:rPr>
                <w:rFonts w:ascii="Calibri" w:hAnsi="Calibri" w:cs="Calibri"/>
              </w:rPr>
            </w:pPr>
            <w:r w:rsidRPr="004F3B18">
              <w:rPr>
                <w:rFonts w:ascii="Calibri" w:hAnsi="Calibri" w:cs="Calibri"/>
              </w:rPr>
              <w:t>2.23</w:t>
            </w:r>
          </w:p>
        </w:tc>
        <w:tc>
          <w:tcPr>
            <w:tcW w:w="993" w:type="dxa"/>
          </w:tcPr>
          <w:p w14:paraId="5169C0C5" w14:textId="0B233938" w:rsidR="00D2733E" w:rsidRPr="004F3B18" w:rsidRDefault="00744A03" w:rsidP="00B260E9">
            <w:pPr>
              <w:jc w:val="center"/>
              <w:rPr>
                <w:rFonts w:ascii="Calibri" w:hAnsi="Calibri" w:cs="Calibri"/>
              </w:rPr>
            </w:pPr>
            <w:r w:rsidRPr="004F3B18">
              <w:rPr>
                <w:rFonts w:ascii="Calibri" w:hAnsi="Calibri" w:cs="Calibri"/>
              </w:rPr>
              <w:t>-19.16</w:t>
            </w:r>
          </w:p>
        </w:tc>
        <w:tc>
          <w:tcPr>
            <w:tcW w:w="850" w:type="dxa"/>
          </w:tcPr>
          <w:p w14:paraId="611533DC" w14:textId="4E24B446" w:rsidR="00D2733E" w:rsidRPr="004F3B18" w:rsidRDefault="00744A03" w:rsidP="00B260E9">
            <w:pPr>
              <w:jc w:val="center"/>
              <w:rPr>
                <w:rFonts w:ascii="Calibri" w:hAnsi="Calibri" w:cs="Calibri"/>
              </w:rPr>
            </w:pPr>
            <w:r w:rsidRPr="004F3B18">
              <w:rPr>
                <w:rFonts w:ascii="Calibri" w:hAnsi="Calibri" w:cs="Calibri"/>
              </w:rPr>
              <w:t>3.78</w:t>
            </w:r>
          </w:p>
        </w:tc>
        <w:tc>
          <w:tcPr>
            <w:tcW w:w="941" w:type="dxa"/>
          </w:tcPr>
          <w:p w14:paraId="05736727" w14:textId="4F2DC33E" w:rsidR="00D2733E" w:rsidRPr="004F3B18" w:rsidRDefault="00744A03" w:rsidP="00B260E9">
            <w:pPr>
              <w:jc w:val="center"/>
              <w:rPr>
                <w:rFonts w:ascii="Calibri" w:hAnsi="Calibri" w:cs="Calibri"/>
              </w:rPr>
            </w:pPr>
            <w:r w:rsidRPr="004F3B18">
              <w:rPr>
                <w:rFonts w:ascii="Calibri" w:hAnsi="Calibri" w:cs="Calibri"/>
              </w:rPr>
              <w:t>-14.62</w:t>
            </w:r>
          </w:p>
        </w:tc>
      </w:tr>
      <w:tr w:rsidR="00D2733E" w:rsidRPr="004F3B18" w14:paraId="56B593B4" w14:textId="77777777" w:rsidTr="003316FC">
        <w:tc>
          <w:tcPr>
            <w:tcW w:w="699" w:type="dxa"/>
            <w:vMerge/>
          </w:tcPr>
          <w:p w14:paraId="03399FFE" w14:textId="77777777" w:rsidR="00D2733E" w:rsidRPr="004F3B18" w:rsidRDefault="00D2733E" w:rsidP="00B260E9">
            <w:pPr>
              <w:jc w:val="center"/>
              <w:rPr>
                <w:rFonts w:ascii="Calibri" w:hAnsi="Calibri" w:cs="Calibri"/>
              </w:rPr>
            </w:pPr>
          </w:p>
        </w:tc>
        <w:tc>
          <w:tcPr>
            <w:tcW w:w="1124" w:type="dxa"/>
            <w:vMerge/>
          </w:tcPr>
          <w:p w14:paraId="54BB7657" w14:textId="77777777" w:rsidR="00D2733E" w:rsidRPr="004F3B18" w:rsidRDefault="00D2733E" w:rsidP="00B260E9">
            <w:pPr>
              <w:jc w:val="center"/>
              <w:rPr>
                <w:rFonts w:ascii="Calibri" w:hAnsi="Calibri" w:cs="Calibri"/>
              </w:rPr>
            </w:pPr>
          </w:p>
        </w:tc>
        <w:tc>
          <w:tcPr>
            <w:tcW w:w="851" w:type="dxa"/>
          </w:tcPr>
          <w:p w14:paraId="36B7C1BF"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42909A92" w14:textId="2FC3B7D3" w:rsidR="00D2733E" w:rsidRPr="004F3B18" w:rsidRDefault="00584FEF" w:rsidP="00B260E9">
            <w:pPr>
              <w:jc w:val="center"/>
              <w:rPr>
                <w:rFonts w:ascii="Calibri" w:hAnsi="Calibri" w:cs="Calibri"/>
              </w:rPr>
            </w:pPr>
            <w:r w:rsidRPr="004F3B18">
              <w:rPr>
                <w:rFonts w:ascii="Calibri" w:hAnsi="Calibri" w:cs="Calibri"/>
              </w:rPr>
              <w:t>1.9</w:t>
            </w:r>
          </w:p>
        </w:tc>
        <w:tc>
          <w:tcPr>
            <w:tcW w:w="671" w:type="dxa"/>
          </w:tcPr>
          <w:p w14:paraId="4086B93E" w14:textId="2661BFF9" w:rsidR="00D2733E" w:rsidRPr="004F3B18" w:rsidRDefault="00584FEF" w:rsidP="00B260E9">
            <w:pPr>
              <w:jc w:val="center"/>
              <w:rPr>
                <w:rFonts w:ascii="Calibri" w:hAnsi="Calibri" w:cs="Calibri"/>
              </w:rPr>
            </w:pPr>
            <w:r w:rsidRPr="004F3B18">
              <w:rPr>
                <w:rFonts w:ascii="Calibri" w:hAnsi="Calibri" w:cs="Calibri"/>
              </w:rPr>
              <w:t>0.92</w:t>
            </w:r>
          </w:p>
        </w:tc>
        <w:tc>
          <w:tcPr>
            <w:tcW w:w="1285" w:type="dxa"/>
          </w:tcPr>
          <w:p w14:paraId="0B7D5013" w14:textId="30958332" w:rsidR="00D2733E" w:rsidRPr="004F3B18" w:rsidRDefault="003316FC" w:rsidP="00B260E9">
            <w:pPr>
              <w:jc w:val="center"/>
              <w:rPr>
                <w:rFonts w:ascii="Calibri" w:hAnsi="Calibri" w:cs="Calibri"/>
              </w:rPr>
            </w:pPr>
            <w:r w:rsidRPr="004F3B18">
              <w:rPr>
                <w:rFonts w:ascii="Calibri" w:hAnsi="Calibri" w:cs="Calibri"/>
              </w:rPr>
              <w:t>2.37</w:t>
            </w:r>
          </w:p>
        </w:tc>
        <w:tc>
          <w:tcPr>
            <w:tcW w:w="850" w:type="dxa"/>
          </w:tcPr>
          <w:p w14:paraId="6175A67E" w14:textId="3F221A16" w:rsidR="00D2733E" w:rsidRPr="004F3B18" w:rsidRDefault="003316FC" w:rsidP="00B260E9">
            <w:pPr>
              <w:jc w:val="center"/>
              <w:rPr>
                <w:rFonts w:ascii="Calibri" w:hAnsi="Calibri" w:cs="Calibri"/>
              </w:rPr>
            </w:pPr>
            <w:r w:rsidRPr="004F3B18">
              <w:rPr>
                <w:rFonts w:ascii="Calibri" w:hAnsi="Calibri" w:cs="Calibri"/>
              </w:rPr>
              <w:t>5.47</w:t>
            </w:r>
          </w:p>
        </w:tc>
        <w:tc>
          <w:tcPr>
            <w:tcW w:w="993" w:type="dxa"/>
          </w:tcPr>
          <w:p w14:paraId="79811573" w14:textId="75621CBD" w:rsidR="00D2733E" w:rsidRPr="004F3B18" w:rsidRDefault="003316FC" w:rsidP="00B260E9">
            <w:pPr>
              <w:jc w:val="center"/>
              <w:rPr>
                <w:rFonts w:ascii="Calibri" w:hAnsi="Calibri" w:cs="Calibri"/>
              </w:rPr>
            </w:pPr>
            <w:r w:rsidRPr="004F3B18">
              <w:rPr>
                <w:rFonts w:ascii="Calibri" w:hAnsi="Calibri" w:cs="Calibri"/>
              </w:rPr>
              <w:t>-114.31</w:t>
            </w:r>
          </w:p>
        </w:tc>
        <w:tc>
          <w:tcPr>
            <w:tcW w:w="850" w:type="dxa"/>
          </w:tcPr>
          <w:p w14:paraId="6820C945" w14:textId="249C2D32" w:rsidR="00D2733E" w:rsidRPr="004F3B18" w:rsidRDefault="003316FC" w:rsidP="00B260E9">
            <w:pPr>
              <w:jc w:val="center"/>
              <w:rPr>
                <w:rFonts w:ascii="Calibri" w:hAnsi="Calibri" w:cs="Calibri"/>
              </w:rPr>
            </w:pPr>
            <w:r w:rsidRPr="004F3B18">
              <w:rPr>
                <w:rFonts w:ascii="Calibri" w:hAnsi="Calibri" w:cs="Calibri"/>
              </w:rPr>
              <w:t>8.62</w:t>
            </w:r>
          </w:p>
        </w:tc>
        <w:tc>
          <w:tcPr>
            <w:tcW w:w="941" w:type="dxa"/>
          </w:tcPr>
          <w:p w14:paraId="4CD65CDE" w14:textId="2C7A8B23" w:rsidR="00D2733E" w:rsidRPr="004F3B18" w:rsidRDefault="003316FC" w:rsidP="00B260E9">
            <w:pPr>
              <w:jc w:val="center"/>
              <w:rPr>
                <w:rFonts w:ascii="Calibri" w:hAnsi="Calibri" w:cs="Calibri"/>
              </w:rPr>
            </w:pPr>
            <w:r w:rsidRPr="004F3B18">
              <w:rPr>
                <w:rFonts w:ascii="Calibri" w:hAnsi="Calibri" w:cs="Calibri"/>
              </w:rPr>
              <w:t>-70.99</w:t>
            </w:r>
          </w:p>
        </w:tc>
      </w:tr>
      <w:tr w:rsidR="00D2733E" w:rsidRPr="004F3B18" w14:paraId="55DFA0C0" w14:textId="77777777" w:rsidTr="003316FC">
        <w:tc>
          <w:tcPr>
            <w:tcW w:w="699" w:type="dxa"/>
            <w:vMerge/>
          </w:tcPr>
          <w:p w14:paraId="0EF03F2E" w14:textId="77777777" w:rsidR="00D2733E" w:rsidRPr="004F3B18" w:rsidRDefault="00D2733E" w:rsidP="00B260E9">
            <w:pPr>
              <w:jc w:val="center"/>
              <w:rPr>
                <w:rFonts w:ascii="Calibri" w:hAnsi="Calibri" w:cs="Calibri"/>
              </w:rPr>
            </w:pPr>
          </w:p>
        </w:tc>
        <w:tc>
          <w:tcPr>
            <w:tcW w:w="1124" w:type="dxa"/>
            <w:vMerge/>
          </w:tcPr>
          <w:p w14:paraId="31B47292" w14:textId="77777777" w:rsidR="00D2733E" w:rsidRPr="004F3B18" w:rsidRDefault="00D2733E" w:rsidP="00B260E9">
            <w:pPr>
              <w:jc w:val="center"/>
              <w:rPr>
                <w:rFonts w:ascii="Calibri" w:hAnsi="Calibri" w:cs="Calibri"/>
              </w:rPr>
            </w:pPr>
          </w:p>
        </w:tc>
        <w:tc>
          <w:tcPr>
            <w:tcW w:w="851" w:type="dxa"/>
          </w:tcPr>
          <w:p w14:paraId="729C20FB"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6AAA2422" w14:textId="58D165E0" w:rsidR="00D2733E" w:rsidRPr="004F3B18" w:rsidRDefault="001F34A7" w:rsidP="00B260E9">
            <w:pPr>
              <w:jc w:val="center"/>
              <w:rPr>
                <w:rFonts w:ascii="Calibri" w:hAnsi="Calibri" w:cs="Calibri"/>
              </w:rPr>
            </w:pPr>
            <w:r w:rsidRPr="004F3B18">
              <w:rPr>
                <w:rFonts w:ascii="Calibri" w:hAnsi="Calibri" w:cs="Calibri"/>
              </w:rPr>
              <w:t>1.82</w:t>
            </w:r>
          </w:p>
        </w:tc>
        <w:tc>
          <w:tcPr>
            <w:tcW w:w="671" w:type="dxa"/>
          </w:tcPr>
          <w:p w14:paraId="1C391C5F" w14:textId="69983F9A" w:rsidR="00D2733E" w:rsidRPr="004F3B18" w:rsidRDefault="001F34A7" w:rsidP="00B260E9">
            <w:pPr>
              <w:jc w:val="center"/>
              <w:rPr>
                <w:rFonts w:ascii="Calibri" w:hAnsi="Calibri" w:cs="Calibri"/>
              </w:rPr>
            </w:pPr>
            <w:r w:rsidRPr="004F3B18">
              <w:rPr>
                <w:rFonts w:ascii="Calibri" w:hAnsi="Calibri" w:cs="Calibri"/>
              </w:rPr>
              <w:t>0.93</w:t>
            </w:r>
          </w:p>
        </w:tc>
        <w:tc>
          <w:tcPr>
            <w:tcW w:w="1285" w:type="dxa"/>
          </w:tcPr>
          <w:p w14:paraId="56023131" w14:textId="632CC310" w:rsidR="00D2733E" w:rsidRPr="004F3B18" w:rsidRDefault="004E351E" w:rsidP="00B260E9">
            <w:pPr>
              <w:jc w:val="center"/>
              <w:rPr>
                <w:rFonts w:ascii="Calibri" w:hAnsi="Calibri" w:cs="Calibri"/>
              </w:rPr>
            </w:pPr>
            <w:r w:rsidRPr="004F3B18">
              <w:rPr>
                <w:rFonts w:ascii="Calibri" w:hAnsi="Calibri" w:cs="Calibri"/>
              </w:rPr>
              <w:t>1.48</w:t>
            </w:r>
          </w:p>
        </w:tc>
        <w:tc>
          <w:tcPr>
            <w:tcW w:w="850" w:type="dxa"/>
          </w:tcPr>
          <w:p w14:paraId="2D2605FC" w14:textId="056417B0" w:rsidR="00D2733E" w:rsidRPr="004F3B18" w:rsidRDefault="00487734" w:rsidP="00B260E9">
            <w:pPr>
              <w:jc w:val="center"/>
              <w:rPr>
                <w:rFonts w:ascii="Calibri" w:hAnsi="Calibri" w:cs="Calibri"/>
              </w:rPr>
            </w:pPr>
            <w:r w:rsidRPr="004F3B18">
              <w:rPr>
                <w:rFonts w:ascii="Calibri" w:hAnsi="Calibri" w:cs="Calibri"/>
              </w:rPr>
              <w:t>1.58</w:t>
            </w:r>
          </w:p>
        </w:tc>
        <w:tc>
          <w:tcPr>
            <w:tcW w:w="993" w:type="dxa"/>
          </w:tcPr>
          <w:p w14:paraId="26C05E94" w14:textId="48EDF0C2" w:rsidR="00D2733E" w:rsidRPr="004F3B18" w:rsidRDefault="00487734" w:rsidP="00B260E9">
            <w:pPr>
              <w:jc w:val="center"/>
              <w:rPr>
                <w:rFonts w:ascii="Calibri" w:hAnsi="Calibri" w:cs="Calibri"/>
              </w:rPr>
            </w:pPr>
            <w:r w:rsidRPr="004F3B18">
              <w:rPr>
                <w:rFonts w:ascii="Calibri" w:hAnsi="Calibri" w:cs="Calibri"/>
              </w:rPr>
              <w:t>-9.1</w:t>
            </w:r>
          </w:p>
        </w:tc>
        <w:tc>
          <w:tcPr>
            <w:tcW w:w="850" w:type="dxa"/>
          </w:tcPr>
          <w:p w14:paraId="3CF918ED" w14:textId="5390969A" w:rsidR="00D2733E" w:rsidRPr="004F3B18" w:rsidRDefault="00487734" w:rsidP="00B260E9">
            <w:pPr>
              <w:jc w:val="center"/>
              <w:rPr>
                <w:rFonts w:ascii="Calibri" w:hAnsi="Calibri" w:cs="Calibri"/>
              </w:rPr>
            </w:pPr>
            <w:r w:rsidRPr="004F3B18">
              <w:rPr>
                <w:rFonts w:ascii="Calibri" w:hAnsi="Calibri" w:cs="Calibri"/>
              </w:rPr>
              <w:t>2.29</w:t>
            </w:r>
          </w:p>
        </w:tc>
        <w:tc>
          <w:tcPr>
            <w:tcW w:w="941" w:type="dxa"/>
          </w:tcPr>
          <w:p w14:paraId="3B3E08AD" w14:textId="7C74EEB5" w:rsidR="00D2733E" w:rsidRPr="004F3B18" w:rsidRDefault="00487734" w:rsidP="00B260E9">
            <w:pPr>
              <w:jc w:val="center"/>
              <w:rPr>
                <w:rFonts w:ascii="Calibri" w:hAnsi="Calibri" w:cs="Calibri"/>
              </w:rPr>
            </w:pPr>
            <w:r w:rsidRPr="004F3B18">
              <w:rPr>
                <w:rFonts w:ascii="Calibri" w:hAnsi="Calibri" w:cs="Calibri"/>
              </w:rPr>
              <w:t>-4.9</w:t>
            </w:r>
          </w:p>
        </w:tc>
      </w:tr>
      <w:tr w:rsidR="00D2733E" w:rsidRPr="004F3B18" w14:paraId="1A29475C" w14:textId="77777777" w:rsidTr="003316FC">
        <w:tc>
          <w:tcPr>
            <w:tcW w:w="699" w:type="dxa"/>
            <w:vMerge/>
          </w:tcPr>
          <w:p w14:paraId="7F26BFA9" w14:textId="77777777" w:rsidR="00D2733E" w:rsidRPr="004F3B18" w:rsidRDefault="00D2733E" w:rsidP="00B260E9">
            <w:pPr>
              <w:jc w:val="center"/>
              <w:rPr>
                <w:rFonts w:ascii="Calibri" w:hAnsi="Calibri" w:cs="Calibri"/>
              </w:rPr>
            </w:pPr>
          </w:p>
        </w:tc>
        <w:tc>
          <w:tcPr>
            <w:tcW w:w="1124" w:type="dxa"/>
            <w:vMerge/>
          </w:tcPr>
          <w:p w14:paraId="0C93B567" w14:textId="77777777" w:rsidR="00D2733E" w:rsidRPr="004F3B18" w:rsidRDefault="00D2733E" w:rsidP="00B260E9">
            <w:pPr>
              <w:jc w:val="center"/>
              <w:rPr>
                <w:rFonts w:ascii="Calibri" w:hAnsi="Calibri" w:cs="Calibri"/>
              </w:rPr>
            </w:pPr>
          </w:p>
        </w:tc>
        <w:tc>
          <w:tcPr>
            <w:tcW w:w="851" w:type="dxa"/>
          </w:tcPr>
          <w:p w14:paraId="19A2DF67"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186121A0" w14:textId="54369CF1" w:rsidR="00D2733E" w:rsidRPr="004F3B18" w:rsidRDefault="004D3989" w:rsidP="00B260E9">
            <w:pPr>
              <w:jc w:val="center"/>
              <w:rPr>
                <w:rFonts w:ascii="Calibri" w:hAnsi="Calibri" w:cs="Calibri"/>
              </w:rPr>
            </w:pPr>
            <w:r w:rsidRPr="004F3B18">
              <w:rPr>
                <w:rFonts w:ascii="Calibri" w:hAnsi="Calibri" w:cs="Calibri"/>
              </w:rPr>
              <w:t>1.7</w:t>
            </w:r>
          </w:p>
        </w:tc>
        <w:tc>
          <w:tcPr>
            <w:tcW w:w="671" w:type="dxa"/>
          </w:tcPr>
          <w:p w14:paraId="6153BB3C" w14:textId="23B21FFC" w:rsidR="00D2733E" w:rsidRPr="004F3B18" w:rsidRDefault="004D3989" w:rsidP="00B260E9">
            <w:pPr>
              <w:jc w:val="center"/>
              <w:rPr>
                <w:rFonts w:ascii="Calibri" w:hAnsi="Calibri" w:cs="Calibri"/>
              </w:rPr>
            </w:pPr>
            <w:r w:rsidRPr="004F3B18">
              <w:rPr>
                <w:rFonts w:ascii="Calibri" w:hAnsi="Calibri" w:cs="Calibri"/>
              </w:rPr>
              <w:t>0.93</w:t>
            </w:r>
          </w:p>
        </w:tc>
        <w:tc>
          <w:tcPr>
            <w:tcW w:w="1285" w:type="dxa"/>
          </w:tcPr>
          <w:p w14:paraId="6442CAE8" w14:textId="4C168E99" w:rsidR="00D2733E" w:rsidRPr="004F3B18" w:rsidRDefault="00FE4295" w:rsidP="00B260E9">
            <w:pPr>
              <w:jc w:val="center"/>
              <w:rPr>
                <w:rFonts w:ascii="Calibri" w:hAnsi="Calibri" w:cs="Calibri"/>
              </w:rPr>
            </w:pPr>
            <w:r w:rsidRPr="004F3B18">
              <w:rPr>
                <w:rFonts w:ascii="Calibri" w:hAnsi="Calibri" w:cs="Calibri"/>
              </w:rPr>
              <w:t>1.74</w:t>
            </w:r>
          </w:p>
        </w:tc>
        <w:tc>
          <w:tcPr>
            <w:tcW w:w="850" w:type="dxa"/>
          </w:tcPr>
          <w:p w14:paraId="716F0583" w14:textId="7F2383C2" w:rsidR="00D2733E" w:rsidRPr="004F3B18" w:rsidRDefault="00FE4295" w:rsidP="00B260E9">
            <w:pPr>
              <w:jc w:val="center"/>
              <w:rPr>
                <w:rFonts w:ascii="Calibri" w:hAnsi="Calibri" w:cs="Calibri"/>
              </w:rPr>
            </w:pPr>
            <w:r w:rsidRPr="004F3B18">
              <w:rPr>
                <w:rFonts w:ascii="Calibri" w:hAnsi="Calibri" w:cs="Calibri"/>
              </w:rPr>
              <w:t>2.67</w:t>
            </w:r>
          </w:p>
        </w:tc>
        <w:tc>
          <w:tcPr>
            <w:tcW w:w="993" w:type="dxa"/>
          </w:tcPr>
          <w:p w14:paraId="4B336D9F" w14:textId="3FF0C842" w:rsidR="00D2733E" w:rsidRPr="004F3B18" w:rsidRDefault="00FE4295" w:rsidP="00B260E9">
            <w:pPr>
              <w:jc w:val="center"/>
              <w:rPr>
                <w:rFonts w:ascii="Calibri" w:hAnsi="Calibri" w:cs="Calibri"/>
              </w:rPr>
            </w:pPr>
            <w:r w:rsidRPr="004F3B18">
              <w:rPr>
                <w:rFonts w:ascii="Calibri" w:hAnsi="Calibri" w:cs="Calibri"/>
              </w:rPr>
              <w:t>-27.59</w:t>
            </w:r>
          </w:p>
        </w:tc>
        <w:tc>
          <w:tcPr>
            <w:tcW w:w="850" w:type="dxa"/>
          </w:tcPr>
          <w:p w14:paraId="0F01507F" w14:textId="58F55756" w:rsidR="00D2733E" w:rsidRPr="004F3B18" w:rsidRDefault="00FE4295" w:rsidP="00B260E9">
            <w:pPr>
              <w:jc w:val="center"/>
              <w:rPr>
                <w:rFonts w:ascii="Calibri" w:hAnsi="Calibri" w:cs="Calibri"/>
              </w:rPr>
            </w:pPr>
            <w:r w:rsidRPr="004F3B18">
              <w:rPr>
                <w:rFonts w:ascii="Calibri" w:hAnsi="Calibri" w:cs="Calibri"/>
              </w:rPr>
              <w:t>4.63</w:t>
            </w:r>
          </w:p>
        </w:tc>
        <w:tc>
          <w:tcPr>
            <w:tcW w:w="941" w:type="dxa"/>
          </w:tcPr>
          <w:p w14:paraId="4079C28C" w14:textId="51D9CECC" w:rsidR="00D2733E" w:rsidRPr="004F3B18" w:rsidRDefault="00FE4295" w:rsidP="00B260E9">
            <w:pPr>
              <w:jc w:val="center"/>
              <w:rPr>
                <w:rFonts w:ascii="Calibri" w:hAnsi="Calibri" w:cs="Calibri"/>
              </w:rPr>
            </w:pPr>
            <w:r w:rsidRPr="004F3B18">
              <w:rPr>
                <w:rFonts w:ascii="Calibri" w:hAnsi="Calibri" w:cs="Calibri"/>
              </w:rPr>
              <w:t>-21.91</w:t>
            </w:r>
          </w:p>
        </w:tc>
      </w:tr>
      <w:tr w:rsidR="00D2733E" w:rsidRPr="004F3B18" w14:paraId="4103AB21" w14:textId="77777777" w:rsidTr="003316FC">
        <w:tc>
          <w:tcPr>
            <w:tcW w:w="699" w:type="dxa"/>
            <w:vMerge/>
          </w:tcPr>
          <w:p w14:paraId="3CA34760" w14:textId="77777777" w:rsidR="00D2733E" w:rsidRPr="004F3B18" w:rsidRDefault="00D2733E" w:rsidP="00B260E9">
            <w:pPr>
              <w:jc w:val="center"/>
              <w:rPr>
                <w:rFonts w:ascii="Calibri" w:hAnsi="Calibri" w:cs="Calibri"/>
              </w:rPr>
            </w:pPr>
          </w:p>
        </w:tc>
        <w:tc>
          <w:tcPr>
            <w:tcW w:w="1124" w:type="dxa"/>
            <w:vMerge w:val="restart"/>
          </w:tcPr>
          <w:p w14:paraId="5EF5F521"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1CC9E93A"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090521AD" w14:textId="57DC4A96" w:rsidR="00D2733E" w:rsidRPr="004F3B18" w:rsidRDefault="00906AE1" w:rsidP="00B260E9">
            <w:pPr>
              <w:jc w:val="center"/>
              <w:rPr>
                <w:rFonts w:ascii="Calibri" w:hAnsi="Calibri" w:cs="Calibri"/>
              </w:rPr>
            </w:pPr>
            <w:r w:rsidRPr="004F3B18">
              <w:rPr>
                <w:rFonts w:ascii="Calibri" w:hAnsi="Calibri" w:cs="Calibri"/>
              </w:rPr>
              <w:t>2.16</w:t>
            </w:r>
          </w:p>
        </w:tc>
        <w:tc>
          <w:tcPr>
            <w:tcW w:w="671" w:type="dxa"/>
          </w:tcPr>
          <w:p w14:paraId="24E9A7E4" w14:textId="7DD86178" w:rsidR="00D2733E" w:rsidRPr="004F3B18" w:rsidRDefault="00906AE1" w:rsidP="00B260E9">
            <w:pPr>
              <w:jc w:val="center"/>
              <w:rPr>
                <w:rFonts w:ascii="Calibri" w:hAnsi="Calibri" w:cs="Calibri"/>
              </w:rPr>
            </w:pPr>
            <w:r w:rsidRPr="004F3B18">
              <w:rPr>
                <w:rFonts w:ascii="Calibri" w:hAnsi="Calibri" w:cs="Calibri"/>
              </w:rPr>
              <w:t>0.89</w:t>
            </w:r>
          </w:p>
        </w:tc>
        <w:tc>
          <w:tcPr>
            <w:tcW w:w="1285" w:type="dxa"/>
          </w:tcPr>
          <w:p w14:paraId="32DA9897" w14:textId="431EBED5" w:rsidR="00D2733E" w:rsidRPr="004F3B18" w:rsidRDefault="00347F39" w:rsidP="00B260E9">
            <w:pPr>
              <w:jc w:val="center"/>
              <w:rPr>
                <w:rFonts w:ascii="Calibri" w:hAnsi="Calibri" w:cs="Calibri"/>
              </w:rPr>
            </w:pPr>
            <w:r w:rsidRPr="004F3B18">
              <w:rPr>
                <w:rFonts w:ascii="Calibri" w:hAnsi="Calibri" w:cs="Calibri"/>
              </w:rPr>
              <w:t>2.12</w:t>
            </w:r>
          </w:p>
        </w:tc>
        <w:tc>
          <w:tcPr>
            <w:tcW w:w="850" w:type="dxa"/>
          </w:tcPr>
          <w:p w14:paraId="071CACA1" w14:textId="28857F0D" w:rsidR="00D2733E" w:rsidRPr="004F3B18" w:rsidRDefault="00347F39" w:rsidP="00B260E9">
            <w:pPr>
              <w:jc w:val="center"/>
              <w:rPr>
                <w:rFonts w:ascii="Calibri" w:hAnsi="Calibri" w:cs="Calibri"/>
              </w:rPr>
            </w:pPr>
            <w:r w:rsidRPr="004F3B18">
              <w:rPr>
                <w:rFonts w:ascii="Calibri" w:hAnsi="Calibri" w:cs="Calibri"/>
              </w:rPr>
              <w:t>3.21</w:t>
            </w:r>
          </w:p>
        </w:tc>
        <w:tc>
          <w:tcPr>
            <w:tcW w:w="993" w:type="dxa"/>
          </w:tcPr>
          <w:p w14:paraId="721752CF" w14:textId="418689A5" w:rsidR="00D2733E" w:rsidRPr="004F3B18" w:rsidRDefault="00347F39" w:rsidP="00B260E9">
            <w:pPr>
              <w:jc w:val="center"/>
              <w:rPr>
                <w:rFonts w:ascii="Calibri" w:hAnsi="Calibri" w:cs="Calibri"/>
              </w:rPr>
            </w:pPr>
            <w:r w:rsidRPr="004F3B18">
              <w:rPr>
                <w:rFonts w:ascii="Calibri" w:hAnsi="Calibri" w:cs="Calibri"/>
              </w:rPr>
              <w:t>-39.04</w:t>
            </w:r>
          </w:p>
        </w:tc>
        <w:tc>
          <w:tcPr>
            <w:tcW w:w="850" w:type="dxa"/>
          </w:tcPr>
          <w:p w14:paraId="03D0C37E" w14:textId="47102262" w:rsidR="00D2733E" w:rsidRPr="004F3B18" w:rsidRDefault="00347F39" w:rsidP="00B260E9">
            <w:pPr>
              <w:jc w:val="center"/>
              <w:rPr>
                <w:rFonts w:ascii="Calibri" w:hAnsi="Calibri" w:cs="Calibri"/>
              </w:rPr>
            </w:pPr>
            <w:r w:rsidRPr="004F3B18">
              <w:rPr>
                <w:rFonts w:ascii="Calibri" w:hAnsi="Calibri" w:cs="Calibri"/>
              </w:rPr>
              <w:t>5.54</w:t>
            </w:r>
          </w:p>
        </w:tc>
        <w:tc>
          <w:tcPr>
            <w:tcW w:w="941" w:type="dxa"/>
          </w:tcPr>
          <w:p w14:paraId="7AE868A6" w14:textId="4544E132" w:rsidR="00D2733E" w:rsidRPr="004F3B18" w:rsidRDefault="00B33A75" w:rsidP="00B260E9">
            <w:pPr>
              <w:jc w:val="center"/>
              <w:rPr>
                <w:rFonts w:ascii="Calibri" w:hAnsi="Calibri" w:cs="Calibri"/>
              </w:rPr>
            </w:pPr>
            <w:r w:rsidRPr="004F3B18">
              <w:rPr>
                <w:rFonts w:ascii="Calibri" w:hAnsi="Calibri" w:cs="Calibri"/>
              </w:rPr>
              <w:t>-31.39</w:t>
            </w:r>
          </w:p>
        </w:tc>
      </w:tr>
      <w:tr w:rsidR="00D2733E" w:rsidRPr="004F3B18" w14:paraId="38B99196" w14:textId="77777777" w:rsidTr="003316FC">
        <w:tc>
          <w:tcPr>
            <w:tcW w:w="699" w:type="dxa"/>
            <w:vMerge/>
          </w:tcPr>
          <w:p w14:paraId="44C8F086" w14:textId="77777777" w:rsidR="00D2733E" w:rsidRPr="004F3B18" w:rsidRDefault="00D2733E" w:rsidP="00B260E9">
            <w:pPr>
              <w:jc w:val="center"/>
              <w:rPr>
                <w:rFonts w:ascii="Calibri" w:hAnsi="Calibri" w:cs="Calibri"/>
              </w:rPr>
            </w:pPr>
          </w:p>
        </w:tc>
        <w:tc>
          <w:tcPr>
            <w:tcW w:w="1124" w:type="dxa"/>
            <w:vMerge/>
          </w:tcPr>
          <w:p w14:paraId="6BC00EDB" w14:textId="77777777" w:rsidR="00D2733E" w:rsidRPr="004F3B18" w:rsidRDefault="00D2733E" w:rsidP="00B260E9">
            <w:pPr>
              <w:jc w:val="center"/>
              <w:rPr>
                <w:rFonts w:ascii="Calibri" w:hAnsi="Calibri" w:cs="Calibri"/>
              </w:rPr>
            </w:pPr>
          </w:p>
        </w:tc>
        <w:tc>
          <w:tcPr>
            <w:tcW w:w="851" w:type="dxa"/>
          </w:tcPr>
          <w:p w14:paraId="4206E104"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1CF3413A" w14:textId="64B1E06B" w:rsidR="00D2733E" w:rsidRPr="004F3B18" w:rsidRDefault="0037621F" w:rsidP="00B260E9">
            <w:pPr>
              <w:jc w:val="center"/>
              <w:rPr>
                <w:rFonts w:ascii="Calibri" w:hAnsi="Calibri" w:cs="Calibri"/>
              </w:rPr>
            </w:pPr>
            <w:r w:rsidRPr="004F3B18">
              <w:rPr>
                <w:rFonts w:ascii="Calibri" w:hAnsi="Calibri" w:cs="Calibri"/>
              </w:rPr>
              <w:t>1.91</w:t>
            </w:r>
          </w:p>
        </w:tc>
        <w:tc>
          <w:tcPr>
            <w:tcW w:w="671" w:type="dxa"/>
          </w:tcPr>
          <w:p w14:paraId="3B1A21B1" w14:textId="4B236B71" w:rsidR="00D2733E" w:rsidRPr="004F3B18" w:rsidRDefault="0037621F" w:rsidP="00B260E9">
            <w:pPr>
              <w:jc w:val="center"/>
              <w:rPr>
                <w:rFonts w:ascii="Calibri" w:hAnsi="Calibri" w:cs="Calibri"/>
              </w:rPr>
            </w:pPr>
            <w:r w:rsidRPr="004F3B18">
              <w:rPr>
                <w:rFonts w:ascii="Calibri" w:hAnsi="Calibri" w:cs="Calibri"/>
              </w:rPr>
              <w:t>0.92</w:t>
            </w:r>
          </w:p>
        </w:tc>
        <w:tc>
          <w:tcPr>
            <w:tcW w:w="1285" w:type="dxa"/>
          </w:tcPr>
          <w:p w14:paraId="748B520C" w14:textId="4FF5D9E7" w:rsidR="00D2733E" w:rsidRPr="004F3B18" w:rsidRDefault="00036D4D" w:rsidP="00B260E9">
            <w:pPr>
              <w:jc w:val="center"/>
              <w:rPr>
                <w:rFonts w:ascii="Calibri" w:hAnsi="Calibri" w:cs="Calibri"/>
              </w:rPr>
            </w:pPr>
            <w:r w:rsidRPr="004F3B18">
              <w:rPr>
                <w:rFonts w:ascii="Calibri" w:hAnsi="Calibri" w:cs="Calibri"/>
              </w:rPr>
              <w:t>1.34</w:t>
            </w:r>
          </w:p>
        </w:tc>
        <w:tc>
          <w:tcPr>
            <w:tcW w:w="850" w:type="dxa"/>
          </w:tcPr>
          <w:p w14:paraId="1FD792E4" w14:textId="121728B7" w:rsidR="00D2733E" w:rsidRPr="004F3B18" w:rsidRDefault="00036D4D" w:rsidP="00B260E9">
            <w:pPr>
              <w:jc w:val="center"/>
              <w:rPr>
                <w:rFonts w:ascii="Calibri" w:hAnsi="Calibri" w:cs="Calibri"/>
              </w:rPr>
            </w:pPr>
            <w:r w:rsidRPr="004F3B18">
              <w:rPr>
                <w:rFonts w:ascii="Calibri" w:hAnsi="Calibri" w:cs="Calibri"/>
              </w:rPr>
              <w:t>1.1</w:t>
            </w:r>
          </w:p>
        </w:tc>
        <w:tc>
          <w:tcPr>
            <w:tcW w:w="993" w:type="dxa"/>
          </w:tcPr>
          <w:p w14:paraId="2C2B0A79" w14:textId="1F2DA7F9" w:rsidR="00D2733E" w:rsidRPr="004F3B18" w:rsidRDefault="00036D4D" w:rsidP="00B260E9">
            <w:pPr>
              <w:jc w:val="center"/>
              <w:rPr>
                <w:rFonts w:ascii="Calibri" w:hAnsi="Calibri" w:cs="Calibri"/>
              </w:rPr>
            </w:pPr>
            <w:r w:rsidRPr="004F3B18">
              <w:rPr>
                <w:rFonts w:ascii="Calibri" w:hAnsi="Calibri" w:cs="Calibri"/>
              </w:rPr>
              <w:t>-4.01</w:t>
            </w:r>
          </w:p>
        </w:tc>
        <w:tc>
          <w:tcPr>
            <w:tcW w:w="850" w:type="dxa"/>
          </w:tcPr>
          <w:p w14:paraId="0A3D8F0A" w14:textId="3DB61FF2" w:rsidR="00D2733E" w:rsidRPr="004F3B18" w:rsidRDefault="00036D4D" w:rsidP="00B260E9">
            <w:pPr>
              <w:jc w:val="center"/>
              <w:rPr>
                <w:rFonts w:ascii="Calibri" w:hAnsi="Calibri" w:cs="Calibri"/>
              </w:rPr>
            </w:pPr>
            <w:r w:rsidRPr="004F3B18">
              <w:rPr>
                <w:rFonts w:ascii="Calibri" w:hAnsi="Calibri" w:cs="Calibri"/>
              </w:rPr>
              <w:t>1.54</w:t>
            </w:r>
          </w:p>
        </w:tc>
        <w:tc>
          <w:tcPr>
            <w:tcW w:w="941" w:type="dxa"/>
          </w:tcPr>
          <w:p w14:paraId="76A52641" w14:textId="1D425D34" w:rsidR="00D2733E" w:rsidRPr="004F3B18" w:rsidRDefault="00036D4D" w:rsidP="00B260E9">
            <w:pPr>
              <w:jc w:val="center"/>
              <w:rPr>
                <w:rFonts w:ascii="Calibri" w:hAnsi="Calibri" w:cs="Calibri"/>
              </w:rPr>
            </w:pPr>
            <w:r w:rsidRPr="004F3B18">
              <w:rPr>
                <w:rFonts w:ascii="Calibri" w:hAnsi="Calibri" w:cs="Calibri"/>
              </w:rPr>
              <w:t>-2.18</w:t>
            </w:r>
          </w:p>
        </w:tc>
      </w:tr>
      <w:tr w:rsidR="00D2733E" w:rsidRPr="004F3B18" w14:paraId="110D7DF0" w14:textId="77777777" w:rsidTr="003316FC">
        <w:tc>
          <w:tcPr>
            <w:tcW w:w="699" w:type="dxa"/>
            <w:vMerge/>
          </w:tcPr>
          <w:p w14:paraId="4212F8A4" w14:textId="77777777" w:rsidR="00D2733E" w:rsidRPr="004F3B18" w:rsidRDefault="00D2733E" w:rsidP="00B260E9">
            <w:pPr>
              <w:jc w:val="center"/>
              <w:rPr>
                <w:rFonts w:ascii="Calibri" w:hAnsi="Calibri" w:cs="Calibri"/>
              </w:rPr>
            </w:pPr>
          </w:p>
        </w:tc>
        <w:tc>
          <w:tcPr>
            <w:tcW w:w="1124" w:type="dxa"/>
            <w:vMerge/>
          </w:tcPr>
          <w:p w14:paraId="6CD97A8D" w14:textId="77777777" w:rsidR="00D2733E" w:rsidRPr="004F3B18" w:rsidRDefault="00D2733E" w:rsidP="00B260E9">
            <w:pPr>
              <w:jc w:val="center"/>
              <w:rPr>
                <w:rFonts w:ascii="Calibri" w:hAnsi="Calibri" w:cs="Calibri"/>
              </w:rPr>
            </w:pPr>
          </w:p>
        </w:tc>
        <w:tc>
          <w:tcPr>
            <w:tcW w:w="851" w:type="dxa"/>
          </w:tcPr>
          <w:p w14:paraId="6E3F5E4B"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101152D1" w14:textId="514A7CEB" w:rsidR="00D2733E" w:rsidRPr="004F3B18" w:rsidRDefault="00316438" w:rsidP="00B260E9">
            <w:pPr>
              <w:jc w:val="center"/>
              <w:rPr>
                <w:rFonts w:ascii="Calibri" w:hAnsi="Calibri" w:cs="Calibri"/>
              </w:rPr>
            </w:pPr>
            <w:r w:rsidRPr="004F3B18">
              <w:rPr>
                <w:rFonts w:ascii="Calibri" w:hAnsi="Calibri" w:cs="Calibri"/>
              </w:rPr>
              <w:t>1.64</w:t>
            </w:r>
          </w:p>
        </w:tc>
        <w:tc>
          <w:tcPr>
            <w:tcW w:w="671" w:type="dxa"/>
          </w:tcPr>
          <w:p w14:paraId="03A2E13D" w14:textId="7CDCBE80" w:rsidR="00D2733E" w:rsidRPr="004F3B18" w:rsidRDefault="00316438" w:rsidP="00B260E9">
            <w:pPr>
              <w:jc w:val="center"/>
              <w:rPr>
                <w:rFonts w:ascii="Calibri" w:hAnsi="Calibri" w:cs="Calibri"/>
              </w:rPr>
            </w:pPr>
            <w:r w:rsidRPr="004F3B18">
              <w:rPr>
                <w:rFonts w:ascii="Calibri" w:hAnsi="Calibri" w:cs="Calibri"/>
              </w:rPr>
              <w:t>0.94</w:t>
            </w:r>
          </w:p>
        </w:tc>
        <w:tc>
          <w:tcPr>
            <w:tcW w:w="1285" w:type="dxa"/>
          </w:tcPr>
          <w:p w14:paraId="1AA79550" w14:textId="016AC29D" w:rsidR="00D2733E" w:rsidRPr="004F3B18" w:rsidRDefault="00731945" w:rsidP="00B260E9">
            <w:pPr>
              <w:jc w:val="center"/>
              <w:rPr>
                <w:rFonts w:ascii="Calibri" w:hAnsi="Calibri" w:cs="Calibri"/>
              </w:rPr>
            </w:pPr>
            <w:r w:rsidRPr="004F3B18">
              <w:rPr>
                <w:rFonts w:ascii="Calibri" w:hAnsi="Calibri" w:cs="Calibri"/>
              </w:rPr>
              <w:t>1.7</w:t>
            </w:r>
          </w:p>
        </w:tc>
        <w:tc>
          <w:tcPr>
            <w:tcW w:w="850" w:type="dxa"/>
          </w:tcPr>
          <w:p w14:paraId="2A17E1B9" w14:textId="736C3728" w:rsidR="00D2733E" w:rsidRPr="004F3B18" w:rsidRDefault="00731945" w:rsidP="00B260E9">
            <w:pPr>
              <w:jc w:val="center"/>
              <w:rPr>
                <w:rFonts w:ascii="Calibri" w:hAnsi="Calibri" w:cs="Calibri"/>
              </w:rPr>
            </w:pPr>
            <w:r w:rsidRPr="004F3B18">
              <w:rPr>
                <w:rFonts w:ascii="Calibri" w:hAnsi="Calibri" w:cs="Calibri"/>
              </w:rPr>
              <w:t>2.86</w:t>
            </w:r>
          </w:p>
        </w:tc>
        <w:tc>
          <w:tcPr>
            <w:tcW w:w="993" w:type="dxa"/>
          </w:tcPr>
          <w:p w14:paraId="713B50DE" w14:textId="1F4B166F" w:rsidR="00D2733E" w:rsidRPr="004F3B18" w:rsidRDefault="00731945" w:rsidP="00B260E9">
            <w:pPr>
              <w:jc w:val="center"/>
              <w:rPr>
                <w:rFonts w:ascii="Calibri" w:hAnsi="Calibri" w:cs="Calibri"/>
              </w:rPr>
            </w:pPr>
            <w:r w:rsidRPr="004F3B18">
              <w:rPr>
                <w:rFonts w:ascii="Calibri" w:hAnsi="Calibri" w:cs="Calibri"/>
              </w:rPr>
              <w:t>-29.95</w:t>
            </w:r>
          </w:p>
        </w:tc>
        <w:tc>
          <w:tcPr>
            <w:tcW w:w="850" w:type="dxa"/>
          </w:tcPr>
          <w:p w14:paraId="0B9A4C9D" w14:textId="35A5C6B3" w:rsidR="00D2733E" w:rsidRPr="004F3B18" w:rsidRDefault="00731945" w:rsidP="00B260E9">
            <w:pPr>
              <w:jc w:val="center"/>
              <w:rPr>
                <w:rFonts w:ascii="Calibri" w:hAnsi="Calibri" w:cs="Calibri"/>
              </w:rPr>
            </w:pPr>
            <w:r w:rsidRPr="004F3B18">
              <w:rPr>
                <w:rFonts w:ascii="Calibri" w:hAnsi="Calibri" w:cs="Calibri"/>
              </w:rPr>
              <w:t>4.04</w:t>
            </w:r>
          </w:p>
        </w:tc>
        <w:tc>
          <w:tcPr>
            <w:tcW w:w="941" w:type="dxa"/>
          </w:tcPr>
          <w:p w14:paraId="3979CF2B" w14:textId="04C47791" w:rsidR="00D2733E" w:rsidRPr="004F3B18" w:rsidRDefault="00731945" w:rsidP="00B260E9">
            <w:pPr>
              <w:jc w:val="center"/>
              <w:rPr>
                <w:rFonts w:ascii="Calibri" w:hAnsi="Calibri" w:cs="Calibri"/>
              </w:rPr>
            </w:pPr>
            <w:r w:rsidRPr="004F3B18">
              <w:rPr>
                <w:rFonts w:ascii="Calibri" w:hAnsi="Calibri" w:cs="Calibri"/>
              </w:rPr>
              <w:t>-14.88</w:t>
            </w:r>
          </w:p>
        </w:tc>
      </w:tr>
      <w:tr w:rsidR="00D2733E" w:rsidRPr="004F3B18" w14:paraId="70B505DA" w14:textId="77777777" w:rsidTr="003316FC">
        <w:tc>
          <w:tcPr>
            <w:tcW w:w="699" w:type="dxa"/>
            <w:vMerge/>
          </w:tcPr>
          <w:p w14:paraId="4DA52772" w14:textId="77777777" w:rsidR="00D2733E" w:rsidRPr="004F3B18" w:rsidRDefault="00D2733E" w:rsidP="00B260E9">
            <w:pPr>
              <w:jc w:val="center"/>
              <w:rPr>
                <w:rFonts w:ascii="Calibri" w:hAnsi="Calibri" w:cs="Calibri"/>
              </w:rPr>
            </w:pPr>
          </w:p>
        </w:tc>
        <w:tc>
          <w:tcPr>
            <w:tcW w:w="1124" w:type="dxa"/>
            <w:vMerge/>
          </w:tcPr>
          <w:p w14:paraId="53E71049" w14:textId="77777777" w:rsidR="00D2733E" w:rsidRPr="004F3B18" w:rsidRDefault="00D2733E" w:rsidP="00B260E9">
            <w:pPr>
              <w:jc w:val="center"/>
              <w:rPr>
                <w:rFonts w:ascii="Calibri" w:hAnsi="Calibri" w:cs="Calibri"/>
              </w:rPr>
            </w:pPr>
          </w:p>
        </w:tc>
        <w:tc>
          <w:tcPr>
            <w:tcW w:w="851" w:type="dxa"/>
          </w:tcPr>
          <w:p w14:paraId="6268B27C"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65942373" w14:textId="3D1CE7F6" w:rsidR="00D2733E" w:rsidRPr="004F3B18" w:rsidRDefault="002824BE" w:rsidP="00B260E9">
            <w:pPr>
              <w:jc w:val="center"/>
              <w:rPr>
                <w:rFonts w:ascii="Calibri" w:hAnsi="Calibri" w:cs="Calibri"/>
              </w:rPr>
            </w:pPr>
            <w:r w:rsidRPr="004F3B18">
              <w:rPr>
                <w:rFonts w:ascii="Calibri" w:hAnsi="Calibri" w:cs="Calibri"/>
              </w:rPr>
              <w:t>1.51</w:t>
            </w:r>
          </w:p>
        </w:tc>
        <w:tc>
          <w:tcPr>
            <w:tcW w:w="671" w:type="dxa"/>
          </w:tcPr>
          <w:p w14:paraId="7F20DBE6" w14:textId="13BE7F31" w:rsidR="00D2733E" w:rsidRPr="004F3B18" w:rsidRDefault="002824BE" w:rsidP="00B260E9">
            <w:pPr>
              <w:jc w:val="center"/>
              <w:rPr>
                <w:rFonts w:ascii="Calibri" w:hAnsi="Calibri" w:cs="Calibri"/>
              </w:rPr>
            </w:pPr>
            <w:r w:rsidRPr="004F3B18">
              <w:rPr>
                <w:rFonts w:ascii="Calibri" w:hAnsi="Calibri" w:cs="Calibri"/>
              </w:rPr>
              <w:t>0.95</w:t>
            </w:r>
          </w:p>
        </w:tc>
        <w:tc>
          <w:tcPr>
            <w:tcW w:w="1285" w:type="dxa"/>
          </w:tcPr>
          <w:p w14:paraId="2AA100B0" w14:textId="72EEF7B3" w:rsidR="00D2733E" w:rsidRPr="004F3B18" w:rsidRDefault="00415450" w:rsidP="00B260E9">
            <w:pPr>
              <w:jc w:val="center"/>
              <w:rPr>
                <w:rFonts w:ascii="Calibri" w:hAnsi="Calibri" w:cs="Calibri"/>
              </w:rPr>
            </w:pPr>
            <w:r w:rsidRPr="004F3B18">
              <w:rPr>
                <w:rFonts w:ascii="Calibri" w:hAnsi="Calibri" w:cs="Calibri"/>
              </w:rPr>
              <w:t>2.23</w:t>
            </w:r>
          </w:p>
        </w:tc>
        <w:tc>
          <w:tcPr>
            <w:tcW w:w="850" w:type="dxa"/>
          </w:tcPr>
          <w:p w14:paraId="7DA43CC5" w14:textId="495A3195" w:rsidR="00D2733E" w:rsidRPr="004F3B18" w:rsidRDefault="00415450" w:rsidP="00B260E9">
            <w:pPr>
              <w:jc w:val="center"/>
              <w:rPr>
                <w:rFonts w:ascii="Calibri" w:hAnsi="Calibri" w:cs="Calibri"/>
              </w:rPr>
            </w:pPr>
            <w:r w:rsidRPr="004F3B18">
              <w:rPr>
                <w:rFonts w:ascii="Calibri" w:hAnsi="Calibri" w:cs="Calibri"/>
              </w:rPr>
              <w:t>4.21</w:t>
            </w:r>
          </w:p>
        </w:tc>
        <w:tc>
          <w:tcPr>
            <w:tcW w:w="993" w:type="dxa"/>
          </w:tcPr>
          <w:p w14:paraId="20BC53CB" w14:textId="079C867E" w:rsidR="00D2733E" w:rsidRPr="004F3B18" w:rsidRDefault="00415450" w:rsidP="00B260E9">
            <w:pPr>
              <w:jc w:val="center"/>
              <w:rPr>
                <w:rFonts w:ascii="Calibri" w:hAnsi="Calibri" w:cs="Calibri"/>
              </w:rPr>
            </w:pPr>
            <w:r w:rsidRPr="004F3B18">
              <w:rPr>
                <w:rFonts w:ascii="Calibri" w:hAnsi="Calibri" w:cs="Calibri"/>
              </w:rPr>
              <w:t>-64.</w:t>
            </w:r>
            <w:r w:rsidR="00EB5E7F" w:rsidRPr="004F3B18">
              <w:rPr>
                <w:rFonts w:ascii="Calibri" w:hAnsi="Calibri" w:cs="Calibri"/>
              </w:rPr>
              <w:t>88</w:t>
            </w:r>
          </w:p>
        </w:tc>
        <w:tc>
          <w:tcPr>
            <w:tcW w:w="850" w:type="dxa"/>
          </w:tcPr>
          <w:p w14:paraId="73E760E5" w14:textId="0F9DA811" w:rsidR="00D2733E" w:rsidRPr="004F3B18" w:rsidRDefault="00EB5E7F" w:rsidP="00B260E9">
            <w:pPr>
              <w:jc w:val="center"/>
              <w:rPr>
                <w:rFonts w:ascii="Calibri" w:hAnsi="Calibri" w:cs="Calibri"/>
              </w:rPr>
            </w:pPr>
            <w:r w:rsidRPr="004F3B18">
              <w:rPr>
                <w:rFonts w:ascii="Calibri" w:hAnsi="Calibri" w:cs="Calibri"/>
              </w:rPr>
              <w:t>5.9</w:t>
            </w:r>
          </w:p>
        </w:tc>
        <w:tc>
          <w:tcPr>
            <w:tcW w:w="941" w:type="dxa"/>
          </w:tcPr>
          <w:p w14:paraId="0E7D1C58" w14:textId="7075A512" w:rsidR="00D2733E" w:rsidRPr="004F3B18" w:rsidRDefault="00EB5E7F" w:rsidP="00B260E9">
            <w:pPr>
              <w:jc w:val="center"/>
              <w:rPr>
                <w:rFonts w:ascii="Calibri" w:hAnsi="Calibri" w:cs="Calibri"/>
              </w:rPr>
            </w:pPr>
            <w:r w:rsidRPr="004F3B18">
              <w:rPr>
                <w:rFonts w:ascii="Calibri" w:hAnsi="Calibri" w:cs="Calibri"/>
              </w:rPr>
              <w:t>-31.38</w:t>
            </w:r>
          </w:p>
        </w:tc>
      </w:tr>
    </w:tbl>
    <w:p w14:paraId="6BAE6AA3" w14:textId="77777777" w:rsidR="00D2733E" w:rsidRPr="004F3B18" w:rsidRDefault="00D2733E" w:rsidP="00D2733E">
      <w:pPr>
        <w:rPr>
          <w:rFonts w:ascii="Calibri" w:hAnsi="Calibri" w:cs="Calibri"/>
        </w:rPr>
      </w:pPr>
    </w:p>
    <w:p w14:paraId="1D3DE587" w14:textId="77777777" w:rsidR="00D2733E" w:rsidRPr="004F3B18" w:rsidRDefault="00D2733E" w:rsidP="00D2733E">
      <w:pPr>
        <w:rPr>
          <w:rFonts w:ascii="Calibri" w:hAnsi="Calibri" w:cs="Calibri"/>
        </w:rPr>
      </w:pPr>
    </w:p>
    <w:p w14:paraId="2E54366D" w14:textId="0D4D0051" w:rsidR="0059309F" w:rsidRPr="004F3B18" w:rsidRDefault="0059309F" w:rsidP="0059309F">
      <w:pPr>
        <w:pStyle w:val="Caption"/>
        <w:keepNext/>
        <w:rPr>
          <w:rFonts w:ascii="Calibri" w:hAnsi="Calibri" w:cs="Calibri"/>
        </w:rPr>
      </w:pPr>
      <w:bookmarkStart w:id="126" w:name="_Toc165500153"/>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31</w:t>
      </w:r>
      <w:r w:rsidRPr="004F3B18">
        <w:rPr>
          <w:rFonts w:ascii="Calibri" w:hAnsi="Calibri" w:cs="Calibri"/>
        </w:rPr>
        <w:fldChar w:fldCharType="end"/>
      </w:r>
      <w:r w:rsidRPr="004F3B18">
        <w:rPr>
          <w:rFonts w:ascii="Calibri" w:hAnsi="Calibri" w:cs="Calibri"/>
        </w:rPr>
        <w:t>: Model-4 Metrics of XOM With StandardScaler</w:t>
      </w:r>
      <w:bookmarkEnd w:id="126"/>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851"/>
        <w:gridCol w:w="992"/>
        <w:gridCol w:w="941"/>
      </w:tblGrid>
      <w:tr w:rsidR="00D2733E" w:rsidRPr="004F3B18" w14:paraId="51B08836" w14:textId="77777777" w:rsidTr="00B260E9">
        <w:tc>
          <w:tcPr>
            <w:tcW w:w="2674" w:type="dxa"/>
            <w:gridSpan w:val="3"/>
          </w:tcPr>
          <w:p w14:paraId="6A9B3EB0" w14:textId="77777777" w:rsidR="00D2733E" w:rsidRPr="004F3B18" w:rsidRDefault="00D2733E" w:rsidP="00B260E9">
            <w:pPr>
              <w:jc w:val="center"/>
              <w:rPr>
                <w:rFonts w:ascii="Calibri" w:hAnsi="Calibri" w:cs="Calibri"/>
              </w:rPr>
            </w:pPr>
          </w:p>
        </w:tc>
        <w:tc>
          <w:tcPr>
            <w:tcW w:w="1424" w:type="dxa"/>
            <w:gridSpan w:val="2"/>
          </w:tcPr>
          <w:p w14:paraId="60C0CD30"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5F8C8FD0"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01" w:type="dxa"/>
            <w:gridSpan w:val="2"/>
          </w:tcPr>
          <w:p w14:paraId="2E76158D"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933" w:type="dxa"/>
            <w:gridSpan w:val="2"/>
          </w:tcPr>
          <w:p w14:paraId="032586C9"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53C3E205" w14:textId="77777777" w:rsidTr="00B260E9">
        <w:tc>
          <w:tcPr>
            <w:tcW w:w="699" w:type="dxa"/>
          </w:tcPr>
          <w:p w14:paraId="7C666C7D"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005CE556"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06D6B357"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75AAD2B1"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3561C076"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02213647"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4F2BF93D"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1" w:type="dxa"/>
          </w:tcPr>
          <w:p w14:paraId="650582E2"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992" w:type="dxa"/>
          </w:tcPr>
          <w:p w14:paraId="1F7B1443"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4FC500FE"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0A4F726F" w14:textId="77777777" w:rsidTr="00B260E9">
        <w:tc>
          <w:tcPr>
            <w:tcW w:w="699" w:type="dxa"/>
            <w:vMerge w:val="restart"/>
          </w:tcPr>
          <w:p w14:paraId="1CC2BA2D" w14:textId="77777777" w:rsidR="00D2733E" w:rsidRPr="004F3B18" w:rsidRDefault="00D2733E" w:rsidP="00B260E9">
            <w:pPr>
              <w:jc w:val="center"/>
              <w:rPr>
                <w:rFonts w:ascii="Calibri" w:hAnsi="Calibri" w:cs="Calibri"/>
              </w:rPr>
            </w:pPr>
            <w:r w:rsidRPr="004F3B18">
              <w:rPr>
                <w:rFonts w:ascii="Calibri" w:hAnsi="Calibri" w:cs="Calibri"/>
              </w:rPr>
              <w:t>XOM</w:t>
            </w:r>
          </w:p>
        </w:tc>
        <w:tc>
          <w:tcPr>
            <w:tcW w:w="1124" w:type="dxa"/>
            <w:vMerge w:val="restart"/>
          </w:tcPr>
          <w:p w14:paraId="756D1A73"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759CA044"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14BD3F86" w14:textId="40C96E53" w:rsidR="00D2733E" w:rsidRPr="004F3B18" w:rsidRDefault="002138CB" w:rsidP="00B260E9">
            <w:pPr>
              <w:jc w:val="center"/>
              <w:rPr>
                <w:rFonts w:ascii="Calibri" w:hAnsi="Calibri" w:cs="Calibri"/>
              </w:rPr>
            </w:pPr>
            <w:r w:rsidRPr="004F3B18">
              <w:rPr>
                <w:rFonts w:ascii="Calibri" w:hAnsi="Calibri" w:cs="Calibri"/>
              </w:rPr>
              <w:t>4.2</w:t>
            </w:r>
          </w:p>
        </w:tc>
        <w:tc>
          <w:tcPr>
            <w:tcW w:w="671" w:type="dxa"/>
          </w:tcPr>
          <w:p w14:paraId="3B3AC408" w14:textId="5DC8C64A" w:rsidR="00D2733E" w:rsidRPr="004F3B18" w:rsidRDefault="002138CB" w:rsidP="00B260E9">
            <w:pPr>
              <w:jc w:val="center"/>
              <w:rPr>
                <w:rFonts w:ascii="Calibri" w:hAnsi="Calibri" w:cs="Calibri"/>
              </w:rPr>
            </w:pPr>
            <w:r w:rsidRPr="004F3B18">
              <w:rPr>
                <w:rFonts w:ascii="Calibri" w:hAnsi="Calibri" w:cs="Calibri"/>
              </w:rPr>
              <w:t>0.77</w:t>
            </w:r>
          </w:p>
        </w:tc>
        <w:tc>
          <w:tcPr>
            <w:tcW w:w="1285" w:type="dxa"/>
          </w:tcPr>
          <w:p w14:paraId="587F4444" w14:textId="3230DBE0" w:rsidR="00D2733E" w:rsidRPr="004F3B18" w:rsidRDefault="005A2B19" w:rsidP="00B260E9">
            <w:pPr>
              <w:jc w:val="center"/>
              <w:rPr>
                <w:rFonts w:ascii="Calibri" w:hAnsi="Calibri" w:cs="Calibri"/>
              </w:rPr>
            </w:pPr>
            <w:r w:rsidRPr="004F3B18">
              <w:rPr>
                <w:rFonts w:ascii="Calibri" w:hAnsi="Calibri" w:cs="Calibri"/>
              </w:rPr>
              <w:t>2.5</w:t>
            </w:r>
          </w:p>
        </w:tc>
        <w:tc>
          <w:tcPr>
            <w:tcW w:w="850" w:type="dxa"/>
          </w:tcPr>
          <w:p w14:paraId="256ACAFB" w14:textId="7BF5CDB6" w:rsidR="00D2733E" w:rsidRPr="004F3B18" w:rsidRDefault="005A2B19" w:rsidP="00B260E9">
            <w:pPr>
              <w:jc w:val="center"/>
              <w:rPr>
                <w:rFonts w:ascii="Calibri" w:hAnsi="Calibri" w:cs="Calibri"/>
              </w:rPr>
            </w:pPr>
            <w:r w:rsidRPr="004F3B18">
              <w:rPr>
                <w:rFonts w:ascii="Calibri" w:hAnsi="Calibri" w:cs="Calibri"/>
              </w:rPr>
              <w:t>3.13</w:t>
            </w:r>
          </w:p>
        </w:tc>
        <w:tc>
          <w:tcPr>
            <w:tcW w:w="851" w:type="dxa"/>
          </w:tcPr>
          <w:p w14:paraId="0CF9D6B4" w14:textId="16B3860F" w:rsidR="00D2733E" w:rsidRPr="004F3B18" w:rsidRDefault="005A2B19" w:rsidP="00B260E9">
            <w:pPr>
              <w:jc w:val="center"/>
              <w:rPr>
                <w:rFonts w:ascii="Calibri" w:hAnsi="Calibri" w:cs="Calibri"/>
              </w:rPr>
            </w:pPr>
            <w:r w:rsidRPr="004F3B18">
              <w:rPr>
                <w:rFonts w:ascii="Calibri" w:hAnsi="Calibri" w:cs="Calibri"/>
              </w:rPr>
              <w:t>-8.06</w:t>
            </w:r>
          </w:p>
        </w:tc>
        <w:tc>
          <w:tcPr>
            <w:tcW w:w="992" w:type="dxa"/>
          </w:tcPr>
          <w:p w14:paraId="67AE70DC" w14:textId="48446C97" w:rsidR="00D2733E" w:rsidRPr="004F3B18" w:rsidRDefault="005A2B19" w:rsidP="00B260E9">
            <w:pPr>
              <w:jc w:val="center"/>
              <w:rPr>
                <w:rFonts w:ascii="Calibri" w:hAnsi="Calibri" w:cs="Calibri"/>
              </w:rPr>
            </w:pPr>
            <w:r w:rsidRPr="004F3B18">
              <w:rPr>
                <w:rFonts w:ascii="Calibri" w:hAnsi="Calibri" w:cs="Calibri"/>
              </w:rPr>
              <w:t>5.65</w:t>
            </w:r>
          </w:p>
        </w:tc>
        <w:tc>
          <w:tcPr>
            <w:tcW w:w="941" w:type="dxa"/>
          </w:tcPr>
          <w:p w14:paraId="2A2C8DFA" w14:textId="16226A16" w:rsidR="00D2733E" w:rsidRPr="004F3B18" w:rsidRDefault="00E36BC6" w:rsidP="00B260E9">
            <w:pPr>
              <w:jc w:val="center"/>
              <w:rPr>
                <w:rFonts w:ascii="Calibri" w:hAnsi="Calibri" w:cs="Calibri"/>
              </w:rPr>
            </w:pPr>
            <w:r w:rsidRPr="004F3B18">
              <w:rPr>
                <w:rFonts w:ascii="Calibri" w:hAnsi="Calibri" w:cs="Calibri"/>
              </w:rPr>
              <w:t>-6.05</w:t>
            </w:r>
          </w:p>
        </w:tc>
      </w:tr>
      <w:tr w:rsidR="00D2733E" w:rsidRPr="004F3B18" w14:paraId="0B635BD5" w14:textId="77777777" w:rsidTr="00B260E9">
        <w:tc>
          <w:tcPr>
            <w:tcW w:w="699" w:type="dxa"/>
            <w:vMerge/>
          </w:tcPr>
          <w:p w14:paraId="24E5D229" w14:textId="77777777" w:rsidR="00D2733E" w:rsidRPr="004F3B18" w:rsidRDefault="00D2733E" w:rsidP="00B260E9">
            <w:pPr>
              <w:jc w:val="center"/>
              <w:rPr>
                <w:rFonts w:ascii="Calibri" w:hAnsi="Calibri" w:cs="Calibri"/>
              </w:rPr>
            </w:pPr>
          </w:p>
        </w:tc>
        <w:tc>
          <w:tcPr>
            <w:tcW w:w="1124" w:type="dxa"/>
            <w:vMerge/>
          </w:tcPr>
          <w:p w14:paraId="1FBC2D76" w14:textId="77777777" w:rsidR="00D2733E" w:rsidRPr="004F3B18" w:rsidRDefault="00D2733E" w:rsidP="00B260E9">
            <w:pPr>
              <w:jc w:val="center"/>
              <w:rPr>
                <w:rFonts w:ascii="Calibri" w:hAnsi="Calibri" w:cs="Calibri"/>
              </w:rPr>
            </w:pPr>
          </w:p>
        </w:tc>
        <w:tc>
          <w:tcPr>
            <w:tcW w:w="851" w:type="dxa"/>
          </w:tcPr>
          <w:p w14:paraId="1128D50C"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6681E448" w14:textId="35BEE286" w:rsidR="00D2733E" w:rsidRPr="004F3B18" w:rsidRDefault="009123CA" w:rsidP="00B260E9">
            <w:pPr>
              <w:jc w:val="center"/>
              <w:rPr>
                <w:rFonts w:ascii="Calibri" w:hAnsi="Calibri" w:cs="Calibri"/>
              </w:rPr>
            </w:pPr>
            <w:r w:rsidRPr="004F3B18">
              <w:rPr>
                <w:rFonts w:ascii="Calibri" w:hAnsi="Calibri" w:cs="Calibri"/>
              </w:rPr>
              <w:t>3.67</w:t>
            </w:r>
          </w:p>
        </w:tc>
        <w:tc>
          <w:tcPr>
            <w:tcW w:w="671" w:type="dxa"/>
          </w:tcPr>
          <w:p w14:paraId="201F7D78" w14:textId="67FEFED3" w:rsidR="00D2733E" w:rsidRPr="004F3B18" w:rsidRDefault="009123CA" w:rsidP="00B260E9">
            <w:pPr>
              <w:jc w:val="center"/>
              <w:rPr>
                <w:rFonts w:ascii="Calibri" w:hAnsi="Calibri" w:cs="Calibri"/>
              </w:rPr>
            </w:pPr>
            <w:r w:rsidRPr="004F3B18">
              <w:rPr>
                <w:rFonts w:ascii="Calibri" w:hAnsi="Calibri" w:cs="Calibri"/>
              </w:rPr>
              <w:t>0.82</w:t>
            </w:r>
          </w:p>
        </w:tc>
        <w:tc>
          <w:tcPr>
            <w:tcW w:w="1285" w:type="dxa"/>
          </w:tcPr>
          <w:p w14:paraId="731D19DD" w14:textId="54166332" w:rsidR="00D2733E" w:rsidRPr="004F3B18" w:rsidRDefault="00347FAE" w:rsidP="00B260E9">
            <w:pPr>
              <w:jc w:val="center"/>
              <w:rPr>
                <w:rFonts w:ascii="Calibri" w:hAnsi="Calibri" w:cs="Calibri"/>
              </w:rPr>
            </w:pPr>
            <w:r w:rsidRPr="004F3B18">
              <w:rPr>
                <w:rFonts w:ascii="Calibri" w:hAnsi="Calibri" w:cs="Calibri"/>
              </w:rPr>
              <w:t>0.18</w:t>
            </w:r>
          </w:p>
        </w:tc>
        <w:tc>
          <w:tcPr>
            <w:tcW w:w="850" w:type="dxa"/>
          </w:tcPr>
          <w:p w14:paraId="3E76391C" w14:textId="61261636" w:rsidR="00D2733E" w:rsidRPr="004F3B18" w:rsidRDefault="00347FAE" w:rsidP="00B260E9">
            <w:pPr>
              <w:jc w:val="center"/>
              <w:rPr>
                <w:rFonts w:ascii="Calibri" w:hAnsi="Calibri" w:cs="Calibri"/>
              </w:rPr>
            </w:pPr>
            <w:r w:rsidRPr="004F3B18">
              <w:rPr>
                <w:rFonts w:ascii="Calibri" w:hAnsi="Calibri" w:cs="Calibri"/>
              </w:rPr>
              <w:t>1.88</w:t>
            </w:r>
          </w:p>
        </w:tc>
        <w:tc>
          <w:tcPr>
            <w:tcW w:w="851" w:type="dxa"/>
          </w:tcPr>
          <w:p w14:paraId="5879AA88" w14:textId="5CF1C14A" w:rsidR="00D2733E" w:rsidRPr="004F3B18" w:rsidRDefault="00347FAE" w:rsidP="00B260E9">
            <w:pPr>
              <w:jc w:val="center"/>
              <w:rPr>
                <w:rFonts w:ascii="Calibri" w:hAnsi="Calibri" w:cs="Calibri"/>
              </w:rPr>
            </w:pPr>
            <w:r w:rsidRPr="004F3B18">
              <w:rPr>
                <w:rFonts w:ascii="Calibri" w:hAnsi="Calibri" w:cs="Calibri"/>
              </w:rPr>
              <w:t>-3.96</w:t>
            </w:r>
          </w:p>
        </w:tc>
        <w:tc>
          <w:tcPr>
            <w:tcW w:w="992" w:type="dxa"/>
          </w:tcPr>
          <w:p w14:paraId="4E90088F" w14:textId="2FE1BB55" w:rsidR="00D2733E" w:rsidRPr="004F3B18" w:rsidRDefault="00347FAE" w:rsidP="00B260E9">
            <w:pPr>
              <w:jc w:val="center"/>
              <w:rPr>
                <w:rFonts w:ascii="Calibri" w:hAnsi="Calibri" w:cs="Calibri"/>
              </w:rPr>
            </w:pPr>
            <w:r w:rsidRPr="004F3B18">
              <w:rPr>
                <w:rFonts w:ascii="Calibri" w:hAnsi="Calibri" w:cs="Calibri"/>
              </w:rPr>
              <w:t>5.37</w:t>
            </w:r>
          </w:p>
        </w:tc>
        <w:tc>
          <w:tcPr>
            <w:tcW w:w="941" w:type="dxa"/>
          </w:tcPr>
          <w:p w14:paraId="06A53809" w14:textId="3DBBF505" w:rsidR="00D2733E" w:rsidRPr="004F3B18" w:rsidRDefault="00347FAE" w:rsidP="00B260E9">
            <w:pPr>
              <w:jc w:val="center"/>
              <w:rPr>
                <w:rFonts w:ascii="Calibri" w:hAnsi="Calibri" w:cs="Calibri"/>
              </w:rPr>
            </w:pPr>
            <w:r w:rsidRPr="004F3B18">
              <w:rPr>
                <w:rFonts w:ascii="Calibri" w:hAnsi="Calibri" w:cs="Calibri"/>
              </w:rPr>
              <w:t>-6.97</w:t>
            </w:r>
          </w:p>
        </w:tc>
      </w:tr>
      <w:tr w:rsidR="00D2733E" w:rsidRPr="004F3B18" w14:paraId="7B8FDECB" w14:textId="77777777" w:rsidTr="00B260E9">
        <w:tc>
          <w:tcPr>
            <w:tcW w:w="699" w:type="dxa"/>
            <w:vMerge/>
          </w:tcPr>
          <w:p w14:paraId="7DC6B472" w14:textId="77777777" w:rsidR="00D2733E" w:rsidRPr="004F3B18" w:rsidRDefault="00D2733E" w:rsidP="00B260E9">
            <w:pPr>
              <w:jc w:val="center"/>
              <w:rPr>
                <w:rFonts w:ascii="Calibri" w:hAnsi="Calibri" w:cs="Calibri"/>
              </w:rPr>
            </w:pPr>
          </w:p>
        </w:tc>
        <w:tc>
          <w:tcPr>
            <w:tcW w:w="1124" w:type="dxa"/>
            <w:vMerge/>
          </w:tcPr>
          <w:p w14:paraId="4B0570D9" w14:textId="77777777" w:rsidR="00D2733E" w:rsidRPr="004F3B18" w:rsidRDefault="00D2733E" w:rsidP="00B260E9">
            <w:pPr>
              <w:jc w:val="center"/>
              <w:rPr>
                <w:rFonts w:ascii="Calibri" w:hAnsi="Calibri" w:cs="Calibri"/>
              </w:rPr>
            </w:pPr>
          </w:p>
        </w:tc>
        <w:tc>
          <w:tcPr>
            <w:tcW w:w="851" w:type="dxa"/>
          </w:tcPr>
          <w:p w14:paraId="2AC7235A"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34A40A77" w14:textId="1F7131B2" w:rsidR="00D2733E" w:rsidRPr="004F3B18" w:rsidRDefault="007F6741" w:rsidP="00B260E9">
            <w:pPr>
              <w:jc w:val="center"/>
              <w:rPr>
                <w:rFonts w:ascii="Calibri" w:hAnsi="Calibri" w:cs="Calibri"/>
              </w:rPr>
            </w:pPr>
            <w:r w:rsidRPr="004F3B18">
              <w:rPr>
                <w:rFonts w:ascii="Calibri" w:hAnsi="Calibri" w:cs="Calibri"/>
              </w:rPr>
              <w:t>2.29</w:t>
            </w:r>
          </w:p>
        </w:tc>
        <w:tc>
          <w:tcPr>
            <w:tcW w:w="671" w:type="dxa"/>
          </w:tcPr>
          <w:p w14:paraId="143237BF" w14:textId="30B571F8" w:rsidR="00D2733E" w:rsidRPr="004F3B18" w:rsidRDefault="007F6741" w:rsidP="00B260E9">
            <w:pPr>
              <w:jc w:val="center"/>
              <w:rPr>
                <w:rFonts w:ascii="Calibri" w:hAnsi="Calibri" w:cs="Calibri"/>
              </w:rPr>
            </w:pPr>
            <w:r w:rsidRPr="004F3B18">
              <w:rPr>
                <w:rFonts w:ascii="Calibri" w:hAnsi="Calibri" w:cs="Calibri"/>
              </w:rPr>
              <w:t>0.93</w:t>
            </w:r>
          </w:p>
        </w:tc>
        <w:tc>
          <w:tcPr>
            <w:tcW w:w="1285" w:type="dxa"/>
          </w:tcPr>
          <w:p w14:paraId="65915CEC" w14:textId="43F33F41" w:rsidR="00D2733E" w:rsidRPr="004F3B18" w:rsidRDefault="00097E6F" w:rsidP="00B260E9">
            <w:pPr>
              <w:jc w:val="center"/>
              <w:rPr>
                <w:rFonts w:ascii="Calibri" w:hAnsi="Calibri" w:cs="Calibri"/>
              </w:rPr>
            </w:pPr>
            <w:r w:rsidRPr="004F3B18">
              <w:rPr>
                <w:rFonts w:ascii="Calibri" w:hAnsi="Calibri" w:cs="Calibri"/>
              </w:rPr>
              <w:t>0.74</w:t>
            </w:r>
          </w:p>
        </w:tc>
        <w:tc>
          <w:tcPr>
            <w:tcW w:w="850" w:type="dxa"/>
          </w:tcPr>
          <w:p w14:paraId="14A6AEF7" w14:textId="5EE0E5EE" w:rsidR="00D2733E" w:rsidRPr="004F3B18" w:rsidRDefault="00097E6F" w:rsidP="00B260E9">
            <w:pPr>
              <w:jc w:val="center"/>
              <w:rPr>
                <w:rFonts w:ascii="Calibri" w:hAnsi="Calibri" w:cs="Calibri"/>
              </w:rPr>
            </w:pPr>
            <w:r w:rsidRPr="004F3B18">
              <w:rPr>
                <w:rFonts w:ascii="Calibri" w:hAnsi="Calibri" w:cs="Calibri"/>
              </w:rPr>
              <w:t>1.59</w:t>
            </w:r>
          </w:p>
        </w:tc>
        <w:tc>
          <w:tcPr>
            <w:tcW w:w="851" w:type="dxa"/>
          </w:tcPr>
          <w:p w14:paraId="5992FC6A" w14:textId="0F0A152E" w:rsidR="00D2733E" w:rsidRPr="004F3B18" w:rsidRDefault="00097E6F" w:rsidP="00B260E9">
            <w:pPr>
              <w:jc w:val="center"/>
              <w:rPr>
                <w:rFonts w:ascii="Calibri" w:hAnsi="Calibri" w:cs="Calibri"/>
              </w:rPr>
            </w:pPr>
            <w:r w:rsidRPr="004F3B18">
              <w:rPr>
                <w:rFonts w:ascii="Calibri" w:hAnsi="Calibri" w:cs="Calibri"/>
              </w:rPr>
              <w:t>-2.62</w:t>
            </w:r>
          </w:p>
        </w:tc>
        <w:tc>
          <w:tcPr>
            <w:tcW w:w="992" w:type="dxa"/>
          </w:tcPr>
          <w:p w14:paraId="76EA61AB" w14:textId="1CEEFD4A" w:rsidR="00D2733E" w:rsidRPr="004F3B18" w:rsidRDefault="00D615AE" w:rsidP="00B260E9">
            <w:pPr>
              <w:jc w:val="center"/>
              <w:rPr>
                <w:rFonts w:ascii="Calibri" w:hAnsi="Calibri" w:cs="Calibri"/>
              </w:rPr>
            </w:pPr>
            <w:r w:rsidRPr="004F3B18">
              <w:rPr>
                <w:rFonts w:ascii="Calibri" w:hAnsi="Calibri" w:cs="Calibri"/>
              </w:rPr>
              <w:t>4.66</w:t>
            </w:r>
          </w:p>
        </w:tc>
        <w:tc>
          <w:tcPr>
            <w:tcW w:w="941" w:type="dxa"/>
          </w:tcPr>
          <w:p w14:paraId="18B1E44B" w14:textId="0AB780FC" w:rsidR="00D2733E" w:rsidRPr="004F3B18" w:rsidRDefault="00D615AE" w:rsidP="00B260E9">
            <w:pPr>
              <w:jc w:val="center"/>
              <w:rPr>
                <w:rFonts w:ascii="Calibri" w:hAnsi="Calibri" w:cs="Calibri"/>
              </w:rPr>
            </w:pPr>
            <w:r w:rsidRPr="004F3B18">
              <w:rPr>
                <w:rFonts w:ascii="Calibri" w:hAnsi="Calibri" w:cs="Calibri"/>
              </w:rPr>
              <w:t>-5.11</w:t>
            </w:r>
          </w:p>
        </w:tc>
      </w:tr>
      <w:tr w:rsidR="00D2733E" w:rsidRPr="004F3B18" w14:paraId="71493B99" w14:textId="77777777" w:rsidTr="00B260E9">
        <w:tc>
          <w:tcPr>
            <w:tcW w:w="699" w:type="dxa"/>
            <w:vMerge/>
          </w:tcPr>
          <w:p w14:paraId="596311DF" w14:textId="77777777" w:rsidR="00D2733E" w:rsidRPr="004F3B18" w:rsidRDefault="00D2733E" w:rsidP="00B260E9">
            <w:pPr>
              <w:jc w:val="center"/>
              <w:rPr>
                <w:rFonts w:ascii="Calibri" w:hAnsi="Calibri" w:cs="Calibri"/>
              </w:rPr>
            </w:pPr>
          </w:p>
        </w:tc>
        <w:tc>
          <w:tcPr>
            <w:tcW w:w="1124" w:type="dxa"/>
            <w:vMerge/>
          </w:tcPr>
          <w:p w14:paraId="48B1893A" w14:textId="77777777" w:rsidR="00D2733E" w:rsidRPr="004F3B18" w:rsidRDefault="00D2733E" w:rsidP="00B260E9">
            <w:pPr>
              <w:jc w:val="center"/>
              <w:rPr>
                <w:rFonts w:ascii="Calibri" w:hAnsi="Calibri" w:cs="Calibri"/>
              </w:rPr>
            </w:pPr>
          </w:p>
        </w:tc>
        <w:tc>
          <w:tcPr>
            <w:tcW w:w="851" w:type="dxa"/>
          </w:tcPr>
          <w:p w14:paraId="5DEA6184"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03ABF0EE" w14:textId="00485018" w:rsidR="00D2733E" w:rsidRPr="004F3B18" w:rsidRDefault="00DC26E7" w:rsidP="00B260E9">
            <w:pPr>
              <w:jc w:val="center"/>
              <w:rPr>
                <w:rFonts w:ascii="Calibri" w:hAnsi="Calibri" w:cs="Calibri"/>
              </w:rPr>
            </w:pPr>
            <w:r w:rsidRPr="004F3B18">
              <w:rPr>
                <w:rFonts w:ascii="Calibri" w:hAnsi="Calibri" w:cs="Calibri"/>
              </w:rPr>
              <w:t>2.15</w:t>
            </w:r>
          </w:p>
        </w:tc>
        <w:tc>
          <w:tcPr>
            <w:tcW w:w="671" w:type="dxa"/>
          </w:tcPr>
          <w:p w14:paraId="7646841E" w14:textId="0C3BCEA5" w:rsidR="00D2733E" w:rsidRPr="004F3B18" w:rsidRDefault="00DC26E7" w:rsidP="00B260E9">
            <w:pPr>
              <w:jc w:val="center"/>
              <w:rPr>
                <w:rFonts w:ascii="Calibri" w:hAnsi="Calibri" w:cs="Calibri"/>
              </w:rPr>
            </w:pPr>
            <w:r w:rsidRPr="004F3B18">
              <w:rPr>
                <w:rFonts w:ascii="Calibri" w:hAnsi="Calibri" w:cs="Calibri"/>
              </w:rPr>
              <w:t>0.94</w:t>
            </w:r>
          </w:p>
        </w:tc>
        <w:tc>
          <w:tcPr>
            <w:tcW w:w="1285" w:type="dxa"/>
          </w:tcPr>
          <w:p w14:paraId="0A4772CE" w14:textId="0DB304F2" w:rsidR="00D2733E" w:rsidRPr="004F3B18" w:rsidRDefault="00DC26E7" w:rsidP="00B260E9">
            <w:pPr>
              <w:jc w:val="center"/>
              <w:rPr>
                <w:rFonts w:ascii="Calibri" w:hAnsi="Calibri" w:cs="Calibri"/>
              </w:rPr>
            </w:pPr>
            <w:r w:rsidRPr="004F3B18">
              <w:rPr>
                <w:rFonts w:ascii="Calibri" w:hAnsi="Calibri" w:cs="Calibri"/>
              </w:rPr>
              <w:t>1.12</w:t>
            </w:r>
          </w:p>
        </w:tc>
        <w:tc>
          <w:tcPr>
            <w:tcW w:w="850" w:type="dxa"/>
          </w:tcPr>
          <w:p w14:paraId="720BFEB5" w14:textId="2E8CB89C" w:rsidR="00D2733E" w:rsidRPr="004F3B18" w:rsidRDefault="00DC26E7" w:rsidP="00B260E9">
            <w:pPr>
              <w:jc w:val="center"/>
              <w:rPr>
                <w:rFonts w:ascii="Calibri" w:hAnsi="Calibri" w:cs="Calibri"/>
              </w:rPr>
            </w:pPr>
            <w:r w:rsidRPr="004F3B18">
              <w:rPr>
                <w:rFonts w:ascii="Calibri" w:hAnsi="Calibri" w:cs="Calibri"/>
              </w:rPr>
              <w:t>1.29</w:t>
            </w:r>
          </w:p>
        </w:tc>
        <w:tc>
          <w:tcPr>
            <w:tcW w:w="851" w:type="dxa"/>
          </w:tcPr>
          <w:p w14:paraId="51375698" w14:textId="0461A247" w:rsidR="00D2733E" w:rsidRPr="004F3B18" w:rsidRDefault="00DC26E7" w:rsidP="00B260E9">
            <w:pPr>
              <w:jc w:val="center"/>
              <w:rPr>
                <w:rFonts w:ascii="Calibri" w:hAnsi="Calibri" w:cs="Calibri"/>
              </w:rPr>
            </w:pPr>
            <w:r w:rsidRPr="004F3B18">
              <w:rPr>
                <w:rFonts w:ascii="Calibri" w:hAnsi="Calibri" w:cs="Calibri"/>
              </w:rPr>
              <w:t>-0.72</w:t>
            </w:r>
          </w:p>
        </w:tc>
        <w:tc>
          <w:tcPr>
            <w:tcW w:w="992" w:type="dxa"/>
          </w:tcPr>
          <w:p w14:paraId="5301F456" w14:textId="0FF595D7" w:rsidR="00D2733E" w:rsidRPr="004F3B18" w:rsidRDefault="00DC26E7" w:rsidP="00B260E9">
            <w:pPr>
              <w:jc w:val="center"/>
              <w:rPr>
                <w:rFonts w:ascii="Calibri" w:hAnsi="Calibri" w:cs="Calibri"/>
              </w:rPr>
            </w:pPr>
            <w:r w:rsidRPr="004F3B18">
              <w:rPr>
                <w:rFonts w:ascii="Calibri" w:hAnsi="Calibri" w:cs="Calibri"/>
              </w:rPr>
              <w:t>1.61</w:t>
            </w:r>
          </w:p>
        </w:tc>
        <w:tc>
          <w:tcPr>
            <w:tcW w:w="941" w:type="dxa"/>
          </w:tcPr>
          <w:p w14:paraId="0D076F65" w14:textId="12EF3A09" w:rsidR="00D2733E" w:rsidRPr="004F3B18" w:rsidRDefault="00DC26E7" w:rsidP="00B260E9">
            <w:pPr>
              <w:jc w:val="center"/>
              <w:rPr>
                <w:rFonts w:ascii="Calibri" w:hAnsi="Calibri" w:cs="Calibri"/>
              </w:rPr>
            </w:pPr>
            <w:r w:rsidRPr="004F3B18">
              <w:rPr>
                <w:rFonts w:ascii="Calibri" w:hAnsi="Calibri" w:cs="Calibri"/>
              </w:rPr>
              <w:t>0.21</w:t>
            </w:r>
          </w:p>
        </w:tc>
      </w:tr>
      <w:tr w:rsidR="00D2733E" w:rsidRPr="004F3B18" w14:paraId="3FF9C2FC" w14:textId="77777777" w:rsidTr="00B260E9">
        <w:tc>
          <w:tcPr>
            <w:tcW w:w="699" w:type="dxa"/>
            <w:vMerge/>
          </w:tcPr>
          <w:p w14:paraId="2180487B" w14:textId="77777777" w:rsidR="00D2733E" w:rsidRPr="004F3B18" w:rsidRDefault="00D2733E" w:rsidP="00B260E9">
            <w:pPr>
              <w:jc w:val="center"/>
              <w:rPr>
                <w:rFonts w:ascii="Calibri" w:hAnsi="Calibri" w:cs="Calibri"/>
              </w:rPr>
            </w:pPr>
          </w:p>
        </w:tc>
        <w:tc>
          <w:tcPr>
            <w:tcW w:w="1124" w:type="dxa"/>
            <w:vMerge w:val="restart"/>
          </w:tcPr>
          <w:p w14:paraId="51695FBD"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528AB352"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2E0E2C94" w14:textId="76FD92EA" w:rsidR="00D2733E" w:rsidRPr="004F3B18" w:rsidRDefault="00996EB2" w:rsidP="00B260E9">
            <w:pPr>
              <w:jc w:val="center"/>
              <w:rPr>
                <w:rFonts w:ascii="Calibri" w:hAnsi="Calibri" w:cs="Calibri"/>
              </w:rPr>
            </w:pPr>
            <w:r w:rsidRPr="004F3B18">
              <w:rPr>
                <w:rFonts w:ascii="Calibri" w:hAnsi="Calibri" w:cs="Calibri"/>
              </w:rPr>
              <w:t>3.79</w:t>
            </w:r>
          </w:p>
        </w:tc>
        <w:tc>
          <w:tcPr>
            <w:tcW w:w="671" w:type="dxa"/>
          </w:tcPr>
          <w:p w14:paraId="70D0F0CC" w14:textId="1B1C7210" w:rsidR="00D2733E" w:rsidRPr="004F3B18" w:rsidRDefault="00996EB2" w:rsidP="00B260E9">
            <w:pPr>
              <w:jc w:val="center"/>
              <w:rPr>
                <w:rFonts w:ascii="Calibri" w:hAnsi="Calibri" w:cs="Calibri"/>
              </w:rPr>
            </w:pPr>
            <w:r w:rsidRPr="004F3B18">
              <w:rPr>
                <w:rFonts w:ascii="Calibri" w:hAnsi="Calibri" w:cs="Calibri"/>
              </w:rPr>
              <w:t>0.8</w:t>
            </w:r>
          </w:p>
        </w:tc>
        <w:tc>
          <w:tcPr>
            <w:tcW w:w="1285" w:type="dxa"/>
          </w:tcPr>
          <w:p w14:paraId="1AB2A372" w14:textId="674FD47D" w:rsidR="00D2733E" w:rsidRPr="004F3B18" w:rsidRDefault="00744A03" w:rsidP="00B260E9">
            <w:pPr>
              <w:jc w:val="center"/>
              <w:rPr>
                <w:rFonts w:ascii="Calibri" w:hAnsi="Calibri" w:cs="Calibri"/>
              </w:rPr>
            </w:pPr>
            <w:r w:rsidRPr="004F3B18">
              <w:rPr>
                <w:rFonts w:ascii="Calibri" w:hAnsi="Calibri" w:cs="Calibri"/>
              </w:rPr>
              <w:t>0.18</w:t>
            </w:r>
          </w:p>
        </w:tc>
        <w:tc>
          <w:tcPr>
            <w:tcW w:w="850" w:type="dxa"/>
          </w:tcPr>
          <w:p w14:paraId="5234FE17" w14:textId="158FCA1D" w:rsidR="00D2733E" w:rsidRPr="004F3B18" w:rsidRDefault="00744A03" w:rsidP="00B260E9">
            <w:pPr>
              <w:jc w:val="center"/>
              <w:rPr>
                <w:rFonts w:ascii="Calibri" w:hAnsi="Calibri" w:cs="Calibri"/>
              </w:rPr>
            </w:pPr>
            <w:r w:rsidRPr="004F3B18">
              <w:rPr>
                <w:rFonts w:ascii="Calibri" w:hAnsi="Calibri" w:cs="Calibri"/>
              </w:rPr>
              <w:t>1.78</w:t>
            </w:r>
          </w:p>
        </w:tc>
        <w:tc>
          <w:tcPr>
            <w:tcW w:w="851" w:type="dxa"/>
          </w:tcPr>
          <w:p w14:paraId="5604A29A" w14:textId="604DC98E" w:rsidR="00D2733E" w:rsidRPr="004F3B18" w:rsidRDefault="00744A03" w:rsidP="00B260E9">
            <w:pPr>
              <w:jc w:val="center"/>
              <w:rPr>
                <w:rFonts w:ascii="Calibri" w:hAnsi="Calibri" w:cs="Calibri"/>
              </w:rPr>
            </w:pPr>
            <w:r w:rsidRPr="004F3B18">
              <w:rPr>
                <w:rFonts w:ascii="Calibri" w:hAnsi="Calibri" w:cs="Calibri"/>
              </w:rPr>
              <w:t>-3.28</w:t>
            </w:r>
          </w:p>
        </w:tc>
        <w:tc>
          <w:tcPr>
            <w:tcW w:w="992" w:type="dxa"/>
          </w:tcPr>
          <w:p w14:paraId="0ADEDD84" w14:textId="3B9CBAFC" w:rsidR="00D2733E" w:rsidRPr="004F3B18" w:rsidRDefault="00744A03" w:rsidP="00B260E9">
            <w:pPr>
              <w:jc w:val="center"/>
              <w:rPr>
                <w:rFonts w:ascii="Calibri" w:hAnsi="Calibri" w:cs="Calibri"/>
              </w:rPr>
            </w:pPr>
            <w:r w:rsidRPr="004F3B18">
              <w:rPr>
                <w:rFonts w:ascii="Calibri" w:hAnsi="Calibri" w:cs="Calibri"/>
              </w:rPr>
              <w:t>4.16</w:t>
            </w:r>
          </w:p>
        </w:tc>
        <w:tc>
          <w:tcPr>
            <w:tcW w:w="941" w:type="dxa"/>
          </w:tcPr>
          <w:p w14:paraId="22E4D630" w14:textId="56A181C4" w:rsidR="00D2733E" w:rsidRPr="004F3B18" w:rsidRDefault="00744A03" w:rsidP="00B260E9">
            <w:pPr>
              <w:jc w:val="center"/>
              <w:rPr>
                <w:rFonts w:ascii="Calibri" w:hAnsi="Calibri" w:cs="Calibri"/>
              </w:rPr>
            </w:pPr>
            <w:r w:rsidRPr="004F3B18">
              <w:rPr>
                <w:rFonts w:ascii="Calibri" w:hAnsi="Calibri" w:cs="Calibri"/>
              </w:rPr>
              <w:t>-3.45</w:t>
            </w:r>
          </w:p>
        </w:tc>
      </w:tr>
      <w:tr w:rsidR="00D2733E" w:rsidRPr="004F3B18" w14:paraId="08F7F6C3" w14:textId="77777777" w:rsidTr="00B260E9">
        <w:tc>
          <w:tcPr>
            <w:tcW w:w="699" w:type="dxa"/>
            <w:vMerge/>
          </w:tcPr>
          <w:p w14:paraId="6BBA0553" w14:textId="77777777" w:rsidR="00D2733E" w:rsidRPr="004F3B18" w:rsidRDefault="00D2733E" w:rsidP="00B260E9">
            <w:pPr>
              <w:jc w:val="center"/>
              <w:rPr>
                <w:rFonts w:ascii="Calibri" w:hAnsi="Calibri" w:cs="Calibri"/>
              </w:rPr>
            </w:pPr>
          </w:p>
        </w:tc>
        <w:tc>
          <w:tcPr>
            <w:tcW w:w="1124" w:type="dxa"/>
            <w:vMerge/>
          </w:tcPr>
          <w:p w14:paraId="5A6B41CE" w14:textId="77777777" w:rsidR="00D2733E" w:rsidRPr="004F3B18" w:rsidRDefault="00D2733E" w:rsidP="00B260E9">
            <w:pPr>
              <w:jc w:val="center"/>
              <w:rPr>
                <w:rFonts w:ascii="Calibri" w:hAnsi="Calibri" w:cs="Calibri"/>
              </w:rPr>
            </w:pPr>
          </w:p>
        </w:tc>
        <w:tc>
          <w:tcPr>
            <w:tcW w:w="851" w:type="dxa"/>
          </w:tcPr>
          <w:p w14:paraId="5FC85107"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22D9678A" w14:textId="483F12B6" w:rsidR="00D2733E" w:rsidRPr="004F3B18" w:rsidRDefault="00584FEF" w:rsidP="00B260E9">
            <w:pPr>
              <w:jc w:val="center"/>
              <w:rPr>
                <w:rFonts w:ascii="Calibri" w:hAnsi="Calibri" w:cs="Calibri"/>
              </w:rPr>
            </w:pPr>
            <w:r w:rsidRPr="004F3B18">
              <w:rPr>
                <w:rFonts w:ascii="Calibri" w:hAnsi="Calibri" w:cs="Calibri"/>
              </w:rPr>
              <w:t>2.77</w:t>
            </w:r>
          </w:p>
        </w:tc>
        <w:tc>
          <w:tcPr>
            <w:tcW w:w="671" w:type="dxa"/>
          </w:tcPr>
          <w:p w14:paraId="0965E57D" w14:textId="50780805" w:rsidR="00D2733E" w:rsidRPr="004F3B18" w:rsidRDefault="00584FEF" w:rsidP="00B260E9">
            <w:pPr>
              <w:jc w:val="center"/>
              <w:rPr>
                <w:rFonts w:ascii="Calibri" w:hAnsi="Calibri" w:cs="Calibri"/>
              </w:rPr>
            </w:pPr>
            <w:r w:rsidRPr="004F3B18">
              <w:rPr>
                <w:rFonts w:ascii="Calibri" w:hAnsi="Calibri" w:cs="Calibri"/>
              </w:rPr>
              <w:t>0.89</w:t>
            </w:r>
          </w:p>
        </w:tc>
        <w:tc>
          <w:tcPr>
            <w:tcW w:w="1285" w:type="dxa"/>
          </w:tcPr>
          <w:p w14:paraId="2521A369" w14:textId="13820FEF" w:rsidR="00D2733E" w:rsidRPr="004F3B18" w:rsidRDefault="00491356" w:rsidP="00B260E9">
            <w:pPr>
              <w:jc w:val="center"/>
              <w:rPr>
                <w:rFonts w:ascii="Calibri" w:hAnsi="Calibri" w:cs="Calibri"/>
              </w:rPr>
            </w:pPr>
            <w:r w:rsidRPr="004F3B18">
              <w:rPr>
                <w:rFonts w:ascii="Calibri" w:hAnsi="Calibri" w:cs="Calibri"/>
              </w:rPr>
              <w:t>0.17</w:t>
            </w:r>
          </w:p>
        </w:tc>
        <w:tc>
          <w:tcPr>
            <w:tcW w:w="850" w:type="dxa"/>
          </w:tcPr>
          <w:p w14:paraId="1686B310" w14:textId="114E2F84" w:rsidR="00D2733E" w:rsidRPr="004F3B18" w:rsidRDefault="00491356" w:rsidP="00B260E9">
            <w:pPr>
              <w:jc w:val="center"/>
              <w:rPr>
                <w:rFonts w:ascii="Calibri" w:hAnsi="Calibri" w:cs="Calibri"/>
              </w:rPr>
            </w:pPr>
            <w:r w:rsidRPr="004F3B18">
              <w:rPr>
                <w:rFonts w:ascii="Calibri" w:hAnsi="Calibri" w:cs="Calibri"/>
              </w:rPr>
              <w:t>4.29</w:t>
            </w:r>
          </w:p>
        </w:tc>
        <w:tc>
          <w:tcPr>
            <w:tcW w:w="851" w:type="dxa"/>
          </w:tcPr>
          <w:p w14:paraId="48901DF7" w14:textId="5015DB4E" w:rsidR="00D2733E" w:rsidRPr="004F3B18" w:rsidRDefault="00491356" w:rsidP="00B260E9">
            <w:pPr>
              <w:jc w:val="center"/>
              <w:rPr>
                <w:rFonts w:ascii="Calibri" w:hAnsi="Calibri" w:cs="Calibri"/>
              </w:rPr>
            </w:pPr>
            <w:r w:rsidRPr="004F3B18">
              <w:rPr>
                <w:rFonts w:ascii="Calibri" w:hAnsi="Calibri" w:cs="Calibri"/>
              </w:rPr>
              <w:t>-20.32</w:t>
            </w:r>
          </w:p>
        </w:tc>
        <w:tc>
          <w:tcPr>
            <w:tcW w:w="992" w:type="dxa"/>
          </w:tcPr>
          <w:p w14:paraId="5BDA6C90" w14:textId="63BF014B" w:rsidR="00D2733E" w:rsidRPr="004F3B18" w:rsidRDefault="00491356" w:rsidP="00B260E9">
            <w:pPr>
              <w:jc w:val="center"/>
              <w:rPr>
                <w:rFonts w:ascii="Calibri" w:hAnsi="Calibri" w:cs="Calibri"/>
              </w:rPr>
            </w:pPr>
            <w:r w:rsidRPr="004F3B18">
              <w:rPr>
                <w:rFonts w:ascii="Calibri" w:hAnsi="Calibri" w:cs="Calibri"/>
              </w:rPr>
              <w:t>10.03</w:t>
            </w:r>
          </w:p>
        </w:tc>
        <w:tc>
          <w:tcPr>
            <w:tcW w:w="941" w:type="dxa"/>
          </w:tcPr>
          <w:p w14:paraId="6583B65D" w14:textId="03454762" w:rsidR="00D2733E" w:rsidRPr="004F3B18" w:rsidRDefault="00491356" w:rsidP="00B260E9">
            <w:pPr>
              <w:jc w:val="center"/>
              <w:rPr>
                <w:rFonts w:ascii="Calibri" w:hAnsi="Calibri" w:cs="Calibri"/>
              </w:rPr>
            </w:pPr>
            <w:r w:rsidRPr="004F3B18">
              <w:rPr>
                <w:rFonts w:ascii="Calibri" w:hAnsi="Calibri" w:cs="Calibri"/>
              </w:rPr>
              <w:t>-23.32</w:t>
            </w:r>
          </w:p>
        </w:tc>
      </w:tr>
      <w:tr w:rsidR="00D2733E" w:rsidRPr="004F3B18" w14:paraId="4DB377F8" w14:textId="77777777" w:rsidTr="00B260E9">
        <w:tc>
          <w:tcPr>
            <w:tcW w:w="699" w:type="dxa"/>
            <w:vMerge/>
          </w:tcPr>
          <w:p w14:paraId="2BC25CAD" w14:textId="77777777" w:rsidR="00D2733E" w:rsidRPr="004F3B18" w:rsidRDefault="00D2733E" w:rsidP="00B260E9">
            <w:pPr>
              <w:jc w:val="center"/>
              <w:rPr>
                <w:rFonts w:ascii="Calibri" w:hAnsi="Calibri" w:cs="Calibri"/>
              </w:rPr>
            </w:pPr>
          </w:p>
        </w:tc>
        <w:tc>
          <w:tcPr>
            <w:tcW w:w="1124" w:type="dxa"/>
            <w:vMerge/>
          </w:tcPr>
          <w:p w14:paraId="5A6A1769" w14:textId="77777777" w:rsidR="00D2733E" w:rsidRPr="004F3B18" w:rsidRDefault="00D2733E" w:rsidP="00B260E9">
            <w:pPr>
              <w:jc w:val="center"/>
              <w:rPr>
                <w:rFonts w:ascii="Calibri" w:hAnsi="Calibri" w:cs="Calibri"/>
              </w:rPr>
            </w:pPr>
          </w:p>
        </w:tc>
        <w:tc>
          <w:tcPr>
            <w:tcW w:w="851" w:type="dxa"/>
          </w:tcPr>
          <w:p w14:paraId="33110AAF"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2FD3B8DC" w14:textId="5CCB4909" w:rsidR="00D2733E" w:rsidRPr="004F3B18" w:rsidRDefault="001F34A7" w:rsidP="00B260E9">
            <w:pPr>
              <w:jc w:val="center"/>
              <w:rPr>
                <w:rFonts w:ascii="Calibri" w:hAnsi="Calibri" w:cs="Calibri"/>
              </w:rPr>
            </w:pPr>
            <w:r w:rsidRPr="004F3B18">
              <w:rPr>
                <w:rFonts w:ascii="Calibri" w:hAnsi="Calibri" w:cs="Calibri"/>
              </w:rPr>
              <w:t>2.72</w:t>
            </w:r>
          </w:p>
        </w:tc>
        <w:tc>
          <w:tcPr>
            <w:tcW w:w="671" w:type="dxa"/>
          </w:tcPr>
          <w:p w14:paraId="6867AF3B" w14:textId="0CEDA313" w:rsidR="00D2733E" w:rsidRPr="004F3B18" w:rsidRDefault="002E5DE8" w:rsidP="00B260E9">
            <w:pPr>
              <w:jc w:val="center"/>
              <w:rPr>
                <w:rFonts w:ascii="Calibri" w:hAnsi="Calibri" w:cs="Calibri"/>
              </w:rPr>
            </w:pPr>
            <w:r w:rsidRPr="004F3B18">
              <w:rPr>
                <w:rFonts w:ascii="Calibri" w:hAnsi="Calibri" w:cs="Calibri"/>
              </w:rPr>
              <w:t>0.8</w:t>
            </w:r>
          </w:p>
        </w:tc>
        <w:tc>
          <w:tcPr>
            <w:tcW w:w="1285" w:type="dxa"/>
          </w:tcPr>
          <w:p w14:paraId="6CBA4612" w14:textId="01C1C5C9" w:rsidR="00D2733E" w:rsidRPr="004F3B18" w:rsidRDefault="00487734" w:rsidP="00B260E9">
            <w:pPr>
              <w:jc w:val="center"/>
              <w:rPr>
                <w:rFonts w:ascii="Calibri" w:hAnsi="Calibri" w:cs="Calibri"/>
              </w:rPr>
            </w:pPr>
            <w:r w:rsidRPr="004F3B18">
              <w:rPr>
                <w:rFonts w:ascii="Calibri" w:hAnsi="Calibri" w:cs="Calibri"/>
              </w:rPr>
              <w:t>0.36</w:t>
            </w:r>
          </w:p>
        </w:tc>
        <w:tc>
          <w:tcPr>
            <w:tcW w:w="850" w:type="dxa"/>
          </w:tcPr>
          <w:p w14:paraId="411EFFFF" w14:textId="43FA861A" w:rsidR="00D2733E" w:rsidRPr="004F3B18" w:rsidRDefault="00487734" w:rsidP="00B260E9">
            <w:pPr>
              <w:jc w:val="center"/>
              <w:rPr>
                <w:rFonts w:ascii="Calibri" w:hAnsi="Calibri" w:cs="Calibri"/>
              </w:rPr>
            </w:pPr>
            <w:r w:rsidRPr="004F3B18">
              <w:rPr>
                <w:rFonts w:ascii="Calibri" w:hAnsi="Calibri" w:cs="Calibri"/>
              </w:rPr>
              <w:t>2.25</w:t>
            </w:r>
          </w:p>
        </w:tc>
        <w:tc>
          <w:tcPr>
            <w:tcW w:w="851" w:type="dxa"/>
          </w:tcPr>
          <w:p w14:paraId="5D4FC35C" w14:textId="52CABD7A" w:rsidR="00D2733E" w:rsidRPr="004F3B18" w:rsidRDefault="00487734" w:rsidP="00B260E9">
            <w:pPr>
              <w:jc w:val="center"/>
              <w:rPr>
                <w:rFonts w:ascii="Calibri" w:hAnsi="Calibri" w:cs="Calibri"/>
              </w:rPr>
            </w:pPr>
            <w:r w:rsidRPr="004F3B18">
              <w:rPr>
                <w:rFonts w:ascii="Calibri" w:hAnsi="Calibri" w:cs="Calibri"/>
              </w:rPr>
              <w:t>-5.53</w:t>
            </w:r>
          </w:p>
        </w:tc>
        <w:tc>
          <w:tcPr>
            <w:tcW w:w="992" w:type="dxa"/>
          </w:tcPr>
          <w:p w14:paraId="58068593" w14:textId="572D906F" w:rsidR="00D2733E" w:rsidRPr="004F3B18" w:rsidRDefault="00487734" w:rsidP="00B260E9">
            <w:pPr>
              <w:jc w:val="center"/>
              <w:rPr>
                <w:rFonts w:ascii="Calibri" w:hAnsi="Calibri" w:cs="Calibri"/>
              </w:rPr>
            </w:pPr>
            <w:r w:rsidRPr="004F3B18">
              <w:rPr>
                <w:rFonts w:ascii="Calibri" w:hAnsi="Calibri" w:cs="Calibri"/>
              </w:rPr>
              <w:t>5.59</w:t>
            </w:r>
          </w:p>
        </w:tc>
        <w:tc>
          <w:tcPr>
            <w:tcW w:w="941" w:type="dxa"/>
          </w:tcPr>
          <w:p w14:paraId="0D3F3A7D" w14:textId="42BE0951" w:rsidR="00D2733E" w:rsidRPr="004F3B18" w:rsidRDefault="001059F3" w:rsidP="00B260E9">
            <w:pPr>
              <w:jc w:val="center"/>
              <w:rPr>
                <w:rFonts w:ascii="Calibri" w:hAnsi="Calibri" w:cs="Calibri"/>
              </w:rPr>
            </w:pPr>
            <w:r w:rsidRPr="004F3B18">
              <w:rPr>
                <w:rFonts w:ascii="Calibri" w:hAnsi="Calibri" w:cs="Calibri"/>
              </w:rPr>
              <w:t>-7.0</w:t>
            </w:r>
          </w:p>
        </w:tc>
      </w:tr>
      <w:tr w:rsidR="00D2733E" w:rsidRPr="004F3B18" w14:paraId="60A9DC4F" w14:textId="77777777" w:rsidTr="00B260E9">
        <w:tc>
          <w:tcPr>
            <w:tcW w:w="699" w:type="dxa"/>
            <w:vMerge/>
          </w:tcPr>
          <w:p w14:paraId="790E4586" w14:textId="77777777" w:rsidR="00D2733E" w:rsidRPr="004F3B18" w:rsidRDefault="00D2733E" w:rsidP="00B260E9">
            <w:pPr>
              <w:jc w:val="center"/>
              <w:rPr>
                <w:rFonts w:ascii="Calibri" w:hAnsi="Calibri" w:cs="Calibri"/>
              </w:rPr>
            </w:pPr>
          </w:p>
        </w:tc>
        <w:tc>
          <w:tcPr>
            <w:tcW w:w="1124" w:type="dxa"/>
            <w:vMerge/>
          </w:tcPr>
          <w:p w14:paraId="338E1D1E" w14:textId="77777777" w:rsidR="00D2733E" w:rsidRPr="004F3B18" w:rsidRDefault="00D2733E" w:rsidP="00B260E9">
            <w:pPr>
              <w:jc w:val="center"/>
              <w:rPr>
                <w:rFonts w:ascii="Calibri" w:hAnsi="Calibri" w:cs="Calibri"/>
              </w:rPr>
            </w:pPr>
          </w:p>
        </w:tc>
        <w:tc>
          <w:tcPr>
            <w:tcW w:w="851" w:type="dxa"/>
          </w:tcPr>
          <w:p w14:paraId="6DFFD00D"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09DD7FDB" w14:textId="79CBF3AE" w:rsidR="00D2733E" w:rsidRPr="004F3B18" w:rsidRDefault="004B0D0D" w:rsidP="00B260E9">
            <w:pPr>
              <w:jc w:val="center"/>
              <w:rPr>
                <w:rFonts w:ascii="Calibri" w:hAnsi="Calibri" w:cs="Calibri"/>
              </w:rPr>
            </w:pPr>
            <w:r w:rsidRPr="004F3B18">
              <w:rPr>
                <w:rFonts w:ascii="Calibri" w:hAnsi="Calibri" w:cs="Calibri"/>
              </w:rPr>
              <w:t>2.03</w:t>
            </w:r>
          </w:p>
        </w:tc>
        <w:tc>
          <w:tcPr>
            <w:tcW w:w="671" w:type="dxa"/>
          </w:tcPr>
          <w:p w14:paraId="117EB53A" w14:textId="530139C1" w:rsidR="00D2733E" w:rsidRPr="004F3B18" w:rsidRDefault="004B0D0D" w:rsidP="00B260E9">
            <w:pPr>
              <w:jc w:val="center"/>
              <w:rPr>
                <w:rFonts w:ascii="Calibri" w:hAnsi="Calibri" w:cs="Calibri"/>
              </w:rPr>
            </w:pPr>
            <w:r w:rsidRPr="004F3B18">
              <w:rPr>
                <w:rFonts w:ascii="Calibri" w:hAnsi="Calibri" w:cs="Calibri"/>
              </w:rPr>
              <w:t>0.94</w:t>
            </w:r>
          </w:p>
        </w:tc>
        <w:tc>
          <w:tcPr>
            <w:tcW w:w="1285" w:type="dxa"/>
          </w:tcPr>
          <w:p w14:paraId="44FB1C2E" w14:textId="3F1E8AC4" w:rsidR="00D2733E" w:rsidRPr="004F3B18" w:rsidRDefault="00FE4295" w:rsidP="00B260E9">
            <w:pPr>
              <w:jc w:val="center"/>
              <w:rPr>
                <w:rFonts w:ascii="Calibri" w:hAnsi="Calibri" w:cs="Calibri"/>
              </w:rPr>
            </w:pPr>
            <w:r w:rsidRPr="004F3B18">
              <w:rPr>
                <w:rFonts w:ascii="Calibri" w:hAnsi="Calibri" w:cs="Calibri"/>
              </w:rPr>
              <w:t>0.56</w:t>
            </w:r>
          </w:p>
        </w:tc>
        <w:tc>
          <w:tcPr>
            <w:tcW w:w="850" w:type="dxa"/>
          </w:tcPr>
          <w:p w14:paraId="7074EDB2" w14:textId="739D0B92" w:rsidR="00D2733E" w:rsidRPr="004F3B18" w:rsidRDefault="00FE4295" w:rsidP="00B260E9">
            <w:pPr>
              <w:jc w:val="center"/>
              <w:rPr>
                <w:rFonts w:ascii="Calibri" w:hAnsi="Calibri" w:cs="Calibri"/>
              </w:rPr>
            </w:pPr>
            <w:r w:rsidRPr="004F3B18">
              <w:rPr>
                <w:rFonts w:ascii="Calibri" w:hAnsi="Calibri" w:cs="Calibri"/>
              </w:rPr>
              <w:t>1.5</w:t>
            </w:r>
          </w:p>
        </w:tc>
        <w:tc>
          <w:tcPr>
            <w:tcW w:w="851" w:type="dxa"/>
          </w:tcPr>
          <w:p w14:paraId="50CFAF76" w14:textId="7107C1C0" w:rsidR="00D2733E" w:rsidRPr="004F3B18" w:rsidRDefault="00FE4295" w:rsidP="00B260E9">
            <w:pPr>
              <w:jc w:val="center"/>
              <w:rPr>
                <w:rFonts w:ascii="Calibri" w:hAnsi="Calibri" w:cs="Calibri"/>
              </w:rPr>
            </w:pPr>
            <w:r w:rsidRPr="004F3B18">
              <w:rPr>
                <w:rFonts w:ascii="Calibri" w:hAnsi="Calibri" w:cs="Calibri"/>
              </w:rPr>
              <w:t>-2.3</w:t>
            </w:r>
          </w:p>
        </w:tc>
        <w:tc>
          <w:tcPr>
            <w:tcW w:w="992" w:type="dxa"/>
          </w:tcPr>
          <w:p w14:paraId="4A8B2DFD" w14:textId="0027E4C7" w:rsidR="00D2733E" w:rsidRPr="004F3B18" w:rsidRDefault="00FE4295" w:rsidP="00B260E9">
            <w:pPr>
              <w:jc w:val="center"/>
              <w:rPr>
                <w:rFonts w:ascii="Calibri" w:hAnsi="Calibri" w:cs="Calibri"/>
              </w:rPr>
            </w:pPr>
            <w:r w:rsidRPr="004F3B18">
              <w:rPr>
                <w:rFonts w:ascii="Calibri" w:hAnsi="Calibri" w:cs="Calibri"/>
              </w:rPr>
              <w:t>4.54</w:t>
            </w:r>
          </w:p>
        </w:tc>
        <w:tc>
          <w:tcPr>
            <w:tcW w:w="941" w:type="dxa"/>
          </w:tcPr>
          <w:p w14:paraId="587020DE" w14:textId="04CF1B60" w:rsidR="00D2733E" w:rsidRPr="004F3B18" w:rsidRDefault="000912EE" w:rsidP="00B260E9">
            <w:pPr>
              <w:jc w:val="center"/>
              <w:rPr>
                <w:rFonts w:ascii="Calibri" w:hAnsi="Calibri" w:cs="Calibri"/>
              </w:rPr>
            </w:pPr>
            <w:r w:rsidRPr="004F3B18">
              <w:rPr>
                <w:rFonts w:ascii="Calibri" w:hAnsi="Calibri" w:cs="Calibri"/>
              </w:rPr>
              <w:t>-4.88</w:t>
            </w:r>
          </w:p>
        </w:tc>
      </w:tr>
      <w:tr w:rsidR="00D2733E" w:rsidRPr="004F3B18" w14:paraId="324FB46F" w14:textId="77777777" w:rsidTr="00B260E9">
        <w:tc>
          <w:tcPr>
            <w:tcW w:w="699" w:type="dxa"/>
            <w:vMerge/>
          </w:tcPr>
          <w:p w14:paraId="6F759F9C" w14:textId="77777777" w:rsidR="00D2733E" w:rsidRPr="004F3B18" w:rsidRDefault="00D2733E" w:rsidP="00B260E9">
            <w:pPr>
              <w:jc w:val="center"/>
              <w:rPr>
                <w:rFonts w:ascii="Calibri" w:hAnsi="Calibri" w:cs="Calibri"/>
              </w:rPr>
            </w:pPr>
          </w:p>
        </w:tc>
        <w:tc>
          <w:tcPr>
            <w:tcW w:w="1124" w:type="dxa"/>
            <w:vMerge w:val="restart"/>
          </w:tcPr>
          <w:p w14:paraId="0E790681"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53FB4CD1"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6ABED27A" w14:textId="292FF241" w:rsidR="00D2733E" w:rsidRPr="004F3B18" w:rsidRDefault="005C167C" w:rsidP="00B260E9">
            <w:pPr>
              <w:jc w:val="center"/>
              <w:rPr>
                <w:rFonts w:ascii="Calibri" w:hAnsi="Calibri" w:cs="Calibri"/>
              </w:rPr>
            </w:pPr>
            <w:r w:rsidRPr="004F3B18">
              <w:rPr>
                <w:rFonts w:ascii="Calibri" w:hAnsi="Calibri" w:cs="Calibri"/>
              </w:rPr>
              <w:t>3.24</w:t>
            </w:r>
          </w:p>
        </w:tc>
        <w:tc>
          <w:tcPr>
            <w:tcW w:w="671" w:type="dxa"/>
          </w:tcPr>
          <w:p w14:paraId="359D8962" w14:textId="7C7F543A" w:rsidR="00D2733E" w:rsidRPr="004F3B18" w:rsidRDefault="005C167C" w:rsidP="00B260E9">
            <w:pPr>
              <w:jc w:val="center"/>
              <w:rPr>
                <w:rFonts w:ascii="Calibri" w:hAnsi="Calibri" w:cs="Calibri"/>
              </w:rPr>
            </w:pPr>
            <w:r w:rsidRPr="004F3B18">
              <w:rPr>
                <w:rFonts w:ascii="Calibri" w:hAnsi="Calibri" w:cs="Calibri"/>
              </w:rPr>
              <w:t>0.85</w:t>
            </w:r>
          </w:p>
        </w:tc>
        <w:tc>
          <w:tcPr>
            <w:tcW w:w="1285" w:type="dxa"/>
          </w:tcPr>
          <w:p w14:paraId="77AC4020" w14:textId="1601C27C" w:rsidR="00D2733E" w:rsidRPr="004F3B18" w:rsidRDefault="00B33A75" w:rsidP="00B260E9">
            <w:pPr>
              <w:jc w:val="center"/>
              <w:rPr>
                <w:rFonts w:ascii="Calibri" w:hAnsi="Calibri" w:cs="Calibri"/>
              </w:rPr>
            </w:pPr>
            <w:r w:rsidRPr="004F3B18">
              <w:rPr>
                <w:rFonts w:ascii="Calibri" w:hAnsi="Calibri" w:cs="Calibri"/>
              </w:rPr>
              <w:t>0.35</w:t>
            </w:r>
          </w:p>
        </w:tc>
        <w:tc>
          <w:tcPr>
            <w:tcW w:w="850" w:type="dxa"/>
          </w:tcPr>
          <w:p w14:paraId="26250F6D" w14:textId="4D44A849" w:rsidR="00D2733E" w:rsidRPr="004F3B18" w:rsidRDefault="00B33A75" w:rsidP="00B260E9">
            <w:pPr>
              <w:jc w:val="center"/>
              <w:rPr>
                <w:rFonts w:ascii="Calibri" w:hAnsi="Calibri" w:cs="Calibri"/>
              </w:rPr>
            </w:pPr>
            <w:r w:rsidRPr="004F3B18">
              <w:rPr>
                <w:rFonts w:ascii="Calibri" w:hAnsi="Calibri" w:cs="Calibri"/>
              </w:rPr>
              <w:t>1.19</w:t>
            </w:r>
          </w:p>
        </w:tc>
        <w:tc>
          <w:tcPr>
            <w:tcW w:w="851" w:type="dxa"/>
          </w:tcPr>
          <w:p w14:paraId="76CD8F8D" w14:textId="5F53956B" w:rsidR="00D2733E" w:rsidRPr="004F3B18" w:rsidRDefault="00B33A75" w:rsidP="00B260E9">
            <w:pPr>
              <w:jc w:val="center"/>
              <w:rPr>
                <w:rFonts w:ascii="Calibri" w:hAnsi="Calibri" w:cs="Calibri"/>
              </w:rPr>
            </w:pPr>
            <w:r w:rsidRPr="004F3B18">
              <w:rPr>
                <w:rFonts w:ascii="Calibri" w:hAnsi="Calibri" w:cs="Calibri"/>
              </w:rPr>
              <w:t>-0.63</w:t>
            </w:r>
          </w:p>
        </w:tc>
        <w:tc>
          <w:tcPr>
            <w:tcW w:w="992" w:type="dxa"/>
          </w:tcPr>
          <w:p w14:paraId="470914F3" w14:textId="0A5E473B" w:rsidR="00D2733E" w:rsidRPr="004F3B18" w:rsidRDefault="00B33A75" w:rsidP="00B260E9">
            <w:pPr>
              <w:jc w:val="center"/>
              <w:rPr>
                <w:rFonts w:ascii="Calibri" w:hAnsi="Calibri" w:cs="Calibri"/>
              </w:rPr>
            </w:pPr>
            <w:r w:rsidRPr="004F3B18">
              <w:rPr>
                <w:rFonts w:ascii="Calibri" w:hAnsi="Calibri" w:cs="Calibri"/>
              </w:rPr>
              <w:t>3.04</w:t>
            </w:r>
          </w:p>
        </w:tc>
        <w:tc>
          <w:tcPr>
            <w:tcW w:w="941" w:type="dxa"/>
          </w:tcPr>
          <w:p w14:paraId="42758A84" w14:textId="14161403" w:rsidR="00D2733E" w:rsidRPr="004F3B18" w:rsidRDefault="00B33A75" w:rsidP="00B260E9">
            <w:pPr>
              <w:jc w:val="center"/>
              <w:rPr>
                <w:rFonts w:ascii="Calibri" w:hAnsi="Calibri" w:cs="Calibri"/>
              </w:rPr>
            </w:pPr>
            <w:r w:rsidRPr="004F3B18">
              <w:rPr>
                <w:rFonts w:ascii="Calibri" w:hAnsi="Calibri" w:cs="Calibri"/>
              </w:rPr>
              <w:t>-1.63</w:t>
            </w:r>
          </w:p>
        </w:tc>
      </w:tr>
      <w:tr w:rsidR="00D2733E" w:rsidRPr="004F3B18" w14:paraId="2715CF93" w14:textId="77777777" w:rsidTr="00B260E9">
        <w:tc>
          <w:tcPr>
            <w:tcW w:w="699" w:type="dxa"/>
            <w:vMerge/>
          </w:tcPr>
          <w:p w14:paraId="36C9CEEE" w14:textId="77777777" w:rsidR="00D2733E" w:rsidRPr="004F3B18" w:rsidRDefault="00D2733E" w:rsidP="00B260E9">
            <w:pPr>
              <w:jc w:val="center"/>
              <w:rPr>
                <w:rFonts w:ascii="Calibri" w:hAnsi="Calibri" w:cs="Calibri"/>
              </w:rPr>
            </w:pPr>
          </w:p>
        </w:tc>
        <w:tc>
          <w:tcPr>
            <w:tcW w:w="1124" w:type="dxa"/>
            <w:vMerge/>
          </w:tcPr>
          <w:p w14:paraId="77145AAC" w14:textId="77777777" w:rsidR="00D2733E" w:rsidRPr="004F3B18" w:rsidRDefault="00D2733E" w:rsidP="00B260E9">
            <w:pPr>
              <w:jc w:val="center"/>
              <w:rPr>
                <w:rFonts w:ascii="Calibri" w:hAnsi="Calibri" w:cs="Calibri"/>
              </w:rPr>
            </w:pPr>
          </w:p>
        </w:tc>
        <w:tc>
          <w:tcPr>
            <w:tcW w:w="851" w:type="dxa"/>
          </w:tcPr>
          <w:p w14:paraId="62E76CFF"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634D5DDB" w14:textId="78896F2E" w:rsidR="00D2733E" w:rsidRPr="004F3B18" w:rsidRDefault="001548AF" w:rsidP="00B260E9">
            <w:pPr>
              <w:jc w:val="center"/>
              <w:rPr>
                <w:rFonts w:ascii="Calibri" w:hAnsi="Calibri" w:cs="Calibri"/>
              </w:rPr>
            </w:pPr>
            <w:r w:rsidRPr="004F3B18">
              <w:rPr>
                <w:rFonts w:ascii="Calibri" w:hAnsi="Calibri" w:cs="Calibri"/>
              </w:rPr>
              <w:t>2.49</w:t>
            </w:r>
          </w:p>
        </w:tc>
        <w:tc>
          <w:tcPr>
            <w:tcW w:w="671" w:type="dxa"/>
          </w:tcPr>
          <w:p w14:paraId="2A1697FD" w14:textId="4932563C" w:rsidR="00D2733E" w:rsidRPr="004F3B18" w:rsidRDefault="001548AF" w:rsidP="00B260E9">
            <w:pPr>
              <w:jc w:val="center"/>
              <w:rPr>
                <w:rFonts w:ascii="Calibri" w:hAnsi="Calibri" w:cs="Calibri"/>
              </w:rPr>
            </w:pPr>
            <w:r w:rsidRPr="004F3B18">
              <w:rPr>
                <w:rFonts w:ascii="Calibri" w:hAnsi="Calibri" w:cs="Calibri"/>
              </w:rPr>
              <w:t>0.91</w:t>
            </w:r>
          </w:p>
        </w:tc>
        <w:tc>
          <w:tcPr>
            <w:tcW w:w="1285" w:type="dxa"/>
          </w:tcPr>
          <w:p w14:paraId="3FD1A14C" w14:textId="7BF4FD0B" w:rsidR="00D2733E" w:rsidRPr="004F3B18" w:rsidRDefault="00036D4D" w:rsidP="00B260E9">
            <w:pPr>
              <w:jc w:val="center"/>
              <w:rPr>
                <w:rFonts w:ascii="Calibri" w:hAnsi="Calibri" w:cs="Calibri"/>
              </w:rPr>
            </w:pPr>
            <w:r w:rsidRPr="004F3B18">
              <w:rPr>
                <w:rFonts w:ascii="Calibri" w:hAnsi="Calibri" w:cs="Calibri"/>
              </w:rPr>
              <w:t>0.76</w:t>
            </w:r>
          </w:p>
        </w:tc>
        <w:tc>
          <w:tcPr>
            <w:tcW w:w="850" w:type="dxa"/>
          </w:tcPr>
          <w:p w14:paraId="6825B906" w14:textId="4C911A97" w:rsidR="00D2733E" w:rsidRPr="004F3B18" w:rsidRDefault="00036D4D" w:rsidP="00B260E9">
            <w:pPr>
              <w:jc w:val="center"/>
              <w:rPr>
                <w:rFonts w:ascii="Calibri" w:hAnsi="Calibri" w:cs="Calibri"/>
              </w:rPr>
            </w:pPr>
            <w:r w:rsidRPr="004F3B18">
              <w:rPr>
                <w:rFonts w:ascii="Calibri" w:hAnsi="Calibri" w:cs="Calibri"/>
              </w:rPr>
              <w:t>1.13</w:t>
            </w:r>
          </w:p>
        </w:tc>
        <w:tc>
          <w:tcPr>
            <w:tcW w:w="851" w:type="dxa"/>
          </w:tcPr>
          <w:p w14:paraId="0A3801E9" w14:textId="62BF317B" w:rsidR="00D2733E" w:rsidRPr="004F3B18" w:rsidRDefault="00036D4D" w:rsidP="00B260E9">
            <w:pPr>
              <w:jc w:val="center"/>
              <w:rPr>
                <w:rFonts w:ascii="Calibri" w:hAnsi="Calibri" w:cs="Calibri"/>
              </w:rPr>
            </w:pPr>
            <w:r w:rsidRPr="004F3B18">
              <w:rPr>
                <w:rFonts w:ascii="Calibri" w:hAnsi="Calibri" w:cs="Calibri"/>
              </w:rPr>
              <w:t>-0.2</w:t>
            </w:r>
          </w:p>
        </w:tc>
        <w:tc>
          <w:tcPr>
            <w:tcW w:w="992" w:type="dxa"/>
          </w:tcPr>
          <w:p w14:paraId="21ADFC3F" w14:textId="155B06D0" w:rsidR="00D2733E" w:rsidRPr="004F3B18" w:rsidRDefault="00E93FA7" w:rsidP="00B260E9">
            <w:pPr>
              <w:jc w:val="center"/>
              <w:rPr>
                <w:rFonts w:ascii="Calibri" w:hAnsi="Calibri" w:cs="Calibri"/>
              </w:rPr>
            </w:pPr>
            <w:r w:rsidRPr="004F3B18">
              <w:rPr>
                <w:rFonts w:ascii="Calibri" w:hAnsi="Calibri" w:cs="Calibri"/>
              </w:rPr>
              <w:t>2.52</w:t>
            </w:r>
          </w:p>
        </w:tc>
        <w:tc>
          <w:tcPr>
            <w:tcW w:w="941" w:type="dxa"/>
          </w:tcPr>
          <w:p w14:paraId="2AB2C3FF" w14:textId="74B032F8" w:rsidR="00D2733E" w:rsidRPr="004F3B18" w:rsidRDefault="00E93FA7" w:rsidP="00B260E9">
            <w:pPr>
              <w:jc w:val="center"/>
              <w:rPr>
                <w:rFonts w:ascii="Calibri" w:hAnsi="Calibri" w:cs="Calibri"/>
              </w:rPr>
            </w:pPr>
            <w:r w:rsidRPr="004F3B18">
              <w:rPr>
                <w:rFonts w:ascii="Calibri" w:hAnsi="Calibri" w:cs="Calibri"/>
              </w:rPr>
              <w:t>-0.82</w:t>
            </w:r>
          </w:p>
        </w:tc>
      </w:tr>
      <w:tr w:rsidR="00D2733E" w:rsidRPr="004F3B18" w14:paraId="3E17A1C6" w14:textId="77777777" w:rsidTr="00B260E9">
        <w:tc>
          <w:tcPr>
            <w:tcW w:w="699" w:type="dxa"/>
            <w:vMerge/>
          </w:tcPr>
          <w:p w14:paraId="0AC90E40" w14:textId="77777777" w:rsidR="00D2733E" w:rsidRPr="004F3B18" w:rsidRDefault="00D2733E" w:rsidP="00B260E9">
            <w:pPr>
              <w:jc w:val="center"/>
              <w:rPr>
                <w:rFonts w:ascii="Calibri" w:hAnsi="Calibri" w:cs="Calibri"/>
              </w:rPr>
            </w:pPr>
          </w:p>
        </w:tc>
        <w:tc>
          <w:tcPr>
            <w:tcW w:w="1124" w:type="dxa"/>
            <w:vMerge/>
          </w:tcPr>
          <w:p w14:paraId="5E346A8A" w14:textId="77777777" w:rsidR="00D2733E" w:rsidRPr="004F3B18" w:rsidRDefault="00D2733E" w:rsidP="00B260E9">
            <w:pPr>
              <w:jc w:val="center"/>
              <w:rPr>
                <w:rFonts w:ascii="Calibri" w:hAnsi="Calibri" w:cs="Calibri"/>
              </w:rPr>
            </w:pPr>
          </w:p>
        </w:tc>
        <w:tc>
          <w:tcPr>
            <w:tcW w:w="851" w:type="dxa"/>
          </w:tcPr>
          <w:p w14:paraId="1BE8204E"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332C0097" w14:textId="43329803" w:rsidR="00D2733E" w:rsidRPr="004F3B18" w:rsidRDefault="00731945" w:rsidP="00B260E9">
            <w:pPr>
              <w:jc w:val="center"/>
              <w:rPr>
                <w:rFonts w:ascii="Calibri" w:hAnsi="Calibri" w:cs="Calibri"/>
              </w:rPr>
            </w:pPr>
            <w:r w:rsidRPr="004F3B18">
              <w:rPr>
                <w:rFonts w:ascii="Calibri" w:hAnsi="Calibri" w:cs="Calibri"/>
              </w:rPr>
              <w:t>2.39</w:t>
            </w:r>
          </w:p>
        </w:tc>
        <w:tc>
          <w:tcPr>
            <w:tcW w:w="671" w:type="dxa"/>
          </w:tcPr>
          <w:p w14:paraId="3A1F79CC" w14:textId="489F28BF" w:rsidR="00D2733E" w:rsidRPr="004F3B18" w:rsidRDefault="00731945" w:rsidP="00B260E9">
            <w:pPr>
              <w:jc w:val="center"/>
              <w:rPr>
                <w:rFonts w:ascii="Calibri" w:hAnsi="Calibri" w:cs="Calibri"/>
              </w:rPr>
            </w:pPr>
            <w:r w:rsidRPr="004F3B18">
              <w:rPr>
                <w:rFonts w:ascii="Calibri" w:hAnsi="Calibri" w:cs="Calibri"/>
              </w:rPr>
              <w:t>0.92</w:t>
            </w:r>
          </w:p>
        </w:tc>
        <w:tc>
          <w:tcPr>
            <w:tcW w:w="1285" w:type="dxa"/>
          </w:tcPr>
          <w:p w14:paraId="649051E3" w14:textId="76806CDA" w:rsidR="00D2733E" w:rsidRPr="004F3B18" w:rsidRDefault="00731945" w:rsidP="00B260E9">
            <w:pPr>
              <w:jc w:val="center"/>
              <w:rPr>
                <w:rFonts w:ascii="Calibri" w:hAnsi="Calibri" w:cs="Calibri"/>
              </w:rPr>
            </w:pPr>
            <w:r w:rsidRPr="004F3B18">
              <w:rPr>
                <w:rFonts w:ascii="Calibri" w:hAnsi="Calibri" w:cs="Calibri"/>
              </w:rPr>
              <w:t>0.07</w:t>
            </w:r>
          </w:p>
        </w:tc>
        <w:tc>
          <w:tcPr>
            <w:tcW w:w="850" w:type="dxa"/>
          </w:tcPr>
          <w:p w14:paraId="0FA255F2" w14:textId="097B11C2" w:rsidR="00D2733E" w:rsidRPr="004F3B18" w:rsidRDefault="00731945" w:rsidP="00B260E9">
            <w:pPr>
              <w:jc w:val="center"/>
              <w:rPr>
                <w:rFonts w:ascii="Calibri" w:hAnsi="Calibri" w:cs="Calibri"/>
              </w:rPr>
            </w:pPr>
            <w:r w:rsidRPr="004F3B18">
              <w:rPr>
                <w:rFonts w:ascii="Calibri" w:hAnsi="Calibri" w:cs="Calibri"/>
              </w:rPr>
              <w:t>5.47</w:t>
            </w:r>
          </w:p>
        </w:tc>
        <w:tc>
          <w:tcPr>
            <w:tcW w:w="851" w:type="dxa"/>
          </w:tcPr>
          <w:p w14:paraId="61C7EEA4" w14:textId="76EC5FA8" w:rsidR="00D2733E" w:rsidRPr="004F3B18" w:rsidRDefault="00731945" w:rsidP="00B260E9">
            <w:pPr>
              <w:jc w:val="center"/>
              <w:rPr>
                <w:rFonts w:ascii="Calibri" w:hAnsi="Calibri" w:cs="Calibri"/>
              </w:rPr>
            </w:pPr>
            <w:r w:rsidRPr="004F3B18">
              <w:rPr>
                <w:rFonts w:ascii="Calibri" w:hAnsi="Calibri" w:cs="Calibri"/>
              </w:rPr>
              <w:t>-30.92</w:t>
            </w:r>
          </w:p>
        </w:tc>
        <w:tc>
          <w:tcPr>
            <w:tcW w:w="992" w:type="dxa"/>
          </w:tcPr>
          <w:p w14:paraId="4E1AFF97" w14:textId="0F7B51D0" w:rsidR="00D2733E" w:rsidRPr="004F3B18" w:rsidRDefault="00731945" w:rsidP="00B260E9">
            <w:pPr>
              <w:jc w:val="center"/>
              <w:rPr>
                <w:rFonts w:ascii="Calibri" w:hAnsi="Calibri" w:cs="Calibri"/>
              </w:rPr>
            </w:pPr>
            <w:r w:rsidRPr="004F3B18">
              <w:rPr>
                <w:rFonts w:ascii="Calibri" w:hAnsi="Calibri" w:cs="Calibri"/>
              </w:rPr>
              <w:t>10.07</w:t>
            </w:r>
          </w:p>
        </w:tc>
        <w:tc>
          <w:tcPr>
            <w:tcW w:w="941" w:type="dxa"/>
          </w:tcPr>
          <w:p w14:paraId="7CCC20EA" w14:textId="7592516B" w:rsidR="00D2733E" w:rsidRPr="004F3B18" w:rsidRDefault="00731945" w:rsidP="00B260E9">
            <w:pPr>
              <w:jc w:val="center"/>
              <w:rPr>
                <w:rFonts w:ascii="Calibri" w:hAnsi="Calibri" w:cs="Calibri"/>
              </w:rPr>
            </w:pPr>
            <w:r w:rsidRPr="004F3B18">
              <w:rPr>
                <w:rFonts w:ascii="Calibri" w:hAnsi="Calibri" w:cs="Calibri"/>
              </w:rPr>
              <w:t>-20.8</w:t>
            </w:r>
          </w:p>
        </w:tc>
      </w:tr>
      <w:tr w:rsidR="00D2733E" w:rsidRPr="004F3B18" w14:paraId="5E98FC1D" w14:textId="77777777" w:rsidTr="00B260E9">
        <w:tc>
          <w:tcPr>
            <w:tcW w:w="699" w:type="dxa"/>
            <w:vMerge/>
          </w:tcPr>
          <w:p w14:paraId="2BA61102" w14:textId="77777777" w:rsidR="00D2733E" w:rsidRPr="004F3B18" w:rsidRDefault="00D2733E" w:rsidP="00B260E9">
            <w:pPr>
              <w:jc w:val="center"/>
              <w:rPr>
                <w:rFonts w:ascii="Calibri" w:hAnsi="Calibri" w:cs="Calibri"/>
              </w:rPr>
            </w:pPr>
          </w:p>
        </w:tc>
        <w:tc>
          <w:tcPr>
            <w:tcW w:w="1124" w:type="dxa"/>
            <w:vMerge/>
          </w:tcPr>
          <w:p w14:paraId="1CE738AB" w14:textId="77777777" w:rsidR="00D2733E" w:rsidRPr="004F3B18" w:rsidRDefault="00D2733E" w:rsidP="00B260E9">
            <w:pPr>
              <w:jc w:val="center"/>
              <w:rPr>
                <w:rFonts w:ascii="Calibri" w:hAnsi="Calibri" w:cs="Calibri"/>
              </w:rPr>
            </w:pPr>
          </w:p>
        </w:tc>
        <w:tc>
          <w:tcPr>
            <w:tcW w:w="851" w:type="dxa"/>
          </w:tcPr>
          <w:p w14:paraId="6D75C1C6"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5997B7F9" w14:textId="5D3A247E" w:rsidR="00D2733E" w:rsidRPr="004F3B18" w:rsidRDefault="00415450" w:rsidP="00B260E9">
            <w:pPr>
              <w:jc w:val="center"/>
              <w:rPr>
                <w:rFonts w:ascii="Calibri" w:hAnsi="Calibri" w:cs="Calibri"/>
              </w:rPr>
            </w:pPr>
            <w:r w:rsidRPr="004F3B18">
              <w:rPr>
                <w:rFonts w:ascii="Calibri" w:hAnsi="Calibri" w:cs="Calibri"/>
              </w:rPr>
              <w:t>1.98</w:t>
            </w:r>
          </w:p>
        </w:tc>
        <w:tc>
          <w:tcPr>
            <w:tcW w:w="671" w:type="dxa"/>
          </w:tcPr>
          <w:p w14:paraId="2C79ACCA" w14:textId="7D4DDE46" w:rsidR="00D2733E" w:rsidRPr="004F3B18" w:rsidRDefault="00415450" w:rsidP="00B260E9">
            <w:pPr>
              <w:jc w:val="center"/>
              <w:rPr>
                <w:rFonts w:ascii="Calibri" w:hAnsi="Calibri" w:cs="Calibri"/>
              </w:rPr>
            </w:pPr>
            <w:r w:rsidRPr="004F3B18">
              <w:rPr>
                <w:rFonts w:ascii="Calibri" w:hAnsi="Calibri" w:cs="Calibri"/>
              </w:rPr>
              <w:t>0.95</w:t>
            </w:r>
          </w:p>
        </w:tc>
        <w:tc>
          <w:tcPr>
            <w:tcW w:w="1285" w:type="dxa"/>
          </w:tcPr>
          <w:p w14:paraId="52E69959" w14:textId="24D4449C" w:rsidR="00D2733E" w:rsidRPr="004F3B18" w:rsidRDefault="00EB5E7F" w:rsidP="00B260E9">
            <w:pPr>
              <w:jc w:val="center"/>
              <w:rPr>
                <w:rFonts w:ascii="Calibri" w:hAnsi="Calibri" w:cs="Calibri"/>
              </w:rPr>
            </w:pPr>
            <w:r w:rsidRPr="004F3B18">
              <w:rPr>
                <w:rFonts w:ascii="Calibri" w:hAnsi="Calibri" w:cs="Calibri"/>
              </w:rPr>
              <w:t>0.1</w:t>
            </w:r>
          </w:p>
        </w:tc>
        <w:tc>
          <w:tcPr>
            <w:tcW w:w="850" w:type="dxa"/>
          </w:tcPr>
          <w:p w14:paraId="7395CE9C" w14:textId="3576E8E1" w:rsidR="00D2733E" w:rsidRPr="004F3B18" w:rsidRDefault="00EB5E7F" w:rsidP="00B260E9">
            <w:pPr>
              <w:jc w:val="center"/>
              <w:rPr>
                <w:rFonts w:ascii="Calibri" w:hAnsi="Calibri" w:cs="Calibri"/>
              </w:rPr>
            </w:pPr>
            <w:r w:rsidRPr="004F3B18">
              <w:rPr>
                <w:rFonts w:ascii="Calibri" w:hAnsi="Calibri" w:cs="Calibri"/>
              </w:rPr>
              <w:t>4.57</w:t>
            </w:r>
          </w:p>
        </w:tc>
        <w:tc>
          <w:tcPr>
            <w:tcW w:w="851" w:type="dxa"/>
          </w:tcPr>
          <w:p w14:paraId="55242A5C" w14:textId="463FAB17" w:rsidR="00D2733E" w:rsidRPr="004F3B18" w:rsidRDefault="00EB5E7F" w:rsidP="00B260E9">
            <w:pPr>
              <w:jc w:val="center"/>
              <w:rPr>
                <w:rFonts w:ascii="Calibri" w:hAnsi="Calibri" w:cs="Calibri"/>
              </w:rPr>
            </w:pPr>
            <w:r w:rsidRPr="004F3B18">
              <w:rPr>
                <w:rFonts w:ascii="Calibri" w:hAnsi="Calibri" w:cs="Calibri"/>
              </w:rPr>
              <w:t>-22.46</w:t>
            </w:r>
          </w:p>
        </w:tc>
        <w:tc>
          <w:tcPr>
            <w:tcW w:w="992" w:type="dxa"/>
          </w:tcPr>
          <w:p w14:paraId="6779F6A4" w14:textId="7E7E764C" w:rsidR="00D2733E" w:rsidRPr="004F3B18" w:rsidRDefault="00EB5E7F" w:rsidP="00B260E9">
            <w:pPr>
              <w:jc w:val="center"/>
              <w:rPr>
                <w:rFonts w:ascii="Calibri" w:hAnsi="Calibri" w:cs="Calibri"/>
              </w:rPr>
            </w:pPr>
            <w:r w:rsidRPr="004F3B18">
              <w:rPr>
                <w:rFonts w:ascii="Calibri" w:hAnsi="Calibri" w:cs="Calibri"/>
              </w:rPr>
              <w:t>9.79</w:t>
            </w:r>
          </w:p>
        </w:tc>
        <w:tc>
          <w:tcPr>
            <w:tcW w:w="941" w:type="dxa"/>
          </w:tcPr>
          <w:p w14:paraId="4CF7EF02" w14:textId="5AF019C8" w:rsidR="00D2733E" w:rsidRPr="004F3B18" w:rsidRDefault="00EB5E7F" w:rsidP="00B260E9">
            <w:pPr>
              <w:jc w:val="center"/>
              <w:rPr>
                <w:rFonts w:ascii="Calibri" w:hAnsi="Calibri" w:cs="Calibri"/>
              </w:rPr>
            </w:pPr>
            <w:r w:rsidRPr="004F3B18">
              <w:rPr>
                <w:rFonts w:ascii="Calibri" w:hAnsi="Calibri" w:cs="Calibri"/>
              </w:rPr>
              <w:t>-21.19</w:t>
            </w:r>
          </w:p>
        </w:tc>
      </w:tr>
    </w:tbl>
    <w:p w14:paraId="2E0CBCF4" w14:textId="77777777" w:rsidR="00D2733E" w:rsidRPr="004F3B18" w:rsidRDefault="00D2733E" w:rsidP="00D2733E">
      <w:pPr>
        <w:rPr>
          <w:rFonts w:ascii="Calibri" w:hAnsi="Calibri" w:cs="Calibri"/>
        </w:rPr>
      </w:pPr>
    </w:p>
    <w:p w14:paraId="417E602F" w14:textId="4CA28901" w:rsidR="0059309F" w:rsidRPr="004F3B18" w:rsidRDefault="0059309F" w:rsidP="0059309F">
      <w:pPr>
        <w:pStyle w:val="Caption"/>
        <w:keepNext/>
        <w:rPr>
          <w:rFonts w:ascii="Calibri" w:hAnsi="Calibri" w:cs="Calibri"/>
        </w:rPr>
      </w:pPr>
      <w:bookmarkStart w:id="127" w:name="_Toc165500154"/>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32</w:t>
      </w:r>
      <w:r w:rsidRPr="004F3B18">
        <w:rPr>
          <w:rFonts w:ascii="Calibri" w:hAnsi="Calibri" w:cs="Calibri"/>
        </w:rPr>
        <w:fldChar w:fldCharType="end"/>
      </w:r>
      <w:r w:rsidRPr="004F3B18">
        <w:rPr>
          <w:rFonts w:ascii="Calibri" w:hAnsi="Calibri" w:cs="Calibri"/>
        </w:rPr>
        <w:t>: Model-4 Metrics of CVX With StandardScaler</w:t>
      </w:r>
      <w:bookmarkEnd w:id="127"/>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851"/>
        <w:gridCol w:w="992"/>
        <w:gridCol w:w="941"/>
      </w:tblGrid>
      <w:tr w:rsidR="00D2733E" w:rsidRPr="004F3B18" w14:paraId="4B155CAF" w14:textId="77777777" w:rsidTr="00B260E9">
        <w:tc>
          <w:tcPr>
            <w:tcW w:w="2674" w:type="dxa"/>
            <w:gridSpan w:val="3"/>
          </w:tcPr>
          <w:p w14:paraId="39B99D01" w14:textId="77777777" w:rsidR="00D2733E" w:rsidRPr="004F3B18" w:rsidRDefault="00D2733E" w:rsidP="00B260E9">
            <w:pPr>
              <w:jc w:val="center"/>
              <w:rPr>
                <w:rFonts w:ascii="Calibri" w:hAnsi="Calibri" w:cs="Calibri"/>
              </w:rPr>
            </w:pPr>
          </w:p>
        </w:tc>
        <w:tc>
          <w:tcPr>
            <w:tcW w:w="1424" w:type="dxa"/>
            <w:gridSpan w:val="2"/>
          </w:tcPr>
          <w:p w14:paraId="20C90A54"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5B9DFF9F"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01" w:type="dxa"/>
            <w:gridSpan w:val="2"/>
          </w:tcPr>
          <w:p w14:paraId="57645F10"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933" w:type="dxa"/>
            <w:gridSpan w:val="2"/>
          </w:tcPr>
          <w:p w14:paraId="409FBCA8"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17FAA704" w14:textId="77777777" w:rsidTr="00B260E9">
        <w:tc>
          <w:tcPr>
            <w:tcW w:w="699" w:type="dxa"/>
          </w:tcPr>
          <w:p w14:paraId="0D9195BF"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252A70A4"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68301C84"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18C2E519"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07DBAE34"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11B6A443"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26C847A1"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1" w:type="dxa"/>
          </w:tcPr>
          <w:p w14:paraId="6C70A22F"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992" w:type="dxa"/>
          </w:tcPr>
          <w:p w14:paraId="380AD5D8"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12BA812F"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0562122F" w14:textId="77777777" w:rsidTr="00B260E9">
        <w:tc>
          <w:tcPr>
            <w:tcW w:w="699" w:type="dxa"/>
            <w:vMerge w:val="restart"/>
          </w:tcPr>
          <w:p w14:paraId="05E60E1D" w14:textId="77777777" w:rsidR="00D2733E" w:rsidRPr="004F3B18" w:rsidRDefault="00D2733E" w:rsidP="00B260E9">
            <w:pPr>
              <w:jc w:val="center"/>
              <w:rPr>
                <w:rFonts w:ascii="Calibri" w:hAnsi="Calibri" w:cs="Calibri"/>
              </w:rPr>
            </w:pPr>
            <w:r w:rsidRPr="004F3B18">
              <w:rPr>
                <w:rFonts w:ascii="Calibri" w:hAnsi="Calibri" w:cs="Calibri"/>
              </w:rPr>
              <w:t>CVX</w:t>
            </w:r>
          </w:p>
        </w:tc>
        <w:tc>
          <w:tcPr>
            <w:tcW w:w="1124" w:type="dxa"/>
            <w:vMerge w:val="restart"/>
          </w:tcPr>
          <w:p w14:paraId="65B810DA"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616B5C60"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6EC3BF44" w14:textId="5FBF3F3D" w:rsidR="00D2733E" w:rsidRPr="004F3B18" w:rsidRDefault="002138CB" w:rsidP="00B260E9">
            <w:pPr>
              <w:jc w:val="center"/>
              <w:rPr>
                <w:rFonts w:ascii="Calibri" w:hAnsi="Calibri" w:cs="Calibri"/>
              </w:rPr>
            </w:pPr>
            <w:r w:rsidRPr="004F3B18">
              <w:rPr>
                <w:rFonts w:ascii="Calibri" w:hAnsi="Calibri" w:cs="Calibri"/>
              </w:rPr>
              <w:t>5.51</w:t>
            </w:r>
          </w:p>
        </w:tc>
        <w:tc>
          <w:tcPr>
            <w:tcW w:w="671" w:type="dxa"/>
          </w:tcPr>
          <w:p w14:paraId="668D7F39" w14:textId="1AA14AD1" w:rsidR="00D2733E" w:rsidRPr="004F3B18" w:rsidRDefault="002138CB" w:rsidP="00B260E9">
            <w:pPr>
              <w:jc w:val="center"/>
              <w:rPr>
                <w:rFonts w:ascii="Calibri" w:hAnsi="Calibri" w:cs="Calibri"/>
              </w:rPr>
            </w:pPr>
            <w:r w:rsidRPr="004F3B18">
              <w:rPr>
                <w:rFonts w:ascii="Calibri" w:hAnsi="Calibri" w:cs="Calibri"/>
              </w:rPr>
              <w:t>0.16</w:t>
            </w:r>
          </w:p>
        </w:tc>
        <w:tc>
          <w:tcPr>
            <w:tcW w:w="1285" w:type="dxa"/>
          </w:tcPr>
          <w:p w14:paraId="5D56A0B8" w14:textId="436EC75B" w:rsidR="00D2733E" w:rsidRPr="004F3B18" w:rsidRDefault="00E36BC6" w:rsidP="00B260E9">
            <w:pPr>
              <w:jc w:val="center"/>
              <w:rPr>
                <w:rFonts w:ascii="Calibri" w:hAnsi="Calibri" w:cs="Calibri"/>
              </w:rPr>
            </w:pPr>
            <w:r w:rsidRPr="004F3B18">
              <w:rPr>
                <w:rFonts w:ascii="Calibri" w:hAnsi="Calibri" w:cs="Calibri"/>
              </w:rPr>
              <w:t>2.1</w:t>
            </w:r>
          </w:p>
        </w:tc>
        <w:tc>
          <w:tcPr>
            <w:tcW w:w="850" w:type="dxa"/>
          </w:tcPr>
          <w:p w14:paraId="5F60AC13" w14:textId="241160DD" w:rsidR="00D2733E" w:rsidRPr="004F3B18" w:rsidRDefault="00E36BC6" w:rsidP="00B260E9">
            <w:pPr>
              <w:jc w:val="center"/>
              <w:rPr>
                <w:rFonts w:ascii="Calibri" w:hAnsi="Calibri" w:cs="Calibri"/>
              </w:rPr>
            </w:pPr>
            <w:r w:rsidRPr="004F3B18">
              <w:rPr>
                <w:rFonts w:ascii="Calibri" w:hAnsi="Calibri" w:cs="Calibri"/>
              </w:rPr>
              <w:t>5.51</w:t>
            </w:r>
          </w:p>
        </w:tc>
        <w:tc>
          <w:tcPr>
            <w:tcW w:w="851" w:type="dxa"/>
          </w:tcPr>
          <w:p w14:paraId="1AB65110" w14:textId="19E0F9A9" w:rsidR="00D2733E" w:rsidRPr="004F3B18" w:rsidRDefault="00E36BC6" w:rsidP="00B260E9">
            <w:pPr>
              <w:jc w:val="center"/>
              <w:rPr>
                <w:rFonts w:ascii="Calibri" w:hAnsi="Calibri" w:cs="Calibri"/>
              </w:rPr>
            </w:pPr>
            <w:r w:rsidRPr="004F3B18">
              <w:rPr>
                <w:rFonts w:ascii="Calibri" w:hAnsi="Calibri" w:cs="Calibri"/>
              </w:rPr>
              <w:t>-18.61</w:t>
            </w:r>
          </w:p>
        </w:tc>
        <w:tc>
          <w:tcPr>
            <w:tcW w:w="992" w:type="dxa"/>
          </w:tcPr>
          <w:p w14:paraId="5F508576" w14:textId="6B407DC6" w:rsidR="00D2733E" w:rsidRPr="004F3B18" w:rsidRDefault="00E36BC6" w:rsidP="00B260E9">
            <w:pPr>
              <w:jc w:val="center"/>
              <w:rPr>
                <w:rFonts w:ascii="Calibri" w:hAnsi="Calibri" w:cs="Calibri"/>
              </w:rPr>
            </w:pPr>
            <w:r w:rsidRPr="004F3B18">
              <w:rPr>
                <w:rFonts w:ascii="Calibri" w:hAnsi="Calibri" w:cs="Calibri"/>
              </w:rPr>
              <w:t>6.09</w:t>
            </w:r>
          </w:p>
        </w:tc>
        <w:tc>
          <w:tcPr>
            <w:tcW w:w="941" w:type="dxa"/>
          </w:tcPr>
          <w:p w14:paraId="2F1CF7FB" w14:textId="705C7831" w:rsidR="00D2733E" w:rsidRPr="004F3B18" w:rsidRDefault="00E36BC6" w:rsidP="00B260E9">
            <w:pPr>
              <w:jc w:val="center"/>
              <w:rPr>
                <w:rFonts w:ascii="Calibri" w:hAnsi="Calibri" w:cs="Calibri"/>
              </w:rPr>
            </w:pPr>
            <w:r w:rsidRPr="004F3B18">
              <w:rPr>
                <w:rFonts w:ascii="Calibri" w:hAnsi="Calibri" w:cs="Calibri"/>
              </w:rPr>
              <w:t>-19.57</w:t>
            </w:r>
          </w:p>
        </w:tc>
      </w:tr>
      <w:tr w:rsidR="00D2733E" w:rsidRPr="004F3B18" w14:paraId="26EDF732" w14:textId="77777777" w:rsidTr="00B260E9">
        <w:tc>
          <w:tcPr>
            <w:tcW w:w="699" w:type="dxa"/>
            <w:vMerge/>
          </w:tcPr>
          <w:p w14:paraId="1E6038D1" w14:textId="77777777" w:rsidR="00D2733E" w:rsidRPr="004F3B18" w:rsidRDefault="00D2733E" w:rsidP="00B260E9">
            <w:pPr>
              <w:jc w:val="center"/>
              <w:rPr>
                <w:rFonts w:ascii="Calibri" w:hAnsi="Calibri" w:cs="Calibri"/>
              </w:rPr>
            </w:pPr>
          </w:p>
        </w:tc>
        <w:tc>
          <w:tcPr>
            <w:tcW w:w="1124" w:type="dxa"/>
            <w:vMerge/>
          </w:tcPr>
          <w:p w14:paraId="6C70760D" w14:textId="77777777" w:rsidR="00D2733E" w:rsidRPr="004F3B18" w:rsidRDefault="00D2733E" w:rsidP="00B260E9">
            <w:pPr>
              <w:jc w:val="center"/>
              <w:rPr>
                <w:rFonts w:ascii="Calibri" w:hAnsi="Calibri" w:cs="Calibri"/>
              </w:rPr>
            </w:pPr>
          </w:p>
        </w:tc>
        <w:tc>
          <w:tcPr>
            <w:tcW w:w="851" w:type="dxa"/>
          </w:tcPr>
          <w:p w14:paraId="316DBF8B"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5A5A03D9" w14:textId="45804F16" w:rsidR="00D2733E" w:rsidRPr="004F3B18" w:rsidRDefault="009123CA" w:rsidP="00B260E9">
            <w:pPr>
              <w:jc w:val="center"/>
              <w:rPr>
                <w:rFonts w:ascii="Calibri" w:hAnsi="Calibri" w:cs="Calibri"/>
              </w:rPr>
            </w:pPr>
            <w:r w:rsidRPr="004F3B18">
              <w:rPr>
                <w:rFonts w:ascii="Calibri" w:hAnsi="Calibri" w:cs="Calibri"/>
              </w:rPr>
              <w:t>5.12</w:t>
            </w:r>
          </w:p>
        </w:tc>
        <w:tc>
          <w:tcPr>
            <w:tcW w:w="671" w:type="dxa"/>
          </w:tcPr>
          <w:p w14:paraId="4A527931" w14:textId="726200F5" w:rsidR="00D2733E" w:rsidRPr="004F3B18" w:rsidRDefault="009123CA" w:rsidP="00B260E9">
            <w:pPr>
              <w:jc w:val="center"/>
              <w:rPr>
                <w:rFonts w:ascii="Calibri" w:hAnsi="Calibri" w:cs="Calibri"/>
              </w:rPr>
            </w:pPr>
            <w:r w:rsidRPr="004F3B18">
              <w:rPr>
                <w:rFonts w:ascii="Calibri" w:hAnsi="Calibri" w:cs="Calibri"/>
              </w:rPr>
              <w:t>0.26</w:t>
            </w:r>
          </w:p>
        </w:tc>
        <w:tc>
          <w:tcPr>
            <w:tcW w:w="1285" w:type="dxa"/>
          </w:tcPr>
          <w:p w14:paraId="59003314" w14:textId="66D9043C" w:rsidR="00D2733E" w:rsidRPr="004F3B18" w:rsidRDefault="00347FAE" w:rsidP="00B260E9">
            <w:pPr>
              <w:jc w:val="center"/>
              <w:rPr>
                <w:rFonts w:ascii="Calibri" w:hAnsi="Calibri" w:cs="Calibri"/>
              </w:rPr>
            </w:pPr>
            <w:r w:rsidRPr="004F3B18">
              <w:rPr>
                <w:rFonts w:ascii="Calibri" w:hAnsi="Calibri" w:cs="Calibri"/>
              </w:rPr>
              <w:t>0.22</w:t>
            </w:r>
          </w:p>
        </w:tc>
        <w:tc>
          <w:tcPr>
            <w:tcW w:w="850" w:type="dxa"/>
          </w:tcPr>
          <w:p w14:paraId="77B45DC7" w14:textId="25FA6561" w:rsidR="00D2733E" w:rsidRPr="004F3B18" w:rsidRDefault="00347FAE" w:rsidP="00B260E9">
            <w:pPr>
              <w:jc w:val="center"/>
              <w:rPr>
                <w:rFonts w:ascii="Calibri" w:hAnsi="Calibri" w:cs="Calibri"/>
              </w:rPr>
            </w:pPr>
            <w:r w:rsidRPr="004F3B18">
              <w:rPr>
                <w:rFonts w:ascii="Calibri" w:hAnsi="Calibri" w:cs="Calibri"/>
              </w:rPr>
              <w:t>4.75</w:t>
            </w:r>
          </w:p>
        </w:tc>
        <w:tc>
          <w:tcPr>
            <w:tcW w:w="851" w:type="dxa"/>
          </w:tcPr>
          <w:p w14:paraId="5D7EA17D" w14:textId="04BDA3B7" w:rsidR="00D2733E" w:rsidRPr="004F3B18" w:rsidRDefault="00347FAE" w:rsidP="00B260E9">
            <w:pPr>
              <w:jc w:val="center"/>
              <w:rPr>
                <w:rFonts w:ascii="Calibri" w:hAnsi="Calibri" w:cs="Calibri"/>
              </w:rPr>
            </w:pPr>
            <w:r w:rsidRPr="004F3B18">
              <w:rPr>
                <w:rFonts w:ascii="Calibri" w:hAnsi="Calibri" w:cs="Calibri"/>
              </w:rPr>
              <w:t>-14.82</w:t>
            </w:r>
          </w:p>
        </w:tc>
        <w:tc>
          <w:tcPr>
            <w:tcW w:w="992" w:type="dxa"/>
          </w:tcPr>
          <w:p w14:paraId="5E061E89" w14:textId="705BAC3F" w:rsidR="00D2733E" w:rsidRPr="004F3B18" w:rsidRDefault="00347FAE" w:rsidP="00B260E9">
            <w:pPr>
              <w:jc w:val="center"/>
              <w:rPr>
                <w:rFonts w:ascii="Calibri" w:hAnsi="Calibri" w:cs="Calibri"/>
              </w:rPr>
            </w:pPr>
            <w:r w:rsidRPr="004F3B18">
              <w:rPr>
                <w:rFonts w:ascii="Calibri" w:hAnsi="Calibri" w:cs="Calibri"/>
              </w:rPr>
              <w:t>6.31</w:t>
            </w:r>
          </w:p>
        </w:tc>
        <w:tc>
          <w:tcPr>
            <w:tcW w:w="941" w:type="dxa"/>
          </w:tcPr>
          <w:p w14:paraId="2BCE5DB7" w14:textId="5686635E" w:rsidR="00D2733E" w:rsidRPr="004F3B18" w:rsidRDefault="00347FAE" w:rsidP="00B260E9">
            <w:pPr>
              <w:jc w:val="center"/>
              <w:rPr>
                <w:rFonts w:ascii="Calibri" w:hAnsi="Calibri" w:cs="Calibri"/>
              </w:rPr>
            </w:pPr>
            <w:r w:rsidRPr="004F3B18">
              <w:rPr>
                <w:rFonts w:ascii="Calibri" w:hAnsi="Calibri" w:cs="Calibri"/>
              </w:rPr>
              <w:t>-22.67</w:t>
            </w:r>
          </w:p>
        </w:tc>
      </w:tr>
      <w:tr w:rsidR="00D2733E" w:rsidRPr="004F3B18" w14:paraId="048951A2" w14:textId="77777777" w:rsidTr="00B260E9">
        <w:tc>
          <w:tcPr>
            <w:tcW w:w="699" w:type="dxa"/>
            <w:vMerge/>
          </w:tcPr>
          <w:p w14:paraId="1230F81B" w14:textId="77777777" w:rsidR="00D2733E" w:rsidRPr="004F3B18" w:rsidRDefault="00D2733E" w:rsidP="00B260E9">
            <w:pPr>
              <w:jc w:val="center"/>
              <w:rPr>
                <w:rFonts w:ascii="Calibri" w:hAnsi="Calibri" w:cs="Calibri"/>
              </w:rPr>
            </w:pPr>
          </w:p>
        </w:tc>
        <w:tc>
          <w:tcPr>
            <w:tcW w:w="1124" w:type="dxa"/>
            <w:vMerge/>
          </w:tcPr>
          <w:p w14:paraId="7BAAED76" w14:textId="77777777" w:rsidR="00D2733E" w:rsidRPr="004F3B18" w:rsidRDefault="00D2733E" w:rsidP="00B260E9">
            <w:pPr>
              <w:jc w:val="center"/>
              <w:rPr>
                <w:rFonts w:ascii="Calibri" w:hAnsi="Calibri" w:cs="Calibri"/>
              </w:rPr>
            </w:pPr>
          </w:p>
        </w:tc>
        <w:tc>
          <w:tcPr>
            <w:tcW w:w="851" w:type="dxa"/>
          </w:tcPr>
          <w:p w14:paraId="6764B6E9"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1DC9E9FB" w14:textId="2312D6CC" w:rsidR="00D2733E" w:rsidRPr="004F3B18" w:rsidRDefault="007F6741" w:rsidP="00B260E9">
            <w:pPr>
              <w:jc w:val="center"/>
              <w:rPr>
                <w:rFonts w:ascii="Calibri" w:hAnsi="Calibri" w:cs="Calibri"/>
              </w:rPr>
            </w:pPr>
            <w:r w:rsidRPr="004F3B18">
              <w:rPr>
                <w:rFonts w:ascii="Calibri" w:hAnsi="Calibri" w:cs="Calibri"/>
              </w:rPr>
              <w:t>3.41</w:t>
            </w:r>
          </w:p>
        </w:tc>
        <w:tc>
          <w:tcPr>
            <w:tcW w:w="671" w:type="dxa"/>
          </w:tcPr>
          <w:p w14:paraId="6621F3C9" w14:textId="1CF513D3" w:rsidR="00D2733E" w:rsidRPr="004F3B18" w:rsidRDefault="00D615AE" w:rsidP="00B260E9">
            <w:pPr>
              <w:jc w:val="center"/>
              <w:rPr>
                <w:rFonts w:ascii="Calibri" w:hAnsi="Calibri" w:cs="Calibri"/>
              </w:rPr>
            </w:pPr>
            <w:r w:rsidRPr="004F3B18">
              <w:rPr>
                <w:rFonts w:ascii="Calibri" w:hAnsi="Calibri" w:cs="Calibri"/>
              </w:rPr>
              <w:t>0.62</w:t>
            </w:r>
          </w:p>
        </w:tc>
        <w:tc>
          <w:tcPr>
            <w:tcW w:w="1285" w:type="dxa"/>
          </w:tcPr>
          <w:p w14:paraId="3F92494D" w14:textId="7BBB2171" w:rsidR="00D2733E" w:rsidRPr="004F3B18" w:rsidRDefault="007B1CF5" w:rsidP="00B260E9">
            <w:pPr>
              <w:jc w:val="center"/>
              <w:rPr>
                <w:rFonts w:ascii="Calibri" w:hAnsi="Calibri" w:cs="Calibri"/>
              </w:rPr>
            </w:pPr>
            <w:r w:rsidRPr="004F3B18">
              <w:rPr>
                <w:rFonts w:ascii="Calibri" w:hAnsi="Calibri" w:cs="Calibri"/>
              </w:rPr>
              <w:t>0.11</w:t>
            </w:r>
          </w:p>
        </w:tc>
        <w:tc>
          <w:tcPr>
            <w:tcW w:w="850" w:type="dxa"/>
          </w:tcPr>
          <w:p w14:paraId="6A12DC4C" w14:textId="144A00D7" w:rsidR="00D2733E" w:rsidRPr="004F3B18" w:rsidRDefault="007B1CF5" w:rsidP="00B260E9">
            <w:pPr>
              <w:jc w:val="center"/>
              <w:rPr>
                <w:rFonts w:ascii="Calibri" w:hAnsi="Calibri" w:cs="Calibri"/>
              </w:rPr>
            </w:pPr>
            <w:r w:rsidRPr="004F3B18">
              <w:rPr>
                <w:rFonts w:ascii="Calibri" w:hAnsi="Calibri" w:cs="Calibri"/>
              </w:rPr>
              <w:t>4.42</w:t>
            </w:r>
          </w:p>
        </w:tc>
        <w:tc>
          <w:tcPr>
            <w:tcW w:w="851" w:type="dxa"/>
          </w:tcPr>
          <w:p w14:paraId="709A3AD4" w14:textId="3ACEB3D8" w:rsidR="00D2733E" w:rsidRPr="004F3B18" w:rsidRDefault="00A3252E" w:rsidP="00B260E9">
            <w:pPr>
              <w:jc w:val="center"/>
              <w:rPr>
                <w:rFonts w:ascii="Calibri" w:hAnsi="Calibri" w:cs="Calibri"/>
              </w:rPr>
            </w:pPr>
            <w:r w:rsidRPr="004F3B18">
              <w:rPr>
                <w:rFonts w:ascii="Calibri" w:hAnsi="Calibri" w:cs="Calibri"/>
              </w:rPr>
              <w:t>-12.86</w:t>
            </w:r>
          </w:p>
        </w:tc>
        <w:tc>
          <w:tcPr>
            <w:tcW w:w="992" w:type="dxa"/>
          </w:tcPr>
          <w:p w14:paraId="67CFD472" w14:textId="1A992400" w:rsidR="00D2733E" w:rsidRPr="004F3B18" w:rsidRDefault="00A3252E" w:rsidP="00B260E9">
            <w:pPr>
              <w:jc w:val="center"/>
              <w:rPr>
                <w:rFonts w:ascii="Calibri" w:hAnsi="Calibri" w:cs="Calibri"/>
              </w:rPr>
            </w:pPr>
            <w:r w:rsidRPr="004F3B18">
              <w:rPr>
                <w:rFonts w:ascii="Calibri" w:hAnsi="Calibri" w:cs="Calibri"/>
              </w:rPr>
              <w:t>5.65</w:t>
            </w:r>
          </w:p>
        </w:tc>
        <w:tc>
          <w:tcPr>
            <w:tcW w:w="941" w:type="dxa"/>
          </w:tcPr>
          <w:p w14:paraId="2B15F5F4" w14:textId="7CC29E07" w:rsidR="00D2733E" w:rsidRPr="004F3B18" w:rsidRDefault="00A3252E" w:rsidP="00B260E9">
            <w:pPr>
              <w:jc w:val="center"/>
              <w:rPr>
                <w:rFonts w:ascii="Calibri" w:hAnsi="Calibri" w:cs="Calibri"/>
              </w:rPr>
            </w:pPr>
            <w:r w:rsidRPr="004F3B18">
              <w:rPr>
                <w:rFonts w:ascii="Calibri" w:hAnsi="Calibri" w:cs="Calibri"/>
              </w:rPr>
              <w:t>-17.87</w:t>
            </w:r>
          </w:p>
        </w:tc>
      </w:tr>
      <w:tr w:rsidR="00D2733E" w:rsidRPr="004F3B18" w14:paraId="5A86F6AB" w14:textId="77777777" w:rsidTr="00B260E9">
        <w:tc>
          <w:tcPr>
            <w:tcW w:w="699" w:type="dxa"/>
            <w:vMerge/>
          </w:tcPr>
          <w:p w14:paraId="230D6BFA" w14:textId="77777777" w:rsidR="00D2733E" w:rsidRPr="004F3B18" w:rsidRDefault="00D2733E" w:rsidP="00B260E9">
            <w:pPr>
              <w:jc w:val="center"/>
              <w:rPr>
                <w:rFonts w:ascii="Calibri" w:hAnsi="Calibri" w:cs="Calibri"/>
              </w:rPr>
            </w:pPr>
          </w:p>
        </w:tc>
        <w:tc>
          <w:tcPr>
            <w:tcW w:w="1124" w:type="dxa"/>
            <w:vMerge/>
          </w:tcPr>
          <w:p w14:paraId="54F40B2B" w14:textId="77777777" w:rsidR="00D2733E" w:rsidRPr="004F3B18" w:rsidRDefault="00D2733E" w:rsidP="00B260E9">
            <w:pPr>
              <w:jc w:val="center"/>
              <w:rPr>
                <w:rFonts w:ascii="Calibri" w:hAnsi="Calibri" w:cs="Calibri"/>
              </w:rPr>
            </w:pPr>
          </w:p>
        </w:tc>
        <w:tc>
          <w:tcPr>
            <w:tcW w:w="851" w:type="dxa"/>
          </w:tcPr>
          <w:p w14:paraId="315D570D"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64E14CCF" w14:textId="273AF5C3" w:rsidR="00D2733E" w:rsidRPr="004F3B18" w:rsidRDefault="00DC26E7" w:rsidP="00B260E9">
            <w:pPr>
              <w:jc w:val="center"/>
              <w:rPr>
                <w:rFonts w:ascii="Calibri" w:hAnsi="Calibri" w:cs="Calibri"/>
              </w:rPr>
            </w:pPr>
            <w:r w:rsidRPr="004F3B18">
              <w:rPr>
                <w:rFonts w:ascii="Calibri" w:hAnsi="Calibri" w:cs="Calibri"/>
              </w:rPr>
              <w:t>3.29</w:t>
            </w:r>
          </w:p>
        </w:tc>
        <w:tc>
          <w:tcPr>
            <w:tcW w:w="671" w:type="dxa"/>
          </w:tcPr>
          <w:p w14:paraId="324C9F28" w14:textId="12CB953F" w:rsidR="00D2733E" w:rsidRPr="004F3B18" w:rsidRDefault="00DC26E7" w:rsidP="00B260E9">
            <w:pPr>
              <w:jc w:val="center"/>
              <w:rPr>
                <w:rFonts w:ascii="Calibri" w:hAnsi="Calibri" w:cs="Calibri"/>
              </w:rPr>
            </w:pPr>
            <w:r w:rsidRPr="004F3B18">
              <w:rPr>
                <w:rFonts w:ascii="Calibri" w:hAnsi="Calibri" w:cs="Calibri"/>
              </w:rPr>
              <w:t>0.63</w:t>
            </w:r>
          </w:p>
        </w:tc>
        <w:tc>
          <w:tcPr>
            <w:tcW w:w="1285" w:type="dxa"/>
          </w:tcPr>
          <w:p w14:paraId="408281F8" w14:textId="281D4B74" w:rsidR="00D2733E" w:rsidRPr="004F3B18" w:rsidRDefault="00DC26E7" w:rsidP="00B260E9">
            <w:pPr>
              <w:jc w:val="center"/>
              <w:rPr>
                <w:rFonts w:ascii="Calibri" w:hAnsi="Calibri" w:cs="Calibri"/>
              </w:rPr>
            </w:pPr>
            <w:r w:rsidRPr="004F3B18">
              <w:rPr>
                <w:rFonts w:ascii="Calibri" w:hAnsi="Calibri" w:cs="Calibri"/>
              </w:rPr>
              <w:t>0.37</w:t>
            </w:r>
          </w:p>
        </w:tc>
        <w:tc>
          <w:tcPr>
            <w:tcW w:w="850" w:type="dxa"/>
          </w:tcPr>
          <w:p w14:paraId="69C0E906" w14:textId="0238C282" w:rsidR="00D2733E" w:rsidRPr="004F3B18" w:rsidRDefault="00DC26E7" w:rsidP="00B260E9">
            <w:pPr>
              <w:jc w:val="center"/>
              <w:rPr>
                <w:rFonts w:ascii="Calibri" w:hAnsi="Calibri" w:cs="Calibri"/>
              </w:rPr>
            </w:pPr>
            <w:r w:rsidRPr="004F3B18">
              <w:rPr>
                <w:rFonts w:ascii="Calibri" w:hAnsi="Calibri" w:cs="Calibri"/>
              </w:rPr>
              <w:t>2.51</w:t>
            </w:r>
          </w:p>
        </w:tc>
        <w:tc>
          <w:tcPr>
            <w:tcW w:w="851" w:type="dxa"/>
          </w:tcPr>
          <w:p w14:paraId="28B87488" w14:textId="65043AA6" w:rsidR="00D2733E" w:rsidRPr="004F3B18" w:rsidRDefault="00DC26E7" w:rsidP="00B260E9">
            <w:pPr>
              <w:jc w:val="center"/>
              <w:rPr>
                <w:rFonts w:ascii="Calibri" w:hAnsi="Calibri" w:cs="Calibri"/>
              </w:rPr>
            </w:pPr>
            <w:r w:rsidRPr="004F3B18">
              <w:rPr>
                <w:rFonts w:ascii="Calibri" w:hAnsi="Calibri" w:cs="Calibri"/>
              </w:rPr>
              <w:t>-3.43</w:t>
            </w:r>
          </w:p>
        </w:tc>
        <w:tc>
          <w:tcPr>
            <w:tcW w:w="992" w:type="dxa"/>
          </w:tcPr>
          <w:p w14:paraId="475B47B8" w14:textId="123F1965" w:rsidR="00D2733E" w:rsidRPr="004F3B18" w:rsidRDefault="00DC26E7" w:rsidP="00B260E9">
            <w:pPr>
              <w:jc w:val="center"/>
              <w:rPr>
                <w:rFonts w:ascii="Calibri" w:hAnsi="Calibri" w:cs="Calibri"/>
              </w:rPr>
            </w:pPr>
            <w:r w:rsidRPr="004F3B18">
              <w:rPr>
                <w:rFonts w:ascii="Calibri" w:hAnsi="Calibri" w:cs="Calibri"/>
              </w:rPr>
              <w:t>2.07</w:t>
            </w:r>
          </w:p>
        </w:tc>
        <w:tc>
          <w:tcPr>
            <w:tcW w:w="941" w:type="dxa"/>
          </w:tcPr>
          <w:p w14:paraId="13DB2E2B" w14:textId="31462CDE" w:rsidR="00D2733E" w:rsidRPr="004F3B18" w:rsidRDefault="00DC26E7" w:rsidP="00B260E9">
            <w:pPr>
              <w:jc w:val="center"/>
              <w:rPr>
                <w:rFonts w:ascii="Calibri" w:hAnsi="Calibri" w:cs="Calibri"/>
              </w:rPr>
            </w:pPr>
            <w:r w:rsidRPr="004F3B18">
              <w:rPr>
                <w:rFonts w:ascii="Calibri" w:hAnsi="Calibri" w:cs="Calibri"/>
              </w:rPr>
              <w:t>-1.96</w:t>
            </w:r>
          </w:p>
        </w:tc>
      </w:tr>
      <w:tr w:rsidR="00D2733E" w:rsidRPr="004F3B18" w14:paraId="70816DDF" w14:textId="77777777" w:rsidTr="00B260E9">
        <w:tc>
          <w:tcPr>
            <w:tcW w:w="699" w:type="dxa"/>
            <w:vMerge/>
          </w:tcPr>
          <w:p w14:paraId="06B1F02A" w14:textId="77777777" w:rsidR="00D2733E" w:rsidRPr="004F3B18" w:rsidRDefault="00D2733E" w:rsidP="00B260E9">
            <w:pPr>
              <w:jc w:val="center"/>
              <w:rPr>
                <w:rFonts w:ascii="Calibri" w:hAnsi="Calibri" w:cs="Calibri"/>
              </w:rPr>
            </w:pPr>
          </w:p>
        </w:tc>
        <w:tc>
          <w:tcPr>
            <w:tcW w:w="1124" w:type="dxa"/>
            <w:vMerge w:val="restart"/>
          </w:tcPr>
          <w:p w14:paraId="73574044"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754955B4"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1969D4E7" w14:textId="472BFAE2" w:rsidR="00D2733E" w:rsidRPr="004F3B18" w:rsidRDefault="00996EB2" w:rsidP="00B260E9">
            <w:pPr>
              <w:jc w:val="center"/>
              <w:rPr>
                <w:rFonts w:ascii="Calibri" w:hAnsi="Calibri" w:cs="Calibri"/>
              </w:rPr>
            </w:pPr>
            <w:r w:rsidRPr="004F3B18">
              <w:rPr>
                <w:rFonts w:ascii="Calibri" w:hAnsi="Calibri" w:cs="Calibri"/>
              </w:rPr>
              <w:t>5.48</w:t>
            </w:r>
          </w:p>
        </w:tc>
        <w:tc>
          <w:tcPr>
            <w:tcW w:w="671" w:type="dxa"/>
          </w:tcPr>
          <w:p w14:paraId="0C1954CC" w14:textId="2436B196" w:rsidR="00D2733E" w:rsidRPr="004F3B18" w:rsidRDefault="00996EB2" w:rsidP="00B260E9">
            <w:pPr>
              <w:jc w:val="center"/>
              <w:rPr>
                <w:rFonts w:ascii="Calibri" w:hAnsi="Calibri" w:cs="Calibri"/>
              </w:rPr>
            </w:pPr>
            <w:r w:rsidRPr="004F3B18">
              <w:rPr>
                <w:rFonts w:ascii="Calibri" w:hAnsi="Calibri" w:cs="Calibri"/>
              </w:rPr>
              <w:t>0.16</w:t>
            </w:r>
          </w:p>
        </w:tc>
        <w:tc>
          <w:tcPr>
            <w:tcW w:w="1285" w:type="dxa"/>
          </w:tcPr>
          <w:p w14:paraId="42D6D666" w14:textId="4911DB10" w:rsidR="00D2733E" w:rsidRPr="004F3B18" w:rsidRDefault="00744A03" w:rsidP="00B260E9">
            <w:pPr>
              <w:jc w:val="center"/>
              <w:rPr>
                <w:rFonts w:ascii="Calibri" w:hAnsi="Calibri" w:cs="Calibri"/>
              </w:rPr>
            </w:pPr>
            <w:r w:rsidRPr="004F3B18">
              <w:rPr>
                <w:rFonts w:ascii="Calibri" w:hAnsi="Calibri" w:cs="Calibri"/>
              </w:rPr>
              <w:t>0.2</w:t>
            </w:r>
          </w:p>
        </w:tc>
        <w:tc>
          <w:tcPr>
            <w:tcW w:w="850" w:type="dxa"/>
          </w:tcPr>
          <w:p w14:paraId="46EBDB0D" w14:textId="1D097252" w:rsidR="00D2733E" w:rsidRPr="004F3B18" w:rsidRDefault="00744A03" w:rsidP="00B260E9">
            <w:pPr>
              <w:jc w:val="center"/>
              <w:rPr>
                <w:rFonts w:ascii="Calibri" w:hAnsi="Calibri" w:cs="Calibri"/>
              </w:rPr>
            </w:pPr>
            <w:r w:rsidRPr="004F3B18">
              <w:rPr>
                <w:rFonts w:ascii="Calibri" w:hAnsi="Calibri" w:cs="Calibri"/>
              </w:rPr>
              <w:t>4.26</w:t>
            </w:r>
          </w:p>
        </w:tc>
        <w:tc>
          <w:tcPr>
            <w:tcW w:w="851" w:type="dxa"/>
          </w:tcPr>
          <w:p w14:paraId="613F4CF3" w14:textId="339D4564" w:rsidR="00D2733E" w:rsidRPr="004F3B18" w:rsidRDefault="00744A03" w:rsidP="00B260E9">
            <w:pPr>
              <w:jc w:val="center"/>
              <w:rPr>
                <w:rFonts w:ascii="Calibri" w:hAnsi="Calibri" w:cs="Calibri"/>
              </w:rPr>
            </w:pPr>
            <w:r w:rsidRPr="004F3B18">
              <w:rPr>
                <w:rFonts w:ascii="Calibri" w:hAnsi="Calibri" w:cs="Calibri"/>
              </w:rPr>
              <w:t>-11.47</w:t>
            </w:r>
          </w:p>
        </w:tc>
        <w:tc>
          <w:tcPr>
            <w:tcW w:w="992" w:type="dxa"/>
          </w:tcPr>
          <w:p w14:paraId="5477EE34" w14:textId="665F03EB" w:rsidR="00D2733E" w:rsidRPr="004F3B18" w:rsidRDefault="00744A03" w:rsidP="00B260E9">
            <w:pPr>
              <w:jc w:val="center"/>
              <w:rPr>
                <w:rFonts w:ascii="Calibri" w:hAnsi="Calibri" w:cs="Calibri"/>
              </w:rPr>
            </w:pPr>
            <w:r w:rsidRPr="004F3B18">
              <w:rPr>
                <w:rFonts w:ascii="Calibri" w:hAnsi="Calibri" w:cs="Calibri"/>
              </w:rPr>
              <w:t>4.64</w:t>
            </w:r>
          </w:p>
        </w:tc>
        <w:tc>
          <w:tcPr>
            <w:tcW w:w="941" w:type="dxa"/>
          </w:tcPr>
          <w:p w14:paraId="17FA1843" w14:textId="3C1F83CA" w:rsidR="00D2733E" w:rsidRPr="004F3B18" w:rsidRDefault="00744A03" w:rsidP="00B260E9">
            <w:pPr>
              <w:jc w:val="center"/>
              <w:rPr>
                <w:rFonts w:ascii="Calibri" w:hAnsi="Calibri" w:cs="Calibri"/>
              </w:rPr>
            </w:pPr>
            <w:r w:rsidRPr="004F3B18">
              <w:rPr>
                <w:rFonts w:ascii="Calibri" w:hAnsi="Calibri" w:cs="Calibri"/>
              </w:rPr>
              <w:t>-11.5</w:t>
            </w:r>
          </w:p>
        </w:tc>
      </w:tr>
      <w:tr w:rsidR="00D2733E" w:rsidRPr="004F3B18" w14:paraId="042621EE" w14:textId="77777777" w:rsidTr="00B260E9">
        <w:tc>
          <w:tcPr>
            <w:tcW w:w="699" w:type="dxa"/>
            <w:vMerge/>
          </w:tcPr>
          <w:p w14:paraId="3060F24F" w14:textId="77777777" w:rsidR="00D2733E" w:rsidRPr="004F3B18" w:rsidRDefault="00D2733E" w:rsidP="00B260E9">
            <w:pPr>
              <w:jc w:val="center"/>
              <w:rPr>
                <w:rFonts w:ascii="Calibri" w:hAnsi="Calibri" w:cs="Calibri"/>
              </w:rPr>
            </w:pPr>
          </w:p>
        </w:tc>
        <w:tc>
          <w:tcPr>
            <w:tcW w:w="1124" w:type="dxa"/>
            <w:vMerge/>
          </w:tcPr>
          <w:p w14:paraId="123C8290" w14:textId="77777777" w:rsidR="00D2733E" w:rsidRPr="004F3B18" w:rsidRDefault="00D2733E" w:rsidP="00B260E9">
            <w:pPr>
              <w:jc w:val="center"/>
              <w:rPr>
                <w:rFonts w:ascii="Calibri" w:hAnsi="Calibri" w:cs="Calibri"/>
              </w:rPr>
            </w:pPr>
          </w:p>
        </w:tc>
        <w:tc>
          <w:tcPr>
            <w:tcW w:w="851" w:type="dxa"/>
          </w:tcPr>
          <w:p w14:paraId="36699B31"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0C736837" w14:textId="663D8180" w:rsidR="00D2733E" w:rsidRPr="004F3B18" w:rsidRDefault="00584FEF" w:rsidP="00B260E9">
            <w:pPr>
              <w:jc w:val="center"/>
              <w:rPr>
                <w:rFonts w:ascii="Calibri" w:hAnsi="Calibri" w:cs="Calibri"/>
              </w:rPr>
            </w:pPr>
            <w:r w:rsidRPr="004F3B18">
              <w:rPr>
                <w:rFonts w:ascii="Calibri" w:hAnsi="Calibri" w:cs="Calibri"/>
              </w:rPr>
              <w:t>4.18</w:t>
            </w:r>
          </w:p>
        </w:tc>
        <w:tc>
          <w:tcPr>
            <w:tcW w:w="671" w:type="dxa"/>
          </w:tcPr>
          <w:p w14:paraId="4271CF69" w14:textId="6C381AAC" w:rsidR="00D2733E" w:rsidRPr="004F3B18" w:rsidRDefault="00584FEF" w:rsidP="00B260E9">
            <w:pPr>
              <w:jc w:val="center"/>
              <w:rPr>
                <w:rFonts w:ascii="Calibri" w:hAnsi="Calibri" w:cs="Calibri"/>
              </w:rPr>
            </w:pPr>
            <w:r w:rsidRPr="004F3B18">
              <w:rPr>
                <w:rFonts w:ascii="Calibri" w:hAnsi="Calibri" w:cs="Calibri"/>
              </w:rPr>
              <w:t>0.45</w:t>
            </w:r>
          </w:p>
        </w:tc>
        <w:tc>
          <w:tcPr>
            <w:tcW w:w="1285" w:type="dxa"/>
          </w:tcPr>
          <w:p w14:paraId="232EC949" w14:textId="36ED59D4" w:rsidR="00D2733E" w:rsidRPr="004F3B18" w:rsidRDefault="00491356" w:rsidP="00B260E9">
            <w:pPr>
              <w:jc w:val="center"/>
              <w:rPr>
                <w:rFonts w:ascii="Calibri" w:hAnsi="Calibri" w:cs="Calibri"/>
              </w:rPr>
            </w:pPr>
            <w:r w:rsidRPr="004F3B18">
              <w:rPr>
                <w:rFonts w:ascii="Calibri" w:hAnsi="Calibri" w:cs="Calibri"/>
              </w:rPr>
              <w:t>0.57</w:t>
            </w:r>
          </w:p>
        </w:tc>
        <w:tc>
          <w:tcPr>
            <w:tcW w:w="850" w:type="dxa"/>
          </w:tcPr>
          <w:p w14:paraId="54ECBCB3" w14:textId="353BECB4" w:rsidR="00D2733E" w:rsidRPr="004F3B18" w:rsidRDefault="00491356" w:rsidP="00B260E9">
            <w:pPr>
              <w:jc w:val="center"/>
              <w:rPr>
                <w:rFonts w:ascii="Calibri" w:hAnsi="Calibri" w:cs="Calibri"/>
              </w:rPr>
            </w:pPr>
            <w:r w:rsidRPr="004F3B18">
              <w:rPr>
                <w:rFonts w:ascii="Calibri" w:hAnsi="Calibri" w:cs="Calibri"/>
              </w:rPr>
              <w:t>7.08</w:t>
            </w:r>
          </w:p>
        </w:tc>
        <w:tc>
          <w:tcPr>
            <w:tcW w:w="851" w:type="dxa"/>
          </w:tcPr>
          <w:p w14:paraId="19100E4C" w14:textId="2267B59E" w:rsidR="00D2733E" w:rsidRPr="004F3B18" w:rsidRDefault="00491356" w:rsidP="00B260E9">
            <w:pPr>
              <w:jc w:val="center"/>
              <w:rPr>
                <w:rFonts w:ascii="Calibri" w:hAnsi="Calibri" w:cs="Calibri"/>
              </w:rPr>
            </w:pPr>
            <w:r w:rsidRPr="004F3B18">
              <w:rPr>
                <w:rFonts w:ascii="Calibri" w:hAnsi="Calibri" w:cs="Calibri"/>
              </w:rPr>
              <w:t>-34.67</w:t>
            </w:r>
          </w:p>
        </w:tc>
        <w:tc>
          <w:tcPr>
            <w:tcW w:w="992" w:type="dxa"/>
          </w:tcPr>
          <w:p w14:paraId="18014956" w14:textId="718F4A19" w:rsidR="00D2733E" w:rsidRPr="004F3B18" w:rsidRDefault="00491356" w:rsidP="00B260E9">
            <w:pPr>
              <w:jc w:val="center"/>
              <w:rPr>
                <w:rFonts w:ascii="Calibri" w:hAnsi="Calibri" w:cs="Calibri"/>
              </w:rPr>
            </w:pPr>
            <w:r w:rsidRPr="004F3B18">
              <w:rPr>
                <w:rFonts w:ascii="Calibri" w:hAnsi="Calibri" w:cs="Calibri"/>
              </w:rPr>
              <w:t>10.7</w:t>
            </w:r>
          </w:p>
        </w:tc>
        <w:tc>
          <w:tcPr>
            <w:tcW w:w="941" w:type="dxa"/>
          </w:tcPr>
          <w:p w14:paraId="046725EA" w14:textId="23CF9F44" w:rsidR="00D2733E" w:rsidRPr="004F3B18" w:rsidRDefault="00491356" w:rsidP="00B260E9">
            <w:pPr>
              <w:jc w:val="center"/>
              <w:rPr>
                <w:rFonts w:ascii="Calibri" w:hAnsi="Calibri" w:cs="Calibri"/>
              </w:rPr>
            </w:pPr>
            <w:r w:rsidRPr="004F3B18">
              <w:rPr>
                <w:rFonts w:ascii="Calibri" w:hAnsi="Calibri" w:cs="Calibri"/>
              </w:rPr>
              <w:t>-68.63</w:t>
            </w:r>
          </w:p>
        </w:tc>
      </w:tr>
      <w:tr w:rsidR="00D2733E" w:rsidRPr="004F3B18" w14:paraId="75F3DA76" w14:textId="77777777" w:rsidTr="00B260E9">
        <w:tc>
          <w:tcPr>
            <w:tcW w:w="699" w:type="dxa"/>
            <w:vMerge/>
          </w:tcPr>
          <w:p w14:paraId="45F06979" w14:textId="77777777" w:rsidR="00D2733E" w:rsidRPr="004F3B18" w:rsidRDefault="00D2733E" w:rsidP="00B260E9">
            <w:pPr>
              <w:jc w:val="center"/>
              <w:rPr>
                <w:rFonts w:ascii="Calibri" w:hAnsi="Calibri" w:cs="Calibri"/>
              </w:rPr>
            </w:pPr>
          </w:p>
        </w:tc>
        <w:tc>
          <w:tcPr>
            <w:tcW w:w="1124" w:type="dxa"/>
            <w:vMerge/>
          </w:tcPr>
          <w:p w14:paraId="330B21C5" w14:textId="77777777" w:rsidR="00D2733E" w:rsidRPr="004F3B18" w:rsidRDefault="00D2733E" w:rsidP="00B260E9">
            <w:pPr>
              <w:jc w:val="center"/>
              <w:rPr>
                <w:rFonts w:ascii="Calibri" w:hAnsi="Calibri" w:cs="Calibri"/>
              </w:rPr>
            </w:pPr>
          </w:p>
        </w:tc>
        <w:tc>
          <w:tcPr>
            <w:tcW w:w="851" w:type="dxa"/>
          </w:tcPr>
          <w:p w14:paraId="4D1B6219"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2E8F49A0" w14:textId="5C228532" w:rsidR="00D2733E" w:rsidRPr="004F3B18" w:rsidRDefault="002E5DE8" w:rsidP="00B260E9">
            <w:pPr>
              <w:jc w:val="center"/>
              <w:rPr>
                <w:rFonts w:ascii="Calibri" w:hAnsi="Calibri" w:cs="Calibri"/>
              </w:rPr>
            </w:pPr>
            <w:r w:rsidRPr="004F3B18">
              <w:rPr>
                <w:rFonts w:ascii="Calibri" w:hAnsi="Calibri" w:cs="Calibri"/>
              </w:rPr>
              <w:t>3.98</w:t>
            </w:r>
          </w:p>
        </w:tc>
        <w:tc>
          <w:tcPr>
            <w:tcW w:w="671" w:type="dxa"/>
          </w:tcPr>
          <w:p w14:paraId="4A085238" w14:textId="77AA5E6C" w:rsidR="00D2733E" w:rsidRPr="004F3B18" w:rsidRDefault="002E5DE8" w:rsidP="00B260E9">
            <w:pPr>
              <w:jc w:val="center"/>
              <w:rPr>
                <w:rFonts w:ascii="Calibri" w:hAnsi="Calibri" w:cs="Calibri"/>
              </w:rPr>
            </w:pPr>
            <w:r w:rsidRPr="004F3B18">
              <w:rPr>
                <w:rFonts w:ascii="Calibri" w:hAnsi="Calibri" w:cs="Calibri"/>
              </w:rPr>
              <w:t>0.51</w:t>
            </w:r>
          </w:p>
        </w:tc>
        <w:tc>
          <w:tcPr>
            <w:tcW w:w="1285" w:type="dxa"/>
          </w:tcPr>
          <w:p w14:paraId="3C47190B" w14:textId="53C4DEC3" w:rsidR="00D2733E" w:rsidRPr="004F3B18" w:rsidRDefault="001059F3" w:rsidP="00B260E9">
            <w:pPr>
              <w:jc w:val="center"/>
              <w:rPr>
                <w:rFonts w:ascii="Calibri" w:hAnsi="Calibri" w:cs="Calibri"/>
              </w:rPr>
            </w:pPr>
            <w:r w:rsidRPr="004F3B18">
              <w:rPr>
                <w:rFonts w:ascii="Calibri" w:hAnsi="Calibri" w:cs="Calibri"/>
              </w:rPr>
              <w:t>0.21</w:t>
            </w:r>
          </w:p>
        </w:tc>
        <w:tc>
          <w:tcPr>
            <w:tcW w:w="850" w:type="dxa"/>
          </w:tcPr>
          <w:p w14:paraId="0E9887A7" w14:textId="094A7D4A" w:rsidR="00D2733E" w:rsidRPr="004F3B18" w:rsidRDefault="001059F3" w:rsidP="00B260E9">
            <w:pPr>
              <w:jc w:val="center"/>
              <w:rPr>
                <w:rFonts w:ascii="Calibri" w:hAnsi="Calibri" w:cs="Calibri"/>
              </w:rPr>
            </w:pPr>
            <w:r w:rsidRPr="004F3B18">
              <w:rPr>
                <w:rFonts w:ascii="Calibri" w:hAnsi="Calibri" w:cs="Calibri"/>
              </w:rPr>
              <w:t>5.11</w:t>
            </w:r>
          </w:p>
        </w:tc>
        <w:tc>
          <w:tcPr>
            <w:tcW w:w="851" w:type="dxa"/>
          </w:tcPr>
          <w:p w14:paraId="0C98BE2E" w14:textId="5BF18D96" w:rsidR="00D2733E" w:rsidRPr="004F3B18" w:rsidRDefault="001059F3" w:rsidP="00B260E9">
            <w:pPr>
              <w:jc w:val="center"/>
              <w:rPr>
                <w:rFonts w:ascii="Calibri" w:hAnsi="Calibri" w:cs="Calibri"/>
              </w:rPr>
            </w:pPr>
            <w:r w:rsidRPr="004F3B18">
              <w:rPr>
                <w:rFonts w:ascii="Calibri" w:hAnsi="Calibri" w:cs="Calibri"/>
              </w:rPr>
              <w:t>-17.2</w:t>
            </w:r>
          </w:p>
        </w:tc>
        <w:tc>
          <w:tcPr>
            <w:tcW w:w="992" w:type="dxa"/>
          </w:tcPr>
          <w:p w14:paraId="5AC49A24" w14:textId="0BC3D966" w:rsidR="00D2733E" w:rsidRPr="004F3B18" w:rsidRDefault="001059F3" w:rsidP="00B260E9">
            <w:pPr>
              <w:jc w:val="center"/>
              <w:rPr>
                <w:rFonts w:ascii="Calibri" w:hAnsi="Calibri" w:cs="Calibri"/>
              </w:rPr>
            </w:pPr>
            <w:r w:rsidRPr="004F3B18">
              <w:rPr>
                <w:rFonts w:ascii="Calibri" w:hAnsi="Calibri" w:cs="Calibri"/>
              </w:rPr>
              <w:t>6.43</w:t>
            </w:r>
          </w:p>
        </w:tc>
        <w:tc>
          <w:tcPr>
            <w:tcW w:w="941" w:type="dxa"/>
          </w:tcPr>
          <w:p w14:paraId="435A3018" w14:textId="336A6CAD" w:rsidR="00D2733E" w:rsidRPr="004F3B18" w:rsidRDefault="001059F3" w:rsidP="00B260E9">
            <w:pPr>
              <w:jc w:val="center"/>
              <w:rPr>
                <w:rFonts w:ascii="Calibri" w:hAnsi="Calibri" w:cs="Calibri"/>
              </w:rPr>
            </w:pPr>
            <w:r w:rsidRPr="004F3B18">
              <w:rPr>
                <w:rFonts w:ascii="Calibri" w:hAnsi="Calibri" w:cs="Calibri"/>
              </w:rPr>
              <w:t>-23.0</w:t>
            </w:r>
          </w:p>
        </w:tc>
      </w:tr>
      <w:tr w:rsidR="00D2733E" w:rsidRPr="004F3B18" w14:paraId="09AF6114" w14:textId="77777777" w:rsidTr="00B260E9">
        <w:tc>
          <w:tcPr>
            <w:tcW w:w="699" w:type="dxa"/>
            <w:vMerge/>
          </w:tcPr>
          <w:p w14:paraId="2710E797" w14:textId="77777777" w:rsidR="00D2733E" w:rsidRPr="004F3B18" w:rsidRDefault="00D2733E" w:rsidP="00B260E9">
            <w:pPr>
              <w:jc w:val="center"/>
              <w:rPr>
                <w:rFonts w:ascii="Calibri" w:hAnsi="Calibri" w:cs="Calibri"/>
              </w:rPr>
            </w:pPr>
          </w:p>
        </w:tc>
        <w:tc>
          <w:tcPr>
            <w:tcW w:w="1124" w:type="dxa"/>
            <w:vMerge/>
          </w:tcPr>
          <w:p w14:paraId="4E91561C" w14:textId="77777777" w:rsidR="00D2733E" w:rsidRPr="004F3B18" w:rsidRDefault="00D2733E" w:rsidP="00B260E9">
            <w:pPr>
              <w:jc w:val="center"/>
              <w:rPr>
                <w:rFonts w:ascii="Calibri" w:hAnsi="Calibri" w:cs="Calibri"/>
              </w:rPr>
            </w:pPr>
          </w:p>
        </w:tc>
        <w:tc>
          <w:tcPr>
            <w:tcW w:w="851" w:type="dxa"/>
          </w:tcPr>
          <w:p w14:paraId="38A14A3D"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1EA9C660" w14:textId="0F1046C1" w:rsidR="00D2733E" w:rsidRPr="004F3B18" w:rsidRDefault="004B0D0D" w:rsidP="00B260E9">
            <w:pPr>
              <w:jc w:val="center"/>
              <w:rPr>
                <w:rFonts w:ascii="Calibri" w:hAnsi="Calibri" w:cs="Calibri"/>
              </w:rPr>
            </w:pPr>
            <w:r w:rsidRPr="004F3B18">
              <w:rPr>
                <w:rFonts w:ascii="Calibri" w:hAnsi="Calibri" w:cs="Calibri"/>
              </w:rPr>
              <w:t>3.03</w:t>
            </w:r>
          </w:p>
        </w:tc>
        <w:tc>
          <w:tcPr>
            <w:tcW w:w="671" w:type="dxa"/>
          </w:tcPr>
          <w:p w14:paraId="722C1DE6" w14:textId="6F68D3F9" w:rsidR="00D2733E" w:rsidRPr="004F3B18" w:rsidRDefault="004B0D0D" w:rsidP="00B260E9">
            <w:pPr>
              <w:jc w:val="center"/>
              <w:rPr>
                <w:rFonts w:ascii="Calibri" w:hAnsi="Calibri" w:cs="Calibri"/>
              </w:rPr>
            </w:pPr>
            <w:r w:rsidRPr="004F3B18">
              <w:rPr>
                <w:rFonts w:ascii="Calibri" w:hAnsi="Calibri" w:cs="Calibri"/>
              </w:rPr>
              <w:t>0.67</w:t>
            </w:r>
          </w:p>
        </w:tc>
        <w:tc>
          <w:tcPr>
            <w:tcW w:w="1285" w:type="dxa"/>
          </w:tcPr>
          <w:p w14:paraId="2183F645" w14:textId="1D1D7A17" w:rsidR="00D2733E" w:rsidRPr="004F3B18" w:rsidRDefault="000912EE" w:rsidP="00B260E9">
            <w:pPr>
              <w:jc w:val="center"/>
              <w:rPr>
                <w:rFonts w:ascii="Calibri" w:hAnsi="Calibri" w:cs="Calibri"/>
              </w:rPr>
            </w:pPr>
            <w:r w:rsidRPr="004F3B18">
              <w:rPr>
                <w:rFonts w:ascii="Calibri" w:hAnsi="Calibri" w:cs="Calibri"/>
              </w:rPr>
              <w:t>0.1</w:t>
            </w:r>
          </w:p>
        </w:tc>
        <w:tc>
          <w:tcPr>
            <w:tcW w:w="850" w:type="dxa"/>
          </w:tcPr>
          <w:p w14:paraId="5E8B7654" w14:textId="59C0CCCE" w:rsidR="00D2733E" w:rsidRPr="004F3B18" w:rsidRDefault="000912EE" w:rsidP="00B260E9">
            <w:pPr>
              <w:jc w:val="center"/>
              <w:rPr>
                <w:rFonts w:ascii="Calibri" w:hAnsi="Calibri" w:cs="Calibri"/>
              </w:rPr>
            </w:pPr>
            <w:r w:rsidRPr="004F3B18">
              <w:rPr>
                <w:rFonts w:ascii="Calibri" w:hAnsi="Calibri" w:cs="Calibri"/>
              </w:rPr>
              <w:t>4.5</w:t>
            </w:r>
          </w:p>
        </w:tc>
        <w:tc>
          <w:tcPr>
            <w:tcW w:w="851" w:type="dxa"/>
          </w:tcPr>
          <w:p w14:paraId="27475660" w14:textId="2719D15B" w:rsidR="00D2733E" w:rsidRPr="004F3B18" w:rsidRDefault="000912EE" w:rsidP="00B260E9">
            <w:pPr>
              <w:jc w:val="center"/>
              <w:rPr>
                <w:rFonts w:ascii="Calibri" w:hAnsi="Calibri" w:cs="Calibri"/>
              </w:rPr>
            </w:pPr>
            <w:r w:rsidRPr="004F3B18">
              <w:rPr>
                <w:rFonts w:ascii="Calibri" w:hAnsi="Calibri" w:cs="Calibri"/>
              </w:rPr>
              <w:t>-13.15</w:t>
            </w:r>
          </w:p>
        </w:tc>
        <w:tc>
          <w:tcPr>
            <w:tcW w:w="992" w:type="dxa"/>
          </w:tcPr>
          <w:p w14:paraId="76C95CE4" w14:textId="6B3CC9F0" w:rsidR="00D2733E" w:rsidRPr="004F3B18" w:rsidRDefault="000912EE" w:rsidP="00B260E9">
            <w:pPr>
              <w:jc w:val="center"/>
              <w:rPr>
                <w:rFonts w:ascii="Calibri" w:hAnsi="Calibri" w:cs="Calibri"/>
              </w:rPr>
            </w:pPr>
            <w:r w:rsidRPr="004F3B18">
              <w:rPr>
                <w:rFonts w:ascii="Calibri" w:hAnsi="Calibri" w:cs="Calibri"/>
              </w:rPr>
              <w:t>5.68</w:t>
            </w:r>
          </w:p>
        </w:tc>
        <w:tc>
          <w:tcPr>
            <w:tcW w:w="941" w:type="dxa"/>
          </w:tcPr>
          <w:p w14:paraId="25FD83A0" w14:textId="495E1916" w:rsidR="00D2733E" w:rsidRPr="004F3B18" w:rsidRDefault="000912EE" w:rsidP="00B260E9">
            <w:pPr>
              <w:jc w:val="center"/>
              <w:rPr>
                <w:rFonts w:ascii="Calibri" w:hAnsi="Calibri" w:cs="Calibri"/>
              </w:rPr>
            </w:pPr>
            <w:r w:rsidRPr="004F3B18">
              <w:rPr>
                <w:rFonts w:ascii="Calibri" w:hAnsi="Calibri" w:cs="Calibri"/>
              </w:rPr>
              <w:t>-17.99</w:t>
            </w:r>
          </w:p>
        </w:tc>
      </w:tr>
      <w:tr w:rsidR="00D2733E" w:rsidRPr="004F3B18" w14:paraId="5B95402B" w14:textId="77777777" w:rsidTr="00B260E9">
        <w:tc>
          <w:tcPr>
            <w:tcW w:w="699" w:type="dxa"/>
            <w:vMerge/>
          </w:tcPr>
          <w:p w14:paraId="282BE87A" w14:textId="77777777" w:rsidR="00D2733E" w:rsidRPr="004F3B18" w:rsidRDefault="00D2733E" w:rsidP="00B260E9">
            <w:pPr>
              <w:jc w:val="center"/>
              <w:rPr>
                <w:rFonts w:ascii="Calibri" w:hAnsi="Calibri" w:cs="Calibri"/>
              </w:rPr>
            </w:pPr>
          </w:p>
        </w:tc>
        <w:tc>
          <w:tcPr>
            <w:tcW w:w="1124" w:type="dxa"/>
            <w:vMerge w:val="restart"/>
          </w:tcPr>
          <w:p w14:paraId="37824A3E"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1C66EFA9"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3404F6A5" w14:textId="550FA57F" w:rsidR="00D2733E" w:rsidRPr="004F3B18" w:rsidRDefault="005C167C" w:rsidP="00B260E9">
            <w:pPr>
              <w:jc w:val="center"/>
              <w:rPr>
                <w:rFonts w:ascii="Calibri" w:hAnsi="Calibri" w:cs="Calibri"/>
              </w:rPr>
            </w:pPr>
            <w:r w:rsidRPr="004F3B18">
              <w:rPr>
                <w:rFonts w:ascii="Calibri" w:hAnsi="Calibri" w:cs="Calibri"/>
              </w:rPr>
              <w:t>5.13</w:t>
            </w:r>
          </w:p>
        </w:tc>
        <w:tc>
          <w:tcPr>
            <w:tcW w:w="671" w:type="dxa"/>
          </w:tcPr>
          <w:p w14:paraId="3D76E006" w14:textId="697F164C" w:rsidR="00D2733E" w:rsidRPr="004F3B18" w:rsidRDefault="005C167C" w:rsidP="00B260E9">
            <w:pPr>
              <w:jc w:val="center"/>
              <w:rPr>
                <w:rFonts w:ascii="Calibri" w:hAnsi="Calibri" w:cs="Calibri"/>
              </w:rPr>
            </w:pPr>
            <w:r w:rsidRPr="004F3B18">
              <w:rPr>
                <w:rFonts w:ascii="Calibri" w:hAnsi="Calibri" w:cs="Calibri"/>
              </w:rPr>
              <w:t>0.12</w:t>
            </w:r>
          </w:p>
        </w:tc>
        <w:tc>
          <w:tcPr>
            <w:tcW w:w="1285" w:type="dxa"/>
          </w:tcPr>
          <w:p w14:paraId="147D15FB" w14:textId="29CE9205" w:rsidR="00D2733E" w:rsidRPr="004F3B18" w:rsidRDefault="00B33A75" w:rsidP="00B260E9">
            <w:pPr>
              <w:jc w:val="center"/>
              <w:rPr>
                <w:rFonts w:ascii="Calibri" w:hAnsi="Calibri" w:cs="Calibri"/>
              </w:rPr>
            </w:pPr>
            <w:r w:rsidRPr="004F3B18">
              <w:rPr>
                <w:rFonts w:ascii="Calibri" w:hAnsi="Calibri" w:cs="Calibri"/>
              </w:rPr>
              <w:t>0.09</w:t>
            </w:r>
          </w:p>
        </w:tc>
        <w:tc>
          <w:tcPr>
            <w:tcW w:w="850" w:type="dxa"/>
          </w:tcPr>
          <w:p w14:paraId="1DC102D2" w14:textId="1E974035" w:rsidR="00D2733E" w:rsidRPr="004F3B18" w:rsidRDefault="00B33A75" w:rsidP="00B260E9">
            <w:pPr>
              <w:jc w:val="center"/>
              <w:rPr>
                <w:rFonts w:ascii="Calibri" w:hAnsi="Calibri" w:cs="Calibri"/>
              </w:rPr>
            </w:pPr>
            <w:r w:rsidRPr="004F3B18">
              <w:rPr>
                <w:rFonts w:ascii="Calibri" w:hAnsi="Calibri" w:cs="Calibri"/>
              </w:rPr>
              <w:t>3.53</w:t>
            </w:r>
          </w:p>
        </w:tc>
        <w:tc>
          <w:tcPr>
            <w:tcW w:w="851" w:type="dxa"/>
          </w:tcPr>
          <w:p w14:paraId="1095F474" w14:textId="3BA7A94D" w:rsidR="00D2733E" w:rsidRPr="004F3B18" w:rsidRDefault="00B33A75" w:rsidP="00B260E9">
            <w:pPr>
              <w:jc w:val="center"/>
              <w:rPr>
                <w:rFonts w:ascii="Calibri" w:hAnsi="Calibri" w:cs="Calibri"/>
              </w:rPr>
            </w:pPr>
            <w:r w:rsidRPr="004F3B18">
              <w:rPr>
                <w:rFonts w:ascii="Calibri" w:hAnsi="Calibri" w:cs="Calibri"/>
              </w:rPr>
              <w:t>-7.7</w:t>
            </w:r>
          </w:p>
        </w:tc>
        <w:tc>
          <w:tcPr>
            <w:tcW w:w="992" w:type="dxa"/>
          </w:tcPr>
          <w:p w14:paraId="63CFC886" w14:textId="46F5872D" w:rsidR="00D2733E" w:rsidRPr="004F3B18" w:rsidRDefault="00841F1B" w:rsidP="00B260E9">
            <w:pPr>
              <w:jc w:val="center"/>
              <w:rPr>
                <w:rFonts w:ascii="Calibri" w:hAnsi="Calibri" w:cs="Calibri"/>
              </w:rPr>
            </w:pPr>
            <w:r w:rsidRPr="004F3B18">
              <w:rPr>
                <w:rFonts w:ascii="Calibri" w:hAnsi="Calibri" w:cs="Calibri"/>
              </w:rPr>
              <w:t>3.67</w:t>
            </w:r>
          </w:p>
        </w:tc>
        <w:tc>
          <w:tcPr>
            <w:tcW w:w="941" w:type="dxa"/>
          </w:tcPr>
          <w:p w14:paraId="354CBA56" w14:textId="2CB392DA" w:rsidR="00D2733E" w:rsidRPr="004F3B18" w:rsidRDefault="00841F1B" w:rsidP="00B260E9">
            <w:pPr>
              <w:jc w:val="center"/>
              <w:rPr>
                <w:rFonts w:ascii="Calibri" w:hAnsi="Calibri" w:cs="Calibri"/>
              </w:rPr>
            </w:pPr>
            <w:r w:rsidRPr="004F3B18">
              <w:rPr>
                <w:rFonts w:ascii="Calibri" w:hAnsi="Calibri" w:cs="Calibri"/>
              </w:rPr>
              <w:t>-7.07</w:t>
            </w:r>
          </w:p>
        </w:tc>
      </w:tr>
      <w:tr w:rsidR="00D2733E" w:rsidRPr="004F3B18" w14:paraId="265A8A40" w14:textId="77777777" w:rsidTr="00B260E9">
        <w:tc>
          <w:tcPr>
            <w:tcW w:w="699" w:type="dxa"/>
            <w:vMerge/>
          </w:tcPr>
          <w:p w14:paraId="07CBA40A" w14:textId="77777777" w:rsidR="00D2733E" w:rsidRPr="004F3B18" w:rsidRDefault="00D2733E" w:rsidP="00B260E9">
            <w:pPr>
              <w:jc w:val="center"/>
              <w:rPr>
                <w:rFonts w:ascii="Calibri" w:hAnsi="Calibri" w:cs="Calibri"/>
              </w:rPr>
            </w:pPr>
          </w:p>
        </w:tc>
        <w:tc>
          <w:tcPr>
            <w:tcW w:w="1124" w:type="dxa"/>
            <w:vMerge/>
          </w:tcPr>
          <w:p w14:paraId="2A60D51F" w14:textId="77777777" w:rsidR="00D2733E" w:rsidRPr="004F3B18" w:rsidRDefault="00D2733E" w:rsidP="00B260E9">
            <w:pPr>
              <w:jc w:val="center"/>
              <w:rPr>
                <w:rFonts w:ascii="Calibri" w:hAnsi="Calibri" w:cs="Calibri"/>
              </w:rPr>
            </w:pPr>
          </w:p>
        </w:tc>
        <w:tc>
          <w:tcPr>
            <w:tcW w:w="851" w:type="dxa"/>
          </w:tcPr>
          <w:p w14:paraId="5FDCD6A8"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3623E76A" w14:textId="6E81A5D8" w:rsidR="00D2733E" w:rsidRPr="004F3B18" w:rsidRDefault="001548AF" w:rsidP="00B260E9">
            <w:pPr>
              <w:jc w:val="center"/>
              <w:rPr>
                <w:rFonts w:ascii="Calibri" w:hAnsi="Calibri" w:cs="Calibri"/>
              </w:rPr>
            </w:pPr>
            <w:r w:rsidRPr="004F3B18">
              <w:rPr>
                <w:rFonts w:ascii="Calibri" w:hAnsi="Calibri" w:cs="Calibri"/>
              </w:rPr>
              <w:t>3.93</w:t>
            </w:r>
          </w:p>
        </w:tc>
        <w:tc>
          <w:tcPr>
            <w:tcW w:w="671" w:type="dxa"/>
          </w:tcPr>
          <w:p w14:paraId="1A719511" w14:textId="228DDB33" w:rsidR="00D2733E" w:rsidRPr="004F3B18" w:rsidRDefault="001548AF" w:rsidP="00B260E9">
            <w:pPr>
              <w:jc w:val="center"/>
              <w:rPr>
                <w:rFonts w:ascii="Calibri" w:hAnsi="Calibri" w:cs="Calibri"/>
              </w:rPr>
            </w:pPr>
            <w:r w:rsidRPr="004F3B18">
              <w:rPr>
                <w:rFonts w:ascii="Calibri" w:hAnsi="Calibri" w:cs="Calibri"/>
              </w:rPr>
              <w:t>0.49</w:t>
            </w:r>
          </w:p>
        </w:tc>
        <w:tc>
          <w:tcPr>
            <w:tcW w:w="1285" w:type="dxa"/>
          </w:tcPr>
          <w:p w14:paraId="12707290" w14:textId="6C772CBF" w:rsidR="00D2733E" w:rsidRPr="004F3B18" w:rsidRDefault="00E93FA7" w:rsidP="00B260E9">
            <w:pPr>
              <w:jc w:val="center"/>
              <w:rPr>
                <w:rFonts w:ascii="Calibri" w:hAnsi="Calibri" w:cs="Calibri"/>
              </w:rPr>
            </w:pPr>
            <w:r w:rsidRPr="004F3B18">
              <w:rPr>
                <w:rFonts w:ascii="Calibri" w:hAnsi="Calibri" w:cs="Calibri"/>
              </w:rPr>
              <w:t>0.32</w:t>
            </w:r>
          </w:p>
        </w:tc>
        <w:tc>
          <w:tcPr>
            <w:tcW w:w="850" w:type="dxa"/>
          </w:tcPr>
          <w:p w14:paraId="7EE7B96D" w14:textId="0E7B35B4" w:rsidR="00D2733E" w:rsidRPr="004F3B18" w:rsidRDefault="00E93FA7" w:rsidP="00B260E9">
            <w:pPr>
              <w:jc w:val="center"/>
              <w:rPr>
                <w:rFonts w:ascii="Calibri" w:hAnsi="Calibri" w:cs="Calibri"/>
              </w:rPr>
            </w:pPr>
            <w:r w:rsidRPr="004F3B18">
              <w:rPr>
                <w:rFonts w:ascii="Calibri" w:hAnsi="Calibri" w:cs="Calibri"/>
              </w:rPr>
              <w:t>3.11</w:t>
            </w:r>
          </w:p>
        </w:tc>
        <w:tc>
          <w:tcPr>
            <w:tcW w:w="851" w:type="dxa"/>
          </w:tcPr>
          <w:p w14:paraId="1AC196DE" w14:textId="0A7E5A6F" w:rsidR="00D2733E" w:rsidRPr="004F3B18" w:rsidRDefault="00E93FA7" w:rsidP="00B260E9">
            <w:pPr>
              <w:jc w:val="center"/>
              <w:rPr>
                <w:rFonts w:ascii="Calibri" w:hAnsi="Calibri" w:cs="Calibri"/>
              </w:rPr>
            </w:pPr>
            <w:r w:rsidRPr="004F3B18">
              <w:rPr>
                <w:rFonts w:ascii="Calibri" w:hAnsi="Calibri" w:cs="Calibri"/>
              </w:rPr>
              <w:t>-5.72</w:t>
            </w:r>
          </w:p>
        </w:tc>
        <w:tc>
          <w:tcPr>
            <w:tcW w:w="992" w:type="dxa"/>
          </w:tcPr>
          <w:p w14:paraId="0FC57754" w14:textId="156DF3E3" w:rsidR="00D2733E" w:rsidRPr="004F3B18" w:rsidRDefault="00E93FA7" w:rsidP="00B260E9">
            <w:pPr>
              <w:jc w:val="center"/>
              <w:rPr>
                <w:rFonts w:ascii="Calibri" w:hAnsi="Calibri" w:cs="Calibri"/>
              </w:rPr>
            </w:pPr>
            <w:r w:rsidRPr="004F3B18">
              <w:rPr>
                <w:rFonts w:ascii="Calibri" w:hAnsi="Calibri" w:cs="Calibri"/>
              </w:rPr>
              <w:t>3.01</w:t>
            </w:r>
          </w:p>
        </w:tc>
        <w:tc>
          <w:tcPr>
            <w:tcW w:w="941" w:type="dxa"/>
          </w:tcPr>
          <w:p w14:paraId="257F793B" w14:textId="3861B17D" w:rsidR="00D2733E" w:rsidRPr="004F3B18" w:rsidRDefault="00E93FA7" w:rsidP="00B260E9">
            <w:pPr>
              <w:jc w:val="center"/>
              <w:rPr>
                <w:rFonts w:ascii="Calibri" w:hAnsi="Calibri" w:cs="Calibri"/>
              </w:rPr>
            </w:pPr>
            <w:r w:rsidRPr="004F3B18">
              <w:rPr>
                <w:rFonts w:ascii="Calibri" w:hAnsi="Calibri" w:cs="Calibri"/>
              </w:rPr>
              <w:t>-4.68</w:t>
            </w:r>
          </w:p>
        </w:tc>
      </w:tr>
      <w:tr w:rsidR="00D2733E" w:rsidRPr="004F3B18" w14:paraId="0B2AADD1" w14:textId="77777777" w:rsidTr="00B260E9">
        <w:tc>
          <w:tcPr>
            <w:tcW w:w="699" w:type="dxa"/>
            <w:vMerge/>
          </w:tcPr>
          <w:p w14:paraId="7A768D77" w14:textId="77777777" w:rsidR="00D2733E" w:rsidRPr="004F3B18" w:rsidRDefault="00D2733E" w:rsidP="00B260E9">
            <w:pPr>
              <w:jc w:val="center"/>
              <w:rPr>
                <w:rFonts w:ascii="Calibri" w:hAnsi="Calibri" w:cs="Calibri"/>
              </w:rPr>
            </w:pPr>
          </w:p>
        </w:tc>
        <w:tc>
          <w:tcPr>
            <w:tcW w:w="1124" w:type="dxa"/>
            <w:vMerge/>
          </w:tcPr>
          <w:p w14:paraId="311E14BA" w14:textId="77777777" w:rsidR="00D2733E" w:rsidRPr="004F3B18" w:rsidRDefault="00D2733E" w:rsidP="00B260E9">
            <w:pPr>
              <w:jc w:val="center"/>
              <w:rPr>
                <w:rFonts w:ascii="Calibri" w:hAnsi="Calibri" w:cs="Calibri"/>
              </w:rPr>
            </w:pPr>
          </w:p>
        </w:tc>
        <w:tc>
          <w:tcPr>
            <w:tcW w:w="851" w:type="dxa"/>
          </w:tcPr>
          <w:p w14:paraId="6A0DFF35"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360473B7" w14:textId="56EAD676" w:rsidR="00D2733E" w:rsidRPr="004F3B18" w:rsidRDefault="00731945" w:rsidP="00B260E9">
            <w:pPr>
              <w:jc w:val="center"/>
              <w:rPr>
                <w:rFonts w:ascii="Calibri" w:hAnsi="Calibri" w:cs="Calibri"/>
              </w:rPr>
            </w:pPr>
            <w:r w:rsidRPr="004F3B18">
              <w:rPr>
                <w:rFonts w:ascii="Calibri" w:hAnsi="Calibri" w:cs="Calibri"/>
              </w:rPr>
              <w:t>4.09</w:t>
            </w:r>
          </w:p>
        </w:tc>
        <w:tc>
          <w:tcPr>
            <w:tcW w:w="671" w:type="dxa"/>
          </w:tcPr>
          <w:p w14:paraId="63D7F6B0" w14:textId="17818D40" w:rsidR="00D2733E" w:rsidRPr="004F3B18" w:rsidRDefault="00731945" w:rsidP="00B260E9">
            <w:pPr>
              <w:jc w:val="center"/>
              <w:rPr>
                <w:rFonts w:ascii="Calibri" w:hAnsi="Calibri" w:cs="Calibri"/>
              </w:rPr>
            </w:pPr>
            <w:r w:rsidRPr="004F3B18">
              <w:rPr>
                <w:rFonts w:ascii="Calibri" w:hAnsi="Calibri" w:cs="Calibri"/>
              </w:rPr>
              <w:t>0.41</w:t>
            </w:r>
          </w:p>
        </w:tc>
        <w:tc>
          <w:tcPr>
            <w:tcW w:w="1285" w:type="dxa"/>
          </w:tcPr>
          <w:p w14:paraId="6F1FBB84" w14:textId="7F3F49F8" w:rsidR="00D2733E" w:rsidRPr="004F3B18" w:rsidRDefault="00731945" w:rsidP="00B260E9">
            <w:pPr>
              <w:jc w:val="center"/>
              <w:rPr>
                <w:rFonts w:ascii="Calibri" w:hAnsi="Calibri" w:cs="Calibri"/>
              </w:rPr>
            </w:pPr>
            <w:r w:rsidRPr="004F3B18">
              <w:rPr>
                <w:rFonts w:ascii="Calibri" w:hAnsi="Calibri" w:cs="Calibri"/>
              </w:rPr>
              <w:t>0.67</w:t>
            </w:r>
          </w:p>
        </w:tc>
        <w:tc>
          <w:tcPr>
            <w:tcW w:w="850" w:type="dxa"/>
          </w:tcPr>
          <w:p w14:paraId="2F69A147" w14:textId="4298B0C1" w:rsidR="00D2733E" w:rsidRPr="004F3B18" w:rsidRDefault="00731945" w:rsidP="00B260E9">
            <w:pPr>
              <w:jc w:val="center"/>
              <w:rPr>
                <w:rFonts w:ascii="Calibri" w:hAnsi="Calibri" w:cs="Calibri"/>
              </w:rPr>
            </w:pPr>
            <w:r w:rsidRPr="004F3B18">
              <w:rPr>
                <w:rFonts w:ascii="Calibri" w:hAnsi="Calibri" w:cs="Calibri"/>
              </w:rPr>
              <w:t>8.3</w:t>
            </w:r>
          </w:p>
        </w:tc>
        <w:tc>
          <w:tcPr>
            <w:tcW w:w="851" w:type="dxa"/>
          </w:tcPr>
          <w:p w14:paraId="025CF10C" w14:textId="6DAD9375" w:rsidR="00D2733E" w:rsidRPr="004F3B18" w:rsidRDefault="00731945" w:rsidP="00B260E9">
            <w:pPr>
              <w:jc w:val="center"/>
              <w:rPr>
                <w:rFonts w:ascii="Calibri" w:hAnsi="Calibri" w:cs="Calibri"/>
              </w:rPr>
            </w:pPr>
            <w:r w:rsidRPr="004F3B18">
              <w:rPr>
                <w:rFonts w:ascii="Calibri" w:hAnsi="Calibri" w:cs="Calibri"/>
              </w:rPr>
              <w:t>-46.72</w:t>
            </w:r>
          </w:p>
        </w:tc>
        <w:tc>
          <w:tcPr>
            <w:tcW w:w="992" w:type="dxa"/>
          </w:tcPr>
          <w:p w14:paraId="4297FB14" w14:textId="2D37D9E8" w:rsidR="00D2733E" w:rsidRPr="004F3B18" w:rsidRDefault="00731945" w:rsidP="00B260E9">
            <w:pPr>
              <w:jc w:val="center"/>
              <w:rPr>
                <w:rFonts w:ascii="Calibri" w:hAnsi="Calibri" w:cs="Calibri"/>
              </w:rPr>
            </w:pPr>
            <w:r w:rsidRPr="004F3B18">
              <w:rPr>
                <w:rFonts w:ascii="Calibri" w:hAnsi="Calibri" w:cs="Calibri"/>
              </w:rPr>
              <w:t>10.69</w:t>
            </w:r>
          </w:p>
        </w:tc>
        <w:tc>
          <w:tcPr>
            <w:tcW w:w="941" w:type="dxa"/>
          </w:tcPr>
          <w:p w14:paraId="5B87FE11" w14:textId="4E7D4A89" w:rsidR="00D2733E" w:rsidRPr="004F3B18" w:rsidRDefault="00731945" w:rsidP="00B260E9">
            <w:pPr>
              <w:jc w:val="center"/>
              <w:rPr>
                <w:rFonts w:ascii="Calibri" w:hAnsi="Calibri" w:cs="Calibri"/>
              </w:rPr>
            </w:pPr>
            <w:r w:rsidRPr="004F3B18">
              <w:rPr>
                <w:rFonts w:ascii="Calibri" w:hAnsi="Calibri" w:cs="Calibri"/>
              </w:rPr>
              <w:t>-</w:t>
            </w:r>
            <w:r w:rsidR="00147280" w:rsidRPr="004F3B18">
              <w:rPr>
                <w:rFonts w:ascii="Calibri" w:hAnsi="Calibri" w:cs="Calibri"/>
              </w:rPr>
              <w:t>64.46</w:t>
            </w:r>
          </w:p>
        </w:tc>
      </w:tr>
      <w:tr w:rsidR="00D2733E" w:rsidRPr="004F3B18" w14:paraId="64FA843F" w14:textId="77777777" w:rsidTr="00415450">
        <w:trPr>
          <w:trHeight w:val="96"/>
        </w:trPr>
        <w:tc>
          <w:tcPr>
            <w:tcW w:w="699" w:type="dxa"/>
            <w:vMerge/>
          </w:tcPr>
          <w:p w14:paraId="7F5AE405" w14:textId="77777777" w:rsidR="00D2733E" w:rsidRPr="004F3B18" w:rsidRDefault="00D2733E" w:rsidP="00B260E9">
            <w:pPr>
              <w:jc w:val="center"/>
              <w:rPr>
                <w:rFonts w:ascii="Calibri" w:hAnsi="Calibri" w:cs="Calibri"/>
              </w:rPr>
            </w:pPr>
          </w:p>
        </w:tc>
        <w:tc>
          <w:tcPr>
            <w:tcW w:w="1124" w:type="dxa"/>
            <w:vMerge/>
          </w:tcPr>
          <w:p w14:paraId="5CEA7D64" w14:textId="77777777" w:rsidR="00D2733E" w:rsidRPr="004F3B18" w:rsidRDefault="00D2733E" w:rsidP="00B260E9">
            <w:pPr>
              <w:jc w:val="center"/>
              <w:rPr>
                <w:rFonts w:ascii="Calibri" w:hAnsi="Calibri" w:cs="Calibri"/>
              </w:rPr>
            </w:pPr>
          </w:p>
        </w:tc>
        <w:tc>
          <w:tcPr>
            <w:tcW w:w="851" w:type="dxa"/>
          </w:tcPr>
          <w:p w14:paraId="2AD93C9F"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6AF76AB0" w14:textId="6AED99A2" w:rsidR="00D2733E" w:rsidRPr="004F3B18" w:rsidRDefault="00415450" w:rsidP="00B260E9">
            <w:pPr>
              <w:jc w:val="center"/>
              <w:rPr>
                <w:rFonts w:ascii="Calibri" w:hAnsi="Calibri" w:cs="Calibri"/>
              </w:rPr>
            </w:pPr>
            <w:r w:rsidRPr="004F3B18">
              <w:rPr>
                <w:rFonts w:ascii="Calibri" w:hAnsi="Calibri" w:cs="Calibri"/>
              </w:rPr>
              <w:t>2.99</w:t>
            </w:r>
          </w:p>
        </w:tc>
        <w:tc>
          <w:tcPr>
            <w:tcW w:w="671" w:type="dxa"/>
          </w:tcPr>
          <w:p w14:paraId="30C4D45B" w14:textId="337442F2" w:rsidR="00D2733E" w:rsidRPr="004F3B18" w:rsidRDefault="00415450" w:rsidP="00B260E9">
            <w:pPr>
              <w:jc w:val="center"/>
              <w:rPr>
                <w:rFonts w:ascii="Calibri" w:hAnsi="Calibri" w:cs="Calibri"/>
              </w:rPr>
            </w:pPr>
            <w:r w:rsidRPr="004F3B18">
              <w:rPr>
                <w:rFonts w:ascii="Calibri" w:hAnsi="Calibri" w:cs="Calibri"/>
              </w:rPr>
              <w:t>0.69</w:t>
            </w:r>
          </w:p>
        </w:tc>
        <w:tc>
          <w:tcPr>
            <w:tcW w:w="1285" w:type="dxa"/>
          </w:tcPr>
          <w:p w14:paraId="0A1368A0" w14:textId="78949CBA" w:rsidR="00D2733E" w:rsidRPr="004F3B18" w:rsidRDefault="00EB5E7F" w:rsidP="00B260E9">
            <w:pPr>
              <w:jc w:val="center"/>
              <w:rPr>
                <w:rFonts w:ascii="Calibri" w:hAnsi="Calibri" w:cs="Calibri"/>
              </w:rPr>
            </w:pPr>
            <w:r w:rsidRPr="004F3B18">
              <w:rPr>
                <w:rFonts w:ascii="Calibri" w:hAnsi="Calibri" w:cs="Calibri"/>
              </w:rPr>
              <w:t>0.71</w:t>
            </w:r>
          </w:p>
        </w:tc>
        <w:tc>
          <w:tcPr>
            <w:tcW w:w="850" w:type="dxa"/>
          </w:tcPr>
          <w:p w14:paraId="25A17321" w14:textId="0E63CE34" w:rsidR="00D2733E" w:rsidRPr="004F3B18" w:rsidRDefault="00EB5E7F" w:rsidP="00B260E9">
            <w:pPr>
              <w:jc w:val="center"/>
              <w:rPr>
                <w:rFonts w:ascii="Calibri" w:hAnsi="Calibri" w:cs="Calibri"/>
              </w:rPr>
            </w:pPr>
            <w:r w:rsidRPr="004F3B18">
              <w:rPr>
                <w:rFonts w:ascii="Calibri" w:hAnsi="Calibri" w:cs="Calibri"/>
              </w:rPr>
              <w:t>7.46</w:t>
            </w:r>
          </w:p>
        </w:tc>
        <w:tc>
          <w:tcPr>
            <w:tcW w:w="851" w:type="dxa"/>
          </w:tcPr>
          <w:p w14:paraId="3DCA8AE3" w14:textId="69182F0B" w:rsidR="00D2733E" w:rsidRPr="004F3B18" w:rsidRDefault="00EB5E7F" w:rsidP="00B260E9">
            <w:pPr>
              <w:jc w:val="center"/>
              <w:rPr>
                <w:rFonts w:ascii="Calibri" w:hAnsi="Calibri" w:cs="Calibri"/>
              </w:rPr>
            </w:pPr>
            <w:r w:rsidRPr="004F3B18">
              <w:rPr>
                <w:rFonts w:ascii="Calibri" w:hAnsi="Calibri" w:cs="Calibri"/>
              </w:rPr>
              <w:t>-38.1</w:t>
            </w:r>
          </w:p>
        </w:tc>
        <w:tc>
          <w:tcPr>
            <w:tcW w:w="992" w:type="dxa"/>
          </w:tcPr>
          <w:p w14:paraId="1E3EEE66" w14:textId="275CA4DF" w:rsidR="00D2733E" w:rsidRPr="004F3B18" w:rsidRDefault="00EB5E7F" w:rsidP="00B260E9">
            <w:pPr>
              <w:jc w:val="center"/>
              <w:rPr>
                <w:rFonts w:ascii="Calibri" w:hAnsi="Calibri" w:cs="Calibri"/>
              </w:rPr>
            </w:pPr>
            <w:r w:rsidRPr="004F3B18">
              <w:rPr>
                <w:rFonts w:ascii="Calibri" w:hAnsi="Calibri" w:cs="Calibri"/>
              </w:rPr>
              <w:t>10.53</w:t>
            </w:r>
          </w:p>
        </w:tc>
        <w:tc>
          <w:tcPr>
            <w:tcW w:w="941" w:type="dxa"/>
          </w:tcPr>
          <w:p w14:paraId="6F4C80EA" w14:textId="62044ABC" w:rsidR="00D2733E" w:rsidRPr="004F3B18" w:rsidRDefault="00EB5E7F" w:rsidP="00B260E9">
            <w:pPr>
              <w:jc w:val="center"/>
              <w:rPr>
                <w:rFonts w:ascii="Calibri" w:hAnsi="Calibri" w:cs="Calibri"/>
              </w:rPr>
            </w:pPr>
            <w:r w:rsidRPr="004F3B18">
              <w:rPr>
                <w:rFonts w:ascii="Calibri" w:hAnsi="Calibri" w:cs="Calibri"/>
              </w:rPr>
              <w:t>-64.46</w:t>
            </w:r>
          </w:p>
        </w:tc>
      </w:tr>
    </w:tbl>
    <w:p w14:paraId="6A00E281" w14:textId="77777777" w:rsidR="00D2733E" w:rsidRPr="004F3B18" w:rsidRDefault="00D2733E" w:rsidP="00D2733E">
      <w:pPr>
        <w:rPr>
          <w:rFonts w:ascii="Calibri" w:hAnsi="Calibri" w:cs="Calibri"/>
        </w:rPr>
      </w:pPr>
    </w:p>
    <w:p w14:paraId="67C11460" w14:textId="1D96A30E" w:rsidR="0059309F" w:rsidRPr="004F3B18" w:rsidRDefault="0059309F" w:rsidP="0059309F">
      <w:pPr>
        <w:pStyle w:val="Caption"/>
        <w:keepNext/>
        <w:rPr>
          <w:rFonts w:ascii="Calibri" w:hAnsi="Calibri" w:cs="Calibri"/>
        </w:rPr>
      </w:pPr>
      <w:bookmarkStart w:id="128" w:name="_Toc165500155"/>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33</w:t>
      </w:r>
      <w:r w:rsidRPr="004F3B18">
        <w:rPr>
          <w:rFonts w:ascii="Calibri" w:hAnsi="Calibri" w:cs="Calibri"/>
        </w:rPr>
        <w:fldChar w:fldCharType="end"/>
      </w:r>
      <w:r w:rsidRPr="004F3B18">
        <w:rPr>
          <w:rFonts w:ascii="Calibri" w:hAnsi="Calibri" w:cs="Calibri"/>
        </w:rPr>
        <w:t>: Model-4 Metrics of BP With MinMaxScaler</w:t>
      </w:r>
      <w:bookmarkEnd w:id="128"/>
    </w:p>
    <w:tbl>
      <w:tblPr>
        <w:tblStyle w:val="TableGrid"/>
        <w:tblW w:w="0" w:type="auto"/>
        <w:tblInd w:w="-5" w:type="dxa"/>
        <w:tblLook w:val="04A0" w:firstRow="1" w:lastRow="0" w:firstColumn="1" w:lastColumn="0" w:noHBand="0" w:noVBand="1"/>
      </w:tblPr>
      <w:tblGrid>
        <w:gridCol w:w="703"/>
        <w:gridCol w:w="1124"/>
        <w:gridCol w:w="851"/>
        <w:gridCol w:w="753"/>
        <w:gridCol w:w="671"/>
        <w:gridCol w:w="1285"/>
        <w:gridCol w:w="850"/>
        <w:gridCol w:w="851"/>
        <w:gridCol w:w="992"/>
        <w:gridCol w:w="941"/>
      </w:tblGrid>
      <w:tr w:rsidR="00A453E4" w:rsidRPr="004F3B18" w14:paraId="2241AC9C" w14:textId="77777777" w:rsidTr="00B260E9">
        <w:tc>
          <w:tcPr>
            <w:tcW w:w="2678" w:type="dxa"/>
            <w:gridSpan w:val="3"/>
          </w:tcPr>
          <w:p w14:paraId="3EFE6B2B" w14:textId="77777777" w:rsidR="00D2733E" w:rsidRPr="004F3B18" w:rsidRDefault="00D2733E" w:rsidP="00B260E9">
            <w:pPr>
              <w:jc w:val="center"/>
              <w:rPr>
                <w:rFonts w:ascii="Calibri" w:hAnsi="Calibri" w:cs="Calibri"/>
              </w:rPr>
            </w:pPr>
          </w:p>
        </w:tc>
        <w:tc>
          <w:tcPr>
            <w:tcW w:w="1424" w:type="dxa"/>
            <w:gridSpan w:val="2"/>
          </w:tcPr>
          <w:p w14:paraId="41623793"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6FFACBE8"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01" w:type="dxa"/>
            <w:gridSpan w:val="2"/>
          </w:tcPr>
          <w:p w14:paraId="036D6464"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933" w:type="dxa"/>
            <w:gridSpan w:val="2"/>
          </w:tcPr>
          <w:p w14:paraId="16B11364"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A453E4" w:rsidRPr="004F3B18" w14:paraId="2CFBB8C2" w14:textId="77777777" w:rsidTr="00B260E9">
        <w:tc>
          <w:tcPr>
            <w:tcW w:w="703" w:type="dxa"/>
          </w:tcPr>
          <w:p w14:paraId="4C87A8E0"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0B6668CD"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72CF48A0"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15221F42"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5915E7A3"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38644F0D"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7B3982B5"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1" w:type="dxa"/>
          </w:tcPr>
          <w:p w14:paraId="6858438D"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992" w:type="dxa"/>
          </w:tcPr>
          <w:p w14:paraId="1D246459"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182A61EE"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A453E4" w:rsidRPr="004F3B18" w14:paraId="2E00F450" w14:textId="77777777" w:rsidTr="00B260E9">
        <w:tc>
          <w:tcPr>
            <w:tcW w:w="703" w:type="dxa"/>
            <w:vMerge w:val="restart"/>
          </w:tcPr>
          <w:p w14:paraId="4FEBC763" w14:textId="77777777" w:rsidR="00D2733E" w:rsidRPr="004F3B18" w:rsidRDefault="00D2733E" w:rsidP="00B260E9">
            <w:pPr>
              <w:jc w:val="center"/>
              <w:rPr>
                <w:rFonts w:ascii="Calibri" w:hAnsi="Calibri" w:cs="Calibri"/>
              </w:rPr>
            </w:pPr>
            <w:r w:rsidRPr="004F3B18">
              <w:rPr>
                <w:rFonts w:ascii="Calibri" w:hAnsi="Calibri" w:cs="Calibri"/>
              </w:rPr>
              <w:t>BP</w:t>
            </w:r>
          </w:p>
        </w:tc>
        <w:tc>
          <w:tcPr>
            <w:tcW w:w="1124" w:type="dxa"/>
            <w:vMerge w:val="restart"/>
          </w:tcPr>
          <w:p w14:paraId="234D03CC"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5C9772FD"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3923317F" w14:textId="4153920A" w:rsidR="00D2733E" w:rsidRPr="004F3B18" w:rsidRDefault="00E36BC6" w:rsidP="00B260E9">
            <w:pPr>
              <w:jc w:val="center"/>
              <w:rPr>
                <w:rFonts w:ascii="Calibri" w:hAnsi="Calibri" w:cs="Calibri"/>
              </w:rPr>
            </w:pPr>
            <w:r w:rsidRPr="004F3B18">
              <w:rPr>
                <w:rFonts w:ascii="Calibri" w:hAnsi="Calibri" w:cs="Calibri"/>
              </w:rPr>
              <w:t>2.76</w:t>
            </w:r>
          </w:p>
        </w:tc>
        <w:tc>
          <w:tcPr>
            <w:tcW w:w="671" w:type="dxa"/>
          </w:tcPr>
          <w:p w14:paraId="162EA9F5" w14:textId="330EB50A" w:rsidR="00D2733E" w:rsidRPr="004F3B18" w:rsidRDefault="00E36BC6" w:rsidP="00B260E9">
            <w:pPr>
              <w:jc w:val="center"/>
              <w:rPr>
                <w:rFonts w:ascii="Calibri" w:hAnsi="Calibri" w:cs="Calibri"/>
              </w:rPr>
            </w:pPr>
            <w:r w:rsidRPr="004F3B18">
              <w:rPr>
                <w:rFonts w:ascii="Calibri" w:hAnsi="Calibri" w:cs="Calibri"/>
              </w:rPr>
              <w:t>0.88</w:t>
            </w:r>
          </w:p>
        </w:tc>
        <w:tc>
          <w:tcPr>
            <w:tcW w:w="1285" w:type="dxa"/>
          </w:tcPr>
          <w:p w14:paraId="173AE729" w14:textId="13600D53" w:rsidR="00D2733E" w:rsidRPr="004F3B18" w:rsidRDefault="00E36BC6" w:rsidP="00B260E9">
            <w:pPr>
              <w:jc w:val="center"/>
              <w:rPr>
                <w:rFonts w:ascii="Calibri" w:hAnsi="Calibri" w:cs="Calibri"/>
              </w:rPr>
            </w:pPr>
            <w:r w:rsidRPr="004F3B18">
              <w:rPr>
                <w:rFonts w:ascii="Calibri" w:hAnsi="Calibri" w:cs="Calibri"/>
              </w:rPr>
              <w:t>2.67</w:t>
            </w:r>
          </w:p>
        </w:tc>
        <w:tc>
          <w:tcPr>
            <w:tcW w:w="850" w:type="dxa"/>
          </w:tcPr>
          <w:p w14:paraId="49C2CA7D" w14:textId="07A68296" w:rsidR="00D2733E" w:rsidRPr="004F3B18" w:rsidRDefault="00E36BC6" w:rsidP="00B260E9">
            <w:pPr>
              <w:jc w:val="center"/>
              <w:rPr>
                <w:rFonts w:ascii="Calibri" w:hAnsi="Calibri" w:cs="Calibri"/>
              </w:rPr>
            </w:pPr>
            <w:r w:rsidRPr="004F3B18">
              <w:rPr>
                <w:rFonts w:ascii="Calibri" w:hAnsi="Calibri" w:cs="Calibri"/>
              </w:rPr>
              <w:t>3.36</w:t>
            </w:r>
          </w:p>
        </w:tc>
        <w:tc>
          <w:tcPr>
            <w:tcW w:w="851" w:type="dxa"/>
          </w:tcPr>
          <w:p w14:paraId="50DEF8E6" w14:textId="415C9239" w:rsidR="00D2733E" w:rsidRPr="004F3B18" w:rsidRDefault="00E36BC6" w:rsidP="00B260E9">
            <w:pPr>
              <w:jc w:val="center"/>
              <w:rPr>
                <w:rFonts w:ascii="Calibri" w:hAnsi="Calibri" w:cs="Calibri"/>
              </w:rPr>
            </w:pPr>
            <w:r w:rsidRPr="004F3B18">
              <w:rPr>
                <w:rFonts w:ascii="Calibri" w:hAnsi="Calibri" w:cs="Calibri"/>
              </w:rPr>
              <w:t>-4.27</w:t>
            </w:r>
          </w:p>
        </w:tc>
        <w:tc>
          <w:tcPr>
            <w:tcW w:w="992" w:type="dxa"/>
          </w:tcPr>
          <w:p w14:paraId="14FF6114" w14:textId="67391441" w:rsidR="00D2733E" w:rsidRPr="004F3B18" w:rsidRDefault="00E36BC6" w:rsidP="00B260E9">
            <w:pPr>
              <w:jc w:val="center"/>
              <w:rPr>
                <w:rFonts w:ascii="Calibri" w:hAnsi="Calibri" w:cs="Calibri"/>
              </w:rPr>
            </w:pPr>
            <w:r w:rsidRPr="004F3B18">
              <w:rPr>
                <w:rFonts w:ascii="Calibri" w:hAnsi="Calibri" w:cs="Calibri"/>
              </w:rPr>
              <w:t>3.4</w:t>
            </w:r>
          </w:p>
        </w:tc>
        <w:tc>
          <w:tcPr>
            <w:tcW w:w="941" w:type="dxa"/>
          </w:tcPr>
          <w:p w14:paraId="243C07B8" w14:textId="263A3694" w:rsidR="00D2733E" w:rsidRPr="004F3B18" w:rsidRDefault="00E36BC6" w:rsidP="00B260E9">
            <w:pPr>
              <w:jc w:val="center"/>
              <w:rPr>
                <w:rFonts w:ascii="Calibri" w:hAnsi="Calibri" w:cs="Calibri"/>
              </w:rPr>
            </w:pPr>
            <w:r w:rsidRPr="004F3B18">
              <w:rPr>
                <w:rFonts w:ascii="Calibri" w:hAnsi="Calibri" w:cs="Calibri"/>
              </w:rPr>
              <w:t>-5.87</w:t>
            </w:r>
          </w:p>
        </w:tc>
      </w:tr>
      <w:tr w:rsidR="00A453E4" w:rsidRPr="004F3B18" w14:paraId="1250CE4B" w14:textId="77777777" w:rsidTr="00B260E9">
        <w:tc>
          <w:tcPr>
            <w:tcW w:w="703" w:type="dxa"/>
            <w:vMerge/>
          </w:tcPr>
          <w:p w14:paraId="75A96C10" w14:textId="77777777" w:rsidR="00D2733E" w:rsidRPr="004F3B18" w:rsidRDefault="00D2733E" w:rsidP="00B260E9">
            <w:pPr>
              <w:jc w:val="center"/>
              <w:rPr>
                <w:rFonts w:ascii="Calibri" w:hAnsi="Calibri" w:cs="Calibri"/>
              </w:rPr>
            </w:pPr>
          </w:p>
        </w:tc>
        <w:tc>
          <w:tcPr>
            <w:tcW w:w="1124" w:type="dxa"/>
            <w:vMerge/>
          </w:tcPr>
          <w:p w14:paraId="7FA39B31" w14:textId="77777777" w:rsidR="00D2733E" w:rsidRPr="004F3B18" w:rsidRDefault="00D2733E" w:rsidP="00B260E9">
            <w:pPr>
              <w:jc w:val="center"/>
              <w:rPr>
                <w:rFonts w:ascii="Calibri" w:hAnsi="Calibri" w:cs="Calibri"/>
              </w:rPr>
            </w:pPr>
          </w:p>
        </w:tc>
        <w:tc>
          <w:tcPr>
            <w:tcW w:w="851" w:type="dxa"/>
          </w:tcPr>
          <w:p w14:paraId="4285B0E5"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1DE0120B" w14:textId="2AA9DF39" w:rsidR="00D2733E" w:rsidRPr="004F3B18" w:rsidRDefault="005B27FB" w:rsidP="00B260E9">
            <w:pPr>
              <w:jc w:val="center"/>
              <w:rPr>
                <w:rFonts w:ascii="Calibri" w:hAnsi="Calibri" w:cs="Calibri"/>
              </w:rPr>
            </w:pPr>
            <w:r w:rsidRPr="004F3B18">
              <w:rPr>
                <w:rFonts w:ascii="Calibri" w:hAnsi="Calibri" w:cs="Calibri"/>
              </w:rPr>
              <w:t>2.45</w:t>
            </w:r>
          </w:p>
        </w:tc>
        <w:tc>
          <w:tcPr>
            <w:tcW w:w="671" w:type="dxa"/>
          </w:tcPr>
          <w:p w14:paraId="3820E319" w14:textId="6EE14827" w:rsidR="00D2733E" w:rsidRPr="004F3B18" w:rsidRDefault="005B27FB" w:rsidP="00B260E9">
            <w:pPr>
              <w:jc w:val="center"/>
              <w:rPr>
                <w:rFonts w:ascii="Calibri" w:hAnsi="Calibri" w:cs="Calibri"/>
              </w:rPr>
            </w:pPr>
            <w:r w:rsidRPr="004F3B18">
              <w:rPr>
                <w:rFonts w:ascii="Calibri" w:hAnsi="Calibri" w:cs="Calibri"/>
              </w:rPr>
              <w:t>0.91</w:t>
            </w:r>
          </w:p>
        </w:tc>
        <w:tc>
          <w:tcPr>
            <w:tcW w:w="1285" w:type="dxa"/>
          </w:tcPr>
          <w:p w14:paraId="60B50B46" w14:textId="001E7D5C" w:rsidR="00D2733E" w:rsidRPr="004F3B18" w:rsidRDefault="005B27FB" w:rsidP="00B260E9">
            <w:pPr>
              <w:jc w:val="center"/>
              <w:rPr>
                <w:rFonts w:ascii="Calibri" w:hAnsi="Calibri" w:cs="Calibri"/>
              </w:rPr>
            </w:pPr>
            <w:r w:rsidRPr="004F3B18">
              <w:rPr>
                <w:rFonts w:ascii="Calibri" w:hAnsi="Calibri" w:cs="Calibri"/>
              </w:rPr>
              <w:t>0.26</w:t>
            </w:r>
          </w:p>
        </w:tc>
        <w:tc>
          <w:tcPr>
            <w:tcW w:w="850" w:type="dxa"/>
          </w:tcPr>
          <w:p w14:paraId="1C7E6A6D" w14:textId="5A8C88FF" w:rsidR="00D2733E" w:rsidRPr="004F3B18" w:rsidRDefault="005B27FB" w:rsidP="00B260E9">
            <w:pPr>
              <w:jc w:val="center"/>
              <w:rPr>
                <w:rFonts w:ascii="Calibri" w:hAnsi="Calibri" w:cs="Calibri"/>
              </w:rPr>
            </w:pPr>
            <w:r w:rsidRPr="004F3B18">
              <w:rPr>
                <w:rFonts w:ascii="Calibri" w:hAnsi="Calibri" w:cs="Calibri"/>
              </w:rPr>
              <w:t>1.59</w:t>
            </w:r>
          </w:p>
        </w:tc>
        <w:tc>
          <w:tcPr>
            <w:tcW w:w="851" w:type="dxa"/>
          </w:tcPr>
          <w:p w14:paraId="38C5A3F3" w14:textId="6FA2AC1A" w:rsidR="00D2733E" w:rsidRPr="004F3B18" w:rsidRDefault="005B27FB" w:rsidP="00B260E9">
            <w:pPr>
              <w:jc w:val="center"/>
              <w:rPr>
                <w:rFonts w:ascii="Calibri" w:hAnsi="Calibri" w:cs="Calibri"/>
              </w:rPr>
            </w:pPr>
            <w:r w:rsidRPr="004F3B18">
              <w:rPr>
                <w:rFonts w:ascii="Calibri" w:hAnsi="Calibri" w:cs="Calibri"/>
              </w:rPr>
              <w:t>-0.51</w:t>
            </w:r>
          </w:p>
        </w:tc>
        <w:tc>
          <w:tcPr>
            <w:tcW w:w="992" w:type="dxa"/>
          </w:tcPr>
          <w:p w14:paraId="112F7EA4" w14:textId="1E2D2D84" w:rsidR="00D2733E" w:rsidRPr="004F3B18" w:rsidRDefault="005B27FB" w:rsidP="00B260E9">
            <w:pPr>
              <w:jc w:val="center"/>
              <w:rPr>
                <w:rFonts w:ascii="Calibri" w:hAnsi="Calibri" w:cs="Calibri"/>
              </w:rPr>
            </w:pPr>
            <w:r w:rsidRPr="004F3B18">
              <w:rPr>
                <w:rFonts w:ascii="Calibri" w:hAnsi="Calibri" w:cs="Calibri"/>
              </w:rPr>
              <w:t>3.42</w:t>
            </w:r>
          </w:p>
        </w:tc>
        <w:tc>
          <w:tcPr>
            <w:tcW w:w="941" w:type="dxa"/>
          </w:tcPr>
          <w:p w14:paraId="661A197D" w14:textId="5D79926D" w:rsidR="00D2733E" w:rsidRPr="004F3B18" w:rsidRDefault="008125B4" w:rsidP="00B260E9">
            <w:pPr>
              <w:jc w:val="center"/>
              <w:rPr>
                <w:rFonts w:ascii="Calibri" w:hAnsi="Calibri" w:cs="Calibri"/>
              </w:rPr>
            </w:pPr>
            <w:r w:rsidRPr="004F3B18">
              <w:rPr>
                <w:rFonts w:ascii="Calibri" w:hAnsi="Calibri" w:cs="Calibri"/>
              </w:rPr>
              <w:t>-6.47</w:t>
            </w:r>
          </w:p>
        </w:tc>
      </w:tr>
      <w:tr w:rsidR="00A453E4" w:rsidRPr="004F3B18" w14:paraId="73F03834" w14:textId="77777777" w:rsidTr="00B260E9">
        <w:tc>
          <w:tcPr>
            <w:tcW w:w="703" w:type="dxa"/>
            <w:vMerge/>
          </w:tcPr>
          <w:p w14:paraId="4106CCB7" w14:textId="77777777" w:rsidR="00D2733E" w:rsidRPr="004F3B18" w:rsidRDefault="00D2733E" w:rsidP="00B260E9">
            <w:pPr>
              <w:jc w:val="center"/>
              <w:rPr>
                <w:rFonts w:ascii="Calibri" w:hAnsi="Calibri" w:cs="Calibri"/>
              </w:rPr>
            </w:pPr>
          </w:p>
        </w:tc>
        <w:tc>
          <w:tcPr>
            <w:tcW w:w="1124" w:type="dxa"/>
            <w:vMerge/>
          </w:tcPr>
          <w:p w14:paraId="3CE86E89" w14:textId="77777777" w:rsidR="00D2733E" w:rsidRPr="004F3B18" w:rsidRDefault="00D2733E" w:rsidP="00B260E9">
            <w:pPr>
              <w:jc w:val="center"/>
              <w:rPr>
                <w:rFonts w:ascii="Calibri" w:hAnsi="Calibri" w:cs="Calibri"/>
              </w:rPr>
            </w:pPr>
          </w:p>
        </w:tc>
        <w:tc>
          <w:tcPr>
            <w:tcW w:w="851" w:type="dxa"/>
          </w:tcPr>
          <w:p w14:paraId="3BE54062"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64E3B56F" w14:textId="375AFC70" w:rsidR="00D2733E" w:rsidRPr="004F3B18" w:rsidRDefault="00A3252E" w:rsidP="00B260E9">
            <w:pPr>
              <w:jc w:val="center"/>
              <w:rPr>
                <w:rFonts w:ascii="Calibri" w:hAnsi="Calibri" w:cs="Calibri"/>
              </w:rPr>
            </w:pPr>
            <w:r w:rsidRPr="004F3B18">
              <w:rPr>
                <w:rFonts w:ascii="Calibri" w:hAnsi="Calibri" w:cs="Calibri"/>
              </w:rPr>
              <w:t>2.12</w:t>
            </w:r>
          </w:p>
        </w:tc>
        <w:tc>
          <w:tcPr>
            <w:tcW w:w="671" w:type="dxa"/>
          </w:tcPr>
          <w:p w14:paraId="0EB44842" w14:textId="38FAA5F9" w:rsidR="00D2733E" w:rsidRPr="004F3B18" w:rsidRDefault="00A3252E" w:rsidP="00B260E9">
            <w:pPr>
              <w:jc w:val="center"/>
              <w:rPr>
                <w:rFonts w:ascii="Calibri" w:hAnsi="Calibri" w:cs="Calibri"/>
              </w:rPr>
            </w:pPr>
            <w:r w:rsidRPr="004F3B18">
              <w:rPr>
                <w:rFonts w:ascii="Calibri" w:hAnsi="Calibri" w:cs="Calibri"/>
              </w:rPr>
              <w:t>0.93</w:t>
            </w:r>
          </w:p>
        </w:tc>
        <w:tc>
          <w:tcPr>
            <w:tcW w:w="1285" w:type="dxa"/>
          </w:tcPr>
          <w:p w14:paraId="3544B2CA" w14:textId="654484C2" w:rsidR="00D2733E" w:rsidRPr="004F3B18" w:rsidRDefault="00CF42E6" w:rsidP="00B260E9">
            <w:pPr>
              <w:jc w:val="center"/>
              <w:rPr>
                <w:rFonts w:ascii="Calibri" w:hAnsi="Calibri" w:cs="Calibri"/>
              </w:rPr>
            </w:pPr>
            <w:r w:rsidRPr="004F3B18">
              <w:rPr>
                <w:rFonts w:ascii="Calibri" w:hAnsi="Calibri" w:cs="Calibri"/>
              </w:rPr>
              <w:t>1.4</w:t>
            </w:r>
          </w:p>
        </w:tc>
        <w:tc>
          <w:tcPr>
            <w:tcW w:w="850" w:type="dxa"/>
          </w:tcPr>
          <w:p w14:paraId="278BCCAC" w14:textId="74FB63FE" w:rsidR="00D2733E" w:rsidRPr="004F3B18" w:rsidRDefault="002C7EE5" w:rsidP="00B260E9">
            <w:pPr>
              <w:jc w:val="center"/>
              <w:rPr>
                <w:rFonts w:ascii="Calibri" w:hAnsi="Calibri" w:cs="Calibri"/>
              </w:rPr>
            </w:pPr>
            <w:r w:rsidRPr="004F3B18">
              <w:rPr>
                <w:rFonts w:ascii="Calibri" w:hAnsi="Calibri" w:cs="Calibri"/>
              </w:rPr>
              <w:t>5.62</w:t>
            </w:r>
          </w:p>
        </w:tc>
        <w:tc>
          <w:tcPr>
            <w:tcW w:w="851" w:type="dxa"/>
          </w:tcPr>
          <w:p w14:paraId="39379B6E" w14:textId="4D1E26B4" w:rsidR="00D2733E" w:rsidRPr="004F3B18" w:rsidRDefault="002C7EE5" w:rsidP="00B260E9">
            <w:pPr>
              <w:jc w:val="center"/>
              <w:rPr>
                <w:rFonts w:ascii="Calibri" w:hAnsi="Calibri" w:cs="Calibri"/>
              </w:rPr>
            </w:pPr>
            <w:r w:rsidRPr="004F3B18">
              <w:rPr>
                <w:rFonts w:ascii="Calibri" w:hAnsi="Calibri" w:cs="Calibri"/>
              </w:rPr>
              <w:t>-14.65</w:t>
            </w:r>
          </w:p>
        </w:tc>
        <w:tc>
          <w:tcPr>
            <w:tcW w:w="992" w:type="dxa"/>
          </w:tcPr>
          <w:p w14:paraId="2552A69A" w14:textId="67BF05DC" w:rsidR="00D2733E" w:rsidRPr="004F3B18" w:rsidRDefault="002C7EE5" w:rsidP="00B260E9">
            <w:pPr>
              <w:jc w:val="center"/>
              <w:rPr>
                <w:rFonts w:ascii="Calibri" w:hAnsi="Calibri" w:cs="Calibri"/>
              </w:rPr>
            </w:pPr>
            <w:r w:rsidRPr="004F3B18">
              <w:rPr>
                <w:rFonts w:ascii="Calibri" w:hAnsi="Calibri" w:cs="Calibri"/>
              </w:rPr>
              <w:t>8.01</w:t>
            </w:r>
          </w:p>
        </w:tc>
        <w:tc>
          <w:tcPr>
            <w:tcW w:w="941" w:type="dxa"/>
          </w:tcPr>
          <w:p w14:paraId="6ECE1B0A" w14:textId="05A1F93F" w:rsidR="00D2733E" w:rsidRPr="004F3B18" w:rsidRDefault="002C7EE5" w:rsidP="00B260E9">
            <w:pPr>
              <w:jc w:val="center"/>
              <w:rPr>
                <w:rFonts w:ascii="Calibri" w:hAnsi="Calibri" w:cs="Calibri"/>
              </w:rPr>
            </w:pPr>
            <w:r w:rsidRPr="004F3B18">
              <w:rPr>
                <w:rFonts w:ascii="Calibri" w:hAnsi="Calibri" w:cs="Calibri"/>
              </w:rPr>
              <w:t>-34.66</w:t>
            </w:r>
          </w:p>
        </w:tc>
      </w:tr>
      <w:tr w:rsidR="00A453E4" w:rsidRPr="004F3B18" w14:paraId="63AF61A6" w14:textId="77777777" w:rsidTr="00B260E9">
        <w:tc>
          <w:tcPr>
            <w:tcW w:w="703" w:type="dxa"/>
            <w:vMerge/>
          </w:tcPr>
          <w:p w14:paraId="61A9208B" w14:textId="77777777" w:rsidR="00D2733E" w:rsidRPr="004F3B18" w:rsidRDefault="00D2733E" w:rsidP="00B260E9">
            <w:pPr>
              <w:jc w:val="center"/>
              <w:rPr>
                <w:rFonts w:ascii="Calibri" w:hAnsi="Calibri" w:cs="Calibri"/>
              </w:rPr>
            </w:pPr>
          </w:p>
        </w:tc>
        <w:tc>
          <w:tcPr>
            <w:tcW w:w="1124" w:type="dxa"/>
            <w:vMerge/>
          </w:tcPr>
          <w:p w14:paraId="305265DD" w14:textId="77777777" w:rsidR="00D2733E" w:rsidRPr="004F3B18" w:rsidRDefault="00D2733E" w:rsidP="00B260E9">
            <w:pPr>
              <w:jc w:val="center"/>
              <w:rPr>
                <w:rFonts w:ascii="Calibri" w:hAnsi="Calibri" w:cs="Calibri"/>
              </w:rPr>
            </w:pPr>
          </w:p>
        </w:tc>
        <w:tc>
          <w:tcPr>
            <w:tcW w:w="851" w:type="dxa"/>
          </w:tcPr>
          <w:p w14:paraId="641AA24E"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6CD16E10" w14:textId="009F8FB0" w:rsidR="00D2733E" w:rsidRPr="004F3B18" w:rsidRDefault="005B1D4B" w:rsidP="00B260E9">
            <w:pPr>
              <w:jc w:val="center"/>
              <w:rPr>
                <w:rFonts w:ascii="Calibri" w:hAnsi="Calibri" w:cs="Calibri"/>
              </w:rPr>
            </w:pPr>
            <w:r w:rsidRPr="004F3B18">
              <w:rPr>
                <w:rFonts w:ascii="Calibri" w:hAnsi="Calibri" w:cs="Calibri"/>
              </w:rPr>
              <w:t>2.14</w:t>
            </w:r>
          </w:p>
        </w:tc>
        <w:tc>
          <w:tcPr>
            <w:tcW w:w="671" w:type="dxa"/>
          </w:tcPr>
          <w:p w14:paraId="397852F3" w14:textId="145A23F9" w:rsidR="00D2733E" w:rsidRPr="004F3B18" w:rsidRDefault="005B1D4B" w:rsidP="00B260E9">
            <w:pPr>
              <w:jc w:val="center"/>
              <w:rPr>
                <w:rFonts w:ascii="Calibri" w:hAnsi="Calibri" w:cs="Calibri"/>
              </w:rPr>
            </w:pPr>
            <w:r w:rsidRPr="004F3B18">
              <w:rPr>
                <w:rFonts w:ascii="Calibri" w:hAnsi="Calibri" w:cs="Calibri"/>
              </w:rPr>
              <w:t>0.93</w:t>
            </w:r>
          </w:p>
        </w:tc>
        <w:tc>
          <w:tcPr>
            <w:tcW w:w="1285" w:type="dxa"/>
          </w:tcPr>
          <w:p w14:paraId="581306EC" w14:textId="28E71E54" w:rsidR="00D2733E" w:rsidRPr="004F3B18" w:rsidRDefault="005B1D4B" w:rsidP="00B260E9">
            <w:pPr>
              <w:jc w:val="center"/>
              <w:rPr>
                <w:rFonts w:ascii="Calibri" w:hAnsi="Calibri" w:cs="Calibri"/>
              </w:rPr>
            </w:pPr>
            <w:r w:rsidRPr="004F3B18">
              <w:rPr>
                <w:rFonts w:ascii="Calibri" w:hAnsi="Calibri" w:cs="Calibri"/>
              </w:rPr>
              <w:t>0.38</w:t>
            </w:r>
          </w:p>
        </w:tc>
        <w:tc>
          <w:tcPr>
            <w:tcW w:w="850" w:type="dxa"/>
          </w:tcPr>
          <w:p w14:paraId="6CFD72FC" w14:textId="430B9E4A" w:rsidR="00D2733E" w:rsidRPr="004F3B18" w:rsidRDefault="005B1D4B" w:rsidP="00B260E9">
            <w:pPr>
              <w:jc w:val="center"/>
              <w:rPr>
                <w:rFonts w:ascii="Calibri" w:hAnsi="Calibri" w:cs="Calibri"/>
              </w:rPr>
            </w:pPr>
            <w:r w:rsidRPr="004F3B18">
              <w:rPr>
                <w:rFonts w:ascii="Calibri" w:hAnsi="Calibri" w:cs="Calibri"/>
              </w:rPr>
              <w:t>1.4</w:t>
            </w:r>
          </w:p>
        </w:tc>
        <w:tc>
          <w:tcPr>
            <w:tcW w:w="851" w:type="dxa"/>
          </w:tcPr>
          <w:p w14:paraId="523112ED" w14:textId="4AD6F42D" w:rsidR="00D2733E" w:rsidRPr="004F3B18" w:rsidRDefault="005B1D4B" w:rsidP="00B260E9">
            <w:pPr>
              <w:jc w:val="center"/>
              <w:rPr>
                <w:rFonts w:ascii="Calibri" w:hAnsi="Calibri" w:cs="Calibri"/>
              </w:rPr>
            </w:pPr>
            <w:r w:rsidRPr="004F3B18">
              <w:rPr>
                <w:rFonts w:ascii="Calibri" w:hAnsi="Calibri" w:cs="Calibri"/>
              </w:rPr>
              <w:t>-0.07</w:t>
            </w:r>
          </w:p>
        </w:tc>
        <w:tc>
          <w:tcPr>
            <w:tcW w:w="992" w:type="dxa"/>
          </w:tcPr>
          <w:p w14:paraId="3FAFDECC" w14:textId="4F0F94A8" w:rsidR="00D2733E" w:rsidRPr="004F3B18" w:rsidRDefault="005B1D4B" w:rsidP="00B260E9">
            <w:pPr>
              <w:jc w:val="center"/>
              <w:rPr>
                <w:rFonts w:ascii="Calibri" w:hAnsi="Calibri" w:cs="Calibri"/>
              </w:rPr>
            </w:pPr>
            <w:r w:rsidRPr="004F3B18">
              <w:rPr>
                <w:rFonts w:ascii="Calibri" w:hAnsi="Calibri" w:cs="Calibri"/>
              </w:rPr>
              <w:t>1.2</w:t>
            </w:r>
          </w:p>
        </w:tc>
        <w:tc>
          <w:tcPr>
            <w:tcW w:w="941" w:type="dxa"/>
          </w:tcPr>
          <w:p w14:paraId="590303A3" w14:textId="7EE06743" w:rsidR="00D2733E" w:rsidRPr="004F3B18" w:rsidRDefault="005B1D4B" w:rsidP="00B260E9">
            <w:pPr>
              <w:jc w:val="center"/>
              <w:rPr>
                <w:rFonts w:ascii="Calibri" w:hAnsi="Calibri" w:cs="Calibri"/>
              </w:rPr>
            </w:pPr>
            <w:r w:rsidRPr="004F3B18">
              <w:rPr>
                <w:rFonts w:ascii="Calibri" w:hAnsi="Calibri" w:cs="Calibri"/>
              </w:rPr>
              <w:t>-0.02</w:t>
            </w:r>
          </w:p>
        </w:tc>
      </w:tr>
      <w:tr w:rsidR="00A453E4" w:rsidRPr="004F3B18" w14:paraId="51686611" w14:textId="77777777" w:rsidTr="00B260E9">
        <w:tc>
          <w:tcPr>
            <w:tcW w:w="703" w:type="dxa"/>
            <w:vMerge/>
          </w:tcPr>
          <w:p w14:paraId="5A420A8D" w14:textId="77777777" w:rsidR="00D2733E" w:rsidRPr="004F3B18" w:rsidRDefault="00D2733E" w:rsidP="00B260E9">
            <w:pPr>
              <w:jc w:val="center"/>
              <w:rPr>
                <w:rFonts w:ascii="Calibri" w:hAnsi="Calibri" w:cs="Calibri"/>
              </w:rPr>
            </w:pPr>
          </w:p>
        </w:tc>
        <w:tc>
          <w:tcPr>
            <w:tcW w:w="1124" w:type="dxa"/>
            <w:vMerge w:val="restart"/>
          </w:tcPr>
          <w:p w14:paraId="329B969E"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15EE0B9C"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68401BD6" w14:textId="6FA7D041" w:rsidR="00D2733E" w:rsidRPr="004F3B18" w:rsidRDefault="00A453E4" w:rsidP="00B260E9">
            <w:pPr>
              <w:jc w:val="center"/>
              <w:rPr>
                <w:rFonts w:ascii="Calibri" w:hAnsi="Calibri" w:cs="Calibri"/>
              </w:rPr>
            </w:pPr>
            <w:r w:rsidRPr="004F3B18">
              <w:rPr>
                <w:rFonts w:ascii="Calibri" w:hAnsi="Calibri" w:cs="Calibri"/>
              </w:rPr>
              <w:t>2.43</w:t>
            </w:r>
          </w:p>
        </w:tc>
        <w:tc>
          <w:tcPr>
            <w:tcW w:w="671" w:type="dxa"/>
          </w:tcPr>
          <w:p w14:paraId="7E78DB79" w14:textId="5703D104" w:rsidR="00D2733E" w:rsidRPr="004F3B18" w:rsidRDefault="00A453E4" w:rsidP="00B260E9">
            <w:pPr>
              <w:jc w:val="center"/>
              <w:rPr>
                <w:rFonts w:ascii="Calibri" w:hAnsi="Calibri" w:cs="Calibri"/>
              </w:rPr>
            </w:pPr>
            <w:r w:rsidRPr="004F3B18">
              <w:rPr>
                <w:rFonts w:ascii="Calibri" w:hAnsi="Calibri" w:cs="Calibri"/>
              </w:rPr>
              <w:t>0.91</w:t>
            </w:r>
          </w:p>
        </w:tc>
        <w:tc>
          <w:tcPr>
            <w:tcW w:w="1285" w:type="dxa"/>
          </w:tcPr>
          <w:p w14:paraId="7D889F06" w14:textId="779E6EF1" w:rsidR="00D2733E" w:rsidRPr="004F3B18" w:rsidRDefault="00A453E4" w:rsidP="00B260E9">
            <w:pPr>
              <w:jc w:val="center"/>
              <w:rPr>
                <w:rFonts w:ascii="Calibri" w:hAnsi="Calibri" w:cs="Calibri"/>
              </w:rPr>
            </w:pPr>
            <w:r w:rsidRPr="004F3B18">
              <w:rPr>
                <w:rFonts w:ascii="Calibri" w:hAnsi="Calibri" w:cs="Calibri"/>
              </w:rPr>
              <w:t>3.91</w:t>
            </w:r>
          </w:p>
        </w:tc>
        <w:tc>
          <w:tcPr>
            <w:tcW w:w="850" w:type="dxa"/>
          </w:tcPr>
          <w:p w14:paraId="7D49A2EF" w14:textId="75CD753A" w:rsidR="00D2733E" w:rsidRPr="004F3B18" w:rsidRDefault="00A453E4" w:rsidP="00B260E9">
            <w:pPr>
              <w:jc w:val="center"/>
              <w:rPr>
                <w:rFonts w:ascii="Calibri" w:hAnsi="Calibri" w:cs="Calibri"/>
              </w:rPr>
            </w:pPr>
            <w:r w:rsidRPr="004F3B18">
              <w:rPr>
                <w:rFonts w:ascii="Calibri" w:hAnsi="Calibri" w:cs="Calibri"/>
              </w:rPr>
              <w:t>8.08</w:t>
            </w:r>
          </w:p>
        </w:tc>
        <w:tc>
          <w:tcPr>
            <w:tcW w:w="851" w:type="dxa"/>
          </w:tcPr>
          <w:p w14:paraId="0CFCB179" w14:textId="7441FEE2" w:rsidR="00D2733E" w:rsidRPr="004F3B18" w:rsidRDefault="00722E72" w:rsidP="00B260E9">
            <w:pPr>
              <w:jc w:val="center"/>
              <w:rPr>
                <w:rFonts w:ascii="Calibri" w:hAnsi="Calibri" w:cs="Calibri"/>
              </w:rPr>
            </w:pPr>
            <w:r w:rsidRPr="004F3B18">
              <w:rPr>
                <w:rFonts w:ascii="Calibri" w:hAnsi="Calibri" w:cs="Calibri"/>
              </w:rPr>
              <w:t>-28.64</w:t>
            </w:r>
          </w:p>
        </w:tc>
        <w:tc>
          <w:tcPr>
            <w:tcW w:w="992" w:type="dxa"/>
          </w:tcPr>
          <w:p w14:paraId="5531322B" w14:textId="123806D9" w:rsidR="00D2733E" w:rsidRPr="004F3B18" w:rsidRDefault="00722E72" w:rsidP="00B260E9">
            <w:pPr>
              <w:jc w:val="center"/>
              <w:rPr>
                <w:rFonts w:ascii="Calibri" w:hAnsi="Calibri" w:cs="Calibri"/>
              </w:rPr>
            </w:pPr>
            <w:r w:rsidRPr="004F3B18">
              <w:rPr>
                <w:rFonts w:ascii="Calibri" w:hAnsi="Calibri" w:cs="Calibri"/>
              </w:rPr>
              <w:t>11.06</w:t>
            </w:r>
          </w:p>
        </w:tc>
        <w:tc>
          <w:tcPr>
            <w:tcW w:w="941" w:type="dxa"/>
          </w:tcPr>
          <w:p w14:paraId="5B5E72D6" w14:textId="1DAE97F2" w:rsidR="00D2733E" w:rsidRPr="004F3B18" w:rsidRDefault="00722E72" w:rsidP="00B260E9">
            <w:pPr>
              <w:jc w:val="center"/>
              <w:rPr>
                <w:rFonts w:ascii="Calibri" w:hAnsi="Calibri" w:cs="Calibri"/>
              </w:rPr>
            </w:pPr>
            <w:r w:rsidRPr="004F3B18">
              <w:rPr>
                <w:rFonts w:ascii="Calibri" w:hAnsi="Calibri" w:cs="Calibri"/>
              </w:rPr>
              <w:t>-64.14</w:t>
            </w:r>
          </w:p>
        </w:tc>
      </w:tr>
      <w:tr w:rsidR="00A453E4" w:rsidRPr="004F3B18" w14:paraId="2A92D2B0" w14:textId="77777777" w:rsidTr="00B260E9">
        <w:tc>
          <w:tcPr>
            <w:tcW w:w="703" w:type="dxa"/>
            <w:vMerge/>
          </w:tcPr>
          <w:p w14:paraId="2D206A5A" w14:textId="77777777" w:rsidR="00D2733E" w:rsidRPr="004F3B18" w:rsidRDefault="00D2733E" w:rsidP="00B260E9">
            <w:pPr>
              <w:jc w:val="center"/>
              <w:rPr>
                <w:rFonts w:ascii="Calibri" w:hAnsi="Calibri" w:cs="Calibri"/>
              </w:rPr>
            </w:pPr>
          </w:p>
        </w:tc>
        <w:tc>
          <w:tcPr>
            <w:tcW w:w="1124" w:type="dxa"/>
            <w:vMerge/>
          </w:tcPr>
          <w:p w14:paraId="4F9CBFCF" w14:textId="77777777" w:rsidR="00D2733E" w:rsidRPr="004F3B18" w:rsidRDefault="00D2733E" w:rsidP="00B260E9">
            <w:pPr>
              <w:jc w:val="center"/>
              <w:rPr>
                <w:rFonts w:ascii="Calibri" w:hAnsi="Calibri" w:cs="Calibri"/>
              </w:rPr>
            </w:pPr>
          </w:p>
        </w:tc>
        <w:tc>
          <w:tcPr>
            <w:tcW w:w="851" w:type="dxa"/>
          </w:tcPr>
          <w:p w14:paraId="4B773C1E"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384A3586" w14:textId="094E6562" w:rsidR="00D2733E" w:rsidRPr="004F3B18" w:rsidRDefault="00491356" w:rsidP="00B260E9">
            <w:pPr>
              <w:jc w:val="center"/>
              <w:rPr>
                <w:rFonts w:ascii="Calibri" w:hAnsi="Calibri" w:cs="Calibri"/>
              </w:rPr>
            </w:pPr>
            <w:r w:rsidRPr="004F3B18">
              <w:rPr>
                <w:rFonts w:ascii="Calibri" w:hAnsi="Calibri" w:cs="Calibri"/>
              </w:rPr>
              <w:t>2.2</w:t>
            </w:r>
          </w:p>
        </w:tc>
        <w:tc>
          <w:tcPr>
            <w:tcW w:w="671" w:type="dxa"/>
          </w:tcPr>
          <w:p w14:paraId="11F41B5E" w14:textId="72B1150F" w:rsidR="00D2733E" w:rsidRPr="004F3B18" w:rsidRDefault="00491356" w:rsidP="00B260E9">
            <w:pPr>
              <w:jc w:val="center"/>
              <w:rPr>
                <w:rFonts w:ascii="Calibri" w:hAnsi="Calibri" w:cs="Calibri"/>
              </w:rPr>
            </w:pPr>
            <w:r w:rsidRPr="004F3B18">
              <w:rPr>
                <w:rFonts w:ascii="Calibri" w:hAnsi="Calibri" w:cs="Calibri"/>
              </w:rPr>
              <w:t>0.93</w:t>
            </w:r>
          </w:p>
        </w:tc>
        <w:tc>
          <w:tcPr>
            <w:tcW w:w="1285" w:type="dxa"/>
          </w:tcPr>
          <w:p w14:paraId="5CCA95C7" w14:textId="2694D73E" w:rsidR="00D2733E" w:rsidRPr="004F3B18" w:rsidRDefault="008C106D" w:rsidP="00B260E9">
            <w:pPr>
              <w:jc w:val="center"/>
              <w:rPr>
                <w:rFonts w:ascii="Calibri" w:hAnsi="Calibri" w:cs="Calibri"/>
              </w:rPr>
            </w:pPr>
            <w:r w:rsidRPr="004F3B18">
              <w:rPr>
                <w:rFonts w:ascii="Calibri" w:hAnsi="Calibri" w:cs="Calibri"/>
              </w:rPr>
              <w:t>1.34</w:t>
            </w:r>
          </w:p>
        </w:tc>
        <w:tc>
          <w:tcPr>
            <w:tcW w:w="850" w:type="dxa"/>
          </w:tcPr>
          <w:p w14:paraId="62E0C8B6" w14:textId="244459C9" w:rsidR="00D2733E" w:rsidRPr="004F3B18" w:rsidRDefault="008C106D" w:rsidP="00B260E9">
            <w:pPr>
              <w:jc w:val="center"/>
              <w:rPr>
                <w:rFonts w:ascii="Calibri" w:hAnsi="Calibri" w:cs="Calibri"/>
              </w:rPr>
            </w:pPr>
            <w:r w:rsidRPr="004F3B18">
              <w:rPr>
                <w:rFonts w:ascii="Calibri" w:hAnsi="Calibri" w:cs="Calibri"/>
              </w:rPr>
              <w:t>3.47</w:t>
            </w:r>
          </w:p>
        </w:tc>
        <w:tc>
          <w:tcPr>
            <w:tcW w:w="851" w:type="dxa"/>
          </w:tcPr>
          <w:p w14:paraId="6480CAA7" w14:textId="7A9E1CE1" w:rsidR="00D2733E" w:rsidRPr="004F3B18" w:rsidRDefault="008C106D" w:rsidP="00B260E9">
            <w:pPr>
              <w:jc w:val="center"/>
              <w:rPr>
                <w:rFonts w:ascii="Calibri" w:hAnsi="Calibri" w:cs="Calibri"/>
              </w:rPr>
            </w:pPr>
            <w:r w:rsidRPr="004F3B18">
              <w:rPr>
                <w:rFonts w:ascii="Calibri" w:hAnsi="Calibri" w:cs="Calibri"/>
              </w:rPr>
              <w:t>-4.68</w:t>
            </w:r>
          </w:p>
        </w:tc>
        <w:tc>
          <w:tcPr>
            <w:tcW w:w="992" w:type="dxa"/>
          </w:tcPr>
          <w:p w14:paraId="3BEB4F05" w14:textId="573ADA92" w:rsidR="00D2733E" w:rsidRPr="004F3B18" w:rsidRDefault="008C106D" w:rsidP="00B260E9">
            <w:pPr>
              <w:jc w:val="center"/>
              <w:rPr>
                <w:rFonts w:ascii="Calibri" w:hAnsi="Calibri" w:cs="Calibri"/>
              </w:rPr>
            </w:pPr>
            <w:r w:rsidRPr="004F3B18">
              <w:rPr>
                <w:rFonts w:ascii="Calibri" w:hAnsi="Calibri" w:cs="Calibri"/>
              </w:rPr>
              <w:t>4.2</w:t>
            </w:r>
          </w:p>
        </w:tc>
        <w:tc>
          <w:tcPr>
            <w:tcW w:w="941" w:type="dxa"/>
          </w:tcPr>
          <w:p w14:paraId="4D43514D" w14:textId="73B9DC67" w:rsidR="00D2733E" w:rsidRPr="004F3B18" w:rsidRDefault="008C106D" w:rsidP="00B260E9">
            <w:pPr>
              <w:jc w:val="center"/>
              <w:rPr>
                <w:rFonts w:ascii="Calibri" w:hAnsi="Calibri" w:cs="Calibri"/>
              </w:rPr>
            </w:pPr>
            <w:r w:rsidRPr="004F3B18">
              <w:rPr>
                <w:rFonts w:ascii="Calibri" w:hAnsi="Calibri" w:cs="Calibri"/>
              </w:rPr>
              <w:t>-8.74</w:t>
            </w:r>
          </w:p>
        </w:tc>
      </w:tr>
      <w:tr w:rsidR="00A453E4" w:rsidRPr="004F3B18" w14:paraId="0168A259" w14:textId="77777777" w:rsidTr="00B260E9">
        <w:tc>
          <w:tcPr>
            <w:tcW w:w="703" w:type="dxa"/>
            <w:vMerge/>
          </w:tcPr>
          <w:p w14:paraId="5DA96A00" w14:textId="77777777" w:rsidR="00D2733E" w:rsidRPr="004F3B18" w:rsidRDefault="00D2733E" w:rsidP="00B260E9">
            <w:pPr>
              <w:jc w:val="center"/>
              <w:rPr>
                <w:rFonts w:ascii="Calibri" w:hAnsi="Calibri" w:cs="Calibri"/>
              </w:rPr>
            </w:pPr>
          </w:p>
        </w:tc>
        <w:tc>
          <w:tcPr>
            <w:tcW w:w="1124" w:type="dxa"/>
            <w:vMerge/>
          </w:tcPr>
          <w:p w14:paraId="47546774" w14:textId="77777777" w:rsidR="00D2733E" w:rsidRPr="004F3B18" w:rsidRDefault="00D2733E" w:rsidP="00B260E9">
            <w:pPr>
              <w:jc w:val="center"/>
              <w:rPr>
                <w:rFonts w:ascii="Calibri" w:hAnsi="Calibri" w:cs="Calibri"/>
              </w:rPr>
            </w:pPr>
          </w:p>
        </w:tc>
        <w:tc>
          <w:tcPr>
            <w:tcW w:w="851" w:type="dxa"/>
          </w:tcPr>
          <w:p w14:paraId="0C11A4BC"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1BE980BD" w14:textId="023D83FC" w:rsidR="00D2733E" w:rsidRPr="004F3B18" w:rsidRDefault="001059F3" w:rsidP="00B260E9">
            <w:pPr>
              <w:jc w:val="center"/>
              <w:rPr>
                <w:rFonts w:ascii="Calibri" w:hAnsi="Calibri" w:cs="Calibri"/>
              </w:rPr>
            </w:pPr>
            <w:r w:rsidRPr="004F3B18">
              <w:rPr>
                <w:rFonts w:ascii="Calibri" w:hAnsi="Calibri" w:cs="Calibri"/>
              </w:rPr>
              <w:t>2.17</w:t>
            </w:r>
          </w:p>
        </w:tc>
        <w:tc>
          <w:tcPr>
            <w:tcW w:w="671" w:type="dxa"/>
          </w:tcPr>
          <w:p w14:paraId="67FC8E3A" w14:textId="13F9BCFE" w:rsidR="00D2733E" w:rsidRPr="004F3B18" w:rsidRDefault="001059F3" w:rsidP="00B260E9">
            <w:pPr>
              <w:jc w:val="center"/>
              <w:rPr>
                <w:rFonts w:ascii="Calibri" w:hAnsi="Calibri" w:cs="Calibri"/>
              </w:rPr>
            </w:pPr>
            <w:r w:rsidRPr="004F3B18">
              <w:rPr>
                <w:rFonts w:ascii="Calibri" w:hAnsi="Calibri" w:cs="Calibri"/>
              </w:rPr>
              <w:t>0.93</w:t>
            </w:r>
          </w:p>
        </w:tc>
        <w:tc>
          <w:tcPr>
            <w:tcW w:w="1285" w:type="dxa"/>
          </w:tcPr>
          <w:p w14:paraId="5EE9306B" w14:textId="3DB536C5" w:rsidR="00D2733E" w:rsidRPr="004F3B18" w:rsidRDefault="001059F3" w:rsidP="00B260E9">
            <w:pPr>
              <w:jc w:val="center"/>
              <w:rPr>
                <w:rFonts w:ascii="Calibri" w:hAnsi="Calibri" w:cs="Calibri"/>
              </w:rPr>
            </w:pPr>
            <w:r w:rsidRPr="004F3B18">
              <w:rPr>
                <w:rFonts w:ascii="Calibri" w:hAnsi="Calibri" w:cs="Calibri"/>
              </w:rPr>
              <w:t>0.12</w:t>
            </w:r>
          </w:p>
        </w:tc>
        <w:tc>
          <w:tcPr>
            <w:tcW w:w="850" w:type="dxa"/>
          </w:tcPr>
          <w:p w14:paraId="32F3618C" w14:textId="159E9509" w:rsidR="00D2733E" w:rsidRPr="004F3B18" w:rsidRDefault="00E16DCB" w:rsidP="00B260E9">
            <w:pPr>
              <w:jc w:val="center"/>
              <w:rPr>
                <w:rFonts w:ascii="Calibri" w:hAnsi="Calibri" w:cs="Calibri"/>
              </w:rPr>
            </w:pPr>
            <w:r w:rsidRPr="004F3B18">
              <w:rPr>
                <w:rFonts w:ascii="Calibri" w:hAnsi="Calibri" w:cs="Calibri"/>
              </w:rPr>
              <w:t>1.47</w:t>
            </w:r>
          </w:p>
        </w:tc>
        <w:tc>
          <w:tcPr>
            <w:tcW w:w="851" w:type="dxa"/>
          </w:tcPr>
          <w:p w14:paraId="3DF2082F" w14:textId="320106FC" w:rsidR="00D2733E" w:rsidRPr="004F3B18" w:rsidRDefault="00E16DCB" w:rsidP="00B260E9">
            <w:pPr>
              <w:jc w:val="center"/>
              <w:rPr>
                <w:rFonts w:ascii="Calibri" w:hAnsi="Calibri" w:cs="Calibri"/>
              </w:rPr>
            </w:pPr>
            <w:r w:rsidRPr="004F3B18">
              <w:rPr>
                <w:rFonts w:ascii="Calibri" w:hAnsi="Calibri" w:cs="Calibri"/>
              </w:rPr>
              <w:t>-0.19</w:t>
            </w:r>
          </w:p>
        </w:tc>
        <w:tc>
          <w:tcPr>
            <w:tcW w:w="992" w:type="dxa"/>
          </w:tcPr>
          <w:p w14:paraId="0930C221" w14:textId="01E5D027" w:rsidR="00D2733E" w:rsidRPr="004F3B18" w:rsidRDefault="00E16DCB" w:rsidP="00B260E9">
            <w:pPr>
              <w:jc w:val="center"/>
              <w:rPr>
                <w:rFonts w:ascii="Calibri" w:hAnsi="Calibri" w:cs="Calibri"/>
              </w:rPr>
            </w:pPr>
            <w:r w:rsidRPr="004F3B18">
              <w:rPr>
                <w:rFonts w:ascii="Calibri" w:hAnsi="Calibri" w:cs="Calibri"/>
              </w:rPr>
              <w:t>1.23</w:t>
            </w:r>
          </w:p>
        </w:tc>
        <w:tc>
          <w:tcPr>
            <w:tcW w:w="941" w:type="dxa"/>
          </w:tcPr>
          <w:p w14:paraId="2E94114E" w14:textId="7DE61EEF" w:rsidR="00D2733E" w:rsidRPr="004F3B18" w:rsidRDefault="00E16DCB" w:rsidP="00B260E9">
            <w:pPr>
              <w:jc w:val="center"/>
              <w:rPr>
                <w:rFonts w:ascii="Calibri" w:hAnsi="Calibri" w:cs="Calibri"/>
              </w:rPr>
            </w:pPr>
            <w:r w:rsidRPr="004F3B18">
              <w:rPr>
                <w:rFonts w:ascii="Calibri" w:hAnsi="Calibri" w:cs="Calibri"/>
              </w:rPr>
              <w:t>-0.08</w:t>
            </w:r>
          </w:p>
        </w:tc>
      </w:tr>
      <w:tr w:rsidR="00A453E4" w:rsidRPr="004F3B18" w14:paraId="2A4AD863" w14:textId="77777777" w:rsidTr="00B260E9">
        <w:tc>
          <w:tcPr>
            <w:tcW w:w="703" w:type="dxa"/>
            <w:vMerge/>
          </w:tcPr>
          <w:p w14:paraId="2628EEF9" w14:textId="77777777" w:rsidR="00D2733E" w:rsidRPr="004F3B18" w:rsidRDefault="00D2733E" w:rsidP="00B260E9">
            <w:pPr>
              <w:jc w:val="center"/>
              <w:rPr>
                <w:rFonts w:ascii="Calibri" w:hAnsi="Calibri" w:cs="Calibri"/>
              </w:rPr>
            </w:pPr>
          </w:p>
        </w:tc>
        <w:tc>
          <w:tcPr>
            <w:tcW w:w="1124" w:type="dxa"/>
            <w:vMerge/>
          </w:tcPr>
          <w:p w14:paraId="0B649A9B" w14:textId="77777777" w:rsidR="00D2733E" w:rsidRPr="004F3B18" w:rsidRDefault="00D2733E" w:rsidP="00B260E9">
            <w:pPr>
              <w:jc w:val="center"/>
              <w:rPr>
                <w:rFonts w:ascii="Calibri" w:hAnsi="Calibri" w:cs="Calibri"/>
              </w:rPr>
            </w:pPr>
          </w:p>
        </w:tc>
        <w:tc>
          <w:tcPr>
            <w:tcW w:w="851" w:type="dxa"/>
          </w:tcPr>
          <w:p w14:paraId="2D8BEA9D"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6BB45100" w14:textId="02F009BF" w:rsidR="00D2733E" w:rsidRPr="004F3B18" w:rsidRDefault="000912EE" w:rsidP="00B260E9">
            <w:pPr>
              <w:jc w:val="center"/>
              <w:rPr>
                <w:rFonts w:ascii="Calibri" w:hAnsi="Calibri" w:cs="Calibri"/>
              </w:rPr>
            </w:pPr>
            <w:r w:rsidRPr="004F3B18">
              <w:rPr>
                <w:rFonts w:ascii="Calibri" w:hAnsi="Calibri" w:cs="Calibri"/>
              </w:rPr>
              <w:t>1.79</w:t>
            </w:r>
          </w:p>
        </w:tc>
        <w:tc>
          <w:tcPr>
            <w:tcW w:w="671" w:type="dxa"/>
          </w:tcPr>
          <w:p w14:paraId="7F946BE3" w14:textId="2951D741" w:rsidR="00D2733E" w:rsidRPr="004F3B18" w:rsidRDefault="000912EE" w:rsidP="00B260E9">
            <w:pPr>
              <w:jc w:val="center"/>
              <w:rPr>
                <w:rFonts w:ascii="Calibri" w:hAnsi="Calibri" w:cs="Calibri"/>
              </w:rPr>
            </w:pPr>
            <w:r w:rsidRPr="004F3B18">
              <w:rPr>
                <w:rFonts w:ascii="Calibri" w:hAnsi="Calibri" w:cs="Calibri"/>
              </w:rPr>
              <w:t>0.95</w:t>
            </w:r>
          </w:p>
        </w:tc>
        <w:tc>
          <w:tcPr>
            <w:tcW w:w="1285" w:type="dxa"/>
          </w:tcPr>
          <w:p w14:paraId="7BFBE7DC" w14:textId="412A241D" w:rsidR="00D2733E" w:rsidRPr="004F3B18" w:rsidRDefault="0052078F" w:rsidP="00B260E9">
            <w:pPr>
              <w:jc w:val="center"/>
              <w:rPr>
                <w:rFonts w:ascii="Calibri" w:hAnsi="Calibri" w:cs="Calibri"/>
              </w:rPr>
            </w:pPr>
            <w:r w:rsidRPr="004F3B18">
              <w:rPr>
                <w:rFonts w:ascii="Calibri" w:hAnsi="Calibri" w:cs="Calibri"/>
              </w:rPr>
              <w:t>0.19</w:t>
            </w:r>
          </w:p>
        </w:tc>
        <w:tc>
          <w:tcPr>
            <w:tcW w:w="850" w:type="dxa"/>
          </w:tcPr>
          <w:p w14:paraId="09FAE1A1" w14:textId="132EE5F3" w:rsidR="00D2733E" w:rsidRPr="004F3B18" w:rsidRDefault="0052078F" w:rsidP="00B260E9">
            <w:pPr>
              <w:jc w:val="center"/>
              <w:rPr>
                <w:rFonts w:ascii="Calibri" w:hAnsi="Calibri" w:cs="Calibri"/>
              </w:rPr>
            </w:pPr>
            <w:r w:rsidRPr="004F3B18">
              <w:rPr>
                <w:rFonts w:ascii="Calibri" w:hAnsi="Calibri" w:cs="Calibri"/>
              </w:rPr>
              <w:t>2.11</w:t>
            </w:r>
          </w:p>
        </w:tc>
        <w:tc>
          <w:tcPr>
            <w:tcW w:w="851" w:type="dxa"/>
          </w:tcPr>
          <w:p w14:paraId="78AE96F5" w14:textId="5CE30C2C" w:rsidR="00D2733E" w:rsidRPr="004F3B18" w:rsidRDefault="0052078F" w:rsidP="00B260E9">
            <w:pPr>
              <w:jc w:val="center"/>
              <w:rPr>
                <w:rFonts w:ascii="Calibri" w:hAnsi="Calibri" w:cs="Calibri"/>
              </w:rPr>
            </w:pPr>
            <w:r w:rsidRPr="004F3B18">
              <w:rPr>
                <w:rFonts w:ascii="Calibri" w:hAnsi="Calibri" w:cs="Calibri"/>
              </w:rPr>
              <w:t>-1.13</w:t>
            </w:r>
          </w:p>
        </w:tc>
        <w:tc>
          <w:tcPr>
            <w:tcW w:w="992" w:type="dxa"/>
          </w:tcPr>
          <w:p w14:paraId="5CE21B0E" w14:textId="0453198E" w:rsidR="00D2733E" w:rsidRPr="004F3B18" w:rsidRDefault="0052078F" w:rsidP="00B260E9">
            <w:pPr>
              <w:jc w:val="center"/>
              <w:rPr>
                <w:rFonts w:ascii="Calibri" w:hAnsi="Calibri" w:cs="Calibri"/>
              </w:rPr>
            </w:pPr>
            <w:r w:rsidRPr="004F3B18">
              <w:rPr>
                <w:rFonts w:ascii="Calibri" w:hAnsi="Calibri" w:cs="Calibri"/>
              </w:rPr>
              <w:t>2.17</w:t>
            </w:r>
          </w:p>
        </w:tc>
        <w:tc>
          <w:tcPr>
            <w:tcW w:w="941" w:type="dxa"/>
          </w:tcPr>
          <w:p w14:paraId="6934D135" w14:textId="143837CB" w:rsidR="00D2733E" w:rsidRPr="004F3B18" w:rsidRDefault="0052078F" w:rsidP="00B260E9">
            <w:pPr>
              <w:jc w:val="center"/>
              <w:rPr>
                <w:rFonts w:ascii="Calibri" w:hAnsi="Calibri" w:cs="Calibri"/>
              </w:rPr>
            </w:pPr>
            <w:r w:rsidRPr="004F3B18">
              <w:rPr>
                <w:rFonts w:ascii="Calibri" w:hAnsi="Calibri" w:cs="Calibri"/>
              </w:rPr>
              <w:t>-1.97</w:t>
            </w:r>
          </w:p>
        </w:tc>
      </w:tr>
      <w:tr w:rsidR="00A453E4" w:rsidRPr="004F3B18" w14:paraId="5A926442" w14:textId="77777777" w:rsidTr="00B260E9">
        <w:tc>
          <w:tcPr>
            <w:tcW w:w="703" w:type="dxa"/>
            <w:vMerge/>
          </w:tcPr>
          <w:p w14:paraId="145C2AA7" w14:textId="77777777" w:rsidR="00D2733E" w:rsidRPr="004F3B18" w:rsidRDefault="00D2733E" w:rsidP="00B260E9">
            <w:pPr>
              <w:jc w:val="center"/>
              <w:rPr>
                <w:rFonts w:ascii="Calibri" w:hAnsi="Calibri" w:cs="Calibri"/>
              </w:rPr>
            </w:pPr>
          </w:p>
        </w:tc>
        <w:tc>
          <w:tcPr>
            <w:tcW w:w="1124" w:type="dxa"/>
            <w:vMerge w:val="restart"/>
          </w:tcPr>
          <w:p w14:paraId="2EDD1698"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72B89B75"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2F30DA54" w14:textId="14E38F1C" w:rsidR="00D2733E" w:rsidRPr="004F3B18" w:rsidRDefault="00841F1B" w:rsidP="00B260E9">
            <w:pPr>
              <w:jc w:val="center"/>
              <w:rPr>
                <w:rFonts w:ascii="Calibri" w:hAnsi="Calibri" w:cs="Calibri"/>
              </w:rPr>
            </w:pPr>
            <w:r w:rsidRPr="004F3B18">
              <w:rPr>
                <w:rFonts w:ascii="Calibri" w:hAnsi="Calibri" w:cs="Calibri"/>
              </w:rPr>
              <w:t>3.7</w:t>
            </w:r>
          </w:p>
        </w:tc>
        <w:tc>
          <w:tcPr>
            <w:tcW w:w="671" w:type="dxa"/>
          </w:tcPr>
          <w:p w14:paraId="0034A80E" w14:textId="3AD5E3EF" w:rsidR="00D2733E" w:rsidRPr="004F3B18" w:rsidRDefault="00841F1B" w:rsidP="00B260E9">
            <w:pPr>
              <w:jc w:val="center"/>
              <w:rPr>
                <w:rFonts w:ascii="Calibri" w:hAnsi="Calibri" w:cs="Calibri"/>
              </w:rPr>
            </w:pPr>
            <w:r w:rsidRPr="004F3B18">
              <w:rPr>
                <w:rFonts w:ascii="Calibri" w:hAnsi="Calibri" w:cs="Calibri"/>
              </w:rPr>
              <w:t>0.82</w:t>
            </w:r>
          </w:p>
        </w:tc>
        <w:tc>
          <w:tcPr>
            <w:tcW w:w="1285" w:type="dxa"/>
          </w:tcPr>
          <w:p w14:paraId="7F1FC4E6" w14:textId="64234CDA" w:rsidR="00D2733E" w:rsidRPr="004F3B18" w:rsidRDefault="002E0787" w:rsidP="00B260E9">
            <w:pPr>
              <w:jc w:val="center"/>
              <w:rPr>
                <w:rFonts w:ascii="Calibri" w:hAnsi="Calibri" w:cs="Calibri"/>
              </w:rPr>
            </w:pPr>
            <w:r w:rsidRPr="004F3B18">
              <w:rPr>
                <w:rFonts w:ascii="Calibri" w:hAnsi="Calibri" w:cs="Calibri"/>
              </w:rPr>
              <w:t>1.38</w:t>
            </w:r>
          </w:p>
        </w:tc>
        <w:tc>
          <w:tcPr>
            <w:tcW w:w="850" w:type="dxa"/>
          </w:tcPr>
          <w:p w14:paraId="00D1A505" w14:textId="09AF0126" w:rsidR="00D2733E" w:rsidRPr="004F3B18" w:rsidRDefault="002E0787" w:rsidP="00B260E9">
            <w:pPr>
              <w:jc w:val="center"/>
              <w:rPr>
                <w:rFonts w:ascii="Calibri" w:hAnsi="Calibri" w:cs="Calibri"/>
              </w:rPr>
            </w:pPr>
            <w:r w:rsidRPr="004F3B18">
              <w:rPr>
                <w:rFonts w:ascii="Calibri" w:hAnsi="Calibri" w:cs="Calibri"/>
              </w:rPr>
              <w:t>2.29</w:t>
            </w:r>
          </w:p>
        </w:tc>
        <w:tc>
          <w:tcPr>
            <w:tcW w:w="851" w:type="dxa"/>
          </w:tcPr>
          <w:p w14:paraId="05B45D41" w14:textId="5849AEE1" w:rsidR="00D2733E" w:rsidRPr="004F3B18" w:rsidRDefault="002E0787" w:rsidP="00B260E9">
            <w:pPr>
              <w:jc w:val="center"/>
              <w:rPr>
                <w:rFonts w:ascii="Calibri" w:hAnsi="Calibri" w:cs="Calibri"/>
              </w:rPr>
            </w:pPr>
            <w:r w:rsidRPr="004F3B18">
              <w:rPr>
                <w:rFonts w:ascii="Calibri" w:hAnsi="Calibri" w:cs="Calibri"/>
              </w:rPr>
              <w:t>-1.64</w:t>
            </w:r>
          </w:p>
        </w:tc>
        <w:tc>
          <w:tcPr>
            <w:tcW w:w="992" w:type="dxa"/>
          </w:tcPr>
          <w:p w14:paraId="736A2F13" w14:textId="5B30C421" w:rsidR="00D2733E" w:rsidRPr="004F3B18" w:rsidRDefault="002E0787" w:rsidP="00B260E9">
            <w:pPr>
              <w:jc w:val="center"/>
              <w:rPr>
                <w:rFonts w:ascii="Calibri" w:hAnsi="Calibri" w:cs="Calibri"/>
              </w:rPr>
            </w:pPr>
            <w:r w:rsidRPr="004F3B18">
              <w:rPr>
                <w:rFonts w:ascii="Calibri" w:hAnsi="Calibri" w:cs="Calibri"/>
              </w:rPr>
              <w:t>1.83</w:t>
            </w:r>
          </w:p>
        </w:tc>
        <w:tc>
          <w:tcPr>
            <w:tcW w:w="941" w:type="dxa"/>
          </w:tcPr>
          <w:p w14:paraId="4B9CD489" w14:textId="3DC12061" w:rsidR="00D2733E" w:rsidRPr="004F3B18" w:rsidRDefault="002E0787" w:rsidP="00B260E9">
            <w:pPr>
              <w:jc w:val="center"/>
              <w:rPr>
                <w:rFonts w:ascii="Calibri" w:hAnsi="Calibri" w:cs="Calibri"/>
              </w:rPr>
            </w:pPr>
            <w:r w:rsidRPr="004F3B18">
              <w:rPr>
                <w:rFonts w:ascii="Calibri" w:hAnsi="Calibri" w:cs="Calibri"/>
              </w:rPr>
              <w:t>-1.12</w:t>
            </w:r>
          </w:p>
        </w:tc>
      </w:tr>
      <w:tr w:rsidR="00A453E4" w:rsidRPr="004F3B18" w14:paraId="02FE8915" w14:textId="77777777" w:rsidTr="00B260E9">
        <w:tc>
          <w:tcPr>
            <w:tcW w:w="703" w:type="dxa"/>
            <w:vMerge/>
          </w:tcPr>
          <w:p w14:paraId="3D1D25AC" w14:textId="77777777" w:rsidR="00D2733E" w:rsidRPr="004F3B18" w:rsidRDefault="00D2733E" w:rsidP="00B260E9">
            <w:pPr>
              <w:jc w:val="center"/>
              <w:rPr>
                <w:rFonts w:ascii="Calibri" w:hAnsi="Calibri" w:cs="Calibri"/>
              </w:rPr>
            </w:pPr>
          </w:p>
        </w:tc>
        <w:tc>
          <w:tcPr>
            <w:tcW w:w="1124" w:type="dxa"/>
            <w:vMerge/>
          </w:tcPr>
          <w:p w14:paraId="223B0E54" w14:textId="77777777" w:rsidR="00D2733E" w:rsidRPr="004F3B18" w:rsidRDefault="00D2733E" w:rsidP="00B260E9">
            <w:pPr>
              <w:jc w:val="center"/>
              <w:rPr>
                <w:rFonts w:ascii="Calibri" w:hAnsi="Calibri" w:cs="Calibri"/>
              </w:rPr>
            </w:pPr>
          </w:p>
        </w:tc>
        <w:tc>
          <w:tcPr>
            <w:tcW w:w="851" w:type="dxa"/>
          </w:tcPr>
          <w:p w14:paraId="4EA173FF"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22EBE26B" w14:textId="71943572" w:rsidR="00D2733E" w:rsidRPr="004F3B18" w:rsidRDefault="00E93FA7" w:rsidP="00B260E9">
            <w:pPr>
              <w:jc w:val="center"/>
              <w:rPr>
                <w:rFonts w:ascii="Calibri" w:hAnsi="Calibri" w:cs="Calibri"/>
              </w:rPr>
            </w:pPr>
            <w:r w:rsidRPr="004F3B18">
              <w:rPr>
                <w:rFonts w:ascii="Calibri" w:hAnsi="Calibri" w:cs="Calibri"/>
              </w:rPr>
              <w:t>2.41</w:t>
            </w:r>
          </w:p>
        </w:tc>
        <w:tc>
          <w:tcPr>
            <w:tcW w:w="671" w:type="dxa"/>
          </w:tcPr>
          <w:p w14:paraId="4E59E21C" w14:textId="290D8903" w:rsidR="00D2733E" w:rsidRPr="004F3B18" w:rsidRDefault="00E93FA7" w:rsidP="00B260E9">
            <w:pPr>
              <w:jc w:val="center"/>
              <w:rPr>
                <w:rFonts w:ascii="Calibri" w:hAnsi="Calibri" w:cs="Calibri"/>
              </w:rPr>
            </w:pPr>
            <w:r w:rsidRPr="004F3B18">
              <w:rPr>
                <w:rFonts w:ascii="Calibri" w:hAnsi="Calibri" w:cs="Calibri"/>
              </w:rPr>
              <w:t>0.91</w:t>
            </w:r>
          </w:p>
        </w:tc>
        <w:tc>
          <w:tcPr>
            <w:tcW w:w="1285" w:type="dxa"/>
          </w:tcPr>
          <w:p w14:paraId="694431B3" w14:textId="1BB678CD" w:rsidR="00D2733E" w:rsidRPr="004F3B18" w:rsidRDefault="00E93FA7" w:rsidP="00B260E9">
            <w:pPr>
              <w:jc w:val="center"/>
              <w:rPr>
                <w:rFonts w:ascii="Calibri" w:hAnsi="Calibri" w:cs="Calibri"/>
              </w:rPr>
            </w:pPr>
            <w:r w:rsidRPr="004F3B18">
              <w:rPr>
                <w:rFonts w:ascii="Calibri" w:hAnsi="Calibri" w:cs="Calibri"/>
              </w:rPr>
              <w:t>0.65</w:t>
            </w:r>
          </w:p>
        </w:tc>
        <w:tc>
          <w:tcPr>
            <w:tcW w:w="850" w:type="dxa"/>
          </w:tcPr>
          <w:p w14:paraId="78337E95" w14:textId="79086366" w:rsidR="00D2733E" w:rsidRPr="004F3B18" w:rsidRDefault="00E93FA7" w:rsidP="00B260E9">
            <w:pPr>
              <w:jc w:val="center"/>
              <w:rPr>
                <w:rFonts w:ascii="Calibri" w:hAnsi="Calibri" w:cs="Calibri"/>
              </w:rPr>
            </w:pPr>
            <w:r w:rsidRPr="004F3B18">
              <w:rPr>
                <w:rFonts w:ascii="Calibri" w:hAnsi="Calibri" w:cs="Calibri"/>
              </w:rPr>
              <w:t>1.87</w:t>
            </w:r>
          </w:p>
        </w:tc>
        <w:tc>
          <w:tcPr>
            <w:tcW w:w="851" w:type="dxa"/>
          </w:tcPr>
          <w:p w14:paraId="6A8C232C" w14:textId="68F84630" w:rsidR="00D2733E" w:rsidRPr="004F3B18" w:rsidRDefault="00E93FA7" w:rsidP="00B260E9">
            <w:pPr>
              <w:jc w:val="center"/>
              <w:rPr>
                <w:rFonts w:ascii="Calibri" w:hAnsi="Calibri" w:cs="Calibri"/>
              </w:rPr>
            </w:pPr>
            <w:r w:rsidRPr="004F3B18">
              <w:rPr>
                <w:rFonts w:ascii="Calibri" w:hAnsi="Calibri" w:cs="Calibri"/>
              </w:rPr>
              <w:t>-0.8</w:t>
            </w:r>
          </w:p>
        </w:tc>
        <w:tc>
          <w:tcPr>
            <w:tcW w:w="992" w:type="dxa"/>
          </w:tcPr>
          <w:p w14:paraId="1D2E315E" w14:textId="6167E721" w:rsidR="00D2733E" w:rsidRPr="004F3B18" w:rsidRDefault="00E93FA7" w:rsidP="00B260E9">
            <w:pPr>
              <w:jc w:val="center"/>
              <w:rPr>
                <w:rFonts w:ascii="Calibri" w:hAnsi="Calibri" w:cs="Calibri"/>
              </w:rPr>
            </w:pPr>
            <w:r w:rsidRPr="004F3B18">
              <w:rPr>
                <w:rFonts w:ascii="Calibri" w:hAnsi="Calibri" w:cs="Calibri"/>
              </w:rPr>
              <w:t>1.47</w:t>
            </w:r>
          </w:p>
        </w:tc>
        <w:tc>
          <w:tcPr>
            <w:tcW w:w="941" w:type="dxa"/>
          </w:tcPr>
          <w:p w14:paraId="1028A996" w14:textId="04610B24" w:rsidR="00D2733E" w:rsidRPr="004F3B18" w:rsidRDefault="00E93FA7" w:rsidP="00B260E9">
            <w:pPr>
              <w:jc w:val="center"/>
              <w:rPr>
                <w:rFonts w:ascii="Calibri" w:hAnsi="Calibri" w:cs="Calibri"/>
              </w:rPr>
            </w:pPr>
            <w:r w:rsidRPr="004F3B18">
              <w:rPr>
                <w:rFonts w:ascii="Calibri" w:hAnsi="Calibri" w:cs="Calibri"/>
              </w:rPr>
              <w:t>-0.52</w:t>
            </w:r>
          </w:p>
        </w:tc>
      </w:tr>
      <w:tr w:rsidR="00A453E4" w:rsidRPr="004F3B18" w14:paraId="3F9A7F1F" w14:textId="77777777" w:rsidTr="00B260E9">
        <w:tc>
          <w:tcPr>
            <w:tcW w:w="703" w:type="dxa"/>
            <w:vMerge/>
          </w:tcPr>
          <w:p w14:paraId="79DD96D5" w14:textId="77777777" w:rsidR="00D2733E" w:rsidRPr="004F3B18" w:rsidRDefault="00D2733E" w:rsidP="00B260E9">
            <w:pPr>
              <w:jc w:val="center"/>
              <w:rPr>
                <w:rFonts w:ascii="Calibri" w:hAnsi="Calibri" w:cs="Calibri"/>
              </w:rPr>
            </w:pPr>
          </w:p>
        </w:tc>
        <w:tc>
          <w:tcPr>
            <w:tcW w:w="1124" w:type="dxa"/>
            <w:vMerge/>
          </w:tcPr>
          <w:p w14:paraId="44F07007" w14:textId="77777777" w:rsidR="00D2733E" w:rsidRPr="004F3B18" w:rsidRDefault="00D2733E" w:rsidP="00B260E9">
            <w:pPr>
              <w:jc w:val="center"/>
              <w:rPr>
                <w:rFonts w:ascii="Calibri" w:hAnsi="Calibri" w:cs="Calibri"/>
              </w:rPr>
            </w:pPr>
          </w:p>
        </w:tc>
        <w:tc>
          <w:tcPr>
            <w:tcW w:w="851" w:type="dxa"/>
          </w:tcPr>
          <w:p w14:paraId="570696AE"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32CF7EC2" w14:textId="49E53B66" w:rsidR="00D2733E" w:rsidRPr="004F3B18" w:rsidRDefault="00147280" w:rsidP="00B260E9">
            <w:pPr>
              <w:jc w:val="center"/>
              <w:rPr>
                <w:rFonts w:ascii="Calibri" w:hAnsi="Calibri" w:cs="Calibri"/>
              </w:rPr>
            </w:pPr>
            <w:r w:rsidRPr="004F3B18">
              <w:rPr>
                <w:rFonts w:ascii="Calibri" w:hAnsi="Calibri" w:cs="Calibri"/>
              </w:rPr>
              <w:t>2.09</w:t>
            </w:r>
          </w:p>
        </w:tc>
        <w:tc>
          <w:tcPr>
            <w:tcW w:w="671" w:type="dxa"/>
          </w:tcPr>
          <w:p w14:paraId="5D3EA161" w14:textId="14851220" w:rsidR="00D2733E" w:rsidRPr="004F3B18" w:rsidRDefault="00147280" w:rsidP="00B260E9">
            <w:pPr>
              <w:jc w:val="center"/>
              <w:rPr>
                <w:rFonts w:ascii="Calibri" w:hAnsi="Calibri" w:cs="Calibri"/>
              </w:rPr>
            </w:pPr>
            <w:r w:rsidRPr="004F3B18">
              <w:rPr>
                <w:rFonts w:ascii="Calibri" w:hAnsi="Calibri" w:cs="Calibri"/>
              </w:rPr>
              <w:t>0.93</w:t>
            </w:r>
          </w:p>
        </w:tc>
        <w:tc>
          <w:tcPr>
            <w:tcW w:w="1285" w:type="dxa"/>
          </w:tcPr>
          <w:p w14:paraId="46C1FC53" w14:textId="53413DAD" w:rsidR="00D2733E" w:rsidRPr="004F3B18" w:rsidRDefault="00D12E7B" w:rsidP="00B260E9">
            <w:pPr>
              <w:jc w:val="center"/>
              <w:rPr>
                <w:rFonts w:ascii="Calibri" w:hAnsi="Calibri" w:cs="Calibri"/>
              </w:rPr>
            </w:pPr>
            <w:r w:rsidRPr="004F3B18">
              <w:rPr>
                <w:rFonts w:ascii="Calibri" w:hAnsi="Calibri" w:cs="Calibri"/>
              </w:rPr>
              <w:t>1.77</w:t>
            </w:r>
          </w:p>
        </w:tc>
        <w:tc>
          <w:tcPr>
            <w:tcW w:w="850" w:type="dxa"/>
          </w:tcPr>
          <w:p w14:paraId="1AF9E02F" w14:textId="33733CB1" w:rsidR="00D2733E" w:rsidRPr="004F3B18" w:rsidRDefault="00D12E7B" w:rsidP="00B260E9">
            <w:pPr>
              <w:jc w:val="center"/>
              <w:rPr>
                <w:rFonts w:ascii="Calibri" w:hAnsi="Calibri" w:cs="Calibri"/>
              </w:rPr>
            </w:pPr>
            <w:r w:rsidRPr="004F3B18">
              <w:rPr>
                <w:rFonts w:ascii="Calibri" w:hAnsi="Calibri" w:cs="Calibri"/>
              </w:rPr>
              <w:t>4.15</w:t>
            </w:r>
          </w:p>
        </w:tc>
        <w:tc>
          <w:tcPr>
            <w:tcW w:w="851" w:type="dxa"/>
          </w:tcPr>
          <w:p w14:paraId="7F1A315A" w14:textId="1FB79784" w:rsidR="00D2733E" w:rsidRPr="004F3B18" w:rsidRDefault="00D12E7B" w:rsidP="00B260E9">
            <w:pPr>
              <w:jc w:val="center"/>
              <w:rPr>
                <w:rFonts w:ascii="Calibri" w:hAnsi="Calibri" w:cs="Calibri"/>
              </w:rPr>
            </w:pPr>
            <w:r w:rsidRPr="004F3B18">
              <w:rPr>
                <w:rFonts w:ascii="Calibri" w:hAnsi="Calibri" w:cs="Calibri"/>
              </w:rPr>
              <w:t>-7.82</w:t>
            </w:r>
          </w:p>
        </w:tc>
        <w:tc>
          <w:tcPr>
            <w:tcW w:w="992" w:type="dxa"/>
          </w:tcPr>
          <w:p w14:paraId="2AE4586F" w14:textId="7F0ECF61" w:rsidR="00D2733E" w:rsidRPr="004F3B18" w:rsidRDefault="00A741C3" w:rsidP="00B260E9">
            <w:pPr>
              <w:jc w:val="center"/>
              <w:rPr>
                <w:rFonts w:ascii="Calibri" w:hAnsi="Calibri" w:cs="Calibri"/>
              </w:rPr>
            </w:pPr>
            <w:r w:rsidRPr="004F3B18">
              <w:rPr>
                <w:rFonts w:ascii="Calibri" w:hAnsi="Calibri" w:cs="Calibri"/>
              </w:rPr>
              <w:t>6.66</w:t>
            </w:r>
          </w:p>
        </w:tc>
        <w:tc>
          <w:tcPr>
            <w:tcW w:w="941" w:type="dxa"/>
          </w:tcPr>
          <w:p w14:paraId="15217537" w14:textId="0198C4BA" w:rsidR="00D2733E" w:rsidRPr="004F3B18" w:rsidRDefault="00A741C3" w:rsidP="00B260E9">
            <w:pPr>
              <w:jc w:val="center"/>
              <w:rPr>
                <w:rFonts w:ascii="Calibri" w:hAnsi="Calibri" w:cs="Calibri"/>
              </w:rPr>
            </w:pPr>
            <w:r w:rsidRPr="004F3B18">
              <w:rPr>
                <w:rFonts w:ascii="Calibri" w:hAnsi="Calibri" w:cs="Calibri"/>
              </w:rPr>
              <w:t>-23.87</w:t>
            </w:r>
          </w:p>
        </w:tc>
      </w:tr>
      <w:tr w:rsidR="00A453E4" w:rsidRPr="004F3B18" w14:paraId="0F055A9F" w14:textId="77777777" w:rsidTr="00B260E9">
        <w:tc>
          <w:tcPr>
            <w:tcW w:w="703" w:type="dxa"/>
            <w:vMerge/>
          </w:tcPr>
          <w:p w14:paraId="250B8E52" w14:textId="77777777" w:rsidR="00D2733E" w:rsidRPr="004F3B18" w:rsidRDefault="00D2733E" w:rsidP="00B260E9">
            <w:pPr>
              <w:jc w:val="center"/>
              <w:rPr>
                <w:rFonts w:ascii="Calibri" w:hAnsi="Calibri" w:cs="Calibri"/>
              </w:rPr>
            </w:pPr>
          </w:p>
        </w:tc>
        <w:tc>
          <w:tcPr>
            <w:tcW w:w="1124" w:type="dxa"/>
            <w:vMerge/>
          </w:tcPr>
          <w:p w14:paraId="475FB342" w14:textId="77777777" w:rsidR="00D2733E" w:rsidRPr="004F3B18" w:rsidRDefault="00D2733E" w:rsidP="00B260E9">
            <w:pPr>
              <w:jc w:val="center"/>
              <w:rPr>
                <w:rFonts w:ascii="Calibri" w:hAnsi="Calibri" w:cs="Calibri"/>
              </w:rPr>
            </w:pPr>
          </w:p>
        </w:tc>
        <w:tc>
          <w:tcPr>
            <w:tcW w:w="851" w:type="dxa"/>
          </w:tcPr>
          <w:p w14:paraId="3D6CD227"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12C70095" w14:textId="0578798B" w:rsidR="00D2733E" w:rsidRPr="004F3B18" w:rsidRDefault="00EB5E7F" w:rsidP="00B260E9">
            <w:pPr>
              <w:jc w:val="center"/>
              <w:rPr>
                <w:rFonts w:ascii="Calibri" w:hAnsi="Calibri" w:cs="Calibri"/>
              </w:rPr>
            </w:pPr>
            <w:r w:rsidRPr="004F3B18">
              <w:rPr>
                <w:rFonts w:ascii="Calibri" w:hAnsi="Calibri" w:cs="Calibri"/>
              </w:rPr>
              <w:t>2.53</w:t>
            </w:r>
          </w:p>
        </w:tc>
        <w:tc>
          <w:tcPr>
            <w:tcW w:w="671" w:type="dxa"/>
          </w:tcPr>
          <w:p w14:paraId="776E0282" w14:textId="1D2C40ED" w:rsidR="00D2733E" w:rsidRPr="004F3B18" w:rsidRDefault="00EB5E7F" w:rsidP="00B260E9">
            <w:pPr>
              <w:jc w:val="center"/>
              <w:rPr>
                <w:rFonts w:ascii="Calibri" w:hAnsi="Calibri" w:cs="Calibri"/>
              </w:rPr>
            </w:pPr>
            <w:r w:rsidRPr="004F3B18">
              <w:rPr>
                <w:rFonts w:ascii="Calibri" w:hAnsi="Calibri" w:cs="Calibri"/>
              </w:rPr>
              <w:t>0.91</w:t>
            </w:r>
          </w:p>
        </w:tc>
        <w:tc>
          <w:tcPr>
            <w:tcW w:w="1285" w:type="dxa"/>
          </w:tcPr>
          <w:p w14:paraId="52631FC6" w14:textId="672A9CF8" w:rsidR="00D2733E" w:rsidRPr="004F3B18" w:rsidRDefault="00395195" w:rsidP="00B260E9">
            <w:pPr>
              <w:jc w:val="center"/>
              <w:rPr>
                <w:rFonts w:ascii="Calibri" w:hAnsi="Calibri" w:cs="Calibri"/>
              </w:rPr>
            </w:pPr>
            <w:r w:rsidRPr="004F3B18">
              <w:rPr>
                <w:rFonts w:ascii="Calibri" w:hAnsi="Calibri" w:cs="Calibri"/>
              </w:rPr>
              <w:t>0.23</w:t>
            </w:r>
          </w:p>
        </w:tc>
        <w:tc>
          <w:tcPr>
            <w:tcW w:w="850" w:type="dxa"/>
          </w:tcPr>
          <w:p w14:paraId="3FC6D428" w14:textId="5743B38B" w:rsidR="00D2733E" w:rsidRPr="004F3B18" w:rsidRDefault="00395195" w:rsidP="00B260E9">
            <w:pPr>
              <w:jc w:val="center"/>
              <w:rPr>
                <w:rFonts w:ascii="Calibri" w:hAnsi="Calibri" w:cs="Calibri"/>
              </w:rPr>
            </w:pPr>
            <w:r w:rsidRPr="004F3B18">
              <w:rPr>
                <w:rFonts w:ascii="Calibri" w:hAnsi="Calibri" w:cs="Calibri"/>
              </w:rPr>
              <w:t>2.66</w:t>
            </w:r>
          </w:p>
        </w:tc>
        <w:tc>
          <w:tcPr>
            <w:tcW w:w="851" w:type="dxa"/>
          </w:tcPr>
          <w:p w14:paraId="49C5EB95" w14:textId="165E9FB9" w:rsidR="00D2733E" w:rsidRPr="004F3B18" w:rsidRDefault="00395195" w:rsidP="00B260E9">
            <w:pPr>
              <w:jc w:val="center"/>
              <w:rPr>
                <w:rFonts w:ascii="Calibri" w:hAnsi="Calibri" w:cs="Calibri"/>
              </w:rPr>
            </w:pPr>
            <w:r w:rsidRPr="004F3B18">
              <w:rPr>
                <w:rFonts w:ascii="Calibri" w:hAnsi="Calibri" w:cs="Calibri"/>
              </w:rPr>
              <w:t>-2.33</w:t>
            </w:r>
          </w:p>
        </w:tc>
        <w:tc>
          <w:tcPr>
            <w:tcW w:w="992" w:type="dxa"/>
          </w:tcPr>
          <w:p w14:paraId="48EB7FEE" w14:textId="304045B0" w:rsidR="00D2733E" w:rsidRPr="004F3B18" w:rsidRDefault="00395195" w:rsidP="00B260E9">
            <w:pPr>
              <w:jc w:val="center"/>
              <w:rPr>
                <w:rFonts w:ascii="Calibri" w:hAnsi="Calibri" w:cs="Calibri"/>
              </w:rPr>
            </w:pPr>
            <w:r w:rsidRPr="004F3B18">
              <w:rPr>
                <w:rFonts w:ascii="Calibri" w:hAnsi="Calibri" w:cs="Calibri"/>
              </w:rPr>
              <w:t>2.82</w:t>
            </w:r>
          </w:p>
        </w:tc>
        <w:tc>
          <w:tcPr>
            <w:tcW w:w="941" w:type="dxa"/>
          </w:tcPr>
          <w:p w14:paraId="0D97AE46" w14:textId="02D07BE0" w:rsidR="00D2733E" w:rsidRPr="004F3B18" w:rsidRDefault="00395195" w:rsidP="00B260E9">
            <w:pPr>
              <w:jc w:val="center"/>
              <w:rPr>
                <w:rFonts w:ascii="Calibri" w:hAnsi="Calibri" w:cs="Calibri"/>
              </w:rPr>
            </w:pPr>
            <w:r w:rsidRPr="004F3B18">
              <w:rPr>
                <w:rFonts w:ascii="Calibri" w:hAnsi="Calibri" w:cs="Calibri"/>
              </w:rPr>
              <w:t>-3.54</w:t>
            </w:r>
          </w:p>
        </w:tc>
      </w:tr>
    </w:tbl>
    <w:p w14:paraId="5B723929" w14:textId="77777777" w:rsidR="00D2733E" w:rsidRPr="004F3B18" w:rsidRDefault="00D2733E" w:rsidP="00D2733E">
      <w:pPr>
        <w:rPr>
          <w:rFonts w:ascii="Calibri" w:hAnsi="Calibri" w:cs="Calibri"/>
        </w:rPr>
      </w:pPr>
    </w:p>
    <w:p w14:paraId="05E328F9" w14:textId="516F125F" w:rsidR="0059309F" w:rsidRPr="004F3B18" w:rsidRDefault="0059309F" w:rsidP="0059309F">
      <w:pPr>
        <w:pStyle w:val="Caption"/>
        <w:keepNext/>
        <w:rPr>
          <w:rFonts w:ascii="Calibri" w:hAnsi="Calibri" w:cs="Calibri"/>
        </w:rPr>
      </w:pPr>
      <w:bookmarkStart w:id="129" w:name="_Toc165500156"/>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34</w:t>
      </w:r>
      <w:r w:rsidRPr="004F3B18">
        <w:rPr>
          <w:rFonts w:ascii="Calibri" w:hAnsi="Calibri" w:cs="Calibri"/>
        </w:rPr>
        <w:fldChar w:fldCharType="end"/>
      </w:r>
      <w:r w:rsidRPr="004F3B18">
        <w:rPr>
          <w:rFonts w:ascii="Calibri" w:hAnsi="Calibri" w:cs="Calibri"/>
        </w:rPr>
        <w:t>: Model-4 Metrics of SHEL With MinMaxScaler</w:t>
      </w:r>
      <w:bookmarkEnd w:id="129"/>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993"/>
        <w:gridCol w:w="850"/>
        <w:gridCol w:w="941"/>
      </w:tblGrid>
      <w:tr w:rsidR="00D2733E" w:rsidRPr="004F3B18" w14:paraId="345ED8F1" w14:textId="77777777" w:rsidTr="002C7EE5">
        <w:tc>
          <w:tcPr>
            <w:tcW w:w="2674" w:type="dxa"/>
            <w:gridSpan w:val="3"/>
          </w:tcPr>
          <w:p w14:paraId="4807CAF6" w14:textId="77777777" w:rsidR="00D2733E" w:rsidRPr="004F3B18" w:rsidRDefault="00D2733E" w:rsidP="00B260E9">
            <w:pPr>
              <w:jc w:val="center"/>
              <w:rPr>
                <w:rFonts w:ascii="Calibri" w:hAnsi="Calibri" w:cs="Calibri"/>
              </w:rPr>
            </w:pPr>
          </w:p>
        </w:tc>
        <w:tc>
          <w:tcPr>
            <w:tcW w:w="1424" w:type="dxa"/>
            <w:gridSpan w:val="2"/>
          </w:tcPr>
          <w:p w14:paraId="6E021CE0"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621AB196"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843" w:type="dxa"/>
            <w:gridSpan w:val="2"/>
          </w:tcPr>
          <w:p w14:paraId="351BBD35"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791" w:type="dxa"/>
            <w:gridSpan w:val="2"/>
          </w:tcPr>
          <w:p w14:paraId="04365B72"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2B3CB031" w14:textId="77777777" w:rsidTr="002C7EE5">
        <w:tc>
          <w:tcPr>
            <w:tcW w:w="699" w:type="dxa"/>
          </w:tcPr>
          <w:p w14:paraId="35B555B1"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08A52D5D"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43C9F5E4"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35EB1301"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1644EBC7"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6D15DFAC"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7B32B407"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93" w:type="dxa"/>
          </w:tcPr>
          <w:p w14:paraId="63317C22"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850" w:type="dxa"/>
          </w:tcPr>
          <w:p w14:paraId="7C740D79"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0B35D518"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79683C85" w14:textId="77777777" w:rsidTr="002C7EE5">
        <w:tc>
          <w:tcPr>
            <w:tcW w:w="699" w:type="dxa"/>
            <w:vMerge w:val="restart"/>
          </w:tcPr>
          <w:p w14:paraId="524023A9" w14:textId="77777777" w:rsidR="00D2733E" w:rsidRPr="004F3B18" w:rsidRDefault="00D2733E" w:rsidP="00B260E9">
            <w:pPr>
              <w:jc w:val="center"/>
              <w:rPr>
                <w:rFonts w:ascii="Calibri" w:hAnsi="Calibri" w:cs="Calibri"/>
              </w:rPr>
            </w:pPr>
            <w:r w:rsidRPr="004F3B18">
              <w:rPr>
                <w:rFonts w:ascii="Calibri" w:hAnsi="Calibri" w:cs="Calibri"/>
              </w:rPr>
              <w:t>SHEL</w:t>
            </w:r>
          </w:p>
        </w:tc>
        <w:tc>
          <w:tcPr>
            <w:tcW w:w="1124" w:type="dxa"/>
            <w:vMerge w:val="restart"/>
          </w:tcPr>
          <w:p w14:paraId="01A4FEC3"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31CE35B0"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4EEE7947" w14:textId="346084A3" w:rsidR="00D2733E" w:rsidRPr="004F3B18" w:rsidRDefault="00E36BC6" w:rsidP="00B260E9">
            <w:pPr>
              <w:jc w:val="center"/>
              <w:rPr>
                <w:rFonts w:ascii="Calibri" w:hAnsi="Calibri" w:cs="Calibri"/>
              </w:rPr>
            </w:pPr>
            <w:r w:rsidRPr="004F3B18">
              <w:rPr>
                <w:rFonts w:ascii="Calibri" w:hAnsi="Calibri" w:cs="Calibri"/>
              </w:rPr>
              <w:t>2.52</w:t>
            </w:r>
          </w:p>
        </w:tc>
        <w:tc>
          <w:tcPr>
            <w:tcW w:w="671" w:type="dxa"/>
          </w:tcPr>
          <w:p w14:paraId="2DAF840E" w14:textId="6ED774E6" w:rsidR="00D2733E" w:rsidRPr="004F3B18" w:rsidRDefault="00E36BC6" w:rsidP="00B260E9">
            <w:pPr>
              <w:jc w:val="center"/>
              <w:rPr>
                <w:rFonts w:ascii="Calibri" w:hAnsi="Calibri" w:cs="Calibri"/>
              </w:rPr>
            </w:pPr>
            <w:r w:rsidRPr="004F3B18">
              <w:rPr>
                <w:rFonts w:ascii="Calibri" w:hAnsi="Calibri" w:cs="Calibri"/>
              </w:rPr>
              <w:t>0.85</w:t>
            </w:r>
          </w:p>
        </w:tc>
        <w:tc>
          <w:tcPr>
            <w:tcW w:w="1285" w:type="dxa"/>
          </w:tcPr>
          <w:p w14:paraId="4169D46B" w14:textId="3DEB182D" w:rsidR="00D2733E" w:rsidRPr="004F3B18" w:rsidRDefault="00FD29EA" w:rsidP="00B260E9">
            <w:pPr>
              <w:jc w:val="center"/>
              <w:rPr>
                <w:rFonts w:ascii="Calibri" w:hAnsi="Calibri" w:cs="Calibri"/>
              </w:rPr>
            </w:pPr>
            <w:r w:rsidRPr="004F3B18">
              <w:rPr>
                <w:rFonts w:ascii="Calibri" w:hAnsi="Calibri" w:cs="Calibri"/>
              </w:rPr>
              <w:t>3.35</w:t>
            </w:r>
          </w:p>
        </w:tc>
        <w:tc>
          <w:tcPr>
            <w:tcW w:w="850" w:type="dxa"/>
          </w:tcPr>
          <w:p w14:paraId="1406E3B7" w14:textId="13652DD5" w:rsidR="00D2733E" w:rsidRPr="004F3B18" w:rsidRDefault="00FD29EA" w:rsidP="00B260E9">
            <w:pPr>
              <w:jc w:val="center"/>
              <w:rPr>
                <w:rFonts w:ascii="Calibri" w:hAnsi="Calibri" w:cs="Calibri"/>
              </w:rPr>
            </w:pPr>
            <w:r w:rsidRPr="004F3B18">
              <w:rPr>
                <w:rFonts w:ascii="Calibri" w:hAnsi="Calibri" w:cs="Calibri"/>
              </w:rPr>
              <w:t>2.42</w:t>
            </w:r>
          </w:p>
        </w:tc>
        <w:tc>
          <w:tcPr>
            <w:tcW w:w="993" w:type="dxa"/>
          </w:tcPr>
          <w:p w14:paraId="675AAAF6" w14:textId="068C8720" w:rsidR="00D2733E" w:rsidRPr="004F3B18" w:rsidRDefault="00FD29EA" w:rsidP="00B260E9">
            <w:pPr>
              <w:jc w:val="center"/>
              <w:rPr>
                <w:rFonts w:ascii="Calibri" w:hAnsi="Calibri" w:cs="Calibri"/>
              </w:rPr>
            </w:pPr>
            <w:r w:rsidRPr="004F3B18">
              <w:rPr>
                <w:rFonts w:ascii="Calibri" w:hAnsi="Calibri" w:cs="Calibri"/>
              </w:rPr>
              <w:t>-19.07</w:t>
            </w:r>
          </w:p>
        </w:tc>
        <w:tc>
          <w:tcPr>
            <w:tcW w:w="850" w:type="dxa"/>
          </w:tcPr>
          <w:p w14:paraId="1C5D8426" w14:textId="4E4E86FE" w:rsidR="00D2733E" w:rsidRPr="004F3B18" w:rsidRDefault="00FD29EA" w:rsidP="00B260E9">
            <w:pPr>
              <w:jc w:val="center"/>
              <w:rPr>
                <w:rFonts w:ascii="Calibri" w:hAnsi="Calibri" w:cs="Calibri"/>
              </w:rPr>
            </w:pPr>
            <w:r w:rsidRPr="004F3B18">
              <w:rPr>
                <w:rFonts w:ascii="Calibri" w:hAnsi="Calibri" w:cs="Calibri"/>
              </w:rPr>
              <w:t>2.89</w:t>
            </w:r>
          </w:p>
        </w:tc>
        <w:tc>
          <w:tcPr>
            <w:tcW w:w="941" w:type="dxa"/>
          </w:tcPr>
          <w:p w14:paraId="4AA3650B" w14:textId="70FFC86E" w:rsidR="00D2733E" w:rsidRPr="004F3B18" w:rsidRDefault="00FD29EA" w:rsidP="00B260E9">
            <w:pPr>
              <w:jc w:val="center"/>
              <w:rPr>
                <w:rFonts w:ascii="Calibri" w:hAnsi="Calibri" w:cs="Calibri"/>
              </w:rPr>
            </w:pPr>
            <w:r w:rsidRPr="004F3B18">
              <w:rPr>
                <w:rFonts w:ascii="Calibri" w:hAnsi="Calibri" w:cs="Calibri"/>
              </w:rPr>
              <w:t>-7.08</w:t>
            </w:r>
          </w:p>
        </w:tc>
      </w:tr>
      <w:tr w:rsidR="00D2733E" w:rsidRPr="004F3B18" w14:paraId="3ED235E0" w14:textId="77777777" w:rsidTr="002C7EE5">
        <w:tc>
          <w:tcPr>
            <w:tcW w:w="699" w:type="dxa"/>
            <w:vMerge/>
          </w:tcPr>
          <w:p w14:paraId="2EE6BF3E" w14:textId="77777777" w:rsidR="00D2733E" w:rsidRPr="004F3B18" w:rsidRDefault="00D2733E" w:rsidP="00B260E9">
            <w:pPr>
              <w:jc w:val="center"/>
              <w:rPr>
                <w:rFonts w:ascii="Calibri" w:hAnsi="Calibri" w:cs="Calibri"/>
              </w:rPr>
            </w:pPr>
          </w:p>
        </w:tc>
        <w:tc>
          <w:tcPr>
            <w:tcW w:w="1124" w:type="dxa"/>
            <w:vMerge/>
          </w:tcPr>
          <w:p w14:paraId="654369FD" w14:textId="77777777" w:rsidR="00D2733E" w:rsidRPr="004F3B18" w:rsidRDefault="00D2733E" w:rsidP="00B260E9">
            <w:pPr>
              <w:jc w:val="center"/>
              <w:rPr>
                <w:rFonts w:ascii="Calibri" w:hAnsi="Calibri" w:cs="Calibri"/>
              </w:rPr>
            </w:pPr>
          </w:p>
        </w:tc>
        <w:tc>
          <w:tcPr>
            <w:tcW w:w="851" w:type="dxa"/>
          </w:tcPr>
          <w:p w14:paraId="6645FF27"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265A58C1" w14:textId="4DB7CD77" w:rsidR="00D2733E" w:rsidRPr="004F3B18" w:rsidRDefault="005B27FB" w:rsidP="00B260E9">
            <w:pPr>
              <w:jc w:val="center"/>
              <w:rPr>
                <w:rFonts w:ascii="Calibri" w:hAnsi="Calibri" w:cs="Calibri"/>
              </w:rPr>
            </w:pPr>
            <w:r w:rsidRPr="004F3B18">
              <w:rPr>
                <w:rFonts w:ascii="Calibri" w:hAnsi="Calibri" w:cs="Calibri"/>
              </w:rPr>
              <w:t>2.46</w:t>
            </w:r>
          </w:p>
        </w:tc>
        <w:tc>
          <w:tcPr>
            <w:tcW w:w="671" w:type="dxa"/>
          </w:tcPr>
          <w:p w14:paraId="730BB8EE" w14:textId="7C341B44" w:rsidR="00D2733E" w:rsidRPr="004F3B18" w:rsidRDefault="005B27FB" w:rsidP="00B260E9">
            <w:pPr>
              <w:jc w:val="center"/>
              <w:rPr>
                <w:rFonts w:ascii="Calibri" w:hAnsi="Calibri" w:cs="Calibri"/>
              </w:rPr>
            </w:pPr>
            <w:r w:rsidRPr="004F3B18">
              <w:rPr>
                <w:rFonts w:ascii="Calibri" w:hAnsi="Calibri" w:cs="Calibri"/>
              </w:rPr>
              <w:t>0.88</w:t>
            </w:r>
          </w:p>
        </w:tc>
        <w:tc>
          <w:tcPr>
            <w:tcW w:w="1285" w:type="dxa"/>
          </w:tcPr>
          <w:p w14:paraId="23C273FB" w14:textId="43D46E4A" w:rsidR="00D2733E" w:rsidRPr="004F3B18" w:rsidRDefault="008125B4" w:rsidP="00B260E9">
            <w:pPr>
              <w:jc w:val="center"/>
              <w:rPr>
                <w:rFonts w:ascii="Calibri" w:hAnsi="Calibri" w:cs="Calibri"/>
              </w:rPr>
            </w:pPr>
            <w:r w:rsidRPr="004F3B18">
              <w:rPr>
                <w:rFonts w:ascii="Calibri" w:hAnsi="Calibri" w:cs="Calibri"/>
              </w:rPr>
              <w:t>0.62</w:t>
            </w:r>
          </w:p>
        </w:tc>
        <w:tc>
          <w:tcPr>
            <w:tcW w:w="850" w:type="dxa"/>
          </w:tcPr>
          <w:p w14:paraId="75E81ED9" w14:textId="552B0610" w:rsidR="00D2733E" w:rsidRPr="004F3B18" w:rsidRDefault="008125B4" w:rsidP="00B260E9">
            <w:pPr>
              <w:jc w:val="center"/>
              <w:rPr>
                <w:rFonts w:ascii="Calibri" w:hAnsi="Calibri" w:cs="Calibri"/>
              </w:rPr>
            </w:pPr>
            <w:r w:rsidRPr="004F3B18">
              <w:rPr>
                <w:rFonts w:ascii="Calibri" w:hAnsi="Calibri" w:cs="Calibri"/>
              </w:rPr>
              <w:t>2.28</w:t>
            </w:r>
          </w:p>
        </w:tc>
        <w:tc>
          <w:tcPr>
            <w:tcW w:w="993" w:type="dxa"/>
          </w:tcPr>
          <w:p w14:paraId="64F473A6" w14:textId="596654F5" w:rsidR="00D2733E" w:rsidRPr="004F3B18" w:rsidRDefault="008125B4" w:rsidP="00B260E9">
            <w:pPr>
              <w:jc w:val="center"/>
              <w:rPr>
                <w:rFonts w:ascii="Calibri" w:hAnsi="Calibri" w:cs="Calibri"/>
              </w:rPr>
            </w:pPr>
            <w:r w:rsidRPr="004F3B18">
              <w:rPr>
                <w:rFonts w:ascii="Calibri" w:hAnsi="Calibri" w:cs="Calibri"/>
              </w:rPr>
              <w:t>-19.33</w:t>
            </w:r>
          </w:p>
        </w:tc>
        <w:tc>
          <w:tcPr>
            <w:tcW w:w="850" w:type="dxa"/>
          </w:tcPr>
          <w:p w14:paraId="11059B39" w14:textId="5BB8741D" w:rsidR="00D2733E" w:rsidRPr="004F3B18" w:rsidRDefault="008125B4" w:rsidP="00B260E9">
            <w:pPr>
              <w:jc w:val="center"/>
              <w:rPr>
                <w:rFonts w:ascii="Calibri" w:hAnsi="Calibri" w:cs="Calibri"/>
              </w:rPr>
            </w:pPr>
            <w:r w:rsidRPr="004F3B18">
              <w:rPr>
                <w:rFonts w:ascii="Calibri" w:hAnsi="Calibri" w:cs="Calibri"/>
              </w:rPr>
              <w:t>4.37</w:t>
            </w:r>
          </w:p>
        </w:tc>
        <w:tc>
          <w:tcPr>
            <w:tcW w:w="941" w:type="dxa"/>
          </w:tcPr>
          <w:p w14:paraId="1F208D1C" w14:textId="7B4F0E67" w:rsidR="00D2733E" w:rsidRPr="004F3B18" w:rsidRDefault="008125B4" w:rsidP="00B260E9">
            <w:pPr>
              <w:jc w:val="center"/>
              <w:rPr>
                <w:rFonts w:ascii="Calibri" w:hAnsi="Calibri" w:cs="Calibri"/>
              </w:rPr>
            </w:pPr>
            <w:r w:rsidRPr="004F3B18">
              <w:rPr>
                <w:rFonts w:ascii="Calibri" w:hAnsi="Calibri" w:cs="Calibri"/>
              </w:rPr>
              <w:t>-18.32</w:t>
            </w:r>
          </w:p>
        </w:tc>
      </w:tr>
      <w:tr w:rsidR="00D2733E" w:rsidRPr="004F3B18" w14:paraId="0EAF5CEA" w14:textId="77777777" w:rsidTr="002C7EE5">
        <w:tc>
          <w:tcPr>
            <w:tcW w:w="699" w:type="dxa"/>
            <w:vMerge/>
          </w:tcPr>
          <w:p w14:paraId="2169AFE3" w14:textId="77777777" w:rsidR="00D2733E" w:rsidRPr="004F3B18" w:rsidRDefault="00D2733E" w:rsidP="00B260E9">
            <w:pPr>
              <w:jc w:val="center"/>
              <w:rPr>
                <w:rFonts w:ascii="Calibri" w:hAnsi="Calibri" w:cs="Calibri"/>
              </w:rPr>
            </w:pPr>
          </w:p>
        </w:tc>
        <w:tc>
          <w:tcPr>
            <w:tcW w:w="1124" w:type="dxa"/>
            <w:vMerge/>
          </w:tcPr>
          <w:p w14:paraId="6E8D6550" w14:textId="77777777" w:rsidR="00D2733E" w:rsidRPr="004F3B18" w:rsidRDefault="00D2733E" w:rsidP="00B260E9">
            <w:pPr>
              <w:jc w:val="center"/>
              <w:rPr>
                <w:rFonts w:ascii="Calibri" w:hAnsi="Calibri" w:cs="Calibri"/>
              </w:rPr>
            </w:pPr>
          </w:p>
        </w:tc>
        <w:tc>
          <w:tcPr>
            <w:tcW w:w="851" w:type="dxa"/>
          </w:tcPr>
          <w:p w14:paraId="4174A3B3"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32B8EAC3" w14:textId="4D82166E" w:rsidR="00D2733E" w:rsidRPr="004F3B18" w:rsidRDefault="00CF42E6" w:rsidP="00B260E9">
            <w:pPr>
              <w:jc w:val="center"/>
              <w:rPr>
                <w:rFonts w:ascii="Calibri" w:hAnsi="Calibri" w:cs="Calibri"/>
              </w:rPr>
            </w:pPr>
            <w:r w:rsidRPr="004F3B18">
              <w:rPr>
                <w:rFonts w:ascii="Calibri" w:hAnsi="Calibri" w:cs="Calibri"/>
              </w:rPr>
              <w:t>2.17</w:t>
            </w:r>
          </w:p>
        </w:tc>
        <w:tc>
          <w:tcPr>
            <w:tcW w:w="671" w:type="dxa"/>
          </w:tcPr>
          <w:p w14:paraId="7B13016B" w14:textId="013A6E5A" w:rsidR="00D2733E" w:rsidRPr="004F3B18" w:rsidRDefault="00CF42E6" w:rsidP="00B260E9">
            <w:pPr>
              <w:jc w:val="center"/>
              <w:rPr>
                <w:rFonts w:ascii="Calibri" w:hAnsi="Calibri" w:cs="Calibri"/>
              </w:rPr>
            </w:pPr>
            <w:r w:rsidRPr="004F3B18">
              <w:rPr>
                <w:rFonts w:ascii="Calibri" w:hAnsi="Calibri" w:cs="Calibri"/>
              </w:rPr>
              <w:t>0.89</w:t>
            </w:r>
          </w:p>
        </w:tc>
        <w:tc>
          <w:tcPr>
            <w:tcW w:w="1285" w:type="dxa"/>
          </w:tcPr>
          <w:p w14:paraId="232A6A1F" w14:textId="0FD79CC8" w:rsidR="00D2733E" w:rsidRPr="004F3B18" w:rsidRDefault="002C7EE5" w:rsidP="00B260E9">
            <w:pPr>
              <w:jc w:val="center"/>
              <w:rPr>
                <w:rFonts w:ascii="Calibri" w:hAnsi="Calibri" w:cs="Calibri"/>
              </w:rPr>
            </w:pPr>
            <w:r w:rsidRPr="004F3B18">
              <w:rPr>
                <w:rFonts w:ascii="Calibri" w:hAnsi="Calibri" w:cs="Calibri"/>
              </w:rPr>
              <w:t>2.66</w:t>
            </w:r>
          </w:p>
        </w:tc>
        <w:tc>
          <w:tcPr>
            <w:tcW w:w="850" w:type="dxa"/>
          </w:tcPr>
          <w:p w14:paraId="2D35F1AB" w14:textId="5F654509" w:rsidR="00D2733E" w:rsidRPr="004F3B18" w:rsidRDefault="002C7EE5" w:rsidP="00B260E9">
            <w:pPr>
              <w:jc w:val="center"/>
              <w:rPr>
                <w:rFonts w:ascii="Calibri" w:hAnsi="Calibri" w:cs="Calibri"/>
              </w:rPr>
            </w:pPr>
            <w:r w:rsidRPr="004F3B18">
              <w:rPr>
                <w:rFonts w:ascii="Calibri" w:hAnsi="Calibri" w:cs="Calibri"/>
              </w:rPr>
              <w:t>5.48</w:t>
            </w:r>
          </w:p>
        </w:tc>
        <w:tc>
          <w:tcPr>
            <w:tcW w:w="993" w:type="dxa"/>
          </w:tcPr>
          <w:p w14:paraId="0984EEC3" w14:textId="38D22BD6" w:rsidR="00D2733E" w:rsidRPr="004F3B18" w:rsidRDefault="002C7EE5" w:rsidP="00B260E9">
            <w:pPr>
              <w:jc w:val="center"/>
              <w:rPr>
                <w:rFonts w:ascii="Calibri" w:hAnsi="Calibri" w:cs="Calibri"/>
              </w:rPr>
            </w:pPr>
            <w:r w:rsidRPr="004F3B18">
              <w:rPr>
                <w:rFonts w:ascii="Calibri" w:hAnsi="Calibri" w:cs="Calibri"/>
              </w:rPr>
              <w:t>-114.56</w:t>
            </w:r>
          </w:p>
        </w:tc>
        <w:tc>
          <w:tcPr>
            <w:tcW w:w="850" w:type="dxa"/>
          </w:tcPr>
          <w:p w14:paraId="4BC866D0" w14:textId="5BA3B8B4" w:rsidR="00D2733E" w:rsidRPr="004F3B18" w:rsidRDefault="00AA19BA" w:rsidP="00B260E9">
            <w:pPr>
              <w:jc w:val="center"/>
              <w:rPr>
                <w:rFonts w:ascii="Calibri" w:hAnsi="Calibri" w:cs="Calibri"/>
              </w:rPr>
            </w:pPr>
            <w:r w:rsidRPr="004F3B18">
              <w:rPr>
                <w:rFonts w:ascii="Calibri" w:hAnsi="Calibri" w:cs="Calibri"/>
              </w:rPr>
              <w:t>8.52</w:t>
            </w:r>
          </w:p>
        </w:tc>
        <w:tc>
          <w:tcPr>
            <w:tcW w:w="941" w:type="dxa"/>
          </w:tcPr>
          <w:p w14:paraId="621D0756" w14:textId="25C6B237" w:rsidR="00D2733E" w:rsidRPr="004F3B18" w:rsidRDefault="00AA19BA" w:rsidP="00B260E9">
            <w:pPr>
              <w:jc w:val="center"/>
              <w:rPr>
                <w:rFonts w:ascii="Calibri" w:hAnsi="Calibri" w:cs="Calibri"/>
              </w:rPr>
            </w:pPr>
            <w:r w:rsidRPr="004F3B18">
              <w:rPr>
                <w:rFonts w:ascii="Calibri" w:hAnsi="Calibri" w:cs="Calibri"/>
              </w:rPr>
              <w:t>-68.59</w:t>
            </w:r>
          </w:p>
        </w:tc>
      </w:tr>
      <w:tr w:rsidR="00D2733E" w:rsidRPr="004F3B18" w14:paraId="1A3B3163" w14:textId="77777777" w:rsidTr="002C7EE5">
        <w:tc>
          <w:tcPr>
            <w:tcW w:w="699" w:type="dxa"/>
            <w:vMerge/>
          </w:tcPr>
          <w:p w14:paraId="788C3B58" w14:textId="77777777" w:rsidR="00D2733E" w:rsidRPr="004F3B18" w:rsidRDefault="00D2733E" w:rsidP="00B260E9">
            <w:pPr>
              <w:jc w:val="center"/>
              <w:rPr>
                <w:rFonts w:ascii="Calibri" w:hAnsi="Calibri" w:cs="Calibri"/>
              </w:rPr>
            </w:pPr>
          </w:p>
        </w:tc>
        <w:tc>
          <w:tcPr>
            <w:tcW w:w="1124" w:type="dxa"/>
            <w:vMerge/>
          </w:tcPr>
          <w:p w14:paraId="36CDA3F8" w14:textId="77777777" w:rsidR="00D2733E" w:rsidRPr="004F3B18" w:rsidRDefault="00D2733E" w:rsidP="00B260E9">
            <w:pPr>
              <w:jc w:val="center"/>
              <w:rPr>
                <w:rFonts w:ascii="Calibri" w:hAnsi="Calibri" w:cs="Calibri"/>
              </w:rPr>
            </w:pPr>
          </w:p>
        </w:tc>
        <w:tc>
          <w:tcPr>
            <w:tcW w:w="851" w:type="dxa"/>
          </w:tcPr>
          <w:p w14:paraId="0A182475"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5B3B5B4B" w14:textId="7CBBED95" w:rsidR="00D2733E" w:rsidRPr="004F3B18" w:rsidRDefault="005B1D4B" w:rsidP="00B260E9">
            <w:pPr>
              <w:jc w:val="center"/>
              <w:rPr>
                <w:rFonts w:ascii="Calibri" w:hAnsi="Calibri" w:cs="Calibri"/>
              </w:rPr>
            </w:pPr>
            <w:r w:rsidRPr="004F3B18">
              <w:rPr>
                <w:rFonts w:ascii="Calibri" w:hAnsi="Calibri" w:cs="Calibri"/>
              </w:rPr>
              <w:t>2.54</w:t>
            </w:r>
          </w:p>
        </w:tc>
        <w:tc>
          <w:tcPr>
            <w:tcW w:w="671" w:type="dxa"/>
          </w:tcPr>
          <w:p w14:paraId="0F2A2E55" w14:textId="03694D03" w:rsidR="00D2733E" w:rsidRPr="004F3B18" w:rsidRDefault="005B1D4B" w:rsidP="00B260E9">
            <w:pPr>
              <w:jc w:val="center"/>
              <w:rPr>
                <w:rFonts w:ascii="Calibri" w:hAnsi="Calibri" w:cs="Calibri"/>
              </w:rPr>
            </w:pPr>
            <w:r w:rsidRPr="004F3B18">
              <w:rPr>
                <w:rFonts w:ascii="Calibri" w:hAnsi="Calibri" w:cs="Calibri"/>
              </w:rPr>
              <w:t>0.86</w:t>
            </w:r>
          </w:p>
        </w:tc>
        <w:tc>
          <w:tcPr>
            <w:tcW w:w="1285" w:type="dxa"/>
          </w:tcPr>
          <w:p w14:paraId="60401D70" w14:textId="1BB265E2" w:rsidR="00D2733E" w:rsidRPr="004F3B18" w:rsidRDefault="005B1D4B" w:rsidP="00B260E9">
            <w:pPr>
              <w:jc w:val="center"/>
              <w:rPr>
                <w:rFonts w:ascii="Calibri" w:hAnsi="Calibri" w:cs="Calibri"/>
              </w:rPr>
            </w:pPr>
            <w:r w:rsidRPr="004F3B18">
              <w:rPr>
                <w:rFonts w:ascii="Calibri" w:hAnsi="Calibri" w:cs="Calibri"/>
              </w:rPr>
              <w:t>0.71</w:t>
            </w:r>
          </w:p>
        </w:tc>
        <w:tc>
          <w:tcPr>
            <w:tcW w:w="850" w:type="dxa"/>
          </w:tcPr>
          <w:p w14:paraId="16B63220" w14:textId="318E953C" w:rsidR="00D2733E" w:rsidRPr="004F3B18" w:rsidRDefault="006B5EC8" w:rsidP="005B1D4B">
            <w:pPr>
              <w:jc w:val="center"/>
              <w:rPr>
                <w:rFonts w:ascii="Calibri" w:hAnsi="Calibri" w:cs="Calibri"/>
              </w:rPr>
            </w:pPr>
            <w:r w:rsidRPr="004F3B18">
              <w:rPr>
                <w:rFonts w:ascii="Calibri" w:hAnsi="Calibri" w:cs="Calibri"/>
              </w:rPr>
              <w:t>0.42</w:t>
            </w:r>
          </w:p>
        </w:tc>
        <w:tc>
          <w:tcPr>
            <w:tcW w:w="993" w:type="dxa"/>
          </w:tcPr>
          <w:p w14:paraId="66ADA055" w14:textId="76811B42" w:rsidR="00D2733E" w:rsidRPr="004F3B18" w:rsidRDefault="006B5EC8" w:rsidP="00B260E9">
            <w:pPr>
              <w:jc w:val="center"/>
              <w:rPr>
                <w:rFonts w:ascii="Calibri" w:hAnsi="Calibri" w:cs="Calibri"/>
              </w:rPr>
            </w:pPr>
            <w:r w:rsidRPr="004F3B18">
              <w:rPr>
                <w:rFonts w:ascii="Calibri" w:hAnsi="Calibri" w:cs="Calibri"/>
              </w:rPr>
              <w:t>0.14</w:t>
            </w:r>
          </w:p>
        </w:tc>
        <w:tc>
          <w:tcPr>
            <w:tcW w:w="850" w:type="dxa"/>
          </w:tcPr>
          <w:p w14:paraId="2DECCB40" w14:textId="728D8C78" w:rsidR="00D2733E" w:rsidRPr="004F3B18" w:rsidRDefault="006B5EC8" w:rsidP="00B260E9">
            <w:pPr>
              <w:jc w:val="center"/>
              <w:rPr>
                <w:rFonts w:ascii="Calibri" w:hAnsi="Calibri" w:cs="Calibri"/>
              </w:rPr>
            </w:pPr>
            <w:r w:rsidRPr="004F3B18">
              <w:rPr>
                <w:rFonts w:ascii="Calibri" w:hAnsi="Calibri" w:cs="Calibri"/>
              </w:rPr>
              <w:t>0.8</w:t>
            </w:r>
          </w:p>
        </w:tc>
        <w:tc>
          <w:tcPr>
            <w:tcW w:w="941" w:type="dxa"/>
          </w:tcPr>
          <w:p w14:paraId="703E1F14" w14:textId="32B3275A" w:rsidR="00D2733E" w:rsidRPr="004F3B18" w:rsidRDefault="006B5EC8" w:rsidP="00B260E9">
            <w:pPr>
              <w:jc w:val="center"/>
              <w:rPr>
                <w:rFonts w:ascii="Calibri" w:hAnsi="Calibri" w:cs="Calibri"/>
              </w:rPr>
            </w:pPr>
            <w:r w:rsidRPr="004F3B18">
              <w:rPr>
                <w:rFonts w:ascii="Calibri" w:hAnsi="Calibri" w:cs="Calibri"/>
              </w:rPr>
              <w:t>0.05</w:t>
            </w:r>
          </w:p>
        </w:tc>
      </w:tr>
      <w:tr w:rsidR="00D2733E" w:rsidRPr="004F3B18" w14:paraId="026762BF" w14:textId="77777777" w:rsidTr="002C7EE5">
        <w:tc>
          <w:tcPr>
            <w:tcW w:w="699" w:type="dxa"/>
            <w:vMerge/>
          </w:tcPr>
          <w:p w14:paraId="6BE264D3" w14:textId="77777777" w:rsidR="00D2733E" w:rsidRPr="004F3B18" w:rsidRDefault="00D2733E" w:rsidP="00B260E9">
            <w:pPr>
              <w:jc w:val="center"/>
              <w:rPr>
                <w:rFonts w:ascii="Calibri" w:hAnsi="Calibri" w:cs="Calibri"/>
              </w:rPr>
            </w:pPr>
          </w:p>
        </w:tc>
        <w:tc>
          <w:tcPr>
            <w:tcW w:w="1124" w:type="dxa"/>
            <w:vMerge w:val="restart"/>
          </w:tcPr>
          <w:p w14:paraId="6742E5E4"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0C7A43C2"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49861A7B" w14:textId="72A8A26D" w:rsidR="00D2733E" w:rsidRPr="004F3B18" w:rsidRDefault="00A453E4" w:rsidP="00B260E9">
            <w:pPr>
              <w:jc w:val="center"/>
              <w:rPr>
                <w:rFonts w:ascii="Calibri" w:hAnsi="Calibri" w:cs="Calibri"/>
              </w:rPr>
            </w:pPr>
            <w:r w:rsidRPr="004F3B18">
              <w:rPr>
                <w:rFonts w:ascii="Calibri" w:hAnsi="Calibri" w:cs="Calibri"/>
              </w:rPr>
              <w:t>2.18</w:t>
            </w:r>
          </w:p>
        </w:tc>
        <w:tc>
          <w:tcPr>
            <w:tcW w:w="671" w:type="dxa"/>
          </w:tcPr>
          <w:p w14:paraId="38B2B295" w14:textId="01DA6B46" w:rsidR="00D2733E" w:rsidRPr="004F3B18" w:rsidRDefault="00A453E4" w:rsidP="00B260E9">
            <w:pPr>
              <w:jc w:val="center"/>
              <w:rPr>
                <w:rFonts w:ascii="Calibri" w:hAnsi="Calibri" w:cs="Calibri"/>
              </w:rPr>
            </w:pPr>
            <w:r w:rsidRPr="004F3B18">
              <w:rPr>
                <w:rFonts w:ascii="Calibri" w:hAnsi="Calibri" w:cs="Calibri"/>
              </w:rPr>
              <w:t>0.89</w:t>
            </w:r>
          </w:p>
        </w:tc>
        <w:tc>
          <w:tcPr>
            <w:tcW w:w="1285" w:type="dxa"/>
          </w:tcPr>
          <w:p w14:paraId="3A79C610" w14:textId="70C38D6E" w:rsidR="00D2733E" w:rsidRPr="004F3B18" w:rsidRDefault="00722E72" w:rsidP="00B260E9">
            <w:pPr>
              <w:jc w:val="center"/>
              <w:rPr>
                <w:rFonts w:ascii="Calibri" w:hAnsi="Calibri" w:cs="Calibri"/>
              </w:rPr>
            </w:pPr>
            <w:r w:rsidRPr="004F3B18">
              <w:rPr>
                <w:rFonts w:ascii="Calibri" w:hAnsi="Calibri" w:cs="Calibri"/>
              </w:rPr>
              <w:t>4.98</w:t>
            </w:r>
          </w:p>
        </w:tc>
        <w:tc>
          <w:tcPr>
            <w:tcW w:w="850" w:type="dxa"/>
          </w:tcPr>
          <w:p w14:paraId="6CB015AC" w14:textId="6147E287" w:rsidR="00D2733E" w:rsidRPr="004F3B18" w:rsidRDefault="00722E72" w:rsidP="00B260E9">
            <w:pPr>
              <w:jc w:val="center"/>
              <w:rPr>
                <w:rFonts w:ascii="Calibri" w:hAnsi="Calibri" w:cs="Calibri"/>
              </w:rPr>
            </w:pPr>
            <w:r w:rsidRPr="004F3B18">
              <w:rPr>
                <w:rFonts w:ascii="Calibri" w:hAnsi="Calibri" w:cs="Calibri"/>
              </w:rPr>
              <w:t>7.86</w:t>
            </w:r>
          </w:p>
        </w:tc>
        <w:tc>
          <w:tcPr>
            <w:tcW w:w="993" w:type="dxa"/>
          </w:tcPr>
          <w:p w14:paraId="3A3C5ABA" w14:textId="2FDF3F5D" w:rsidR="00D2733E" w:rsidRPr="004F3B18" w:rsidRDefault="00722E72" w:rsidP="00B260E9">
            <w:pPr>
              <w:jc w:val="center"/>
              <w:rPr>
                <w:rFonts w:ascii="Calibri" w:hAnsi="Calibri" w:cs="Calibri"/>
              </w:rPr>
            </w:pPr>
            <w:r w:rsidRPr="004F3B18">
              <w:rPr>
                <w:rFonts w:ascii="Calibri" w:hAnsi="Calibri" w:cs="Calibri"/>
              </w:rPr>
              <w:t>-218.9</w:t>
            </w:r>
          </w:p>
        </w:tc>
        <w:tc>
          <w:tcPr>
            <w:tcW w:w="850" w:type="dxa"/>
          </w:tcPr>
          <w:p w14:paraId="38715322" w14:textId="229073B5" w:rsidR="00D2733E" w:rsidRPr="004F3B18" w:rsidRDefault="00722E72" w:rsidP="00B260E9">
            <w:pPr>
              <w:jc w:val="center"/>
              <w:rPr>
                <w:rFonts w:ascii="Calibri" w:hAnsi="Calibri" w:cs="Calibri"/>
              </w:rPr>
            </w:pPr>
            <w:r w:rsidRPr="004F3B18">
              <w:rPr>
                <w:rFonts w:ascii="Calibri" w:hAnsi="Calibri" w:cs="Calibri"/>
              </w:rPr>
              <w:t>11.52</w:t>
            </w:r>
          </w:p>
        </w:tc>
        <w:tc>
          <w:tcPr>
            <w:tcW w:w="941" w:type="dxa"/>
          </w:tcPr>
          <w:p w14:paraId="6E8F16B7" w14:textId="676E7C0B" w:rsidR="00D2733E" w:rsidRPr="004F3B18" w:rsidRDefault="00722E72" w:rsidP="00B260E9">
            <w:pPr>
              <w:jc w:val="center"/>
              <w:rPr>
                <w:rFonts w:ascii="Calibri" w:hAnsi="Calibri" w:cs="Calibri"/>
              </w:rPr>
            </w:pPr>
            <w:r w:rsidRPr="004F3B18">
              <w:rPr>
                <w:rFonts w:ascii="Calibri" w:hAnsi="Calibri" w:cs="Calibri"/>
              </w:rPr>
              <w:t>-120.88</w:t>
            </w:r>
          </w:p>
        </w:tc>
      </w:tr>
      <w:tr w:rsidR="00491356" w:rsidRPr="004F3B18" w14:paraId="775766CC" w14:textId="77777777" w:rsidTr="002C7EE5">
        <w:tc>
          <w:tcPr>
            <w:tcW w:w="699" w:type="dxa"/>
            <w:vMerge/>
          </w:tcPr>
          <w:p w14:paraId="5343DB07" w14:textId="77777777" w:rsidR="00491356" w:rsidRPr="004F3B18" w:rsidRDefault="00491356" w:rsidP="00491356">
            <w:pPr>
              <w:jc w:val="center"/>
              <w:rPr>
                <w:rFonts w:ascii="Calibri" w:hAnsi="Calibri" w:cs="Calibri"/>
              </w:rPr>
            </w:pPr>
          </w:p>
        </w:tc>
        <w:tc>
          <w:tcPr>
            <w:tcW w:w="1124" w:type="dxa"/>
            <w:vMerge/>
          </w:tcPr>
          <w:p w14:paraId="6D368ABD" w14:textId="77777777" w:rsidR="00491356" w:rsidRPr="004F3B18" w:rsidRDefault="00491356" w:rsidP="00491356">
            <w:pPr>
              <w:jc w:val="center"/>
              <w:rPr>
                <w:rFonts w:ascii="Calibri" w:hAnsi="Calibri" w:cs="Calibri"/>
              </w:rPr>
            </w:pPr>
          </w:p>
        </w:tc>
        <w:tc>
          <w:tcPr>
            <w:tcW w:w="851" w:type="dxa"/>
          </w:tcPr>
          <w:p w14:paraId="6075546B" w14:textId="77777777" w:rsidR="00491356" w:rsidRPr="004F3B18" w:rsidRDefault="00491356" w:rsidP="00491356">
            <w:pPr>
              <w:jc w:val="center"/>
              <w:rPr>
                <w:rFonts w:ascii="Calibri" w:hAnsi="Calibri" w:cs="Calibri"/>
              </w:rPr>
            </w:pPr>
            <w:r w:rsidRPr="004F3B18">
              <w:rPr>
                <w:rFonts w:ascii="Calibri" w:hAnsi="Calibri" w:cs="Calibri"/>
              </w:rPr>
              <w:t>50</w:t>
            </w:r>
          </w:p>
        </w:tc>
        <w:tc>
          <w:tcPr>
            <w:tcW w:w="753" w:type="dxa"/>
          </w:tcPr>
          <w:p w14:paraId="10346C1C" w14:textId="73F9DE76" w:rsidR="00491356" w:rsidRPr="004F3B18" w:rsidRDefault="00491356" w:rsidP="00491356">
            <w:pPr>
              <w:jc w:val="center"/>
              <w:rPr>
                <w:rFonts w:ascii="Calibri" w:hAnsi="Calibri" w:cs="Calibri"/>
              </w:rPr>
            </w:pPr>
            <w:r w:rsidRPr="004F3B18">
              <w:rPr>
                <w:rFonts w:ascii="Calibri" w:hAnsi="Calibri" w:cs="Calibri"/>
              </w:rPr>
              <w:t>1.99</w:t>
            </w:r>
          </w:p>
        </w:tc>
        <w:tc>
          <w:tcPr>
            <w:tcW w:w="671" w:type="dxa"/>
          </w:tcPr>
          <w:p w14:paraId="46241C7A" w14:textId="53D85B96" w:rsidR="00491356" w:rsidRPr="004F3B18" w:rsidRDefault="00491356" w:rsidP="00491356">
            <w:pPr>
              <w:jc w:val="center"/>
              <w:rPr>
                <w:rFonts w:ascii="Calibri" w:hAnsi="Calibri" w:cs="Calibri"/>
              </w:rPr>
            </w:pPr>
            <w:r w:rsidRPr="004F3B18">
              <w:rPr>
                <w:rFonts w:ascii="Calibri" w:hAnsi="Calibri" w:cs="Calibri"/>
              </w:rPr>
              <w:t>0.91</w:t>
            </w:r>
          </w:p>
        </w:tc>
        <w:tc>
          <w:tcPr>
            <w:tcW w:w="1285" w:type="dxa"/>
          </w:tcPr>
          <w:p w14:paraId="726557E6" w14:textId="073B1944" w:rsidR="00491356" w:rsidRPr="004F3B18" w:rsidRDefault="008C106D" w:rsidP="00491356">
            <w:pPr>
              <w:jc w:val="center"/>
              <w:rPr>
                <w:rFonts w:ascii="Calibri" w:hAnsi="Calibri" w:cs="Calibri"/>
              </w:rPr>
            </w:pPr>
            <w:r w:rsidRPr="004F3B18">
              <w:rPr>
                <w:rFonts w:ascii="Calibri" w:hAnsi="Calibri" w:cs="Calibri"/>
              </w:rPr>
              <w:t>2.35</w:t>
            </w:r>
          </w:p>
        </w:tc>
        <w:tc>
          <w:tcPr>
            <w:tcW w:w="850" w:type="dxa"/>
          </w:tcPr>
          <w:p w14:paraId="34E9FBC1" w14:textId="1E7149C2" w:rsidR="00491356" w:rsidRPr="004F3B18" w:rsidRDefault="008C106D" w:rsidP="00491356">
            <w:pPr>
              <w:jc w:val="center"/>
              <w:rPr>
                <w:rFonts w:ascii="Calibri" w:hAnsi="Calibri" w:cs="Calibri"/>
              </w:rPr>
            </w:pPr>
            <w:r w:rsidRPr="004F3B18">
              <w:rPr>
                <w:rFonts w:ascii="Calibri" w:hAnsi="Calibri" w:cs="Calibri"/>
              </w:rPr>
              <w:t>2.68</w:t>
            </w:r>
          </w:p>
        </w:tc>
        <w:tc>
          <w:tcPr>
            <w:tcW w:w="993" w:type="dxa"/>
          </w:tcPr>
          <w:p w14:paraId="0F6BF5DB" w14:textId="7EAE2676" w:rsidR="00491356" w:rsidRPr="004F3B18" w:rsidRDefault="008C106D" w:rsidP="00491356">
            <w:pPr>
              <w:jc w:val="center"/>
              <w:rPr>
                <w:rFonts w:ascii="Calibri" w:hAnsi="Calibri" w:cs="Calibri"/>
              </w:rPr>
            </w:pPr>
            <w:r w:rsidRPr="004F3B18">
              <w:rPr>
                <w:rFonts w:ascii="Calibri" w:hAnsi="Calibri" w:cs="Calibri"/>
              </w:rPr>
              <w:t>-25.78</w:t>
            </w:r>
          </w:p>
        </w:tc>
        <w:tc>
          <w:tcPr>
            <w:tcW w:w="850" w:type="dxa"/>
          </w:tcPr>
          <w:p w14:paraId="3BC384C3" w14:textId="32A5D2AA" w:rsidR="00491356" w:rsidRPr="004F3B18" w:rsidRDefault="008C106D" w:rsidP="00491356">
            <w:pPr>
              <w:jc w:val="center"/>
              <w:rPr>
                <w:rFonts w:ascii="Calibri" w:hAnsi="Calibri" w:cs="Calibri"/>
              </w:rPr>
            </w:pPr>
            <w:r w:rsidRPr="004F3B18">
              <w:rPr>
                <w:rFonts w:ascii="Calibri" w:hAnsi="Calibri" w:cs="Calibri"/>
              </w:rPr>
              <w:t>3.93</w:t>
            </w:r>
          </w:p>
        </w:tc>
        <w:tc>
          <w:tcPr>
            <w:tcW w:w="941" w:type="dxa"/>
          </w:tcPr>
          <w:p w14:paraId="56C8FB24" w14:textId="5509233F" w:rsidR="00491356" w:rsidRPr="004F3B18" w:rsidRDefault="008C106D" w:rsidP="00491356">
            <w:pPr>
              <w:jc w:val="center"/>
              <w:rPr>
                <w:rFonts w:ascii="Calibri" w:hAnsi="Calibri" w:cs="Calibri"/>
              </w:rPr>
            </w:pPr>
            <w:r w:rsidRPr="004F3B18">
              <w:rPr>
                <w:rFonts w:ascii="Calibri" w:hAnsi="Calibri" w:cs="Calibri"/>
              </w:rPr>
              <w:t>-14.42</w:t>
            </w:r>
          </w:p>
        </w:tc>
      </w:tr>
      <w:tr w:rsidR="00491356" w:rsidRPr="004F3B18" w14:paraId="57B7AD9A" w14:textId="77777777" w:rsidTr="002C7EE5">
        <w:tc>
          <w:tcPr>
            <w:tcW w:w="699" w:type="dxa"/>
            <w:vMerge/>
          </w:tcPr>
          <w:p w14:paraId="6F0F8E54" w14:textId="77777777" w:rsidR="00491356" w:rsidRPr="004F3B18" w:rsidRDefault="00491356" w:rsidP="00491356">
            <w:pPr>
              <w:jc w:val="center"/>
              <w:rPr>
                <w:rFonts w:ascii="Calibri" w:hAnsi="Calibri" w:cs="Calibri"/>
              </w:rPr>
            </w:pPr>
          </w:p>
        </w:tc>
        <w:tc>
          <w:tcPr>
            <w:tcW w:w="1124" w:type="dxa"/>
            <w:vMerge/>
          </w:tcPr>
          <w:p w14:paraId="42D40DD9" w14:textId="77777777" w:rsidR="00491356" w:rsidRPr="004F3B18" w:rsidRDefault="00491356" w:rsidP="00491356">
            <w:pPr>
              <w:jc w:val="center"/>
              <w:rPr>
                <w:rFonts w:ascii="Calibri" w:hAnsi="Calibri" w:cs="Calibri"/>
              </w:rPr>
            </w:pPr>
          </w:p>
        </w:tc>
        <w:tc>
          <w:tcPr>
            <w:tcW w:w="851" w:type="dxa"/>
          </w:tcPr>
          <w:p w14:paraId="5C2415DF" w14:textId="77777777" w:rsidR="00491356" w:rsidRPr="004F3B18" w:rsidRDefault="00491356" w:rsidP="00491356">
            <w:pPr>
              <w:jc w:val="center"/>
              <w:rPr>
                <w:rFonts w:ascii="Calibri" w:hAnsi="Calibri" w:cs="Calibri"/>
              </w:rPr>
            </w:pPr>
            <w:r w:rsidRPr="004F3B18">
              <w:rPr>
                <w:rFonts w:ascii="Calibri" w:hAnsi="Calibri" w:cs="Calibri"/>
              </w:rPr>
              <w:t>100</w:t>
            </w:r>
          </w:p>
        </w:tc>
        <w:tc>
          <w:tcPr>
            <w:tcW w:w="753" w:type="dxa"/>
          </w:tcPr>
          <w:p w14:paraId="6F67F642" w14:textId="0AD0F070" w:rsidR="00491356" w:rsidRPr="004F3B18" w:rsidRDefault="001059F3" w:rsidP="00491356">
            <w:pPr>
              <w:jc w:val="center"/>
              <w:rPr>
                <w:rFonts w:ascii="Calibri" w:hAnsi="Calibri" w:cs="Calibri"/>
              </w:rPr>
            </w:pPr>
            <w:r w:rsidRPr="004F3B18">
              <w:rPr>
                <w:rFonts w:ascii="Calibri" w:hAnsi="Calibri" w:cs="Calibri"/>
              </w:rPr>
              <w:t>2.02</w:t>
            </w:r>
          </w:p>
        </w:tc>
        <w:tc>
          <w:tcPr>
            <w:tcW w:w="671" w:type="dxa"/>
          </w:tcPr>
          <w:p w14:paraId="025F318D" w14:textId="4E07FBD9" w:rsidR="00491356" w:rsidRPr="004F3B18" w:rsidRDefault="001059F3" w:rsidP="00491356">
            <w:pPr>
              <w:jc w:val="center"/>
              <w:rPr>
                <w:rFonts w:ascii="Calibri" w:hAnsi="Calibri" w:cs="Calibri"/>
              </w:rPr>
            </w:pPr>
            <w:r w:rsidRPr="004F3B18">
              <w:rPr>
                <w:rFonts w:ascii="Calibri" w:hAnsi="Calibri" w:cs="Calibri"/>
              </w:rPr>
              <w:t>0.91</w:t>
            </w:r>
          </w:p>
        </w:tc>
        <w:tc>
          <w:tcPr>
            <w:tcW w:w="1285" w:type="dxa"/>
          </w:tcPr>
          <w:p w14:paraId="18FC8D2C" w14:textId="5127C090" w:rsidR="00491356" w:rsidRPr="004F3B18" w:rsidRDefault="00E16DCB" w:rsidP="00491356">
            <w:pPr>
              <w:jc w:val="center"/>
              <w:rPr>
                <w:rFonts w:ascii="Calibri" w:hAnsi="Calibri" w:cs="Calibri"/>
              </w:rPr>
            </w:pPr>
            <w:r w:rsidRPr="004F3B18">
              <w:rPr>
                <w:rFonts w:ascii="Calibri" w:hAnsi="Calibri" w:cs="Calibri"/>
              </w:rPr>
              <w:t>0.9</w:t>
            </w:r>
          </w:p>
        </w:tc>
        <w:tc>
          <w:tcPr>
            <w:tcW w:w="850" w:type="dxa"/>
          </w:tcPr>
          <w:p w14:paraId="2BC08523" w14:textId="4D6C1D92" w:rsidR="00491356" w:rsidRPr="004F3B18" w:rsidRDefault="00E16DCB" w:rsidP="00491356">
            <w:pPr>
              <w:jc w:val="center"/>
              <w:rPr>
                <w:rFonts w:ascii="Calibri" w:hAnsi="Calibri" w:cs="Calibri"/>
              </w:rPr>
            </w:pPr>
            <w:r w:rsidRPr="004F3B18">
              <w:rPr>
                <w:rFonts w:ascii="Calibri" w:hAnsi="Calibri" w:cs="Calibri"/>
              </w:rPr>
              <w:t>0.41</w:t>
            </w:r>
          </w:p>
        </w:tc>
        <w:tc>
          <w:tcPr>
            <w:tcW w:w="993" w:type="dxa"/>
          </w:tcPr>
          <w:p w14:paraId="13C06A62" w14:textId="18A6E13E" w:rsidR="00491356" w:rsidRPr="004F3B18" w:rsidRDefault="00DE6DCF" w:rsidP="00491356">
            <w:pPr>
              <w:jc w:val="center"/>
              <w:rPr>
                <w:rFonts w:ascii="Calibri" w:hAnsi="Calibri" w:cs="Calibri"/>
              </w:rPr>
            </w:pPr>
            <w:r w:rsidRPr="004F3B18">
              <w:rPr>
                <w:rFonts w:ascii="Calibri" w:hAnsi="Calibri" w:cs="Calibri"/>
              </w:rPr>
              <w:t>0.13</w:t>
            </w:r>
          </w:p>
        </w:tc>
        <w:tc>
          <w:tcPr>
            <w:tcW w:w="850" w:type="dxa"/>
          </w:tcPr>
          <w:p w14:paraId="57BDDCD6" w14:textId="4CDBC2FD" w:rsidR="00491356" w:rsidRPr="004F3B18" w:rsidRDefault="00DE6DCF" w:rsidP="00491356">
            <w:pPr>
              <w:jc w:val="center"/>
              <w:rPr>
                <w:rFonts w:ascii="Calibri" w:hAnsi="Calibri" w:cs="Calibri"/>
              </w:rPr>
            </w:pPr>
            <w:r w:rsidRPr="004F3B18">
              <w:rPr>
                <w:rFonts w:ascii="Calibri" w:hAnsi="Calibri" w:cs="Calibri"/>
              </w:rPr>
              <w:t>0.77</w:t>
            </w:r>
          </w:p>
        </w:tc>
        <w:tc>
          <w:tcPr>
            <w:tcW w:w="941" w:type="dxa"/>
          </w:tcPr>
          <w:p w14:paraId="29CDD02A" w14:textId="5380D187" w:rsidR="00491356" w:rsidRPr="004F3B18" w:rsidRDefault="00DE6DCF" w:rsidP="00491356">
            <w:pPr>
              <w:jc w:val="center"/>
              <w:rPr>
                <w:rFonts w:ascii="Calibri" w:hAnsi="Calibri" w:cs="Calibri"/>
              </w:rPr>
            </w:pPr>
            <w:r w:rsidRPr="004F3B18">
              <w:rPr>
                <w:rFonts w:ascii="Calibri" w:hAnsi="Calibri" w:cs="Calibri"/>
              </w:rPr>
              <w:t>0.09</w:t>
            </w:r>
          </w:p>
        </w:tc>
      </w:tr>
      <w:tr w:rsidR="00491356" w:rsidRPr="004F3B18" w14:paraId="5D42F120" w14:textId="77777777" w:rsidTr="002C7EE5">
        <w:tc>
          <w:tcPr>
            <w:tcW w:w="699" w:type="dxa"/>
            <w:vMerge/>
          </w:tcPr>
          <w:p w14:paraId="3C8BDEB0" w14:textId="77777777" w:rsidR="00491356" w:rsidRPr="004F3B18" w:rsidRDefault="00491356" w:rsidP="00491356">
            <w:pPr>
              <w:jc w:val="center"/>
              <w:rPr>
                <w:rFonts w:ascii="Calibri" w:hAnsi="Calibri" w:cs="Calibri"/>
              </w:rPr>
            </w:pPr>
          </w:p>
        </w:tc>
        <w:tc>
          <w:tcPr>
            <w:tcW w:w="1124" w:type="dxa"/>
            <w:vMerge/>
          </w:tcPr>
          <w:p w14:paraId="5CEAD56F" w14:textId="77777777" w:rsidR="00491356" w:rsidRPr="004F3B18" w:rsidRDefault="00491356" w:rsidP="00491356">
            <w:pPr>
              <w:jc w:val="center"/>
              <w:rPr>
                <w:rFonts w:ascii="Calibri" w:hAnsi="Calibri" w:cs="Calibri"/>
              </w:rPr>
            </w:pPr>
          </w:p>
        </w:tc>
        <w:tc>
          <w:tcPr>
            <w:tcW w:w="851" w:type="dxa"/>
          </w:tcPr>
          <w:p w14:paraId="380AF8D0" w14:textId="77777777" w:rsidR="00491356" w:rsidRPr="004F3B18" w:rsidRDefault="00491356" w:rsidP="00491356">
            <w:pPr>
              <w:jc w:val="center"/>
              <w:rPr>
                <w:rFonts w:ascii="Calibri" w:hAnsi="Calibri" w:cs="Calibri"/>
              </w:rPr>
            </w:pPr>
            <w:r w:rsidRPr="004F3B18">
              <w:rPr>
                <w:rFonts w:ascii="Calibri" w:hAnsi="Calibri" w:cs="Calibri"/>
              </w:rPr>
              <w:t>150</w:t>
            </w:r>
          </w:p>
        </w:tc>
        <w:tc>
          <w:tcPr>
            <w:tcW w:w="753" w:type="dxa"/>
          </w:tcPr>
          <w:p w14:paraId="17F81636" w14:textId="2FF9375A" w:rsidR="00491356" w:rsidRPr="004F3B18" w:rsidRDefault="000912EE" w:rsidP="00491356">
            <w:pPr>
              <w:jc w:val="center"/>
              <w:rPr>
                <w:rFonts w:ascii="Calibri" w:hAnsi="Calibri" w:cs="Calibri"/>
              </w:rPr>
            </w:pPr>
            <w:r w:rsidRPr="004F3B18">
              <w:rPr>
                <w:rFonts w:ascii="Calibri" w:hAnsi="Calibri" w:cs="Calibri"/>
              </w:rPr>
              <w:t>1.78</w:t>
            </w:r>
          </w:p>
        </w:tc>
        <w:tc>
          <w:tcPr>
            <w:tcW w:w="671" w:type="dxa"/>
          </w:tcPr>
          <w:p w14:paraId="2378D682" w14:textId="11421587" w:rsidR="00491356" w:rsidRPr="004F3B18" w:rsidRDefault="000912EE" w:rsidP="00491356">
            <w:pPr>
              <w:jc w:val="center"/>
              <w:rPr>
                <w:rFonts w:ascii="Calibri" w:hAnsi="Calibri" w:cs="Calibri"/>
              </w:rPr>
            </w:pPr>
            <w:r w:rsidRPr="004F3B18">
              <w:rPr>
                <w:rFonts w:ascii="Calibri" w:hAnsi="Calibri" w:cs="Calibri"/>
              </w:rPr>
              <w:t>0.93</w:t>
            </w:r>
          </w:p>
        </w:tc>
        <w:tc>
          <w:tcPr>
            <w:tcW w:w="1285" w:type="dxa"/>
          </w:tcPr>
          <w:p w14:paraId="6DC9F83D" w14:textId="33A89217" w:rsidR="00491356" w:rsidRPr="004F3B18" w:rsidRDefault="0052078F" w:rsidP="00491356">
            <w:pPr>
              <w:jc w:val="center"/>
              <w:rPr>
                <w:rFonts w:ascii="Calibri" w:hAnsi="Calibri" w:cs="Calibri"/>
              </w:rPr>
            </w:pPr>
            <w:r w:rsidRPr="004F3B18">
              <w:rPr>
                <w:rFonts w:ascii="Calibri" w:hAnsi="Calibri" w:cs="Calibri"/>
              </w:rPr>
              <w:t>1.29</w:t>
            </w:r>
          </w:p>
        </w:tc>
        <w:tc>
          <w:tcPr>
            <w:tcW w:w="850" w:type="dxa"/>
          </w:tcPr>
          <w:p w14:paraId="78453325" w14:textId="7AA31BB3" w:rsidR="00491356" w:rsidRPr="004F3B18" w:rsidRDefault="0052078F" w:rsidP="00491356">
            <w:pPr>
              <w:jc w:val="center"/>
              <w:rPr>
                <w:rFonts w:ascii="Calibri" w:hAnsi="Calibri" w:cs="Calibri"/>
              </w:rPr>
            </w:pPr>
            <w:r w:rsidRPr="004F3B18">
              <w:rPr>
                <w:rFonts w:ascii="Calibri" w:hAnsi="Calibri" w:cs="Calibri"/>
              </w:rPr>
              <w:t>1.24</w:t>
            </w:r>
          </w:p>
        </w:tc>
        <w:tc>
          <w:tcPr>
            <w:tcW w:w="993" w:type="dxa"/>
          </w:tcPr>
          <w:p w14:paraId="11C7FD5E" w14:textId="56659AEB" w:rsidR="00491356" w:rsidRPr="004F3B18" w:rsidRDefault="0052078F" w:rsidP="00491356">
            <w:pPr>
              <w:jc w:val="center"/>
              <w:rPr>
                <w:rFonts w:ascii="Calibri" w:hAnsi="Calibri" w:cs="Calibri"/>
              </w:rPr>
            </w:pPr>
            <w:r w:rsidRPr="004F3B18">
              <w:rPr>
                <w:rFonts w:ascii="Calibri" w:hAnsi="Calibri" w:cs="Calibri"/>
              </w:rPr>
              <w:t>-5.51</w:t>
            </w:r>
          </w:p>
        </w:tc>
        <w:tc>
          <w:tcPr>
            <w:tcW w:w="850" w:type="dxa"/>
          </w:tcPr>
          <w:p w14:paraId="404FBA6B" w14:textId="57546B82" w:rsidR="00491356" w:rsidRPr="004F3B18" w:rsidRDefault="0052078F" w:rsidP="00491356">
            <w:pPr>
              <w:jc w:val="center"/>
              <w:rPr>
                <w:rFonts w:ascii="Calibri" w:hAnsi="Calibri" w:cs="Calibri"/>
              </w:rPr>
            </w:pPr>
            <w:r w:rsidRPr="004F3B18">
              <w:rPr>
                <w:rFonts w:ascii="Calibri" w:hAnsi="Calibri" w:cs="Calibri"/>
              </w:rPr>
              <w:t>1.94</w:t>
            </w:r>
          </w:p>
        </w:tc>
        <w:tc>
          <w:tcPr>
            <w:tcW w:w="941" w:type="dxa"/>
          </w:tcPr>
          <w:p w14:paraId="4DAF6859" w14:textId="3244118B" w:rsidR="00491356" w:rsidRPr="004F3B18" w:rsidRDefault="0052078F" w:rsidP="00491356">
            <w:pPr>
              <w:jc w:val="center"/>
              <w:rPr>
                <w:rFonts w:ascii="Calibri" w:hAnsi="Calibri" w:cs="Calibri"/>
              </w:rPr>
            </w:pPr>
            <w:r w:rsidRPr="004F3B18">
              <w:rPr>
                <w:rFonts w:ascii="Calibri" w:hAnsi="Calibri" w:cs="Calibri"/>
              </w:rPr>
              <w:t>-3.72</w:t>
            </w:r>
          </w:p>
        </w:tc>
      </w:tr>
      <w:tr w:rsidR="00491356" w:rsidRPr="004F3B18" w14:paraId="33A24F3D" w14:textId="77777777" w:rsidTr="002C7EE5">
        <w:tc>
          <w:tcPr>
            <w:tcW w:w="699" w:type="dxa"/>
            <w:vMerge/>
          </w:tcPr>
          <w:p w14:paraId="6C294DCF" w14:textId="77777777" w:rsidR="00491356" w:rsidRPr="004F3B18" w:rsidRDefault="00491356" w:rsidP="00491356">
            <w:pPr>
              <w:jc w:val="center"/>
              <w:rPr>
                <w:rFonts w:ascii="Calibri" w:hAnsi="Calibri" w:cs="Calibri"/>
              </w:rPr>
            </w:pPr>
          </w:p>
        </w:tc>
        <w:tc>
          <w:tcPr>
            <w:tcW w:w="1124" w:type="dxa"/>
            <w:vMerge w:val="restart"/>
          </w:tcPr>
          <w:p w14:paraId="079B01B4" w14:textId="77777777" w:rsidR="00491356" w:rsidRPr="004F3B18" w:rsidRDefault="00491356" w:rsidP="00491356">
            <w:pPr>
              <w:jc w:val="center"/>
              <w:rPr>
                <w:rFonts w:ascii="Calibri" w:hAnsi="Calibri" w:cs="Calibri"/>
              </w:rPr>
            </w:pPr>
            <w:r w:rsidRPr="004F3B18">
              <w:rPr>
                <w:rFonts w:ascii="Calibri" w:hAnsi="Calibri" w:cs="Calibri"/>
              </w:rPr>
              <w:t>50</w:t>
            </w:r>
          </w:p>
        </w:tc>
        <w:tc>
          <w:tcPr>
            <w:tcW w:w="851" w:type="dxa"/>
          </w:tcPr>
          <w:p w14:paraId="609D0179" w14:textId="77777777" w:rsidR="00491356" w:rsidRPr="004F3B18" w:rsidRDefault="00491356" w:rsidP="00491356">
            <w:pPr>
              <w:jc w:val="center"/>
              <w:rPr>
                <w:rFonts w:ascii="Calibri" w:hAnsi="Calibri" w:cs="Calibri"/>
              </w:rPr>
            </w:pPr>
            <w:r w:rsidRPr="004F3B18">
              <w:rPr>
                <w:rFonts w:ascii="Calibri" w:hAnsi="Calibri" w:cs="Calibri"/>
              </w:rPr>
              <w:t>20</w:t>
            </w:r>
          </w:p>
        </w:tc>
        <w:tc>
          <w:tcPr>
            <w:tcW w:w="753" w:type="dxa"/>
          </w:tcPr>
          <w:p w14:paraId="024E69CF" w14:textId="21C4CF63" w:rsidR="00491356" w:rsidRPr="004F3B18" w:rsidRDefault="00841F1B" w:rsidP="00491356">
            <w:pPr>
              <w:jc w:val="center"/>
              <w:rPr>
                <w:rFonts w:ascii="Calibri" w:hAnsi="Calibri" w:cs="Calibri"/>
              </w:rPr>
            </w:pPr>
            <w:r w:rsidRPr="004F3B18">
              <w:rPr>
                <w:rFonts w:ascii="Calibri" w:hAnsi="Calibri" w:cs="Calibri"/>
              </w:rPr>
              <w:t>3.85</w:t>
            </w:r>
          </w:p>
        </w:tc>
        <w:tc>
          <w:tcPr>
            <w:tcW w:w="671" w:type="dxa"/>
          </w:tcPr>
          <w:p w14:paraId="153DDE6D" w14:textId="70F21657" w:rsidR="00491356" w:rsidRPr="004F3B18" w:rsidRDefault="00841F1B" w:rsidP="00491356">
            <w:pPr>
              <w:jc w:val="center"/>
              <w:rPr>
                <w:rFonts w:ascii="Calibri" w:hAnsi="Calibri" w:cs="Calibri"/>
              </w:rPr>
            </w:pPr>
            <w:r w:rsidRPr="004F3B18">
              <w:rPr>
                <w:rFonts w:ascii="Calibri" w:hAnsi="Calibri" w:cs="Calibri"/>
              </w:rPr>
              <w:t>0.73</w:t>
            </w:r>
          </w:p>
        </w:tc>
        <w:tc>
          <w:tcPr>
            <w:tcW w:w="1285" w:type="dxa"/>
          </w:tcPr>
          <w:p w14:paraId="018AC63C" w14:textId="6EE424E0" w:rsidR="00491356" w:rsidRPr="004F3B18" w:rsidRDefault="00E677E2" w:rsidP="00491356">
            <w:pPr>
              <w:jc w:val="center"/>
              <w:rPr>
                <w:rFonts w:ascii="Calibri" w:hAnsi="Calibri" w:cs="Calibri"/>
              </w:rPr>
            </w:pPr>
            <w:r w:rsidRPr="004F3B18">
              <w:rPr>
                <w:rFonts w:ascii="Calibri" w:hAnsi="Calibri" w:cs="Calibri"/>
              </w:rPr>
              <w:t>2.01</w:t>
            </w:r>
          </w:p>
        </w:tc>
        <w:tc>
          <w:tcPr>
            <w:tcW w:w="850" w:type="dxa"/>
          </w:tcPr>
          <w:p w14:paraId="43E38C9E" w14:textId="3A78269E" w:rsidR="00491356" w:rsidRPr="004F3B18" w:rsidRDefault="00E677E2" w:rsidP="00491356">
            <w:pPr>
              <w:jc w:val="center"/>
              <w:rPr>
                <w:rFonts w:ascii="Calibri" w:hAnsi="Calibri" w:cs="Calibri"/>
              </w:rPr>
            </w:pPr>
            <w:r w:rsidRPr="004F3B18">
              <w:rPr>
                <w:rFonts w:ascii="Calibri" w:hAnsi="Calibri" w:cs="Calibri"/>
              </w:rPr>
              <w:t>0.84</w:t>
            </w:r>
          </w:p>
        </w:tc>
        <w:tc>
          <w:tcPr>
            <w:tcW w:w="993" w:type="dxa"/>
          </w:tcPr>
          <w:p w14:paraId="0B96524F" w14:textId="788904D9" w:rsidR="00491356" w:rsidRPr="004F3B18" w:rsidRDefault="00E677E2" w:rsidP="00491356">
            <w:pPr>
              <w:jc w:val="center"/>
              <w:rPr>
                <w:rFonts w:ascii="Calibri" w:hAnsi="Calibri" w:cs="Calibri"/>
              </w:rPr>
            </w:pPr>
            <w:r w:rsidRPr="004F3B18">
              <w:rPr>
                <w:rFonts w:ascii="Calibri" w:hAnsi="Calibri" w:cs="Calibri"/>
              </w:rPr>
              <w:t>-2.2</w:t>
            </w:r>
          </w:p>
        </w:tc>
        <w:tc>
          <w:tcPr>
            <w:tcW w:w="850" w:type="dxa"/>
          </w:tcPr>
          <w:p w14:paraId="20E05587" w14:textId="0842E8DF" w:rsidR="00491356" w:rsidRPr="004F3B18" w:rsidRDefault="00E677E2" w:rsidP="00491356">
            <w:pPr>
              <w:jc w:val="center"/>
              <w:rPr>
                <w:rFonts w:ascii="Calibri" w:hAnsi="Calibri" w:cs="Calibri"/>
              </w:rPr>
            </w:pPr>
            <w:r w:rsidRPr="004F3B18">
              <w:rPr>
                <w:rFonts w:ascii="Calibri" w:hAnsi="Calibri" w:cs="Calibri"/>
              </w:rPr>
              <w:t>0.94</w:t>
            </w:r>
          </w:p>
        </w:tc>
        <w:tc>
          <w:tcPr>
            <w:tcW w:w="941" w:type="dxa"/>
          </w:tcPr>
          <w:p w14:paraId="593DD1B1" w14:textId="702BF8F7" w:rsidR="00491356" w:rsidRPr="004F3B18" w:rsidRDefault="00E677E2" w:rsidP="00491356">
            <w:pPr>
              <w:jc w:val="center"/>
              <w:rPr>
                <w:rFonts w:ascii="Calibri" w:hAnsi="Calibri" w:cs="Calibri"/>
              </w:rPr>
            </w:pPr>
            <w:r w:rsidRPr="004F3B18">
              <w:rPr>
                <w:rFonts w:ascii="Calibri" w:hAnsi="Calibri" w:cs="Calibri"/>
              </w:rPr>
              <w:t>-0.09</w:t>
            </w:r>
          </w:p>
        </w:tc>
      </w:tr>
      <w:tr w:rsidR="00491356" w:rsidRPr="004F3B18" w14:paraId="187B101C" w14:textId="77777777" w:rsidTr="002C7EE5">
        <w:tc>
          <w:tcPr>
            <w:tcW w:w="699" w:type="dxa"/>
            <w:vMerge/>
          </w:tcPr>
          <w:p w14:paraId="74C6AC20" w14:textId="77777777" w:rsidR="00491356" w:rsidRPr="004F3B18" w:rsidRDefault="00491356" w:rsidP="00491356">
            <w:pPr>
              <w:jc w:val="center"/>
              <w:rPr>
                <w:rFonts w:ascii="Calibri" w:hAnsi="Calibri" w:cs="Calibri"/>
              </w:rPr>
            </w:pPr>
          </w:p>
        </w:tc>
        <w:tc>
          <w:tcPr>
            <w:tcW w:w="1124" w:type="dxa"/>
            <w:vMerge/>
          </w:tcPr>
          <w:p w14:paraId="04C64715" w14:textId="77777777" w:rsidR="00491356" w:rsidRPr="004F3B18" w:rsidRDefault="00491356" w:rsidP="00491356">
            <w:pPr>
              <w:jc w:val="center"/>
              <w:rPr>
                <w:rFonts w:ascii="Calibri" w:hAnsi="Calibri" w:cs="Calibri"/>
              </w:rPr>
            </w:pPr>
          </w:p>
        </w:tc>
        <w:tc>
          <w:tcPr>
            <w:tcW w:w="851" w:type="dxa"/>
          </w:tcPr>
          <w:p w14:paraId="45A1A30E" w14:textId="77777777" w:rsidR="00491356" w:rsidRPr="004F3B18" w:rsidRDefault="00491356" w:rsidP="00491356">
            <w:pPr>
              <w:jc w:val="center"/>
              <w:rPr>
                <w:rFonts w:ascii="Calibri" w:hAnsi="Calibri" w:cs="Calibri"/>
              </w:rPr>
            </w:pPr>
            <w:r w:rsidRPr="004F3B18">
              <w:rPr>
                <w:rFonts w:ascii="Calibri" w:hAnsi="Calibri" w:cs="Calibri"/>
              </w:rPr>
              <w:t>50</w:t>
            </w:r>
          </w:p>
        </w:tc>
        <w:tc>
          <w:tcPr>
            <w:tcW w:w="753" w:type="dxa"/>
          </w:tcPr>
          <w:p w14:paraId="64F9334A" w14:textId="60D1E599" w:rsidR="00491356" w:rsidRPr="004F3B18" w:rsidRDefault="00E93FA7" w:rsidP="00491356">
            <w:pPr>
              <w:jc w:val="center"/>
              <w:rPr>
                <w:rFonts w:ascii="Calibri" w:hAnsi="Calibri" w:cs="Calibri"/>
              </w:rPr>
            </w:pPr>
            <w:r w:rsidRPr="004F3B18">
              <w:rPr>
                <w:rFonts w:ascii="Calibri" w:hAnsi="Calibri" w:cs="Calibri"/>
              </w:rPr>
              <w:t>2.14</w:t>
            </w:r>
          </w:p>
        </w:tc>
        <w:tc>
          <w:tcPr>
            <w:tcW w:w="671" w:type="dxa"/>
          </w:tcPr>
          <w:p w14:paraId="47318A9B" w14:textId="4F559067" w:rsidR="00491356" w:rsidRPr="004F3B18" w:rsidRDefault="00E93FA7" w:rsidP="00491356">
            <w:pPr>
              <w:jc w:val="center"/>
              <w:rPr>
                <w:rFonts w:ascii="Calibri" w:hAnsi="Calibri" w:cs="Calibri"/>
              </w:rPr>
            </w:pPr>
            <w:r w:rsidRPr="004F3B18">
              <w:rPr>
                <w:rFonts w:ascii="Calibri" w:hAnsi="Calibri" w:cs="Calibri"/>
              </w:rPr>
              <w:t>0.9</w:t>
            </w:r>
          </w:p>
        </w:tc>
        <w:tc>
          <w:tcPr>
            <w:tcW w:w="1285" w:type="dxa"/>
          </w:tcPr>
          <w:p w14:paraId="529F254A" w14:textId="04225397" w:rsidR="00491356" w:rsidRPr="004F3B18" w:rsidRDefault="00E93FA7" w:rsidP="00491356">
            <w:pPr>
              <w:jc w:val="center"/>
              <w:rPr>
                <w:rFonts w:ascii="Calibri" w:hAnsi="Calibri" w:cs="Calibri"/>
              </w:rPr>
            </w:pPr>
            <w:r w:rsidRPr="004F3B18">
              <w:rPr>
                <w:rFonts w:ascii="Calibri" w:hAnsi="Calibri" w:cs="Calibri"/>
              </w:rPr>
              <w:t>1.56</w:t>
            </w:r>
          </w:p>
        </w:tc>
        <w:tc>
          <w:tcPr>
            <w:tcW w:w="850" w:type="dxa"/>
          </w:tcPr>
          <w:p w14:paraId="3E665E93" w14:textId="3225FF49" w:rsidR="00491356" w:rsidRPr="004F3B18" w:rsidRDefault="00E93FA7" w:rsidP="00491356">
            <w:pPr>
              <w:jc w:val="center"/>
              <w:rPr>
                <w:rFonts w:ascii="Calibri" w:hAnsi="Calibri" w:cs="Calibri"/>
              </w:rPr>
            </w:pPr>
            <w:r w:rsidRPr="004F3B18">
              <w:rPr>
                <w:rFonts w:ascii="Calibri" w:hAnsi="Calibri" w:cs="Calibri"/>
              </w:rPr>
              <w:t>0.55</w:t>
            </w:r>
          </w:p>
        </w:tc>
        <w:tc>
          <w:tcPr>
            <w:tcW w:w="993" w:type="dxa"/>
          </w:tcPr>
          <w:p w14:paraId="78470D4F" w14:textId="67556D99" w:rsidR="00491356" w:rsidRPr="004F3B18" w:rsidRDefault="00E93FA7" w:rsidP="00491356">
            <w:pPr>
              <w:jc w:val="center"/>
              <w:rPr>
                <w:rFonts w:ascii="Calibri" w:hAnsi="Calibri" w:cs="Calibri"/>
              </w:rPr>
            </w:pPr>
            <w:r w:rsidRPr="004F3B18">
              <w:rPr>
                <w:rFonts w:ascii="Calibri" w:hAnsi="Calibri" w:cs="Calibri"/>
              </w:rPr>
              <w:t>-0.72</w:t>
            </w:r>
          </w:p>
        </w:tc>
        <w:tc>
          <w:tcPr>
            <w:tcW w:w="850" w:type="dxa"/>
          </w:tcPr>
          <w:p w14:paraId="58D67CB8" w14:textId="4467768A" w:rsidR="00491356" w:rsidRPr="004F3B18" w:rsidRDefault="00E93FA7" w:rsidP="00491356">
            <w:pPr>
              <w:jc w:val="center"/>
              <w:rPr>
                <w:rFonts w:ascii="Calibri" w:hAnsi="Calibri" w:cs="Calibri"/>
              </w:rPr>
            </w:pPr>
            <w:r w:rsidRPr="004F3B18">
              <w:rPr>
                <w:rFonts w:ascii="Calibri" w:hAnsi="Calibri" w:cs="Calibri"/>
              </w:rPr>
              <w:t>0.81</w:t>
            </w:r>
          </w:p>
        </w:tc>
        <w:tc>
          <w:tcPr>
            <w:tcW w:w="941" w:type="dxa"/>
          </w:tcPr>
          <w:p w14:paraId="377B83C6" w14:textId="2CC3A383" w:rsidR="00491356" w:rsidRPr="004F3B18" w:rsidRDefault="00E93FA7" w:rsidP="00491356">
            <w:pPr>
              <w:jc w:val="center"/>
              <w:rPr>
                <w:rFonts w:ascii="Calibri" w:hAnsi="Calibri" w:cs="Calibri"/>
              </w:rPr>
            </w:pPr>
            <w:r w:rsidRPr="004F3B18">
              <w:rPr>
                <w:rFonts w:ascii="Calibri" w:hAnsi="Calibri" w:cs="Calibri"/>
              </w:rPr>
              <w:t>0.07</w:t>
            </w:r>
          </w:p>
        </w:tc>
      </w:tr>
      <w:tr w:rsidR="00491356" w:rsidRPr="004F3B18" w14:paraId="7661149F" w14:textId="77777777" w:rsidTr="002C7EE5">
        <w:tc>
          <w:tcPr>
            <w:tcW w:w="699" w:type="dxa"/>
            <w:vMerge/>
          </w:tcPr>
          <w:p w14:paraId="4425B918" w14:textId="77777777" w:rsidR="00491356" w:rsidRPr="004F3B18" w:rsidRDefault="00491356" w:rsidP="00491356">
            <w:pPr>
              <w:jc w:val="center"/>
              <w:rPr>
                <w:rFonts w:ascii="Calibri" w:hAnsi="Calibri" w:cs="Calibri"/>
              </w:rPr>
            </w:pPr>
          </w:p>
        </w:tc>
        <w:tc>
          <w:tcPr>
            <w:tcW w:w="1124" w:type="dxa"/>
            <w:vMerge/>
          </w:tcPr>
          <w:p w14:paraId="763AAD06" w14:textId="77777777" w:rsidR="00491356" w:rsidRPr="004F3B18" w:rsidRDefault="00491356" w:rsidP="00491356">
            <w:pPr>
              <w:jc w:val="center"/>
              <w:rPr>
                <w:rFonts w:ascii="Calibri" w:hAnsi="Calibri" w:cs="Calibri"/>
              </w:rPr>
            </w:pPr>
          </w:p>
        </w:tc>
        <w:tc>
          <w:tcPr>
            <w:tcW w:w="851" w:type="dxa"/>
          </w:tcPr>
          <w:p w14:paraId="440CC12E" w14:textId="77777777" w:rsidR="00491356" w:rsidRPr="004F3B18" w:rsidRDefault="00491356" w:rsidP="00491356">
            <w:pPr>
              <w:jc w:val="center"/>
              <w:rPr>
                <w:rFonts w:ascii="Calibri" w:hAnsi="Calibri" w:cs="Calibri"/>
              </w:rPr>
            </w:pPr>
            <w:r w:rsidRPr="004F3B18">
              <w:rPr>
                <w:rFonts w:ascii="Calibri" w:hAnsi="Calibri" w:cs="Calibri"/>
              </w:rPr>
              <w:t>100</w:t>
            </w:r>
          </w:p>
        </w:tc>
        <w:tc>
          <w:tcPr>
            <w:tcW w:w="753" w:type="dxa"/>
          </w:tcPr>
          <w:p w14:paraId="385BE13F" w14:textId="27A93B8F" w:rsidR="00491356" w:rsidRPr="004F3B18" w:rsidRDefault="00D12E7B" w:rsidP="00491356">
            <w:pPr>
              <w:jc w:val="center"/>
              <w:rPr>
                <w:rFonts w:ascii="Calibri" w:hAnsi="Calibri" w:cs="Calibri"/>
              </w:rPr>
            </w:pPr>
            <w:r w:rsidRPr="004F3B18">
              <w:rPr>
                <w:rFonts w:ascii="Calibri" w:hAnsi="Calibri" w:cs="Calibri"/>
              </w:rPr>
              <w:t>1.97</w:t>
            </w:r>
          </w:p>
        </w:tc>
        <w:tc>
          <w:tcPr>
            <w:tcW w:w="671" w:type="dxa"/>
          </w:tcPr>
          <w:p w14:paraId="37DCF811" w14:textId="570E4A06" w:rsidR="00491356" w:rsidRPr="004F3B18" w:rsidRDefault="00D12E7B" w:rsidP="00491356">
            <w:pPr>
              <w:jc w:val="center"/>
              <w:rPr>
                <w:rFonts w:ascii="Calibri" w:hAnsi="Calibri" w:cs="Calibri"/>
              </w:rPr>
            </w:pPr>
            <w:r w:rsidRPr="004F3B18">
              <w:rPr>
                <w:rFonts w:ascii="Calibri" w:hAnsi="Calibri" w:cs="Calibri"/>
              </w:rPr>
              <w:t>0.91</w:t>
            </w:r>
          </w:p>
        </w:tc>
        <w:tc>
          <w:tcPr>
            <w:tcW w:w="1285" w:type="dxa"/>
          </w:tcPr>
          <w:p w14:paraId="33257746" w14:textId="62233043" w:rsidR="00491356" w:rsidRPr="004F3B18" w:rsidRDefault="00A741C3" w:rsidP="00491356">
            <w:pPr>
              <w:jc w:val="center"/>
              <w:rPr>
                <w:rFonts w:ascii="Calibri" w:hAnsi="Calibri" w:cs="Calibri"/>
              </w:rPr>
            </w:pPr>
            <w:r w:rsidRPr="004F3B18">
              <w:rPr>
                <w:rFonts w:ascii="Calibri" w:hAnsi="Calibri" w:cs="Calibri"/>
              </w:rPr>
              <w:t>1.01</w:t>
            </w:r>
          </w:p>
        </w:tc>
        <w:tc>
          <w:tcPr>
            <w:tcW w:w="850" w:type="dxa"/>
          </w:tcPr>
          <w:p w14:paraId="3F5D7CC4" w14:textId="7D4AAB4C" w:rsidR="00491356" w:rsidRPr="004F3B18" w:rsidRDefault="00A741C3" w:rsidP="00491356">
            <w:pPr>
              <w:jc w:val="center"/>
              <w:rPr>
                <w:rFonts w:ascii="Calibri" w:hAnsi="Calibri" w:cs="Calibri"/>
              </w:rPr>
            </w:pPr>
            <w:r w:rsidRPr="004F3B18">
              <w:rPr>
                <w:rFonts w:ascii="Calibri" w:hAnsi="Calibri" w:cs="Calibri"/>
              </w:rPr>
              <w:t>5.51</w:t>
            </w:r>
          </w:p>
        </w:tc>
        <w:tc>
          <w:tcPr>
            <w:tcW w:w="993" w:type="dxa"/>
          </w:tcPr>
          <w:p w14:paraId="008837DC" w14:textId="286BFC49" w:rsidR="00491356" w:rsidRPr="004F3B18" w:rsidRDefault="00A741C3" w:rsidP="00491356">
            <w:pPr>
              <w:jc w:val="center"/>
              <w:rPr>
                <w:rFonts w:ascii="Calibri" w:hAnsi="Calibri" w:cs="Calibri"/>
              </w:rPr>
            </w:pPr>
            <w:r w:rsidRPr="004F3B18">
              <w:rPr>
                <w:rFonts w:ascii="Calibri" w:hAnsi="Calibri" w:cs="Calibri"/>
              </w:rPr>
              <w:t>-112.06</w:t>
            </w:r>
          </w:p>
        </w:tc>
        <w:tc>
          <w:tcPr>
            <w:tcW w:w="850" w:type="dxa"/>
          </w:tcPr>
          <w:p w14:paraId="04D39F6F" w14:textId="031F5519" w:rsidR="00491356" w:rsidRPr="004F3B18" w:rsidRDefault="00A741C3" w:rsidP="00491356">
            <w:pPr>
              <w:jc w:val="center"/>
              <w:rPr>
                <w:rFonts w:ascii="Calibri" w:hAnsi="Calibri" w:cs="Calibri"/>
              </w:rPr>
            </w:pPr>
            <w:r w:rsidRPr="004F3B18">
              <w:rPr>
                <w:rFonts w:ascii="Calibri" w:hAnsi="Calibri" w:cs="Calibri"/>
              </w:rPr>
              <w:t>7.89</w:t>
            </w:r>
          </w:p>
        </w:tc>
        <w:tc>
          <w:tcPr>
            <w:tcW w:w="941" w:type="dxa"/>
          </w:tcPr>
          <w:p w14:paraId="459814C1" w14:textId="74318B37" w:rsidR="00491356" w:rsidRPr="004F3B18" w:rsidRDefault="00A741C3" w:rsidP="00491356">
            <w:pPr>
              <w:jc w:val="center"/>
              <w:rPr>
                <w:rFonts w:ascii="Calibri" w:hAnsi="Calibri" w:cs="Calibri"/>
              </w:rPr>
            </w:pPr>
            <w:r w:rsidRPr="004F3B18">
              <w:rPr>
                <w:rFonts w:ascii="Calibri" w:hAnsi="Calibri" w:cs="Calibri"/>
              </w:rPr>
              <w:t>-54.75</w:t>
            </w:r>
          </w:p>
        </w:tc>
      </w:tr>
      <w:tr w:rsidR="00491356" w:rsidRPr="004F3B18" w14:paraId="05EA829D" w14:textId="77777777" w:rsidTr="002C7EE5">
        <w:tc>
          <w:tcPr>
            <w:tcW w:w="699" w:type="dxa"/>
            <w:vMerge/>
          </w:tcPr>
          <w:p w14:paraId="056116EB" w14:textId="77777777" w:rsidR="00491356" w:rsidRPr="004F3B18" w:rsidRDefault="00491356" w:rsidP="00491356">
            <w:pPr>
              <w:jc w:val="center"/>
              <w:rPr>
                <w:rFonts w:ascii="Calibri" w:hAnsi="Calibri" w:cs="Calibri"/>
              </w:rPr>
            </w:pPr>
          </w:p>
        </w:tc>
        <w:tc>
          <w:tcPr>
            <w:tcW w:w="1124" w:type="dxa"/>
            <w:vMerge/>
          </w:tcPr>
          <w:p w14:paraId="78B8F249" w14:textId="77777777" w:rsidR="00491356" w:rsidRPr="004F3B18" w:rsidRDefault="00491356" w:rsidP="00491356">
            <w:pPr>
              <w:jc w:val="center"/>
              <w:rPr>
                <w:rFonts w:ascii="Calibri" w:hAnsi="Calibri" w:cs="Calibri"/>
              </w:rPr>
            </w:pPr>
          </w:p>
        </w:tc>
        <w:tc>
          <w:tcPr>
            <w:tcW w:w="851" w:type="dxa"/>
          </w:tcPr>
          <w:p w14:paraId="6A33CE35" w14:textId="77777777" w:rsidR="00491356" w:rsidRPr="004F3B18" w:rsidRDefault="00491356" w:rsidP="00491356">
            <w:pPr>
              <w:jc w:val="center"/>
              <w:rPr>
                <w:rFonts w:ascii="Calibri" w:hAnsi="Calibri" w:cs="Calibri"/>
              </w:rPr>
            </w:pPr>
            <w:r w:rsidRPr="004F3B18">
              <w:rPr>
                <w:rFonts w:ascii="Calibri" w:hAnsi="Calibri" w:cs="Calibri"/>
              </w:rPr>
              <w:t>150</w:t>
            </w:r>
          </w:p>
        </w:tc>
        <w:tc>
          <w:tcPr>
            <w:tcW w:w="753" w:type="dxa"/>
          </w:tcPr>
          <w:p w14:paraId="607AB27A" w14:textId="66A388B9" w:rsidR="00491356" w:rsidRPr="004F3B18" w:rsidRDefault="00B72478" w:rsidP="00491356">
            <w:pPr>
              <w:jc w:val="center"/>
              <w:rPr>
                <w:rFonts w:ascii="Calibri" w:hAnsi="Calibri" w:cs="Calibri"/>
              </w:rPr>
            </w:pPr>
            <w:r w:rsidRPr="004F3B18">
              <w:rPr>
                <w:rFonts w:ascii="Calibri" w:hAnsi="Calibri" w:cs="Calibri"/>
              </w:rPr>
              <w:t>2.36</w:t>
            </w:r>
          </w:p>
        </w:tc>
        <w:tc>
          <w:tcPr>
            <w:tcW w:w="671" w:type="dxa"/>
          </w:tcPr>
          <w:p w14:paraId="5E1DC963" w14:textId="0397EAA8" w:rsidR="00491356" w:rsidRPr="004F3B18" w:rsidRDefault="00B72478" w:rsidP="00491356">
            <w:pPr>
              <w:jc w:val="center"/>
              <w:rPr>
                <w:rFonts w:ascii="Calibri" w:hAnsi="Calibri" w:cs="Calibri"/>
              </w:rPr>
            </w:pPr>
            <w:r w:rsidRPr="004F3B18">
              <w:rPr>
                <w:rFonts w:ascii="Calibri" w:hAnsi="Calibri" w:cs="Calibri"/>
              </w:rPr>
              <w:t>0.89</w:t>
            </w:r>
          </w:p>
        </w:tc>
        <w:tc>
          <w:tcPr>
            <w:tcW w:w="1285" w:type="dxa"/>
          </w:tcPr>
          <w:p w14:paraId="37C3B75A" w14:textId="020065FB" w:rsidR="00491356" w:rsidRPr="004F3B18" w:rsidRDefault="00395195" w:rsidP="00491356">
            <w:pPr>
              <w:jc w:val="center"/>
              <w:rPr>
                <w:rFonts w:ascii="Calibri" w:hAnsi="Calibri" w:cs="Calibri"/>
              </w:rPr>
            </w:pPr>
            <w:r w:rsidRPr="004F3B18">
              <w:rPr>
                <w:rFonts w:ascii="Calibri" w:hAnsi="Calibri" w:cs="Calibri"/>
              </w:rPr>
              <w:t>1.27</w:t>
            </w:r>
          </w:p>
        </w:tc>
        <w:tc>
          <w:tcPr>
            <w:tcW w:w="850" w:type="dxa"/>
          </w:tcPr>
          <w:p w14:paraId="6A5DD01C" w14:textId="0A43D52E" w:rsidR="00491356" w:rsidRPr="004F3B18" w:rsidRDefault="00395195" w:rsidP="00491356">
            <w:pPr>
              <w:jc w:val="center"/>
              <w:rPr>
                <w:rFonts w:ascii="Calibri" w:hAnsi="Calibri" w:cs="Calibri"/>
              </w:rPr>
            </w:pPr>
            <w:r w:rsidRPr="004F3B18">
              <w:rPr>
                <w:rFonts w:ascii="Calibri" w:hAnsi="Calibri" w:cs="Calibri"/>
              </w:rPr>
              <w:t>1.55</w:t>
            </w:r>
          </w:p>
        </w:tc>
        <w:tc>
          <w:tcPr>
            <w:tcW w:w="993" w:type="dxa"/>
          </w:tcPr>
          <w:p w14:paraId="2C05A8E6" w14:textId="59246250" w:rsidR="00491356" w:rsidRPr="004F3B18" w:rsidRDefault="00395195" w:rsidP="00491356">
            <w:pPr>
              <w:jc w:val="center"/>
              <w:rPr>
                <w:rFonts w:ascii="Calibri" w:hAnsi="Calibri" w:cs="Calibri"/>
              </w:rPr>
            </w:pPr>
            <w:r w:rsidRPr="004F3B18">
              <w:rPr>
                <w:rFonts w:ascii="Calibri" w:hAnsi="Calibri" w:cs="Calibri"/>
              </w:rPr>
              <w:t>-8.86</w:t>
            </w:r>
          </w:p>
        </w:tc>
        <w:tc>
          <w:tcPr>
            <w:tcW w:w="850" w:type="dxa"/>
          </w:tcPr>
          <w:p w14:paraId="702D5A84" w14:textId="4A2765BC" w:rsidR="00491356" w:rsidRPr="004F3B18" w:rsidRDefault="00395195" w:rsidP="00491356">
            <w:pPr>
              <w:jc w:val="center"/>
              <w:rPr>
                <w:rFonts w:ascii="Calibri" w:hAnsi="Calibri" w:cs="Calibri"/>
              </w:rPr>
            </w:pPr>
            <w:r w:rsidRPr="004F3B18">
              <w:rPr>
                <w:rFonts w:ascii="Calibri" w:hAnsi="Calibri" w:cs="Calibri"/>
              </w:rPr>
              <w:t>2.22</w:t>
            </w:r>
          </w:p>
        </w:tc>
        <w:tc>
          <w:tcPr>
            <w:tcW w:w="941" w:type="dxa"/>
          </w:tcPr>
          <w:p w14:paraId="16F6676D" w14:textId="5DE5A649" w:rsidR="00491356" w:rsidRPr="004F3B18" w:rsidRDefault="00395195" w:rsidP="00491356">
            <w:pPr>
              <w:jc w:val="center"/>
              <w:rPr>
                <w:rFonts w:ascii="Calibri" w:hAnsi="Calibri" w:cs="Calibri"/>
              </w:rPr>
            </w:pPr>
            <w:r w:rsidRPr="004F3B18">
              <w:rPr>
                <w:rFonts w:ascii="Calibri" w:hAnsi="Calibri" w:cs="Calibri"/>
              </w:rPr>
              <w:t>-4.61</w:t>
            </w:r>
          </w:p>
        </w:tc>
      </w:tr>
    </w:tbl>
    <w:p w14:paraId="1D24F595" w14:textId="77777777" w:rsidR="00D2733E" w:rsidRPr="004F3B18" w:rsidRDefault="00D2733E" w:rsidP="00D2733E">
      <w:pPr>
        <w:rPr>
          <w:rFonts w:ascii="Calibri" w:hAnsi="Calibri" w:cs="Calibri"/>
        </w:rPr>
      </w:pPr>
    </w:p>
    <w:p w14:paraId="6A4B8B9B" w14:textId="3633EF00" w:rsidR="0059309F" w:rsidRPr="004F3B18" w:rsidRDefault="0059309F" w:rsidP="0059309F">
      <w:pPr>
        <w:pStyle w:val="Caption"/>
        <w:keepNext/>
        <w:rPr>
          <w:rFonts w:ascii="Calibri" w:hAnsi="Calibri" w:cs="Calibri"/>
        </w:rPr>
      </w:pPr>
      <w:bookmarkStart w:id="130" w:name="_Toc165500157"/>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35</w:t>
      </w:r>
      <w:r w:rsidRPr="004F3B18">
        <w:rPr>
          <w:rFonts w:ascii="Calibri" w:hAnsi="Calibri" w:cs="Calibri"/>
        </w:rPr>
        <w:fldChar w:fldCharType="end"/>
      </w:r>
      <w:r w:rsidRPr="004F3B18">
        <w:rPr>
          <w:rFonts w:ascii="Calibri" w:hAnsi="Calibri" w:cs="Calibri"/>
        </w:rPr>
        <w:t>: Model-4 Metrics of XOM With MinMaxScaler</w:t>
      </w:r>
      <w:bookmarkEnd w:id="130"/>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851"/>
        <w:gridCol w:w="992"/>
        <w:gridCol w:w="941"/>
      </w:tblGrid>
      <w:tr w:rsidR="00D2733E" w:rsidRPr="004F3B18" w14:paraId="166EF14E" w14:textId="77777777" w:rsidTr="00B260E9">
        <w:tc>
          <w:tcPr>
            <w:tcW w:w="2674" w:type="dxa"/>
            <w:gridSpan w:val="3"/>
          </w:tcPr>
          <w:p w14:paraId="2DEE1F4F" w14:textId="77777777" w:rsidR="00D2733E" w:rsidRPr="004F3B18" w:rsidRDefault="00D2733E" w:rsidP="00B260E9">
            <w:pPr>
              <w:jc w:val="center"/>
              <w:rPr>
                <w:rFonts w:ascii="Calibri" w:hAnsi="Calibri" w:cs="Calibri"/>
              </w:rPr>
            </w:pPr>
          </w:p>
        </w:tc>
        <w:tc>
          <w:tcPr>
            <w:tcW w:w="1424" w:type="dxa"/>
            <w:gridSpan w:val="2"/>
          </w:tcPr>
          <w:p w14:paraId="2333ECCC"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1A101272"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01" w:type="dxa"/>
            <w:gridSpan w:val="2"/>
          </w:tcPr>
          <w:p w14:paraId="75A06C10"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933" w:type="dxa"/>
            <w:gridSpan w:val="2"/>
          </w:tcPr>
          <w:p w14:paraId="265E9B0C"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6B1EC21D" w14:textId="77777777" w:rsidTr="00B260E9">
        <w:tc>
          <w:tcPr>
            <w:tcW w:w="699" w:type="dxa"/>
          </w:tcPr>
          <w:p w14:paraId="392BFDED"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67B9369A"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4770930D"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44C64326"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050AD217"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0B2A6233"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7405E796"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1" w:type="dxa"/>
          </w:tcPr>
          <w:p w14:paraId="21925403"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992" w:type="dxa"/>
          </w:tcPr>
          <w:p w14:paraId="05ADCDF0"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77C2114D"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520D438C" w14:textId="77777777" w:rsidTr="00B260E9">
        <w:tc>
          <w:tcPr>
            <w:tcW w:w="699" w:type="dxa"/>
            <w:vMerge w:val="restart"/>
          </w:tcPr>
          <w:p w14:paraId="1609B837" w14:textId="77777777" w:rsidR="00D2733E" w:rsidRPr="004F3B18" w:rsidRDefault="00D2733E" w:rsidP="00B260E9">
            <w:pPr>
              <w:jc w:val="center"/>
              <w:rPr>
                <w:rFonts w:ascii="Calibri" w:hAnsi="Calibri" w:cs="Calibri"/>
              </w:rPr>
            </w:pPr>
            <w:r w:rsidRPr="004F3B18">
              <w:rPr>
                <w:rFonts w:ascii="Calibri" w:hAnsi="Calibri" w:cs="Calibri"/>
              </w:rPr>
              <w:t>XOM</w:t>
            </w:r>
          </w:p>
        </w:tc>
        <w:tc>
          <w:tcPr>
            <w:tcW w:w="1124" w:type="dxa"/>
            <w:vMerge w:val="restart"/>
          </w:tcPr>
          <w:p w14:paraId="0DECDC31"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52C7FED8"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5D888367" w14:textId="017B2316" w:rsidR="00D2733E" w:rsidRPr="004F3B18" w:rsidRDefault="00E36BC6" w:rsidP="00B260E9">
            <w:pPr>
              <w:jc w:val="center"/>
              <w:rPr>
                <w:rFonts w:ascii="Calibri" w:hAnsi="Calibri" w:cs="Calibri"/>
              </w:rPr>
            </w:pPr>
            <w:r w:rsidRPr="004F3B18">
              <w:rPr>
                <w:rFonts w:ascii="Calibri" w:hAnsi="Calibri" w:cs="Calibri"/>
              </w:rPr>
              <w:t>3.04</w:t>
            </w:r>
          </w:p>
        </w:tc>
        <w:tc>
          <w:tcPr>
            <w:tcW w:w="671" w:type="dxa"/>
          </w:tcPr>
          <w:p w14:paraId="5925E593" w14:textId="487449E9" w:rsidR="00D2733E" w:rsidRPr="004F3B18" w:rsidRDefault="00E36BC6" w:rsidP="00B260E9">
            <w:pPr>
              <w:jc w:val="center"/>
              <w:rPr>
                <w:rFonts w:ascii="Calibri" w:hAnsi="Calibri" w:cs="Calibri"/>
              </w:rPr>
            </w:pPr>
            <w:r w:rsidRPr="004F3B18">
              <w:rPr>
                <w:rFonts w:ascii="Calibri" w:hAnsi="Calibri" w:cs="Calibri"/>
              </w:rPr>
              <w:t>0.88</w:t>
            </w:r>
          </w:p>
        </w:tc>
        <w:tc>
          <w:tcPr>
            <w:tcW w:w="1285" w:type="dxa"/>
          </w:tcPr>
          <w:p w14:paraId="1DE52C78" w14:textId="2D2040F3" w:rsidR="00D2733E" w:rsidRPr="004F3B18" w:rsidRDefault="00FD29EA" w:rsidP="00B260E9">
            <w:pPr>
              <w:jc w:val="center"/>
              <w:rPr>
                <w:rFonts w:ascii="Calibri" w:hAnsi="Calibri" w:cs="Calibri"/>
              </w:rPr>
            </w:pPr>
            <w:r w:rsidRPr="004F3B18">
              <w:rPr>
                <w:rFonts w:ascii="Calibri" w:hAnsi="Calibri" w:cs="Calibri"/>
              </w:rPr>
              <w:t>2.81</w:t>
            </w:r>
          </w:p>
        </w:tc>
        <w:tc>
          <w:tcPr>
            <w:tcW w:w="850" w:type="dxa"/>
          </w:tcPr>
          <w:p w14:paraId="7BE7B8EE" w14:textId="0FE00EB2" w:rsidR="00D2733E" w:rsidRPr="004F3B18" w:rsidRDefault="00FD29EA" w:rsidP="00B260E9">
            <w:pPr>
              <w:jc w:val="center"/>
              <w:rPr>
                <w:rFonts w:ascii="Calibri" w:hAnsi="Calibri" w:cs="Calibri"/>
              </w:rPr>
            </w:pPr>
            <w:r w:rsidRPr="004F3B18">
              <w:rPr>
                <w:rFonts w:ascii="Calibri" w:hAnsi="Calibri" w:cs="Calibri"/>
              </w:rPr>
              <w:t>2.46</w:t>
            </w:r>
          </w:p>
        </w:tc>
        <w:tc>
          <w:tcPr>
            <w:tcW w:w="851" w:type="dxa"/>
          </w:tcPr>
          <w:p w14:paraId="03AE6B4A" w14:textId="488117B4" w:rsidR="00D2733E" w:rsidRPr="004F3B18" w:rsidRDefault="00FD29EA" w:rsidP="00B260E9">
            <w:pPr>
              <w:jc w:val="center"/>
              <w:rPr>
                <w:rFonts w:ascii="Calibri" w:hAnsi="Calibri" w:cs="Calibri"/>
              </w:rPr>
            </w:pPr>
            <w:r w:rsidRPr="004F3B18">
              <w:rPr>
                <w:rFonts w:ascii="Calibri" w:hAnsi="Calibri" w:cs="Calibri"/>
              </w:rPr>
              <w:t>-4.9</w:t>
            </w:r>
          </w:p>
        </w:tc>
        <w:tc>
          <w:tcPr>
            <w:tcW w:w="992" w:type="dxa"/>
          </w:tcPr>
          <w:p w14:paraId="5556ADDA" w14:textId="38E0E8A5" w:rsidR="00D2733E" w:rsidRPr="004F3B18" w:rsidRDefault="00FD29EA" w:rsidP="00B260E9">
            <w:pPr>
              <w:jc w:val="center"/>
              <w:rPr>
                <w:rFonts w:ascii="Calibri" w:hAnsi="Calibri" w:cs="Calibri"/>
              </w:rPr>
            </w:pPr>
            <w:r w:rsidRPr="004F3B18">
              <w:rPr>
                <w:rFonts w:ascii="Calibri" w:hAnsi="Calibri" w:cs="Calibri"/>
              </w:rPr>
              <w:t>4.69</w:t>
            </w:r>
          </w:p>
        </w:tc>
        <w:tc>
          <w:tcPr>
            <w:tcW w:w="941" w:type="dxa"/>
          </w:tcPr>
          <w:p w14:paraId="79587855" w14:textId="32301B91" w:rsidR="00D2733E" w:rsidRPr="004F3B18" w:rsidRDefault="00FD29EA" w:rsidP="00B260E9">
            <w:pPr>
              <w:jc w:val="center"/>
              <w:rPr>
                <w:rFonts w:ascii="Calibri" w:hAnsi="Calibri" w:cs="Calibri"/>
              </w:rPr>
            </w:pPr>
            <w:r w:rsidRPr="004F3B18">
              <w:rPr>
                <w:rFonts w:ascii="Calibri" w:hAnsi="Calibri" w:cs="Calibri"/>
              </w:rPr>
              <w:t>-4.12</w:t>
            </w:r>
          </w:p>
        </w:tc>
      </w:tr>
      <w:tr w:rsidR="00D2733E" w:rsidRPr="004F3B18" w14:paraId="2B3D96CE" w14:textId="77777777" w:rsidTr="00B260E9">
        <w:tc>
          <w:tcPr>
            <w:tcW w:w="699" w:type="dxa"/>
            <w:vMerge/>
          </w:tcPr>
          <w:p w14:paraId="61E536A3" w14:textId="77777777" w:rsidR="00D2733E" w:rsidRPr="004F3B18" w:rsidRDefault="00D2733E" w:rsidP="00B260E9">
            <w:pPr>
              <w:jc w:val="center"/>
              <w:rPr>
                <w:rFonts w:ascii="Calibri" w:hAnsi="Calibri" w:cs="Calibri"/>
              </w:rPr>
            </w:pPr>
          </w:p>
        </w:tc>
        <w:tc>
          <w:tcPr>
            <w:tcW w:w="1124" w:type="dxa"/>
            <w:vMerge/>
          </w:tcPr>
          <w:p w14:paraId="316DF0D2" w14:textId="77777777" w:rsidR="00D2733E" w:rsidRPr="004F3B18" w:rsidRDefault="00D2733E" w:rsidP="00B260E9">
            <w:pPr>
              <w:jc w:val="center"/>
              <w:rPr>
                <w:rFonts w:ascii="Calibri" w:hAnsi="Calibri" w:cs="Calibri"/>
              </w:rPr>
            </w:pPr>
          </w:p>
        </w:tc>
        <w:tc>
          <w:tcPr>
            <w:tcW w:w="851" w:type="dxa"/>
          </w:tcPr>
          <w:p w14:paraId="61BC6774"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13D9ABB4" w14:textId="45A566B1" w:rsidR="00D2733E" w:rsidRPr="004F3B18" w:rsidRDefault="005B27FB" w:rsidP="00B260E9">
            <w:pPr>
              <w:jc w:val="center"/>
              <w:rPr>
                <w:rFonts w:ascii="Calibri" w:hAnsi="Calibri" w:cs="Calibri"/>
              </w:rPr>
            </w:pPr>
            <w:r w:rsidRPr="004F3B18">
              <w:rPr>
                <w:rFonts w:ascii="Calibri" w:hAnsi="Calibri" w:cs="Calibri"/>
              </w:rPr>
              <w:t>2.83</w:t>
            </w:r>
          </w:p>
        </w:tc>
        <w:tc>
          <w:tcPr>
            <w:tcW w:w="671" w:type="dxa"/>
          </w:tcPr>
          <w:p w14:paraId="209CD4B6" w14:textId="6A19FD09" w:rsidR="00D2733E" w:rsidRPr="004F3B18" w:rsidRDefault="005B27FB" w:rsidP="00B260E9">
            <w:pPr>
              <w:jc w:val="center"/>
              <w:rPr>
                <w:rFonts w:ascii="Calibri" w:hAnsi="Calibri" w:cs="Calibri"/>
              </w:rPr>
            </w:pPr>
            <w:r w:rsidRPr="004F3B18">
              <w:rPr>
                <w:rFonts w:ascii="Calibri" w:hAnsi="Calibri" w:cs="Calibri"/>
              </w:rPr>
              <w:t>0.9</w:t>
            </w:r>
          </w:p>
        </w:tc>
        <w:tc>
          <w:tcPr>
            <w:tcW w:w="1285" w:type="dxa"/>
          </w:tcPr>
          <w:p w14:paraId="3B99060F" w14:textId="1C39EFE7" w:rsidR="00D2733E" w:rsidRPr="004F3B18" w:rsidRDefault="008125B4" w:rsidP="00B260E9">
            <w:pPr>
              <w:jc w:val="center"/>
              <w:rPr>
                <w:rFonts w:ascii="Calibri" w:hAnsi="Calibri" w:cs="Calibri"/>
              </w:rPr>
            </w:pPr>
            <w:r w:rsidRPr="004F3B18">
              <w:rPr>
                <w:rFonts w:ascii="Calibri" w:hAnsi="Calibri" w:cs="Calibri"/>
              </w:rPr>
              <w:t>0.96</w:t>
            </w:r>
          </w:p>
        </w:tc>
        <w:tc>
          <w:tcPr>
            <w:tcW w:w="850" w:type="dxa"/>
          </w:tcPr>
          <w:p w14:paraId="788A5346" w14:textId="7A932203" w:rsidR="00D2733E" w:rsidRPr="004F3B18" w:rsidRDefault="008125B4" w:rsidP="00B260E9">
            <w:pPr>
              <w:jc w:val="center"/>
              <w:rPr>
                <w:rFonts w:ascii="Calibri" w:hAnsi="Calibri" w:cs="Calibri"/>
              </w:rPr>
            </w:pPr>
            <w:r w:rsidRPr="004F3B18">
              <w:rPr>
                <w:rFonts w:ascii="Calibri" w:hAnsi="Calibri" w:cs="Calibri"/>
              </w:rPr>
              <w:t>1.95</w:t>
            </w:r>
          </w:p>
        </w:tc>
        <w:tc>
          <w:tcPr>
            <w:tcW w:w="851" w:type="dxa"/>
          </w:tcPr>
          <w:p w14:paraId="6DA99EDC" w14:textId="27AECBCA" w:rsidR="00D2733E" w:rsidRPr="004F3B18" w:rsidRDefault="008125B4" w:rsidP="00B260E9">
            <w:pPr>
              <w:jc w:val="center"/>
              <w:rPr>
                <w:rFonts w:ascii="Calibri" w:hAnsi="Calibri" w:cs="Calibri"/>
              </w:rPr>
            </w:pPr>
            <w:r w:rsidRPr="004F3B18">
              <w:rPr>
                <w:rFonts w:ascii="Calibri" w:hAnsi="Calibri" w:cs="Calibri"/>
              </w:rPr>
              <w:t>-2.52</w:t>
            </w:r>
          </w:p>
        </w:tc>
        <w:tc>
          <w:tcPr>
            <w:tcW w:w="992" w:type="dxa"/>
          </w:tcPr>
          <w:p w14:paraId="1F4056A2" w14:textId="627B65CD" w:rsidR="00D2733E" w:rsidRPr="004F3B18" w:rsidRDefault="008125B4" w:rsidP="00B260E9">
            <w:pPr>
              <w:jc w:val="center"/>
              <w:rPr>
                <w:rFonts w:ascii="Calibri" w:hAnsi="Calibri" w:cs="Calibri"/>
              </w:rPr>
            </w:pPr>
            <w:r w:rsidRPr="004F3B18">
              <w:rPr>
                <w:rFonts w:ascii="Calibri" w:hAnsi="Calibri" w:cs="Calibri"/>
              </w:rPr>
              <w:t>1.78</w:t>
            </w:r>
          </w:p>
        </w:tc>
        <w:tc>
          <w:tcPr>
            <w:tcW w:w="941" w:type="dxa"/>
          </w:tcPr>
          <w:p w14:paraId="0248504F" w14:textId="630AE222" w:rsidR="00D2733E" w:rsidRPr="004F3B18" w:rsidRDefault="008125B4" w:rsidP="00B260E9">
            <w:pPr>
              <w:jc w:val="center"/>
              <w:rPr>
                <w:rFonts w:ascii="Calibri" w:hAnsi="Calibri" w:cs="Calibri"/>
              </w:rPr>
            </w:pPr>
            <w:r w:rsidRPr="004F3B18">
              <w:rPr>
                <w:rFonts w:ascii="Calibri" w:hAnsi="Calibri" w:cs="Calibri"/>
              </w:rPr>
              <w:t>0.35</w:t>
            </w:r>
          </w:p>
        </w:tc>
      </w:tr>
      <w:tr w:rsidR="00D2733E" w:rsidRPr="004F3B18" w14:paraId="4A28E1E2" w14:textId="77777777" w:rsidTr="00B260E9">
        <w:tc>
          <w:tcPr>
            <w:tcW w:w="699" w:type="dxa"/>
            <w:vMerge/>
          </w:tcPr>
          <w:p w14:paraId="74CF27D7" w14:textId="77777777" w:rsidR="00D2733E" w:rsidRPr="004F3B18" w:rsidRDefault="00D2733E" w:rsidP="00B260E9">
            <w:pPr>
              <w:jc w:val="center"/>
              <w:rPr>
                <w:rFonts w:ascii="Calibri" w:hAnsi="Calibri" w:cs="Calibri"/>
              </w:rPr>
            </w:pPr>
          </w:p>
        </w:tc>
        <w:tc>
          <w:tcPr>
            <w:tcW w:w="1124" w:type="dxa"/>
            <w:vMerge/>
          </w:tcPr>
          <w:p w14:paraId="4A384D21" w14:textId="77777777" w:rsidR="00D2733E" w:rsidRPr="004F3B18" w:rsidRDefault="00D2733E" w:rsidP="00B260E9">
            <w:pPr>
              <w:jc w:val="center"/>
              <w:rPr>
                <w:rFonts w:ascii="Calibri" w:hAnsi="Calibri" w:cs="Calibri"/>
              </w:rPr>
            </w:pPr>
          </w:p>
        </w:tc>
        <w:tc>
          <w:tcPr>
            <w:tcW w:w="851" w:type="dxa"/>
          </w:tcPr>
          <w:p w14:paraId="6CF3C5B9"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5EF54922" w14:textId="3186F4C8" w:rsidR="00D2733E" w:rsidRPr="004F3B18" w:rsidRDefault="00CF42E6" w:rsidP="00B260E9">
            <w:pPr>
              <w:jc w:val="center"/>
              <w:rPr>
                <w:rFonts w:ascii="Calibri" w:hAnsi="Calibri" w:cs="Calibri"/>
              </w:rPr>
            </w:pPr>
            <w:r w:rsidRPr="004F3B18">
              <w:rPr>
                <w:rFonts w:ascii="Calibri" w:hAnsi="Calibri" w:cs="Calibri"/>
              </w:rPr>
              <w:t>2.18</w:t>
            </w:r>
          </w:p>
        </w:tc>
        <w:tc>
          <w:tcPr>
            <w:tcW w:w="671" w:type="dxa"/>
          </w:tcPr>
          <w:p w14:paraId="0303922B" w14:textId="0F5A9949" w:rsidR="00D2733E" w:rsidRPr="004F3B18" w:rsidRDefault="00CF42E6" w:rsidP="00B260E9">
            <w:pPr>
              <w:jc w:val="center"/>
              <w:rPr>
                <w:rFonts w:ascii="Calibri" w:hAnsi="Calibri" w:cs="Calibri"/>
              </w:rPr>
            </w:pPr>
            <w:r w:rsidRPr="004F3B18">
              <w:rPr>
                <w:rFonts w:ascii="Calibri" w:hAnsi="Calibri" w:cs="Calibri"/>
              </w:rPr>
              <w:t>0.94</w:t>
            </w:r>
          </w:p>
        </w:tc>
        <w:tc>
          <w:tcPr>
            <w:tcW w:w="1285" w:type="dxa"/>
          </w:tcPr>
          <w:p w14:paraId="3B0B35EA" w14:textId="5A08DD8C" w:rsidR="00D2733E" w:rsidRPr="004F3B18" w:rsidRDefault="00AA19BA" w:rsidP="00B260E9">
            <w:pPr>
              <w:jc w:val="center"/>
              <w:rPr>
                <w:rFonts w:ascii="Calibri" w:hAnsi="Calibri" w:cs="Calibri"/>
              </w:rPr>
            </w:pPr>
            <w:r w:rsidRPr="004F3B18">
              <w:rPr>
                <w:rFonts w:ascii="Calibri" w:hAnsi="Calibri" w:cs="Calibri"/>
              </w:rPr>
              <w:t>0.73</w:t>
            </w:r>
          </w:p>
        </w:tc>
        <w:tc>
          <w:tcPr>
            <w:tcW w:w="850" w:type="dxa"/>
          </w:tcPr>
          <w:p w14:paraId="382037FD" w14:textId="2983268D" w:rsidR="00D2733E" w:rsidRPr="004F3B18" w:rsidRDefault="00AA19BA" w:rsidP="00B260E9">
            <w:pPr>
              <w:jc w:val="center"/>
              <w:rPr>
                <w:rFonts w:ascii="Calibri" w:hAnsi="Calibri" w:cs="Calibri"/>
              </w:rPr>
            </w:pPr>
            <w:r w:rsidRPr="004F3B18">
              <w:rPr>
                <w:rFonts w:ascii="Calibri" w:hAnsi="Calibri" w:cs="Calibri"/>
              </w:rPr>
              <w:t>5.93</w:t>
            </w:r>
          </w:p>
        </w:tc>
        <w:tc>
          <w:tcPr>
            <w:tcW w:w="851" w:type="dxa"/>
          </w:tcPr>
          <w:p w14:paraId="4710B78E" w14:textId="3CBA1F81" w:rsidR="00D2733E" w:rsidRPr="004F3B18" w:rsidRDefault="00AA19BA" w:rsidP="00B260E9">
            <w:pPr>
              <w:jc w:val="center"/>
              <w:rPr>
                <w:rFonts w:ascii="Calibri" w:hAnsi="Calibri" w:cs="Calibri"/>
              </w:rPr>
            </w:pPr>
            <w:r w:rsidRPr="004F3B18">
              <w:rPr>
                <w:rFonts w:ascii="Calibri" w:hAnsi="Calibri" w:cs="Calibri"/>
              </w:rPr>
              <w:t>-36.64</w:t>
            </w:r>
          </w:p>
        </w:tc>
        <w:tc>
          <w:tcPr>
            <w:tcW w:w="992" w:type="dxa"/>
          </w:tcPr>
          <w:p w14:paraId="675EA9D6" w14:textId="094476FF" w:rsidR="00D2733E" w:rsidRPr="004F3B18" w:rsidRDefault="00AA19BA" w:rsidP="00B260E9">
            <w:pPr>
              <w:jc w:val="center"/>
              <w:rPr>
                <w:rFonts w:ascii="Calibri" w:hAnsi="Calibri" w:cs="Calibri"/>
              </w:rPr>
            </w:pPr>
            <w:r w:rsidRPr="004F3B18">
              <w:rPr>
                <w:rFonts w:ascii="Calibri" w:hAnsi="Calibri" w:cs="Calibri"/>
              </w:rPr>
              <w:t>11.92</w:t>
            </w:r>
          </w:p>
        </w:tc>
        <w:tc>
          <w:tcPr>
            <w:tcW w:w="941" w:type="dxa"/>
          </w:tcPr>
          <w:p w14:paraId="35A65C1F" w14:textId="38050F21" w:rsidR="00D2733E" w:rsidRPr="004F3B18" w:rsidRDefault="00AA19BA" w:rsidP="00B260E9">
            <w:pPr>
              <w:jc w:val="center"/>
              <w:rPr>
                <w:rFonts w:ascii="Calibri" w:hAnsi="Calibri" w:cs="Calibri"/>
              </w:rPr>
            </w:pPr>
            <w:r w:rsidRPr="004F3B18">
              <w:rPr>
                <w:rFonts w:ascii="Calibri" w:hAnsi="Calibri" w:cs="Calibri"/>
              </w:rPr>
              <w:t>-30.69</w:t>
            </w:r>
          </w:p>
        </w:tc>
      </w:tr>
      <w:tr w:rsidR="00D2733E" w:rsidRPr="004F3B18" w14:paraId="67C54A15" w14:textId="77777777" w:rsidTr="00B260E9">
        <w:tc>
          <w:tcPr>
            <w:tcW w:w="699" w:type="dxa"/>
            <w:vMerge/>
          </w:tcPr>
          <w:p w14:paraId="1D6E8607" w14:textId="77777777" w:rsidR="00D2733E" w:rsidRPr="004F3B18" w:rsidRDefault="00D2733E" w:rsidP="00B260E9">
            <w:pPr>
              <w:jc w:val="center"/>
              <w:rPr>
                <w:rFonts w:ascii="Calibri" w:hAnsi="Calibri" w:cs="Calibri"/>
              </w:rPr>
            </w:pPr>
          </w:p>
        </w:tc>
        <w:tc>
          <w:tcPr>
            <w:tcW w:w="1124" w:type="dxa"/>
            <w:vMerge/>
          </w:tcPr>
          <w:p w14:paraId="341875BD" w14:textId="77777777" w:rsidR="00D2733E" w:rsidRPr="004F3B18" w:rsidRDefault="00D2733E" w:rsidP="00B260E9">
            <w:pPr>
              <w:jc w:val="center"/>
              <w:rPr>
                <w:rFonts w:ascii="Calibri" w:hAnsi="Calibri" w:cs="Calibri"/>
              </w:rPr>
            </w:pPr>
          </w:p>
        </w:tc>
        <w:tc>
          <w:tcPr>
            <w:tcW w:w="851" w:type="dxa"/>
          </w:tcPr>
          <w:p w14:paraId="29699A2B"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534C3A89" w14:textId="5E426EB4" w:rsidR="00D2733E" w:rsidRPr="004F3B18" w:rsidRDefault="005B1D4B" w:rsidP="00B260E9">
            <w:pPr>
              <w:jc w:val="center"/>
              <w:rPr>
                <w:rFonts w:ascii="Calibri" w:hAnsi="Calibri" w:cs="Calibri"/>
              </w:rPr>
            </w:pPr>
            <w:r w:rsidRPr="004F3B18">
              <w:rPr>
                <w:rFonts w:ascii="Calibri" w:hAnsi="Calibri" w:cs="Calibri"/>
              </w:rPr>
              <w:t>2.09</w:t>
            </w:r>
          </w:p>
        </w:tc>
        <w:tc>
          <w:tcPr>
            <w:tcW w:w="671" w:type="dxa"/>
          </w:tcPr>
          <w:p w14:paraId="2E6E8E96" w14:textId="31E3B80F" w:rsidR="00D2733E" w:rsidRPr="004F3B18" w:rsidRDefault="005B1D4B" w:rsidP="00B260E9">
            <w:pPr>
              <w:jc w:val="center"/>
              <w:rPr>
                <w:rFonts w:ascii="Calibri" w:hAnsi="Calibri" w:cs="Calibri"/>
              </w:rPr>
            </w:pPr>
            <w:r w:rsidRPr="004F3B18">
              <w:rPr>
                <w:rFonts w:ascii="Calibri" w:hAnsi="Calibri" w:cs="Calibri"/>
              </w:rPr>
              <w:t>0.94</w:t>
            </w:r>
          </w:p>
        </w:tc>
        <w:tc>
          <w:tcPr>
            <w:tcW w:w="1285" w:type="dxa"/>
          </w:tcPr>
          <w:p w14:paraId="6260CAC9" w14:textId="035D9B72" w:rsidR="00D2733E" w:rsidRPr="004F3B18" w:rsidRDefault="006B5EC8" w:rsidP="00B260E9">
            <w:pPr>
              <w:jc w:val="center"/>
              <w:rPr>
                <w:rFonts w:ascii="Calibri" w:hAnsi="Calibri" w:cs="Calibri"/>
              </w:rPr>
            </w:pPr>
            <w:r w:rsidRPr="004F3B18">
              <w:rPr>
                <w:rFonts w:ascii="Calibri" w:hAnsi="Calibri" w:cs="Calibri"/>
              </w:rPr>
              <w:t>0.67</w:t>
            </w:r>
          </w:p>
        </w:tc>
        <w:tc>
          <w:tcPr>
            <w:tcW w:w="850" w:type="dxa"/>
          </w:tcPr>
          <w:p w14:paraId="365066FF" w14:textId="7B4407B7" w:rsidR="00D2733E" w:rsidRPr="004F3B18" w:rsidRDefault="006B5EC8" w:rsidP="00B260E9">
            <w:pPr>
              <w:jc w:val="center"/>
              <w:rPr>
                <w:rFonts w:ascii="Calibri" w:hAnsi="Calibri" w:cs="Calibri"/>
              </w:rPr>
            </w:pPr>
            <w:r w:rsidRPr="004F3B18">
              <w:rPr>
                <w:rFonts w:ascii="Calibri" w:hAnsi="Calibri" w:cs="Calibri"/>
              </w:rPr>
              <w:t>2.64</w:t>
            </w:r>
          </w:p>
        </w:tc>
        <w:tc>
          <w:tcPr>
            <w:tcW w:w="851" w:type="dxa"/>
          </w:tcPr>
          <w:p w14:paraId="458C26A5" w14:textId="577EDA76" w:rsidR="00D2733E" w:rsidRPr="004F3B18" w:rsidRDefault="006B5EC8" w:rsidP="00B260E9">
            <w:pPr>
              <w:jc w:val="center"/>
              <w:rPr>
                <w:rFonts w:ascii="Calibri" w:hAnsi="Calibri" w:cs="Calibri"/>
              </w:rPr>
            </w:pPr>
            <w:r w:rsidRPr="004F3B18">
              <w:rPr>
                <w:rFonts w:ascii="Calibri" w:hAnsi="Calibri" w:cs="Calibri"/>
              </w:rPr>
              <w:t>-7.65</w:t>
            </w:r>
          </w:p>
        </w:tc>
        <w:tc>
          <w:tcPr>
            <w:tcW w:w="992" w:type="dxa"/>
          </w:tcPr>
          <w:p w14:paraId="2CB351E6" w14:textId="79AD5F2A" w:rsidR="00D2733E" w:rsidRPr="004F3B18" w:rsidRDefault="006B5EC8" w:rsidP="00B260E9">
            <w:pPr>
              <w:jc w:val="center"/>
              <w:rPr>
                <w:rFonts w:ascii="Calibri" w:hAnsi="Calibri" w:cs="Calibri"/>
              </w:rPr>
            </w:pPr>
            <w:r w:rsidRPr="004F3B18">
              <w:rPr>
                <w:rFonts w:ascii="Calibri" w:hAnsi="Calibri" w:cs="Calibri"/>
              </w:rPr>
              <w:t>6.25</w:t>
            </w:r>
          </w:p>
        </w:tc>
        <w:tc>
          <w:tcPr>
            <w:tcW w:w="941" w:type="dxa"/>
          </w:tcPr>
          <w:p w14:paraId="7659A2BE" w14:textId="73D0169C" w:rsidR="00D2733E" w:rsidRPr="004F3B18" w:rsidRDefault="006B5EC8" w:rsidP="00B260E9">
            <w:pPr>
              <w:jc w:val="center"/>
              <w:rPr>
                <w:rFonts w:ascii="Calibri" w:hAnsi="Calibri" w:cs="Calibri"/>
              </w:rPr>
            </w:pPr>
            <w:r w:rsidRPr="004F3B18">
              <w:rPr>
                <w:rFonts w:ascii="Calibri" w:hAnsi="Calibri" w:cs="Calibri"/>
              </w:rPr>
              <w:t>-8.67</w:t>
            </w:r>
          </w:p>
        </w:tc>
      </w:tr>
      <w:tr w:rsidR="00D2733E" w:rsidRPr="004F3B18" w14:paraId="2EE9A109" w14:textId="77777777" w:rsidTr="00B260E9">
        <w:tc>
          <w:tcPr>
            <w:tcW w:w="699" w:type="dxa"/>
            <w:vMerge/>
          </w:tcPr>
          <w:p w14:paraId="16B7F999" w14:textId="77777777" w:rsidR="00D2733E" w:rsidRPr="004F3B18" w:rsidRDefault="00D2733E" w:rsidP="00B260E9">
            <w:pPr>
              <w:jc w:val="center"/>
              <w:rPr>
                <w:rFonts w:ascii="Calibri" w:hAnsi="Calibri" w:cs="Calibri"/>
              </w:rPr>
            </w:pPr>
          </w:p>
        </w:tc>
        <w:tc>
          <w:tcPr>
            <w:tcW w:w="1124" w:type="dxa"/>
            <w:vMerge w:val="restart"/>
          </w:tcPr>
          <w:p w14:paraId="2AEF20A0"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32C35CE3"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0BCF443D" w14:textId="3FFAE7FC" w:rsidR="00D2733E" w:rsidRPr="004F3B18" w:rsidRDefault="00A453E4" w:rsidP="00B260E9">
            <w:pPr>
              <w:jc w:val="center"/>
              <w:rPr>
                <w:rFonts w:ascii="Calibri" w:hAnsi="Calibri" w:cs="Calibri"/>
              </w:rPr>
            </w:pPr>
            <w:r w:rsidRPr="004F3B18">
              <w:rPr>
                <w:rFonts w:ascii="Calibri" w:hAnsi="Calibri" w:cs="Calibri"/>
              </w:rPr>
              <w:t>2.76</w:t>
            </w:r>
          </w:p>
        </w:tc>
        <w:tc>
          <w:tcPr>
            <w:tcW w:w="671" w:type="dxa"/>
          </w:tcPr>
          <w:p w14:paraId="29798E7C" w14:textId="04A97BFE" w:rsidR="00D2733E" w:rsidRPr="004F3B18" w:rsidRDefault="00A453E4" w:rsidP="00B260E9">
            <w:pPr>
              <w:jc w:val="center"/>
              <w:rPr>
                <w:rFonts w:ascii="Calibri" w:hAnsi="Calibri" w:cs="Calibri"/>
              </w:rPr>
            </w:pPr>
            <w:r w:rsidRPr="004F3B18">
              <w:rPr>
                <w:rFonts w:ascii="Calibri" w:hAnsi="Calibri" w:cs="Calibri"/>
              </w:rPr>
              <w:t>0.9</w:t>
            </w:r>
          </w:p>
        </w:tc>
        <w:tc>
          <w:tcPr>
            <w:tcW w:w="1285" w:type="dxa"/>
          </w:tcPr>
          <w:p w14:paraId="375BF8F9" w14:textId="5D53E462" w:rsidR="00D2733E" w:rsidRPr="004F3B18" w:rsidRDefault="00722E72" w:rsidP="00B260E9">
            <w:pPr>
              <w:jc w:val="center"/>
              <w:rPr>
                <w:rFonts w:ascii="Calibri" w:hAnsi="Calibri" w:cs="Calibri"/>
              </w:rPr>
            </w:pPr>
            <w:r w:rsidRPr="004F3B18">
              <w:rPr>
                <w:rFonts w:ascii="Calibri" w:hAnsi="Calibri" w:cs="Calibri"/>
              </w:rPr>
              <w:t>4.37</w:t>
            </w:r>
          </w:p>
        </w:tc>
        <w:tc>
          <w:tcPr>
            <w:tcW w:w="850" w:type="dxa"/>
          </w:tcPr>
          <w:p w14:paraId="5E6B3EB3" w14:textId="507326B2" w:rsidR="00D2733E" w:rsidRPr="004F3B18" w:rsidRDefault="00722E72" w:rsidP="00B260E9">
            <w:pPr>
              <w:jc w:val="center"/>
              <w:rPr>
                <w:rFonts w:ascii="Calibri" w:hAnsi="Calibri" w:cs="Calibri"/>
              </w:rPr>
            </w:pPr>
            <w:r w:rsidRPr="004F3B18">
              <w:rPr>
                <w:rFonts w:ascii="Calibri" w:hAnsi="Calibri" w:cs="Calibri"/>
              </w:rPr>
              <w:t>8.6</w:t>
            </w:r>
          </w:p>
        </w:tc>
        <w:tc>
          <w:tcPr>
            <w:tcW w:w="851" w:type="dxa"/>
          </w:tcPr>
          <w:p w14:paraId="5351357D" w14:textId="19111CEA" w:rsidR="00D2733E" w:rsidRPr="004F3B18" w:rsidRDefault="00722E72" w:rsidP="00B260E9">
            <w:pPr>
              <w:jc w:val="center"/>
              <w:rPr>
                <w:rFonts w:ascii="Calibri" w:hAnsi="Calibri" w:cs="Calibri"/>
              </w:rPr>
            </w:pPr>
            <w:r w:rsidRPr="004F3B18">
              <w:rPr>
                <w:rFonts w:ascii="Calibri" w:hAnsi="Calibri" w:cs="Calibri"/>
              </w:rPr>
              <w:t>-62.69</w:t>
            </w:r>
          </w:p>
        </w:tc>
        <w:tc>
          <w:tcPr>
            <w:tcW w:w="992" w:type="dxa"/>
          </w:tcPr>
          <w:p w14:paraId="6D7DDBCB" w14:textId="1485C9FB" w:rsidR="00D2733E" w:rsidRPr="004F3B18" w:rsidRDefault="00722E72" w:rsidP="00B260E9">
            <w:pPr>
              <w:jc w:val="center"/>
              <w:rPr>
                <w:rFonts w:ascii="Calibri" w:hAnsi="Calibri" w:cs="Calibri"/>
              </w:rPr>
            </w:pPr>
            <w:r w:rsidRPr="004F3B18">
              <w:rPr>
                <w:rFonts w:ascii="Calibri" w:hAnsi="Calibri" w:cs="Calibri"/>
              </w:rPr>
              <w:t>14.07</w:t>
            </w:r>
          </w:p>
        </w:tc>
        <w:tc>
          <w:tcPr>
            <w:tcW w:w="941" w:type="dxa"/>
          </w:tcPr>
          <w:p w14:paraId="1065DD5B" w14:textId="38EFD20E" w:rsidR="00D2733E" w:rsidRPr="004F3B18" w:rsidRDefault="00722E72" w:rsidP="00B260E9">
            <w:pPr>
              <w:jc w:val="center"/>
              <w:rPr>
                <w:rFonts w:ascii="Calibri" w:hAnsi="Calibri" w:cs="Calibri"/>
              </w:rPr>
            </w:pPr>
            <w:r w:rsidRPr="004F3B18">
              <w:rPr>
                <w:rFonts w:ascii="Calibri" w:hAnsi="Calibri" w:cs="Calibri"/>
              </w:rPr>
              <w:t>-38.44</w:t>
            </w:r>
          </w:p>
        </w:tc>
      </w:tr>
      <w:tr w:rsidR="00491356" w:rsidRPr="004F3B18" w14:paraId="0C29DA90" w14:textId="77777777" w:rsidTr="00B260E9">
        <w:tc>
          <w:tcPr>
            <w:tcW w:w="699" w:type="dxa"/>
            <w:vMerge/>
          </w:tcPr>
          <w:p w14:paraId="53D399DB" w14:textId="77777777" w:rsidR="00491356" w:rsidRPr="004F3B18" w:rsidRDefault="00491356" w:rsidP="00491356">
            <w:pPr>
              <w:jc w:val="center"/>
              <w:rPr>
                <w:rFonts w:ascii="Calibri" w:hAnsi="Calibri" w:cs="Calibri"/>
              </w:rPr>
            </w:pPr>
          </w:p>
        </w:tc>
        <w:tc>
          <w:tcPr>
            <w:tcW w:w="1124" w:type="dxa"/>
            <w:vMerge/>
          </w:tcPr>
          <w:p w14:paraId="77C23A40" w14:textId="77777777" w:rsidR="00491356" w:rsidRPr="004F3B18" w:rsidRDefault="00491356" w:rsidP="00491356">
            <w:pPr>
              <w:jc w:val="center"/>
              <w:rPr>
                <w:rFonts w:ascii="Calibri" w:hAnsi="Calibri" w:cs="Calibri"/>
              </w:rPr>
            </w:pPr>
          </w:p>
        </w:tc>
        <w:tc>
          <w:tcPr>
            <w:tcW w:w="851" w:type="dxa"/>
          </w:tcPr>
          <w:p w14:paraId="7141A554" w14:textId="77777777" w:rsidR="00491356" w:rsidRPr="004F3B18" w:rsidRDefault="00491356" w:rsidP="00491356">
            <w:pPr>
              <w:jc w:val="center"/>
              <w:rPr>
                <w:rFonts w:ascii="Calibri" w:hAnsi="Calibri" w:cs="Calibri"/>
              </w:rPr>
            </w:pPr>
            <w:r w:rsidRPr="004F3B18">
              <w:rPr>
                <w:rFonts w:ascii="Calibri" w:hAnsi="Calibri" w:cs="Calibri"/>
              </w:rPr>
              <w:t>50</w:t>
            </w:r>
          </w:p>
        </w:tc>
        <w:tc>
          <w:tcPr>
            <w:tcW w:w="753" w:type="dxa"/>
          </w:tcPr>
          <w:p w14:paraId="7E707FEC" w14:textId="3C7EF4C4" w:rsidR="00491356" w:rsidRPr="004F3B18" w:rsidRDefault="00491356" w:rsidP="00491356">
            <w:pPr>
              <w:jc w:val="center"/>
              <w:rPr>
                <w:rFonts w:ascii="Calibri" w:hAnsi="Calibri" w:cs="Calibri"/>
              </w:rPr>
            </w:pPr>
            <w:r w:rsidRPr="004F3B18">
              <w:rPr>
                <w:rFonts w:ascii="Calibri" w:hAnsi="Calibri" w:cs="Calibri"/>
              </w:rPr>
              <w:t>2.66</w:t>
            </w:r>
          </w:p>
        </w:tc>
        <w:tc>
          <w:tcPr>
            <w:tcW w:w="671" w:type="dxa"/>
          </w:tcPr>
          <w:p w14:paraId="3CE87D0A" w14:textId="6D80D1F3" w:rsidR="00491356" w:rsidRPr="004F3B18" w:rsidRDefault="00491356" w:rsidP="00491356">
            <w:pPr>
              <w:jc w:val="center"/>
              <w:rPr>
                <w:rFonts w:ascii="Calibri" w:hAnsi="Calibri" w:cs="Calibri"/>
              </w:rPr>
            </w:pPr>
            <w:r w:rsidRPr="004F3B18">
              <w:rPr>
                <w:rFonts w:ascii="Calibri" w:hAnsi="Calibri" w:cs="Calibri"/>
              </w:rPr>
              <w:t>0.91</w:t>
            </w:r>
          </w:p>
        </w:tc>
        <w:tc>
          <w:tcPr>
            <w:tcW w:w="1285" w:type="dxa"/>
          </w:tcPr>
          <w:p w14:paraId="3E11CFA9" w14:textId="03051B85" w:rsidR="00491356" w:rsidRPr="004F3B18" w:rsidRDefault="008C106D" w:rsidP="00491356">
            <w:pPr>
              <w:jc w:val="center"/>
              <w:rPr>
                <w:rFonts w:ascii="Calibri" w:hAnsi="Calibri" w:cs="Calibri"/>
              </w:rPr>
            </w:pPr>
            <w:r w:rsidRPr="004F3B18">
              <w:rPr>
                <w:rFonts w:ascii="Calibri" w:hAnsi="Calibri" w:cs="Calibri"/>
              </w:rPr>
              <w:t>1.32</w:t>
            </w:r>
          </w:p>
        </w:tc>
        <w:tc>
          <w:tcPr>
            <w:tcW w:w="850" w:type="dxa"/>
          </w:tcPr>
          <w:p w14:paraId="4C5856DE" w14:textId="1F94354A" w:rsidR="00491356" w:rsidRPr="004F3B18" w:rsidRDefault="00836335" w:rsidP="00491356">
            <w:pPr>
              <w:jc w:val="center"/>
              <w:rPr>
                <w:rFonts w:ascii="Calibri" w:hAnsi="Calibri" w:cs="Calibri"/>
              </w:rPr>
            </w:pPr>
            <w:r w:rsidRPr="004F3B18">
              <w:rPr>
                <w:rFonts w:ascii="Calibri" w:hAnsi="Calibri" w:cs="Calibri"/>
              </w:rPr>
              <w:t>3.69</w:t>
            </w:r>
          </w:p>
        </w:tc>
        <w:tc>
          <w:tcPr>
            <w:tcW w:w="851" w:type="dxa"/>
          </w:tcPr>
          <w:p w14:paraId="74095FA2" w14:textId="7BBFD446" w:rsidR="00491356" w:rsidRPr="004F3B18" w:rsidRDefault="00836335" w:rsidP="00491356">
            <w:pPr>
              <w:jc w:val="center"/>
              <w:rPr>
                <w:rFonts w:ascii="Calibri" w:hAnsi="Calibri" w:cs="Calibri"/>
              </w:rPr>
            </w:pPr>
            <w:r w:rsidRPr="004F3B18">
              <w:rPr>
                <w:rFonts w:ascii="Calibri" w:hAnsi="Calibri" w:cs="Calibri"/>
              </w:rPr>
              <w:t>-12.87</w:t>
            </w:r>
          </w:p>
        </w:tc>
        <w:tc>
          <w:tcPr>
            <w:tcW w:w="992" w:type="dxa"/>
          </w:tcPr>
          <w:p w14:paraId="26A6B3A7" w14:textId="1EAD0D1B" w:rsidR="00491356" w:rsidRPr="004F3B18" w:rsidRDefault="00836335" w:rsidP="00491356">
            <w:pPr>
              <w:jc w:val="center"/>
              <w:rPr>
                <w:rFonts w:ascii="Calibri" w:hAnsi="Calibri" w:cs="Calibri"/>
              </w:rPr>
            </w:pPr>
            <w:r w:rsidRPr="004F3B18">
              <w:rPr>
                <w:rFonts w:ascii="Calibri" w:hAnsi="Calibri" w:cs="Calibri"/>
              </w:rPr>
              <w:t>7.32</w:t>
            </w:r>
          </w:p>
        </w:tc>
        <w:tc>
          <w:tcPr>
            <w:tcW w:w="941" w:type="dxa"/>
          </w:tcPr>
          <w:p w14:paraId="6446D36D" w14:textId="105D287B" w:rsidR="00491356" w:rsidRPr="004F3B18" w:rsidRDefault="00836335" w:rsidP="00491356">
            <w:pPr>
              <w:jc w:val="center"/>
              <w:rPr>
                <w:rFonts w:ascii="Calibri" w:hAnsi="Calibri" w:cs="Calibri"/>
              </w:rPr>
            </w:pPr>
            <w:r w:rsidRPr="004F3B18">
              <w:rPr>
                <w:rFonts w:ascii="Calibri" w:hAnsi="Calibri" w:cs="Calibri"/>
              </w:rPr>
              <w:t>-11.13</w:t>
            </w:r>
          </w:p>
        </w:tc>
      </w:tr>
      <w:tr w:rsidR="00491356" w:rsidRPr="004F3B18" w14:paraId="65FA2A7F" w14:textId="77777777" w:rsidTr="00B260E9">
        <w:tc>
          <w:tcPr>
            <w:tcW w:w="699" w:type="dxa"/>
            <w:vMerge/>
          </w:tcPr>
          <w:p w14:paraId="3CB2713F" w14:textId="77777777" w:rsidR="00491356" w:rsidRPr="004F3B18" w:rsidRDefault="00491356" w:rsidP="00491356">
            <w:pPr>
              <w:jc w:val="center"/>
              <w:rPr>
                <w:rFonts w:ascii="Calibri" w:hAnsi="Calibri" w:cs="Calibri"/>
              </w:rPr>
            </w:pPr>
          </w:p>
        </w:tc>
        <w:tc>
          <w:tcPr>
            <w:tcW w:w="1124" w:type="dxa"/>
            <w:vMerge/>
          </w:tcPr>
          <w:p w14:paraId="24AF5ACD" w14:textId="77777777" w:rsidR="00491356" w:rsidRPr="004F3B18" w:rsidRDefault="00491356" w:rsidP="00491356">
            <w:pPr>
              <w:jc w:val="center"/>
              <w:rPr>
                <w:rFonts w:ascii="Calibri" w:hAnsi="Calibri" w:cs="Calibri"/>
              </w:rPr>
            </w:pPr>
          </w:p>
        </w:tc>
        <w:tc>
          <w:tcPr>
            <w:tcW w:w="851" w:type="dxa"/>
          </w:tcPr>
          <w:p w14:paraId="763B26F0" w14:textId="77777777" w:rsidR="00491356" w:rsidRPr="004F3B18" w:rsidRDefault="00491356" w:rsidP="00491356">
            <w:pPr>
              <w:jc w:val="center"/>
              <w:rPr>
                <w:rFonts w:ascii="Calibri" w:hAnsi="Calibri" w:cs="Calibri"/>
              </w:rPr>
            </w:pPr>
            <w:r w:rsidRPr="004F3B18">
              <w:rPr>
                <w:rFonts w:ascii="Calibri" w:hAnsi="Calibri" w:cs="Calibri"/>
              </w:rPr>
              <w:t>100</w:t>
            </w:r>
          </w:p>
        </w:tc>
        <w:tc>
          <w:tcPr>
            <w:tcW w:w="753" w:type="dxa"/>
          </w:tcPr>
          <w:p w14:paraId="5651B56E" w14:textId="55C7619E" w:rsidR="00491356" w:rsidRPr="004F3B18" w:rsidRDefault="001059F3" w:rsidP="00491356">
            <w:pPr>
              <w:jc w:val="center"/>
              <w:rPr>
                <w:rFonts w:ascii="Calibri" w:hAnsi="Calibri" w:cs="Calibri"/>
              </w:rPr>
            </w:pPr>
            <w:r w:rsidRPr="004F3B18">
              <w:rPr>
                <w:rFonts w:ascii="Calibri" w:hAnsi="Calibri" w:cs="Calibri"/>
              </w:rPr>
              <w:t>2.62</w:t>
            </w:r>
          </w:p>
        </w:tc>
        <w:tc>
          <w:tcPr>
            <w:tcW w:w="671" w:type="dxa"/>
          </w:tcPr>
          <w:p w14:paraId="17AA1AB3" w14:textId="34D701C0" w:rsidR="00491356" w:rsidRPr="004F3B18" w:rsidRDefault="001059F3" w:rsidP="00491356">
            <w:pPr>
              <w:jc w:val="center"/>
              <w:rPr>
                <w:rFonts w:ascii="Calibri" w:hAnsi="Calibri" w:cs="Calibri"/>
              </w:rPr>
            </w:pPr>
            <w:r w:rsidRPr="004F3B18">
              <w:rPr>
                <w:rFonts w:ascii="Calibri" w:hAnsi="Calibri" w:cs="Calibri"/>
              </w:rPr>
              <w:t>0.91</w:t>
            </w:r>
          </w:p>
        </w:tc>
        <w:tc>
          <w:tcPr>
            <w:tcW w:w="1285" w:type="dxa"/>
          </w:tcPr>
          <w:p w14:paraId="73CF016B" w14:textId="5026F884" w:rsidR="00491356" w:rsidRPr="004F3B18" w:rsidRDefault="00DE6DCF" w:rsidP="00491356">
            <w:pPr>
              <w:jc w:val="center"/>
              <w:rPr>
                <w:rFonts w:ascii="Calibri" w:hAnsi="Calibri" w:cs="Calibri"/>
              </w:rPr>
            </w:pPr>
            <w:r w:rsidRPr="004F3B18">
              <w:rPr>
                <w:rFonts w:ascii="Calibri" w:hAnsi="Calibri" w:cs="Calibri"/>
              </w:rPr>
              <w:t>1.2</w:t>
            </w:r>
          </w:p>
        </w:tc>
        <w:tc>
          <w:tcPr>
            <w:tcW w:w="850" w:type="dxa"/>
          </w:tcPr>
          <w:p w14:paraId="67764F25" w14:textId="7E1D6CD9" w:rsidR="00491356" w:rsidRPr="004F3B18" w:rsidRDefault="00DE6DCF" w:rsidP="00491356">
            <w:pPr>
              <w:jc w:val="center"/>
              <w:rPr>
                <w:rFonts w:ascii="Calibri" w:hAnsi="Calibri" w:cs="Calibri"/>
              </w:rPr>
            </w:pPr>
            <w:r w:rsidRPr="004F3B18">
              <w:rPr>
                <w:rFonts w:ascii="Calibri" w:hAnsi="Calibri" w:cs="Calibri"/>
              </w:rPr>
              <w:t>1.32</w:t>
            </w:r>
          </w:p>
        </w:tc>
        <w:tc>
          <w:tcPr>
            <w:tcW w:w="851" w:type="dxa"/>
          </w:tcPr>
          <w:p w14:paraId="40C72039" w14:textId="6B123E22" w:rsidR="00491356" w:rsidRPr="004F3B18" w:rsidRDefault="00DE6DCF" w:rsidP="00491356">
            <w:pPr>
              <w:jc w:val="center"/>
              <w:rPr>
                <w:rFonts w:ascii="Calibri" w:hAnsi="Calibri" w:cs="Calibri"/>
              </w:rPr>
            </w:pPr>
            <w:r w:rsidRPr="004F3B18">
              <w:rPr>
                <w:rFonts w:ascii="Calibri" w:hAnsi="Calibri" w:cs="Calibri"/>
              </w:rPr>
              <w:t>-0.82</w:t>
            </w:r>
          </w:p>
        </w:tc>
        <w:tc>
          <w:tcPr>
            <w:tcW w:w="992" w:type="dxa"/>
          </w:tcPr>
          <w:p w14:paraId="322C061F" w14:textId="413F05B6" w:rsidR="00491356" w:rsidRPr="004F3B18" w:rsidRDefault="00DE6DCF" w:rsidP="00491356">
            <w:pPr>
              <w:jc w:val="center"/>
              <w:rPr>
                <w:rFonts w:ascii="Calibri" w:hAnsi="Calibri" w:cs="Calibri"/>
              </w:rPr>
            </w:pPr>
            <w:r w:rsidRPr="004F3B18">
              <w:rPr>
                <w:rFonts w:ascii="Calibri" w:hAnsi="Calibri" w:cs="Calibri"/>
              </w:rPr>
              <w:t>1.57</w:t>
            </w:r>
          </w:p>
        </w:tc>
        <w:tc>
          <w:tcPr>
            <w:tcW w:w="941" w:type="dxa"/>
          </w:tcPr>
          <w:p w14:paraId="5DF39DD0" w14:textId="55798CC5" w:rsidR="00491356" w:rsidRPr="004F3B18" w:rsidRDefault="00A34476" w:rsidP="00491356">
            <w:pPr>
              <w:jc w:val="center"/>
              <w:rPr>
                <w:rFonts w:ascii="Calibri" w:hAnsi="Calibri" w:cs="Calibri"/>
              </w:rPr>
            </w:pPr>
            <w:r w:rsidRPr="004F3B18">
              <w:rPr>
                <w:rFonts w:ascii="Calibri" w:hAnsi="Calibri" w:cs="Calibri"/>
              </w:rPr>
              <w:t>0.29</w:t>
            </w:r>
          </w:p>
        </w:tc>
      </w:tr>
      <w:tr w:rsidR="00491356" w:rsidRPr="004F3B18" w14:paraId="40F7FB37" w14:textId="77777777" w:rsidTr="00B260E9">
        <w:tc>
          <w:tcPr>
            <w:tcW w:w="699" w:type="dxa"/>
            <w:vMerge/>
          </w:tcPr>
          <w:p w14:paraId="493D4698" w14:textId="77777777" w:rsidR="00491356" w:rsidRPr="004F3B18" w:rsidRDefault="00491356" w:rsidP="00491356">
            <w:pPr>
              <w:jc w:val="center"/>
              <w:rPr>
                <w:rFonts w:ascii="Calibri" w:hAnsi="Calibri" w:cs="Calibri"/>
              </w:rPr>
            </w:pPr>
          </w:p>
        </w:tc>
        <w:tc>
          <w:tcPr>
            <w:tcW w:w="1124" w:type="dxa"/>
            <w:vMerge/>
          </w:tcPr>
          <w:p w14:paraId="4ECA03BE" w14:textId="77777777" w:rsidR="00491356" w:rsidRPr="004F3B18" w:rsidRDefault="00491356" w:rsidP="00491356">
            <w:pPr>
              <w:jc w:val="center"/>
              <w:rPr>
                <w:rFonts w:ascii="Calibri" w:hAnsi="Calibri" w:cs="Calibri"/>
              </w:rPr>
            </w:pPr>
          </w:p>
        </w:tc>
        <w:tc>
          <w:tcPr>
            <w:tcW w:w="851" w:type="dxa"/>
          </w:tcPr>
          <w:p w14:paraId="36FE77A6" w14:textId="77777777" w:rsidR="00491356" w:rsidRPr="004F3B18" w:rsidRDefault="00491356" w:rsidP="00491356">
            <w:pPr>
              <w:jc w:val="center"/>
              <w:rPr>
                <w:rFonts w:ascii="Calibri" w:hAnsi="Calibri" w:cs="Calibri"/>
              </w:rPr>
            </w:pPr>
            <w:r w:rsidRPr="004F3B18">
              <w:rPr>
                <w:rFonts w:ascii="Calibri" w:hAnsi="Calibri" w:cs="Calibri"/>
              </w:rPr>
              <w:t>150</w:t>
            </w:r>
          </w:p>
        </w:tc>
        <w:tc>
          <w:tcPr>
            <w:tcW w:w="753" w:type="dxa"/>
          </w:tcPr>
          <w:p w14:paraId="5B40FD29" w14:textId="1D60C719" w:rsidR="00491356" w:rsidRPr="004F3B18" w:rsidRDefault="000912EE" w:rsidP="00491356">
            <w:pPr>
              <w:jc w:val="center"/>
              <w:rPr>
                <w:rFonts w:ascii="Calibri" w:hAnsi="Calibri" w:cs="Calibri"/>
              </w:rPr>
            </w:pPr>
            <w:r w:rsidRPr="004F3B18">
              <w:rPr>
                <w:rFonts w:ascii="Calibri" w:hAnsi="Calibri" w:cs="Calibri"/>
              </w:rPr>
              <w:t>2.03</w:t>
            </w:r>
          </w:p>
        </w:tc>
        <w:tc>
          <w:tcPr>
            <w:tcW w:w="671" w:type="dxa"/>
          </w:tcPr>
          <w:p w14:paraId="673CF046" w14:textId="60A2F202" w:rsidR="00491356" w:rsidRPr="004F3B18" w:rsidRDefault="000912EE" w:rsidP="00491356">
            <w:pPr>
              <w:jc w:val="center"/>
              <w:rPr>
                <w:rFonts w:ascii="Calibri" w:hAnsi="Calibri" w:cs="Calibri"/>
              </w:rPr>
            </w:pPr>
            <w:r w:rsidRPr="004F3B18">
              <w:rPr>
                <w:rFonts w:ascii="Calibri" w:hAnsi="Calibri" w:cs="Calibri"/>
              </w:rPr>
              <w:t>0.95</w:t>
            </w:r>
          </w:p>
        </w:tc>
        <w:tc>
          <w:tcPr>
            <w:tcW w:w="1285" w:type="dxa"/>
          </w:tcPr>
          <w:p w14:paraId="27DA9A3A" w14:textId="466D8100" w:rsidR="00491356" w:rsidRPr="004F3B18" w:rsidRDefault="0052078F" w:rsidP="00491356">
            <w:pPr>
              <w:jc w:val="center"/>
              <w:rPr>
                <w:rFonts w:ascii="Calibri" w:hAnsi="Calibri" w:cs="Calibri"/>
              </w:rPr>
            </w:pPr>
            <w:r w:rsidRPr="004F3B18">
              <w:rPr>
                <w:rFonts w:ascii="Calibri" w:hAnsi="Calibri" w:cs="Calibri"/>
              </w:rPr>
              <w:t>1.04</w:t>
            </w:r>
          </w:p>
        </w:tc>
        <w:tc>
          <w:tcPr>
            <w:tcW w:w="850" w:type="dxa"/>
          </w:tcPr>
          <w:p w14:paraId="085B7306" w14:textId="38FCD680" w:rsidR="00491356" w:rsidRPr="004F3B18" w:rsidRDefault="0052078F" w:rsidP="00491356">
            <w:pPr>
              <w:jc w:val="center"/>
              <w:rPr>
                <w:rFonts w:ascii="Calibri" w:hAnsi="Calibri" w:cs="Calibri"/>
              </w:rPr>
            </w:pPr>
            <w:r w:rsidRPr="004F3B18">
              <w:rPr>
                <w:rFonts w:ascii="Calibri" w:hAnsi="Calibri" w:cs="Calibri"/>
              </w:rPr>
              <w:t>1.47</w:t>
            </w:r>
          </w:p>
        </w:tc>
        <w:tc>
          <w:tcPr>
            <w:tcW w:w="851" w:type="dxa"/>
          </w:tcPr>
          <w:p w14:paraId="37585963" w14:textId="770555B1" w:rsidR="00491356" w:rsidRPr="004F3B18" w:rsidRDefault="0052078F" w:rsidP="00491356">
            <w:pPr>
              <w:jc w:val="center"/>
              <w:rPr>
                <w:rFonts w:ascii="Calibri" w:hAnsi="Calibri" w:cs="Calibri"/>
              </w:rPr>
            </w:pPr>
            <w:r w:rsidRPr="004F3B18">
              <w:rPr>
                <w:rFonts w:ascii="Calibri" w:hAnsi="Calibri" w:cs="Calibri"/>
              </w:rPr>
              <w:t>-1.2</w:t>
            </w:r>
          </w:p>
        </w:tc>
        <w:tc>
          <w:tcPr>
            <w:tcW w:w="992" w:type="dxa"/>
          </w:tcPr>
          <w:p w14:paraId="536A0B3F" w14:textId="418C16A9" w:rsidR="00491356" w:rsidRPr="004F3B18" w:rsidRDefault="0052078F" w:rsidP="00491356">
            <w:pPr>
              <w:jc w:val="center"/>
              <w:rPr>
                <w:rFonts w:ascii="Calibri" w:hAnsi="Calibri" w:cs="Calibri"/>
              </w:rPr>
            </w:pPr>
            <w:r w:rsidRPr="004F3B18">
              <w:rPr>
                <w:rFonts w:ascii="Calibri" w:hAnsi="Calibri" w:cs="Calibri"/>
              </w:rPr>
              <w:t>4.03</w:t>
            </w:r>
          </w:p>
        </w:tc>
        <w:tc>
          <w:tcPr>
            <w:tcW w:w="941" w:type="dxa"/>
          </w:tcPr>
          <w:p w14:paraId="263E5963" w14:textId="626D9808" w:rsidR="00491356" w:rsidRPr="004F3B18" w:rsidRDefault="0052078F" w:rsidP="00491356">
            <w:pPr>
              <w:jc w:val="center"/>
              <w:rPr>
                <w:rFonts w:ascii="Calibri" w:hAnsi="Calibri" w:cs="Calibri"/>
              </w:rPr>
            </w:pPr>
            <w:r w:rsidRPr="004F3B18">
              <w:rPr>
                <w:rFonts w:ascii="Calibri" w:hAnsi="Calibri" w:cs="Calibri"/>
              </w:rPr>
              <w:t>-3.55</w:t>
            </w:r>
          </w:p>
        </w:tc>
      </w:tr>
      <w:tr w:rsidR="00491356" w:rsidRPr="004F3B18" w14:paraId="58A1CC67" w14:textId="77777777" w:rsidTr="00B260E9">
        <w:tc>
          <w:tcPr>
            <w:tcW w:w="699" w:type="dxa"/>
            <w:vMerge/>
          </w:tcPr>
          <w:p w14:paraId="046D3511" w14:textId="77777777" w:rsidR="00491356" w:rsidRPr="004F3B18" w:rsidRDefault="00491356" w:rsidP="00491356">
            <w:pPr>
              <w:jc w:val="center"/>
              <w:rPr>
                <w:rFonts w:ascii="Calibri" w:hAnsi="Calibri" w:cs="Calibri"/>
              </w:rPr>
            </w:pPr>
          </w:p>
        </w:tc>
        <w:tc>
          <w:tcPr>
            <w:tcW w:w="1124" w:type="dxa"/>
            <w:vMerge w:val="restart"/>
          </w:tcPr>
          <w:p w14:paraId="6C99769C" w14:textId="77777777" w:rsidR="00491356" w:rsidRPr="004F3B18" w:rsidRDefault="00491356" w:rsidP="00491356">
            <w:pPr>
              <w:jc w:val="center"/>
              <w:rPr>
                <w:rFonts w:ascii="Calibri" w:hAnsi="Calibri" w:cs="Calibri"/>
              </w:rPr>
            </w:pPr>
            <w:r w:rsidRPr="004F3B18">
              <w:rPr>
                <w:rFonts w:ascii="Calibri" w:hAnsi="Calibri" w:cs="Calibri"/>
              </w:rPr>
              <w:t>50</w:t>
            </w:r>
          </w:p>
        </w:tc>
        <w:tc>
          <w:tcPr>
            <w:tcW w:w="851" w:type="dxa"/>
          </w:tcPr>
          <w:p w14:paraId="566829AB" w14:textId="77777777" w:rsidR="00491356" w:rsidRPr="004F3B18" w:rsidRDefault="00491356" w:rsidP="00491356">
            <w:pPr>
              <w:jc w:val="center"/>
              <w:rPr>
                <w:rFonts w:ascii="Calibri" w:hAnsi="Calibri" w:cs="Calibri"/>
              </w:rPr>
            </w:pPr>
            <w:r w:rsidRPr="004F3B18">
              <w:rPr>
                <w:rFonts w:ascii="Calibri" w:hAnsi="Calibri" w:cs="Calibri"/>
              </w:rPr>
              <w:t>20</w:t>
            </w:r>
          </w:p>
        </w:tc>
        <w:tc>
          <w:tcPr>
            <w:tcW w:w="753" w:type="dxa"/>
          </w:tcPr>
          <w:p w14:paraId="75136DA5" w14:textId="2F833B94" w:rsidR="00491356" w:rsidRPr="004F3B18" w:rsidRDefault="00841F1B" w:rsidP="00491356">
            <w:pPr>
              <w:jc w:val="center"/>
              <w:rPr>
                <w:rFonts w:ascii="Calibri" w:hAnsi="Calibri" w:cs="Calibri"/>
              </w:rPr>
            </w:pPr>
            <w:r w:rsidRPr="004F3B18">
              <w:rPr>
                <w:rFonts w:ascii="Calibri" w:hAnsi="Calibri" w:cs="Calibri"/>
              </w:rPr>
              <w:t>4.58</w:t>
            </w:r>
          </w:p>
        </w:tc>
        <w:tc>
          <w:tcPr>
            <w:tcW w:w="671" w:type="dxa"/>
          </w:tcPr>
          <w:p w14:paraId="05623BB2" w14:textId="5C200013" w:rsidR="00491356" w:rsidRPr="004F3B18" w:rsidRDefault="00841F1B" w:rsidP="00491356">
            <w:pPr>
              <w:jc w:val="center"/>
              <w:rPr>
                <w:rFonts w:ascii="Calibri" w:hAnsi="Calibri" w:cs="Calibri"/>
              </w:rPr>
            </w:pPr>
            <w:r w:rsidRPr="004F3B18">
              <w:rPr>
                <w:rFonts w:ascii="Calibri" w:hAnsi="Calibri" w:cs="Calibri"/>
              </w:rPr>
              <w:t>0.75</w:t>
            </w:r>
          </w:p>
        </w:tc>
        <w:tc>
          <w:tcPr>
            <w:tcW w:w="1285" w:type="dxa"/>
          </w:tcPr>
          <w:p w14:paraId="2498CCBE" w14:textId="3479F30B" w:rsidR="00491356" w:rsidRPr="004F3B18" w:rsidRDefault="00E677E2" w:rsidP="00491356">
            <w:pPr>
              <w:jc w:val="center"/>
              <w:rPr>
                <w:rFonts w:ascii="Calibri" w:hAnsi="Calibri" w:cs="Calibri"/>
              </w:rPr>
            </w:pPr>
            <w:r w:rsidRPr="004F3B18">
              <w:rPr>
                <w:rFonts w:ascii="Calibri" w:hAnsi="Calibri" w:cs="Calibri"/>
              </w:rPr>
              <w:t>1.02</w:t>
            </w:r>
          </w:p>
        </w:tc>
        <w:tc>
          <w:tcPr>
            <w:tcW w:w="850" w:type="dxa"/>
          </w:tcPr>
          <w:p w14:paraId="14F36DE4" w14:textId="3AEF1437" w:rsidR="00491356" w:rsidRPr="004F3B18" w:rsidRDefault="00E677E2" w:rsidP="00491356">
            <w:pPr>
              <w:jc w:val="center"/>
              <w:rPr>
                <w:rFonts w:ascii="Calibri" w:hAnsi="Calibri" w:cs="Calibri"/>
              </w:rPr>
            </w:pPr>
            <w:r w:rsidRPr="004F3B18">
              <w:rPr>
                <w:rFonts w:ascii="Calibri" w:hAnsi="Calibri" w:cs="Calibri"/>
              </w:rPr>
              <w:t>1.18</w:t>
            </w:r>
          </w:p>
        </w:tc>
        <w:tc>
          <w:tcPr>
            <w:tcW w:w="851" w:type="dxa"/>
          </w:tcPr>
          <w:p w14:paraId="59CB87A3" w14:textId="419328AB" w:rsidR="00491356" w:rsidRPr="004F3B18" w:rsidRDefault="00E677E2" w:rsidP="00491356">
            <w:pPr>
              <w:jc w:val="center"/>
              <w:rPr>
                <w:rFonts w:ascii="Calibri" w:hAnsi="Calibri" w:cs="Calibri"/>
              </w:rPr>
            </w:pPr>
            <w:r w:rsidRPr="004F3B18">
              <w:rPr>
                <w:rFonts w:ascii="Calibri" w:hAnsi="Calibri" w:cs="Calibri"/>
              </w:rPr>
              <w:t>-0.71</w:t>
            </w:r>
          </w:p>
        </w:tc>
        <w:tc>
          <w:tcPr>
            <w:tcW w:w="992" w:type="dxa"/>
          </w:tcPr>
          <w:p w14:paraId="701F60D0" w14:textId="549D6F6C" w:rsidR="00491356" w:rsidRPr="004F3B18" w:rsidRDefault="00E677E2" w:rsidP="00491356">
            <w:pPr>
              <w:jc w:val="center"/>
              <w:rPr>
                <w:rFonts w:ascii="Calibri" w:hAnsi="Calibri" w:cs="Calibri"/>
              </w:rPr>
            </w:pPr>
            <w:r w:rsidRPr="004F3B18">
              <w:rPr>
                <w:rFonts w:ascii="Calibri" w:hAnsi="Calibri" w:cs="Calibri"/>
              </w:rPr>
              <w:t>2.78</w:t>
            </w:r>
          </w:p>
        </w:tc>
        <w:tc>
          <w:tcPr>
            <w:tcW w:w="941" w:type="dxa"/>
          </w:tcPr>
          <w:p w14:paraId="7ED1FB47" w14:textId="36A3C2B9" w:rsidR="00491356" w:rsidRPr="004F3B18" w:rsidRDefault="00E677E2" w:rsidP="00491356">
            <w:pPr>
              <w:jc w:val="center"/>
              <w:rPr>
                <w:rFonts w:ascii="Calibri" w:hAnsi="Calibri" w:cs="Calibri"/>
              </w:rPr>
            </w:pPr>
            <w:r w:rsidRPr="004F3B18">
              <w:rPr>
                <w:rFonts w:ascii="Calibri" w:hAnsi="Calibri" w:cs="Calibri"/>
              </w:rPr>
              <w:t>-1.17</w:t>
            </w:r>
          </w:p>
        </w:tc>
      </w:tr>
      <w:tr w:rsidR="00491356" w:rsidRPr="004F3B18" w14:paraId="3EAEB44B" w14:textId="77777777" w:rsidTr="00B260E9">
        <w:tc>
          <w:tcPr>
            <w:tcW w:w="699" w:type="dxa"/>
            <w:vMerge/>
          </w:tcPr>
          <w:p w14:paraId="522B5DC3" w14:textId="77777777" w:rsidR="00491356" w:rsidRPr="004F3B18" w:rsidRDefault="00491356" w:rsidP="00491356">
            <w:pPr>
              <w:jc w:val="center"/>
              <w:rPr>
                <w:rFonts w:ascii="Calibri" w:hAnsi="Calibri" w:cs="Calibri"/>
              </w:rPr>
            </w:pPr>
          </w:p>
        </w:tc>
        <w:tc>
          <w:tcPr>
            <w:tcW w:w="1124" w:type="dxa"/>
            <w:vMerge/>
          </w:tcPr>
          <w:p w14:paraId="64B8F394" w14:textId="77777777" w:rsidR="00491356" w:rsidRPr="004F3B18" w:rsidRDefault="00491356" w:rsidP="00491356">
            <w:pPr>
              <w:jc w:val="center"/>
              <w:rPr>
                <w:rFonts w:ascii="Calibri" w:hAnsi="Calibri" w:cs="Calibri"/>
              </w:rPr>
            </w:pPr>
          </w:p>
        </w:tc>
        <w:tc>
          <w:tcPr>
            <w:tcW w:w="851" w:type="dxa"/>
          </w:tcPr>
          <w:p w14:paraId="26656AA1" w14:textId="77777777" w:rsidR="00491356" w:rsidRPr="004F3B18" w:rsidRDefault="00491356" w:rsidP="00491356">
            <w:pPr>
              <w:jc w:val="center"/>
              <w:rPr>
                <w:rFonts w:ascii="Calibri" w:hAnsi="Calibri" w:cs="Calibri"/>
              </w:rPr>
            </w:pPr>
            <w:r w:rsidRPr="004F3B18">
              <w:rPr>
                <w:rFonts w:ascii="Calibri" w:hAnsi="Calibri" w:cs="Calibri"/>
              </w:rPr>
              <w:t>50</w:t>
            </w:r>
          </w:p>
        </w:tc>
        <w:tc>
          <w:tcPr>
            <w:tcW w:w="753" w:type="dxa"/>
          </w:tcPr>
          <w:p w14:paraId="1BB8719D" w14:textId="06F8D7B3" w:rsidR="00491356" w:rsidRPr="004F3B18" w:rsidRDefault="00E93FA7" w:rsidP="00491356">
            <w:pPr>
              <w:jc w:val="center"/>
              <w:rPr>
                <w:rFonts w:ascii="Calibri" w:hAnsi="Calibri" w:cs="Calibri"/>
              </w:rPr>
            </w:pPr>
            <w:r w:rsidRPr="004F3B18">
              <w:rPr>
                <w:rFonts w:ascii="Calibri" w:hAnsi="Calibri" w:cs="Calibri"/>
              </w:rPr>
              <w:t>3.12</w:t>
            </w:r>
          </w:p>
        </w:tc>
        <w:tc>
          <w:tcPr>
            <w:tcW w:w="671" w:type="dxa"/>
          </w:tcPr>
          <w:p w14:paraId="0DEB66AF" w14:textId="412D6984" w:rsidR="00491356" w:rsidRPr="004F3B18" w:rsidRDefault="00E93FA7" w:rsidP="00491356">
            <w:pPr>
              <w:jc w:val="center"/>
              <w:rPr>
                <w:rFonts w:ascii="Calibri" w:hAnsi="Calibri" w:cs="Calibri"/>
              </w:rPr>
            </w:pPr>
            <w:r w:rsidRPr="004F3B18">
              <w:rPr>
                <w:rFonts w:ascii="Calibri" w:hAnsi="Calibri" w:cs="Calibri"/>
              </w:rPr>
              <w:t>0.87</w:t>
            </w:r>
          </w:p>
        </w:tc>
        <w:tc>
          <w:tcPr>
            <w:tcW w:w="1285" w:type="dxa"/>
          </w:tcPr>
          <w:p w14:paraId="1ACF0877" w14:textId="63548533" w:rsidR="00491356" w:rsidRPr="004F3B18" w:rsidRDefault="00E93FA7" w:rsidP="00491356">
            <w:pPr>
              <w:jc w:val="center"/>
              <w:rPr>
                <w:rFonts w:ascii="Calibri" w:hAnsi="Calibri" w:cs="Calibri"/>
              </w:rPr>
            </w:pPr>
            <w:r w:rsidRPr="004F3B18">
              <w:rPr>
                <w:rFonts w:ascii="Calibri" w:hAnsi="Calibri" w:cs="Calibri"/>
              </w:rPr>
              <w:t>0.4</w:t>
            </w:r>
          </w:p>
        </w:tc>
        <w:tc>
          <w:tcPr>
            <w:tcW w:w="850" w:type="dxa"/>
          </w:tcPr>
          <w:p w14:paraId="13847C40" w14:textId="50DE7ADE" w:rsidR="00491356" w:rsidRPr="004F3B18" w:rsidRDefault="00E93FA7" w:rsidP="00491356">
            <w:pPr>
              <w:jc w:val="center"/>
              <w:rPr>
                <w:rFonts w:ascii="Calibri" w:hAnsi="Calibri" w:cs="Calibri"/>
              </w:rPr>
            </w:pPr>
            <w:r w:rsidRPr="004F3B18">
              <w:rPr>
                <w:rFonts w:ascii="Calibri" w:hAnsi="Calibri" w:cs="Calibri"/>
              </w:rPr>
              <w:t>1.03</w:t>
            </w:r>
          </w:p>
        </w:tc>
        <w:tc>
          <w:tcPr>
            <w:tcW w:w="851" w:type="dxa"/>
          </w:tcPr>
          <w:p w14:paraId="5C9F4D82" w14:textId="5F45BC69" w:rsidR="00491356" w:rsidRPr="004F3B18" w:rsidRDefault="00E93FA7" w:rsidP="00491356">
            <w:pPr>
              <w:jc w:val="center"/>
              <w:rPr>
                <w:rFonts w:ascii="Calibri" w:hAnsi="Calibri" w:cs="Calibri"/>
              </w:rPr>
            </w:pPr>
            <w:r w:rsidRPr="004F3B18">
              <w:rPr>
                <w:rFonts w:ascii="Calibri" w:hAnsi="Calibri" w:cs="Calibri"/>
              </w:rPr>
              <w:t>-0.19</w:t>
            </w:r>
          </w:p>
        </w:tc>
        <w:tc>
          <w:tcPr>
            <w:tcW w:w="992" w:type="dxa"/>
          </w:tcPr>
          <w:p w14:paraId="666D5F26" w14:textId="34A26053" w:rsidR="00491356" w:rsidRPr="004F3B18" w:rsidRDefault="00E93FA7" w:rsidP="00491356">
            <w:pPr>
              <w:jc w:val="center"/>
              <w:rPr>
                <w:rFonts w:ascii="Calibri" w:hAnsi="Calibri" w:cs="Calibri"/>
              </w:rPr>
            </w:pPr>
            <w:r w:rsidRPr="004F3B18">
              <w:rPr>
                <w:rFonts w:ascii="Calibri" w:hAnsi="Calibri" w:cs="Calibri"/>
              </w:rPr>
              <w:t>1.46</w:t>
            </w:r>
          </w:p>
        </w:tc>
        <w:tc>
          <w:tcPr>
            <w:tcW w:w="941" w:type="dxa"/>
          </w:tcPr>
          <w:p w14:paraId="0CE8165D" w14:textId="64CE5EC7" w:rsidR="00491356" w:rsidRPr="004F3B18" w:rsidRDefault="00E93FA7" w:rsidP="00491356">
            <w:pPr>
              <w:jc w:val="center"/>
              <w:rPr>
                <w:rFonts w:ascii="Calibri" w:hAnsi="Calibri" w:cs="Calibri"/>
              </w:rPr>
            </w:pPr>
            <w:r w:rsidRPr="004F3B18">
              <w:rPr>
                <w:rFonts w:ascii="Calibri" w:hAnsi="Calibri" w:cs="Calibri"/>
              </w:rPr>
              <w:t>0.29</w:t>
            </w:r>
          </w:p>
        </w:tc>
      </w:tr>
      <w:tr w:rsidR="00491356" w:rsidRPr="004F3B18" w14:paraId="17A0BA07" w14:textId="77777777" w:rsidTr="00B260E9">
        <w:tc>
          <w:tcPr>
            <w:tcW w:w="699" w:type="dxa"/>
            <w:vMerge/>
          </w:tcPr>
          <w:p w14:paraId="4F47782A" w14:textId="77777777" w:rsidR="00491356" w:rsidRPr="004F3B18" w:rsidRDefault="00491356" w:rsidP="00491356">
            <w:pPr>
              <w:jc w:val="center"/>
              <w:rPr>
                <w:rFonts w:ascii="Calibri" w:hAnsi="Calibri" w:cs="Calibri"/>
              </w:rPr>
            </w:pPr>
          </w:p>
        </w:tc>
        <w:tc>
          <w:tcPr>
            <w:tcW w:w="1124" w:type="dxa"/>
            <w:vMerge/>
          </w:tcPr>
          <w:p w14:paraId="03D9B1B6" w14:textId="77777777" w:rsidR="00491356" w:rsidRPr="004F3B18" w:rsidRDefault="00491356" w:rsidP="00491356">
            <w:pPr>
              <w:jc w:val="center"/>
              <w:rPr>
                <w:rFonts w:ascii="Calibri" w:hAnsi="Calibri" w:cs="Calibri"/>
              </w:rPr>
            </w:pPr>
          </w:p>
        </w:tc>
        <w:tc>
          <w:tcPr>
            <w:tcW w:w="851" w:type="dxa"/>
          </w:tcPr>
          <w:p w14:paraId="51834D69" w14:textId="77777777" w:rsidR="00491356" w:rsidRPr="004F3B18" w:rsidRDefault="00491356" w:rsidP="00491356">
            <w:pPr>
              <w:jc w:val="center"/>
              <w:rPr>
                <w:rFonts w:ascii="Calibri" w:hAnsi="Calibri" w:cs="Calibri"/>
              </w:rPr>
            </w:pPr>
            <w:r w:rsidRPr="004F3B18">
              <w:rPr>
                <w:rFonts w:ascii="Calibri" w:hAnsi="Calibri" w:cs="Calibri"/>
              </w:rPr>
              <w:t>100</w:t>
            </w:r>
          </w:p>
        </w:tc>
        <w:tc>
          <w:tcPr>
            <w:tcW w:w="753" w:type="dxa"/>
          </w:tcPr>
          <w:p w14:paraId="353D9B1F" w14:textId="01B99296" w:rsidR="00491356" w:rsidRPr="004F3B18" w:rsidRDefault="00D12E7B" w:rsidP="00491356">
            <w:pPr>
              <w:jc w:val="center"/>
              <w:rPr>
                <w:rFonts w:ascii="Calibri" w:hAnsi="Calibri" w:cs="Calibri"/>
              </w:rPr>
            </w:pPr>
            <w:r w:rsidRPr="004F3B18">
              <w:rPr>
                <w:rFonts w:ascii="Calibri" w:hAnsi="Calibri" w:cs="Calibri"/>
              </w:rPr>
              <w:t>2.23</w:t>
            </w:r>
          </w:p>
        </w:tc>
        <w:tc>
          <w:tcPr>
            <w:tcW w:w="671" w:type="dxa"/>
          </w:tcPr>
          <w:p w14:paraId="1774D645" w14:textId="5F000E44" w:rsidR="00491356" w:rsidRPr="004F3B18" w:rsidRDefault="00D12E7B" w:rsidP="00491356">
            <w:pPr>
              <w:jc w:val="center"/>
              <w:rPr>
                <w:rFonts w:ascii="Calibri" w:hAnsi="Calibri" w:cs="Calibri"/>
              </w:rPr>
            </w:pPr>
            <w:r w:rsidRPr="004F3B18">
              <w:rPr>
                <w:rFonts w:ascii="Calibri" w:hAnsi="Calibri" w:cs="Calibri"/>
              </w:rPr>
              <w:t>0.93</w:t>
            </w:r>
          </w:p>
        </w:tc>
        <w:tc>
          <w:tcPr>
            <w:tcW w:w="1285" w:type="dxa"/>
          </w:tcPr>
          <w:p w14:paraId="784CDF04" w14:textId="19C4991B" w:rsidR="00491356" w:rsidRPr="004F3B18" w:rsidRDefault="00A741C3" w:rsidP="00491356">
            <w:pPr>
              <w:jc w:val="center"/>
              <w:rPr>
                <w:rFonts w:ascii="Calibri" w:hAnsi="Calibri" w:cs="Calibri"/>
              </w:rPr>
            </w:pPr>
            <w:r w:rsidRPr="004F3B18">
              <w:rPr>
                <w:rFonts w:ascii="Calibri" w:hAnsi="Calibri" w:cs="Calibri"/>
              </w:rPr>
              <w:t>1.42</w:t>
            </w:r>
          </w:p>
        </w:tc>
        <w:tc>
          <w:tcPr>
            <w:tcW w:w="850" w:type="dxa"/>
          </w:tcPr>
          <w:p w14:paraId="3814A75F" w14:textId="2D27A5E0" w:rsidR="00491356" w:rsidRPr="004F3B18" w:rsidRDefault="00A741C3" w:rsidP="00491356">
            <w:pPr>
              <w:jc w:val="center"/>
              <w:rPr>
                <w:rFonts w:ascii="Calibri" w:hAnsi="Calibri" w:cs="Calibri"/>
              </w:rPr>
            </w:pPr>
            <w:r w:rsidRPr="004F3B18">
              <w:rPr>
                <w:rFonts w:ascii="Calibri" w:hAnsi="Calibri" w:cs="Calibri"/>
              </w:rPr>
              <w:t>1.26</w:t>
            </w:r>
          </w:p>
        </w:tc>
        <w:tc>
          <w:tcPr>
            <w:tcW w:w="851" w:type="dxa"/>
          </w:tcPr>
          <w:p w14:paraId="0B65B85D" w14:textId="20B893CA" w:rsidR="00491356" w:rsidRPr="004F3B18" w:rsidRDefault="00A741C3" w:rsidP="00491356">
            <w:pPr>
              <w:jc w:val="center"/>
              <w:rPr>
                <w:rFonts w:ascii="Calibri" w:hAnsi="Calibri" w:cs="Calibri"/>
              </w:rPr>
            </w:pPr>
            <w:r w:rsidRPr="004F3B18">
              <w:rPr>
                <w:rFonts w:ascii="Calibri" w:hAnsi="Calibri" w:cs="Calibri"/>
              </w:rPr>
              <w:t>-0.61</w:t>
            </w:r>
          </w:p>
        </w:tc>
        <w:tc>
          <w:tcPr>
            <w:tcW w:w="992" w:type="dxa"/>
          </w:tcPr>
          <w:p w14:paraId="585E7AE3" w14:textId="61AD9D09" w:rsidR="00491356" w:rsidRPr="004F3B18" w:rsidRDefault="00A741C3" w:rsidP="00491356">
            <w:pPr>
              <w:jc w:val="center"/>
              <w:rPr>
                <w:rFonts w:ascii="Calibri" w:hAnsi="Calibri" w:cs="Calibri"/>
              </w:rPr>
            </w:pPr>
            <w:r w:rsidRPr="004F3B18">
              <w:rPr>
                <w:rFonts w:ascii="Calibri" w:hAnsi="Calibri" w:cs="Calibri"/>
              </w:rPr>
              <w:t>1.94</w:t>
            </w:r>
          </w:p>
        </w:tc>
        <w:tc>
          <w:tcPr>
            <w:tcW w:w="941" w:type="dxa"/>
          </w:tcPr>
          <w:p w14:paraId="3B9D2BA9" w14:textId="564BBEB9" w:rsidR="00491356" w:rsidRPr="004F3B18" w:rsidRDefault="00A741C3" w:rsidP="00491356">
            <w:pPr>
              <w:jc w:val="center"/>
              <w:rPr>
                <w:rFonts w:ascii="Calibri" w:hAnsi="Calibri" w:cs="Calibri"/>
              </w:rPr>
            </w:pPr>
            <w:r w:rsidRPr="004F3B18">
              <w:rPr>
                <w:rFonts w:ascii="Calibri" w:hAnsi="Calibri" w:cs="Calibri"/>
              </w:rPr>
              <w:t>-0.13</w:t>
            </w:r>
          </w:p>
        </w:tc>
      </w:tr>
      <w:tr w:rsidR="00491356" w:rsidRPr="004F3B18" w14:paraId="55A88901" w14:textId="77777777" w:rsidTr="00B260E9">
        <w:tc>
          <w:tcPr>
            <w:tcW w:w="699" w:type="dxa"/>
            <w:vMerge/>
          </w:tcPr>
          <w:p w14:paraId="0C0D6AE6" w14:textId="77777777" w:rsidR="00491356" w:rsidRPr="004F3B18" w:rsidRDefault="00491356" w:rsidP="00491356">
            <w:pPr>
              <w:jc w:val="center"/>
              <w:rPr>
                <w:rFonts w:ascii="Calibri" w:hAnsi="Calibri" w:cs="Calibri"/>
              </w:rPr>
            </w:pPr>
          </w:p>
        </w:tc>
        <w:tc>
          <w:tcPr>
            <w:tcW w:w="1124" w:type="dxa"/>
            <w:vMerge/>
          </w:tcPr>
          <w:p w14:paraId="79CAB08D" w14:textId="77777777" w:rsidR="00491356" w:rsidRPr="004F3B18" w:rsidRDefault="00491356" w:rsidP="00491356">
            <w:pPr>
              <w:jc w:val="center"/>
              <w:rPr>
                <w:rFonts w:ascii="Calibri" w:hAnsi="Calibri" w:cs="Calibri"/>
              </w:rPr>
            </w:pPr>
          </w:p>
        </w:tc>
        <w:tc>
          <w:tcPr>
            <w:tcW w:w="851" w:type="dxa"/>
          </w:tcPr>
          <w:p w14:paraId="6FE3F77F" w14:textId="77777777" w:rsidR="00491356" w:rsidRPr="004F3B18" w:rsidRDefault="00491356" w:rsidP="00491356">
            <w:pPr>
              <w:jc w:val="center"/>
              <w:rPr>
                <w:rFonts w:ascii="Calibri" w:hAnsi="Calibri" w:cs="Calibri"/>
              </w:rPr>
            </w:pPr>
            <w:r w:rsidRPr="004F3B18">
              <w:rPr>
                <w:rFonts w:ascii="Calibri" w:hAnsi="Calibri" w:cs="Calibri"/>
              </w:rPr>
              <w:t>150</w:t>
            </w:r>
          </w:p>
        </w:tc>
        <w:tc>
          <w:tcPr>
            <w:tcW w:w="753" w:type="dxa"/>
          </w:tcPr>
          <w:p w14:paraId="179AC118" w14:textId="7A9D11C2" w:rsidR="00491356" w:rsidRPr="004F3B18" w:rsidRDefault="00B72478" w:rsidP="00491356">
            <w:pPr>
              <w:jc w:val="center"/>
              <w:rPr>
                <w:rFonts w:ascii="Calibri" w:hAnsi="Calibri" w:cs="Calibri"/>
              </w:rPr>
            </w:pPr>
            <w:r w:rsidRPr="004F3B18">
              <w:rPr>
                <w:rFonts w:ascii="Calibri" w:hAnsi="Calibri" w:cs="Calibri"/>
              </w:rPr>
              <w:t>3.22</w:t>
            </w:r>
          </w:p>
        </w:tc>
        <w:tc>
          <w:tcPr>
            <w:tcW w:w="671" w:type="dxa"/>
          </w:tcPr>
          <w:p w14:paraId="26EE763C" w14:textId="00E0B21B" w:rsidR="00491356" w:rsidRPr="004F3B18" w:rsidRDefault="00B72478" w:rsidP="00491356">
            <w:pPr>
              <w:jc w:val="center"/>
              <w:rPr>
                <w:rFonts w:ascii="Calibri" w:hAnsi="Calibri" w:cs="Calibri"/>
              </w:rPr>
            </w:pPr>
            <w:r w:rsidRPr="004F3B18">
              <w:rPr>
                <w:rFonts w:ascii="Calibri" w:hAnsi="Calibri" w:cs="Calibri"/>
              </w:rPr>
              <w:t>0.88</w:t>
            </w:r>
          </w:p>
        </w:tc>
        <w:tc>
          <w:tcPr>
            <w:tcW w:w="1285" w:type="dxa"/>
          </w:tcPr>
          <w:p w14:paraId="253A9E56" w14:textId="2D53C13C" w:rsidR="00491356" w:rsidRPr="004F3B18" w:rsidRDefault="00395195" w:rsidP="00491356">
            <w:pPr>
              <w:jc w:val="center"/>
              <w:rPr>
                <w:rFonts w:ascii="Calibri" w:hAnsi="Calibri" w:cs="Calibri"/>
              </w:rPr>
            </w:pPr>
            <w:r w:rsidRPr="004F3B18">
              <w:rPr>
                <w:rFonts w:ascii="Calibri" w:hAnsi="Calibri" w:cs="Calibri"/>
              </w:rPr>
              <w:t>0.66</w:t>
            </w:r>
          </w:p>
        </w:tc>
        <w:tc>
          <w:tcPr>
            <w:tcW w:w="850" w:type="dxa"/>
          </w:tcPr>
          <w:p w14:paraId="54D9081B" w14:textId="04BA3DB3" w:rsidR="00491356" w:rsidRPr="004F3B18" w:rsidRDefault="00395195" w:rsidP="00491356">
            <w:pPr>
              <w:jc w:val="center"/>
              <w:rPr>
                <w:rFonts w:ascii="Calibri" w:hAnsi="Calibri" w:cs="Calibri"/>
              </w:rPr>
            </w:pPr>
            <w:r w:rsidRPr="004F3B18">
              <w:rPr>
                <w:rFonts w:ascii="Calibri" w:hAnsi="Calibri" w:cs="Calibri"/>
              </w:rPr>
              <w:t>1.69</w:t>
            </w:r>
          </w:p>
        </w:tc>
        <w:tc>
          <w:tcPr>
            <w:tcW w:w="851" w:type="dxa"/>
          </w:tcPr>
          <w:p w14:paraId="2518DCDC" w14:textId="5B995523" w:rsidR="00491356" w:rsidRPr="004F3B18" w:rsidRDefault="00395195" w:rsidP="00491356">
            <w:pPr>
              <w:jc w:val="center"/>
              <w:rPr>
                <w:rFonts w:ascii="Calibri" w:hAnsi="Calibri" w:cs="Calibri"/>
              </w:rPr>
            </w:pPr>
            <w:r w:rsidRPr="004F3B18">
              <w:rPr>
                <w:rFonts w:ascii="Calibri" w:hAnsi="Calibri" w:cs="Calibri"/>
              </w:rPr>
              <w:t>-3.16</w:t>
            </w:r>
          </w:p>
        </w:tc>
        <w:tc>
          <w:tcPr>
            <w:tcW w:w="992" w:type="dxa"/>
          </w:tcPr>
          <w:p w14:paraId="45DDB0B9" w14:textId="18E45517" w:rsidR="00491356" w:rsidRPr="004F3B18" w:rsidRDefault="00395195" w:rsidP="00491356">
            <w:pPr>
              <w:jc w:val="center"/>
              <w:rPr>
                <w:rFonts w:ascii="Calibri" w:hAnsi="Calibri" w:cs="Calibri"/>
              </w:rPr>
            </w:pPr>
            <w:r w:rsidRPr="004F3B18">
              <w:rPr>
                <w:rFonts w:ascii="Calibri" w:hAnsi="Calibri" w:cs="Calibri"/>
              </w:rPr>
              <w:t>4.86</w:t>
            </w:r>
          </w:p>
        </w:tc>
        <w:tc>
          <w:tcPr>
            <w:tcW w:w="941" w:type="dxa"/>
          </w:tcPr>
          <w:p w14:paraId="64D18A03" w14:textId="2C98B2FF" w:rsidR="00491356" w:rsidRPr="004F3B18" w:rsidRDefault="00395195" w:rsidP="00491356">
            <w:pPr>
              <w:jc w:val="center"/>
              <w:rPr>
                <w:rFonts w:ascii="Calibri" w:hAnsi="Calibri" w:cs="Calibri"/>
              </w:rPr>
            </w:pPr>
            <w:r w:rsidRPr="004F3B18">
              <w:rPr>
                <w:rFonts w:ascii="Calibri" w:hAnsi="Calibri" w:cs="Calibri"/>
              </w:rPr>
              <w:t>-5.52</w:t>
            </w:r>
          </w:p>
        </w:tc>
      </w:tr>
    </w:tbl>
    <w:p w14:paraId="3D9CC521" w14:textId="77777777" w:rsidR="00D2733E" w:rsidRPr="004F3B18" w:rsidRDefault="00D2733E" w:rsidP="00D2733E">
      <w:pPr>
        <w:rPr>
          <w:rFonts w:ascii="Calibri" w:hAnsi="Calibri" w:cs="Calibri"/>
        </w:rPr>
      </w:pPr>
    </w:p>
    <w:p w14:paraId="5F30DCE9" w14:textId="386CEA9A" w:rsidR="0059309F" w:rsidRPr="004F3B18" w:rsidRDefault="0059309F" w:rsidP="0059309F">
      <w:pPr>
        <w:pStyle w:val="Caption"/>
        <w:keepNext/>
        <w:rPr>
          <w:rFonts w:ascii="Calibri" w:hAnsi="Calibri" w:cs="Calibri"/>
        </w:rPr>
      </w:pPr>
      <w:bookmarkStart w:id="131" w:name="_Toc165500158"/>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36</w:t>
      </w:r>
      <w:r w:rsidRPr="004F3B18">
        <w:rPr>
          <w:rFonts w:ascii="Calibri" w:hAnsi="Calibri" w:cs="Calibri"/>
        </w:rPr>
        <w:fldChar w:fldCharType="end"/>
      </w:r>
      <w:r w:rsidRPr="004F3B18">
        <w:rPr>
          <w:rFonts w:ascii="Calibri" w:hAnsi="Calibri" w:cs="Calibri"/>
        </w:rPr>
        <w:t>: Model-4 Metrics of CVX With MinMaxScaler</w:t>
      </w:r>
      <w:bookmarkEnd w:id="131"/>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851"/>
        <w:gridCol w:w="992"/>
        <w:gridCol w:w="941"/>
      </w:tblGrid>
      <w:tr w:rsidR="00D2733E" w:rsidRPr="004F3B18" w14:paraId="795189E8" w14:textId="77777777" w:rsidTr="00B260E9">
        <w:tc>
          <w:tcPr>
            <w:tcW w:w="2674" w:type="dxa"/>
            <w:gridSpan w:val="3"/>
          </w:tcPr>
          <w:p w14:paraId="42434DB1" w14:textId="77777777" w:rsidR="00D2733E" w:rsidRPr="004F3B18" w:rsidRDefault="00D2733E" w:rsidP="00B260E9">
            <w:pPr>
              <w:jc w:val="center"/>
              <w:rPr>
                <w:rFonts w:ascii="Calibri" w:hAnsi="Calibri" w:cs="Calibri"/>
              </w:rPr>
            </w:pPr>
          </w:p>
        </w:tc>
        <w:tc>
          <w:tcPr>
            <w:tcW w:w="1424" w:type="dxa"/>
            <w:gridSpan w:val="2"/>
          </w:tcPr>
          <w:p w14:paraId="2B085CD0"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7ADD6569"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01" w:type="dxa"/>
            <w:gridSpan w:val="2"/>
          </w:tcPr>
          <w:p w14:paraId="1A8862C9"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933" w:type="dxa"/>
            <w:gridSpan w:val="2"/>
          </w:tcPr>
          <w:p w14:paraId="7D427363"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1ED7A785" w14:textId="77777777" w:rsidTr="00B260E9">
        <w:tc>
          <w:tcPr>
            <w:tcW w:w="699" w:type="dxa"/>
          </w:tcPr>
          <w:p w14:paraId="48248DAE"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3D5C248D"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12F314FC"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1278C045"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3D74DDCD"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476DC6EE"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597580E9"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1" w:type="dxa"/>
          </w:tcPr>
          <w:p w14:paraId="0BDF4C6E"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992" w:type="dxa"/>
          </w:tcPr>
          <w:p w14:paraId="1083CD03"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2B5CB6A5"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163A18CB" w14:textId="77777777" w:rsidTr="00B260E9">
        <w:tc>
          <w:tcPr>
            <w:tcW w:w="699" w:type="dxa"/>
            <w:vMerge w:val="restart"/>
          </w:tcPr>
          <w:p w14:paraId="5242490C" w14:textId="77777777" w:rsidR="00D2733E" w:rsidRPr="004F3B18" w:rsidRDefault="00D2733E" w:rsidP="00B260E9">
            <w:pPr>
              <w:jc w:val="center"/>
              <w:rPr>
                <w:rFonts w:ascii="Calibri" w:hAnsi="Calibri" w:cs="Calibri"/>
              </w:rPr>
            </w:pPr>
            <w:r w:rsidRPr="004F3B18">
              <w:rPr>
                <w:rFonts w:ascii="Calibri" w:hAnsi="Calibri" w:cs="Calibri"/>
              </w:rPr>
              <w:t>CVX</w:t>
            </w:r>
          </w:p>
        </w:tc>
        <w:tc>
          <w:tcPr>
            <w:tcW w:w="1124" w:type="dxa"/>
            <w:vMerge w:val="restart"/>
          </w:tcPr>
          <w:p w14:paraId="53F91FE2"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174908BB"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67E0A96D" w14:textId="02EAFB99" w:rsidR="00D2733E" w:rsidRPr="004F3B18" w:rsidRDefault="00E36BC6" w:rsidP="00B260E9">
            <w:pPr>
              <w:jc w:val="center"/>
              <w:rPr>
                <w:rFonts w:ascii="Calibri" w:hAnsi="Calibri" w:cs="Calibri"/>
              </w:rPr>
            </w:pPr>
            <w:r w:rsidRPr="004F3B18">
              <w:rPr>
                <w:rFonts w:ascii="Calibri" w:hAnsi="Calibri" w:cs="Calibri"/>
              </w:rPr>
              <w:t>2.94</w:t>
            </w:r>
          </w:p>
        </w:tc>
        <w:tc>
          <w:tcPr>
            <w:tcW w:w="671" w:type="dxa"/>
          </w:tcPr>
          <w:p w14:paraId="30D09CFB" w14:textId="0D2BE1C9" w:rsidR="00D2733E" w:rsidRPr="004F3B18" w:rsidRDefault="00E36BC6" w:rsidP="00B260E9">
            <w:pPr>
              <w:jc w:val="center"/>
              <w:rPr>
                <w:rFonts w:ascii="Calibri" w:hAnsi="Calibri" w:cs="Calibri"/>
              </w:rPr>
            </w:pPr>
            <w:r w:rsidRPr="004F3B18">
              <w:rPr>
                <w:rFonts w:ascii="Calibri" w:hAnsi="Calibri" w:cs="Calibri"/>
              </w:rPr>
              <w:t>0.73</w:t>
            </w:r>
          </w:p>
        </w:tc>
        <w:tc>
          <w:tcPr>
            <w:tcW w:w="1285" w:type="dxa"/>
          </w:tcPr>
          <w:p w14:paraId="4E230F9E" w14:textId="78FBD285" w:rsidR="00D2733E" w:rsidRPr="004F3B18" w:rsidRDefault="00FD29EA" w:rsidP="00B260E9">
            <w:pPr>
              <w:jc w:val="center"/>
              <w:rPr>
                <w:rFonts w:ascii="Calibri" w:hAnsi="Calibri" w:cs="Calibri"/>
              </w:rPr>
            </w:pPr>
            <w:r w:rsidRPr="004F3B18">
              <w:rPr>
                <w:rFonts w:ascii="Calibri" w:hAnsi="Calibri" w:cs="Calibri"/>
              </w:rPr>
              <w:t>1.96</w:t>
            </w:r>
          </w:p>
        </w:tc>
        <w:tc>
          <w:tcPr>
            <w:tcW w:w="850" w:type="dxa"/>
          </w:tcPr>
          <w:p w14:paraId="321AF059" w14:textId="3D175908" w:rsidR="00D2733E" w:rsidRPr="004F3B18" w:rsidRDefault="00FD29EA" w:rsidP="00B260E9">
            <w:pPr>
              <w:jc w:val="center"/>
              <w:rPr>
                <w:rFonts w:ascii="Calibri" w:hAnsi="Calibri" w:cs="Calibri"/>
              </w:rPr>
            </w:pPr>
            <w:r w:rsidRPr="004F3B18">
              <w:rPr>
                <w:rFonts w:ascii="Calibri" w:hAnsi="Calibri" w:cs="Calibri"/>
              </w:rPr>
              <w:t>4.41</w:t>
            </w:r>
          </w:p>
        </w:tc>
        <w:tc>
          <w:tcPr>
            <w:tcW w:w="851" w:type="dxa"/>
          </w:tcPr>
          <w:p w14:paraId="4E8358E7" w14:textId="13E01D51" w:rsidR="00D2733E" w:rsidRPr="004F3B18" w:rsidRDefault="00FD29EA" w:rsidP="00B260E9">
            <w:pPr>
              <w:jc w:val="center"/>
              <w:rPr>
                <w:rFonts w:ascii="Calibri" w:hAnsi="Calibri" w:cs="Calibri"/>
              </w:rPr>
            </w:pPr>
            <w:r w:rsidRPr="004F3B18">
              <w:rPr>
                <w:rFonts w:ascii="Calibri" w:hAnsi="Calibri" w:cs="Calibri"/>
              </w:rPr>
              <w:t>-11.56</w:t>
            </w:r>
          </w:p>
        </w:tc>
        <w:tc>
          <w:tcPr>
            <w:tcW w:w="992" w:type="dxa"/>
          </w:tcPr>
          <w:p w14:paraId="1FF67634" w14:textId="48DA4BD0" w:rsidR="00D2733E" w:rsidRPr="004F3B18" w:rsidRDefault="00FD29EA" w:rsidP="00B260E9">
            <w:pPr>
              <w:jc w:val="center"/>
              <w:rPr>
                <w:rFonts w:ascii="Calibri" w:hAnsi="Calibri" w:cs="Calibri"/>
              </w:rPr>
            </w:pPr>
            <w:r w:rsidRPr="004F3B18">
              <w:rPr>
                <w:rFonts w:ascii="Calibri" w:hAnsi="Calibri" w:cs="Calibri"/>
              </w:rPr>
              <w:t>4.49</w:t>
            </w:r>
          </w:p>
        </w:tc>
        <w:tc>
          <w:tcPr>
            <w:tcW w:w="941" w:type="dxa"/>
          </w:tcPr>
          <w:p w14:paraId="4D216C07" w14:textId="17282FC3" w:rsidR="00D2733E" w:rsidRPr="004F3B18" w:rsidRDefault="00FD29EA" w:rsidP="00B260E9">
            <w:pPr>
              <w:jc w:val="center"/>
              <w:rPr>
                <w:rFonts w:ascii="Calibri" w:hAnsi="Calibri" w:cs="Calibri"/>
              </w:rPr>
            </w:pPr>
            <w:r w:rsidRPr="004F3B18">
              <w:rPr>
                <w:rFonts w:ascii="Calibri" w:hAnsi="Calibri" w:cs="Calibri"/>
              </w:rPr>
              <w:t>-10.41</w:t>
            </w:r>
          </w:p>
        </w:tc>
      </w:tr>
      <w:tr w:rsidR="00D2733E" w:rsidRPr="004F3B18" w14:paraId="68055942" w14:textId="77777777" w:rsidTr="00B260E9">
        <w:tc>
          <w:tcPr>
            <w:tcW w:w="699" w:type="dxa"/>
            <w:vMerge/>
          </w:tcPr>
          <w:p w14:paraId="4DD5EBD4" w14:textId="77777777" w:rsidR="00D2733E" w:rsidRPr="004F3B18" w:rsidRDefault="00D2733E" w:rsidP="00B260E9">
            <w:pPr>
              <w:jc w:val="center"/>
              <w:rPr>
                <w:rFonts w:ascii="Calibri" w:hAnsi="Calibri" w:cs="Calibri"/>
              </w:rPr>
            </w:pPr>
          </w:p>
        </w:tc>
        <w:tc>
          <w:tcPr>
            <w:tcW w:w="1124" w:type="dxa"/>
            <w:vMerge/>
          </w:tcPr>
          <w:p w14:paraId="22C4F3D1" w14:textId="77777777" w:rsidR="00D2733E" w:rsidRPr="004F3B18" w:rsidRDefault="00D2733E" w:rsidP="00B260E9">
            <w:pPr>
              <w:jc w:val="center"/>
              <w:rPr>
                <w:rFonts w:ascii="Calibri" w:hAnsi="Calibri" w:cs="Calibri"/>
              </w:rPr>
            </w:pPr>
          </w:p>
        </w:tc>
        <w:tc>
          <w:tcPr>
            <w:tcW w:w="851" w:type="dxa"/>
          </w:tcPr>
          <w:p w14:paraId="78CA5D8F"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06741F7A" w14:textId="107DCD09" w:rsidR="00D2733E" w:rsidRPr="004F3B18" w:rsidRDefault="005B27FB" w:rsidP="00B260E9">
            <w:pPr>
              <w:jc w:val="center"/>
              <w:rPr>
                <w:rFonts w:ascii="Calibri" w:hAnsi="Calibri" w:cs="Calibri"/>
              </w:rPr>
            </w:pPr>
            <w:r w:rsidRPr="004F3B18">
              <w:rPr>
                <w:rFonts w:ascii="Calibri" w:hAnsi="Calibri" w:cs="Calibri"/>
              </w:rPr>
              <w:t>2.59</w:t>
            </w:r>
          </w:p>
        </w:tc>
        <w:tc>
          <w:tcPr>
            <w:tcW w:w="671" w:type="dxa"/>
          </w:tcPr>
          <w:p w14:paraId="2FE84DC8" w14:textId="20899357" w:rsidR="00D2733E" w:rsidRPr="004F3B18" w:rsidRDefault="005B27FB" w:rsidP="00B260E9">
            <w:pPr>
              <w:jc w:val="center"/>
              <w:rPr>
                <w:rFonts w:ascii="Calibri" w:hAnsi="Calibri" w:cs="Calibri"/>
              </w:rPr>
            </w:pPr>
            <w:r w:rsidRPr="004F3B18">
              <w:rPr>
                <w:rFonts w:ascii="Calibri" w:hAnsi="Calibri" w:cs="Calibri"/>
              </w:rPr>
              <w:t>0.8</w:t>
            </w:r>
          </w:p>
        </w:tc>
        <w:tc>
          <w:tcPr>
            <w:tcW w:w="1285" w:type="dxa"/>
          </w:tcPr>
          <w:p w14:paraId="7DFCCFEA" w14:textId="7A72CA5C" w:rsidR="00D2733E" w:rsidRPr="004F3B18" w:rsidRDefault="008125B4" w:rsidP="00B260E9">
            <w:pPr>
              <w:jc w:val="center"/>
              <w:rPr>
                <w:rFonts w:ascii="Calibri" w:hAnsi="Calibri" w:cs="Calibri"/>
              </w:rPr>
            </w:pPr>
            <w:r w:rsidRPr="004F3B18">
              <w:rPr>
                <w:rFonts w:ascii="Calibri" w:hAnsi="Calibri" w:cs="Calibri"/>
              </w:rPr>
              <w:t>1.24</w:t>
            </w:r>
          </w:p>
        </w:tc>
        <w:tc>
          <w:tcPr>
            <w:tcW w:w="850" w:type="dxa"/>
          </w:tcPr>
          <w:p w14:paraId="66C1312D" w14:textId="118003F2" w:rsidR="00D2733E" w:rsidRPr="004F3B18" w:rsidRDefault="004635A7" w:rsidP="00B260E9">
            <w:pPr>
              <w:jc w:val="center"/>
              <w:rPr>
                <w:rFonts w:ascii="Calibri" w:hAnsi="Calibri" w:cs="Calibri"/>
              </w:rPr>
            </w:pPr>
            <w:r w:rsidRPr="004F3B18">
              <w:rPr>
                <w:rFonts w:ascii="Calibri" w:hAnsi="Calibri" w:cs="Calibri"/>
              </w:rPr>
              <w:t>0.82</w:t>
            </w:r>
          </w:p>
        </w:tc>
        <w:tc>
          <w:tcPr>
            <w:tcW w:w="851" w:type="dxa"/>
          </w:tcPr>
          <w:p w14:paraId="1C887E37" w14:textId="2C9B67A6" w:rsidR="00D2733E" w:rsidRPr="004F3B18" w:rsidRDefault="004635A7" w:rsidP="00B260E9">
            <w:pPr>
              <w:jc w:val="center"/>
              <w:rPr>
                <w:rFonts w:ascii="Calibri" w:hAnsi="Calibri" w:cs="Calibri"/>
              </w:rPr>
            </w:pPr>
            <w:r w:rsidRPr="004F3B18">
              <w:rPr>
                <w:rFonts w:ascii="Calibri" w:hAnsi="Calibri" w:cs="Calibri"/>
              </w:rPr>
              <w:t>0.44</w:t>
            </w:r>
          </w:p>
        </w:tc>
        <w:tc>
          <w:tcPr>
            <w:tcW w:w="992" w:type="dxa"/>
          </w:tcPr>
          <w:p w14:paraId="3B5EC8EA" w14:textId="273C73EC" w:rsidR="00D2733E" w:rsidRPr="004F3B18" w:rsidRDefault="004635A7" w:rsidP="00B260E9">
            <w:pPr>
              <w:jc w:val="center"/>
              <w:rPr>
                <w:rFonts w:ascii="Calibri" w:hAnsi="Calibri" w:cs="Calibri"/>
              </w:rPr>
            </w:pPr>
            <w:r w:rsidRPr="004F3B18">
              <w:rPr>
                <w:rFonts w:ascii="Calibri" w:hAnsi="Calibri" w:cs="Calibri"/>
              </w:rPr>
              <w:t>2.69</w:t>
            </w:r>
          </w:p>
        </w:tc>
        <w:tc>
          <w:tcPr>
            <w:tcW w:w="941" w:type="dxa"/>
          </w:tcPr>
          <w:p w14:paraId="3E4E970B" w14:textId="4E5D65E1" w:rsidR="00D2733E" w:rsidRPr="004F3B18" w:rsidRDefault="004635A7" w:rsidP="00B260E9">
            <w:pPr>
              <w:jc w:val="center"/>
              <w:rPr>
                <w:rFonts w:ascii="Calibri" w:hAnsi="Calibri" w:cs="Calibri"/>
              </w:rPr>
            </w:pPr>
            <w:r w:rsidRPr="004F3B18">
              <w:rPr>
                <w:rFonts w:ascii="Calibri" w:hAnsi="Calibri" w:cs="Calibri"/>
              </w:rPr>
              <w:t>-5.42</w:t>
            </w:r>
          </w:p>
        </w:tc>
      </w:tr>
      <w:tr w:rsidR="00D2733E" w:rsidRPr="004F3B18" w14:paraId="2F56CD87" w14:textId="77777777" w:rsidTr="00B260E9">
        <w:tc>
          <w:tcPr>
            <w:tcW w:w="699" w:type="dxa"/>
            <w:vMerge/>
          </w:tcPr>
          <w:p w14:paraId="303E3822" w14:textId="77777777" w:rsidR="00D2733E" w:rsidRPr="004F3B18" w:rsidRDefault="00D2733E" w:rsidP="00B260E9">
            <w:pPr>
              <w:jc w:val="center"/>
              <w:rPr>
                <w:rFonts w:ascii="Calibri" w:hAnsi="Calibri" w:cs="Calibri"/>
              </w:rPr>
            </w:pPr>
          </w:p>
        </w:tc>
        <w:tc>
          <w:tcPr>
            <w:tcW w:w="1124" w:type="dxa"/>
            <w:vMerge/>
          </w:tcPr>
          <w:p w14:paraId="5DFC2D31" w14:textId="77777777" w:rsidR="00D2733E" w:rsidRPr="004F3B18" w:rsidRDefault="00D2733E" w:rsidP="00B260E9">
            <w:pPr>
              <w:jc w:val="center"/>
              <w:rPr>
                <w:rFonts w:ascii="Calibri" w:hAnsi="Calibri" w:cs="Calibri"/>
              </w:rPr>
            </w:pPr>
          </w:p>
        </w:tc>
        <w:tc>
          <w:tcPr>
            <w:tcW w:w="851" w:type="dxa"/>
          </w:tcPr>
          <w:p w14:paraId="2E5E9D86"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7ECDE6A8" w14:textId="67AAB518" w:rsidR="00D2733E" w:rsidRPr="004F3B18" w:rsidRDefault="00CF42E6" w:rsidP="00B260E9">
            <w:pPr>
              <w:jc w:val="center"/>
              <w:rPr>
                <w:rFonts w:ascii="Calibri" w:hAnsi="Calibri" w:cs="Calibri"/>
              </w:rPr>
            </w:pPr>
            <w:r w:rsidRPr="004F3B18">
              <w:rPr>
                <w:rFonts w:ascii="Calibri" w:hAnsi="Calibri" w:cs="Calibri"/>
              </w:rPr>
              <w:t>2.16</w:t>
            </w:r>
          </w:p>
        </w:tc>
        <w:tc>
          <w:tcPr>
            <w:tcW w:w="671" w:type="dxa"/>
          </w:tcPr>
          <w:p w14:paraId="3C16B816" w14:textId="6FEA7E68" w:rsidR="00D2733E" w:rsidRPr="004F3B18" w:rsidRDefault="00CF42E6" w:rsidP="00B260E9">
            <w:pPr>
              <w:jc w:val="center"/>
              <w:rPr>
                <w:rFonts w:ascii="Calibri" w:hAnsi="Calibri" w:cs="Calibri"/>
              </w:rPr>
            </w:pPr>
            <w:r w:rsidRPr="004F3B18">
              <w:rPr>
                <w:rFonts w:ascii="Calibri" w:hAnsi="Calibri" w:cs="Calibri"/>
              </w:rPr>
              <w:t>0.86</w:t>
            </w:r>
          </w:p>
        </w:tc>
        <w:tc>
          <w:tcPr>
            <w:tcW w:w="1285" w:type="dxa"/>
          </w:tcPr>
          <w:p w14:paraId="4EA103FA" w14:textId="376E83F9" w:rsidR="00D2733E" w:rsidRPr="004F3B18" w:rsidRDefault="00AA19BA" w:rsidP="00B260E9">
            <w:pPr>
              <w:jc w:val="center"/>
              <w:rPr>
                <w:rFonts w:ascii="Calibri" w:hAnsi="Calibri" w:cs="Calibri"/>
              </w:rPr>
            </w:pPr>
            <w:r w:rsidRPr="004F3B18">
              <w:rPr>
                <w:rFonts w:ascii="Calibri" w:hAnsi="Calibri" w:cs="Calibri"/>
              </w:rPr>
              <w:t>0.79</w:t>
            </w:r>
          </w:p>
        </w:tc>
        <w:tc>
          <w:tcPr>
            <w:tcW w:w="850" w:type="dxa"/>
          </w:tcPr>
          <w:p w14:paraId="12225B73" w14:textId="61AC7722" w:rsidR="00D2733E" w:rsidRPr="004F3B18" w:rsidRDefault="00AA19BA" w:rsidP="00B260E9">
            <w:pPr>
              <w:jc w:val="center"/>
              <w:rPr>
                <w:rFonts w:ascii="Calibri" w:hAnsi="Calibri" w:cs="Calibri"/>
              </w:rPr>
            </w:pPr>
            <w:r w:rsidRPr="004F3B18">
              <w:rPr>
                <w:rFonts w:ascii="Calibri" w:hAnsi="Calibri" w:cs="Calibri"/>
              </w:rPr>
              <w:t>7.62</w:t>
            </w:r>
          </w:p>
        </w:tc>
        <w:tc>
          <w:tcPr>
            <w:tcW w:w="851" w:type="dxa"/>
          </w:tcPr>
          <w:p w14:paraId="4B1B0525" w14:textId="7D941F00" w:rsidR="00D2733E" w:rsidRPr="004F3B18" w:rsidRDefault="00AA19BA" w:rsidP="00B260E9">
            <w:pPr>
              <w:jc w:val="center"/>
              <w:rPr>
                <w:rFonts w:ascii="Calibri" w:hAnsi="Calibri" w:cs="Calibri"/>
              </w:rPr>
            </w:pPr>
            <w:r w:rsidRPr="004F3B18">
              <w:rPr>
                <w:rFonts w:ascii="Calibri" w:hAnsi="Calibri" w:cs="Calibri"/>
              </w:rPr>
              <w:t>-39.74</w:t>
            </w:r>
          </w:p>
        </w:tc>
        <w:tc>
          <w:tcPr>
            <w:tcW w:w="992" w:type="dxa"/>
          </w:tcPr>
          <w:p w14:paraId="66A14963" w14:textId="3EF6C374" w:rsidR="00D2733E" w:rsidRPr="004F3B18" w:rsidRDefault="00AA19BA" w:rsidP="00B260E9">
            <w:pPr>
              <w:jc w:val="center"/>
              <w:rPr>
                <w:rFonts w:ascii="Calibri" w:hAnsi="Calibri" w:cs="Calibri"/>
              </w:rPr>
            </w:pPr>
            <w:r w:rsidRPr="004F3B18">
              <w:rPr>
                <w:rFonts w:ascii="Calibri" w:hAnsi="Calibri" w:cs="Calibri"/>
              </w:rPr>
              <w:t>10.46</w:t>
            </w:r>
          </w:p>
        </w:tc>
        <w:tc>
          <w:tcPr>
            <w:tcW w:w="941" w:type="dxa"/>
          </w:tcPr>
          <w:p w14:paraId="548938D9" w14:textId="77017CEB" w:rsidR="00D2733E" w:rsidRPr="004F3B18" w:rsidRDefault="00FF19C7" w:rsidP="00B260E9">
            <w:pPr>
              <w:jc w:val="center"/>
              <w:rPr>
                <w:rFonts w:ascii="Calibri" w:hAnsi="Calibri" w:cs="Calibri"/>
              </w:rPr>
            </w:pPr>
            <w:r w:rsidRPr="004F3B18">
              <w:rPr>
                <w:rFonts w:ascii="Calibri" w:hAnsi="Calibri" w:cs="Calibri"/>
              </w:rPr>
              <w:t>-63.02</w:t>
            </w:r>
          </w:p>
        </w:tc>
      </w:tr>
      <w:tr w:rsidR="00D2733E" w:rsidRPr="004F3B18" w14:paraId="17FB0EB8" w14:textId="77777777" w:rsidTr="00B260E9">
        <w:tc>
          <w:tcPr>
            <w:tcW w:w="699" w:type="dxa"/>
            <w:vMerge/>
          </w:tcPr>
          <w:p w14:paraId="30176EB7" w14:textId="77777777" w:rsidR="00D2733E" w:rsidRPr="004F3B18" w:rsidRDefault="00D2733E" w:rsidP="00B260E9">
            <w:pPr>
              <w:jc w:val="center"/>
              <w:rPr>
                <w:rFonts w:ascii="Calibri" w:hAnsi="Calibri" w:cs="Calibri"/>
              </w:rPr>
            </w:pPr>
          </w:p>
        </w:tc>
        <w:tc>
          <w:tcPr>
            <w:tcW w:w="1124" w:type="dxa"/>
            <w:vMerge/>
          </w:tcPr>
          <w:p w14:paraId="0DFF1E94" w14:textId="77777777" w:rsidR="00D2733E" w:rsidRPr="004F3B18" w:rsidRDefault="00D2733E" w:rsidP="00B260E9">
            <w:pPr>
              <w:jc w:val="center"/>
              <w:rPr>
                <w:rFonts w:ascii="Calibri" w:hAnsi="Calibri" w:cs="Calibri"/>
              </w:rPr>
            </w:pPr>
          </w:p>
        </w:tc>
        <w:tc>
          <w:tcPr>
            <w:tcW w:w="851" w:type="dxa"/>
          </w:tcPr>
          <w:p w14:paraId="0F44BACE"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5ABF3CA9" w14:textId="36BB600A" w:rsidR="00D2733E" w:rsidRPr="004F3B18" w:rsidRDefault="005B1D4B" w:rsidP="00B260E9">
            <w:pPr>
              <w:jc w:val="center"/>
              <w:rPr>
                <w:rFonts w:ascii="Calibri" w:hAnsi="Calibri" w:cs="Calibri"/>
              </w:rPr>
            </w:pPr>
            <w:r w:rsidRPr="004F3B18">
              <w:rPr>
                <w:rFonts w:ascii="Calibri" w:hAnsi="Calibri" w:cs="Calibri"/>
              </w:rPr>
              <w:t>1.98</w:t>
            </w:r>
          </w:p>
        </w:tc>
        <w:tc>
          <w:tcPr>
            <w:tcW w:w="671" w:type="dxa"/>
          </w:tcPr>
          <w:p w14:paraId="758718B3" w14:textId="70AB6A51" w:rsidR="00D2733E" w:rsidRPr="004F3B18" w:rsidRDefault="005B1D4B" w:rsidP="00B260E9">
            <w:pPr>
              <w:jc w:val="center"/>
              <w:rPr>
                <w:rFonts w:ascii="Calibri" w:hAnsi="Calibri" w:cs="Calibri"/>
              </w:rPr>
            </w:pPr>
            <w:r w:rsidRPr="004F3B18">
              <w:rPr>
                <w:rFonts w:ascii="Calibri" w:hAnsi="Calibri" w:cs="Calibri"/>
              </w:rPr>
              <w:t>0.88</w:t>
            </w:r>
          </w:p>
        </w:tc>
        <w:tc>
          <w:tcPr>
            <w:tcW w:w="1285" w:type="dxa"/>
          </w:tcPr>
          <w:p w14:paraId="5ACB8E27" w14:textId="0295D751" w:rsidR="00D2733E" w:rsidRPr="004F3B18" w:rsidRDefault="006B5EC8" w:rsidP="00B260E9">
            <w:pPr>
              <w:jc w:val="center"/>
              <w:rPr>
                <w:rFonts w:ascii="Calibri" w:hAnsi="Calibri" w:cs="Calibri"/>
              </w:rPr>
            </w:pPr>
            <w:r w:rsidRPr="004F3B18">
              <w:rPr>
                <w:rFonts w:ascii="Calibri" w:hAnsi="Calibri" w:cs="Calibri"/>
              </w:rPr>
              <w:t>0.75</w:t>
            </w:r>
          </w:p>
        </w:tc>
        <w:tc>
          <w:tcPr>
            <w:tcW w:w="850" w:type="dxa"/>
          </w:tcPr>
          <w:p w14:paraId="4E194336" w14:textId="09D385D1" w:rsidR="00D2733E" w:rsidRPr="004F3B18" w:rsidRDefault="006B5EC8" w:rsidP="00B260E9">
            <w:pPr>
              <w:jc w:val="center"/>
              <w:rPr>
                <w:rFonts w:ascii="Calibri" w:hAnsi="Calibri" w:cs="Calibri"/>
              </w:rPr>
            </w:pPr>
            <w:r w:rsidRPr="004F3B18">
              <w:rPr>
                <w:rFonts w:ascii="Calibri" w:hAnsi="Calibri" w:cs="Calibri"/>
              </w:rPr>
              <w:t>3.19</w:t>
            </w:r>
          </w:p>
        </w:tc>
        <w:tc>
          <w:tcPr>
            <w:tcW w:w="851" w:type="dxa"/>
          </w:tcPr>
          <w:p w14:paraId="3A344EAD" w14:textId="687D34AE" w:rsidR="00D2733E" w:rsidRPr="004F3B18" w:rsidRDefault="006B5EC8" w:rsidP="00B260E9">
            <w:pPr>
              <w:jc w:val="center"/>
              <w:rPr>
                <w:rFonts w:ascii="Calibri" w:hAnsi="Calibri" w:cs="Calibri"/>
              </w:rPr>
            </w:pPr>
            <w:r w:rsidRPr="004F3B18">
              <w:rPr>
                <w:rFonts w:ascii="Calibri" w:hAnsi="Calibri" w:cs="Calibri"/>
              </w:rPr>
              <w:t>-6.1</w:t>
            </w:r>
          </w:p>
        </w:tc>
        <w:tc>
          <w:tcPr>
            <w:tcW w:w="992" w:type="dxa"/>
          </w:tcPr>
          <w:p w14:paraId="03BB1772" w14:textId="34C7843F" w:rsidR="00D2733E" w:rsidRPr="004F3B18" w:rsidRDefault="006B5EC8" w:rsidP="00B260E9">
            <w:pPr>
              <w:jc w:val="center"/>
              <w:rPr>
                <w:rFonts w:ascii="Calibri" w:hAnsi="Calibri" w:cs="Calibri"/>
              </w:rPr>
            </w:pPr>
            <w:r w:rsidRPr="004F3B18">
              <w:rPr>
                <w:rFonts w:ascii="Calibri" w:hAnsi="Calibri" w:cs="Calibri"/>
              </w:rPr>
              <w:t>3.26</w:t>
            </w:r>
          </w:p>
        </w:tc>
        <w:tc>
          <w:tcPr>
            <w:tcW w:w="941" w:type="dxa"/>
          </w:tcPr>
          <w:p w14:paraId="3B7F26AA" w14:textId="6080E417" w:rsidR="00D2733E" w:rsidRPr="004F3B18" w:rsidRDefault="006B5EC8" w:rsidP="00B260E9">
            <w:pPr>
              <w:jc w:val="center"/>
              <w:rPr>
                <w:rFonts w:ascii="Calibri" w:hAnsi="Calibri" w:cs="Calibri"/>
              </w:rPr>
            </w:pPr>
            <w:r w:rsidRPr="004F3B18">
              <w:rPr>
                <w:rFonts w:ascii="Calibri" w:hAnsi="Calibri" w:cs="Calibri"/>
              </w:rPr>
              <w:t>-5.5</w:t>
            </w:r>
          </w:p>
        </w:tc>
      </w:tr>
      <w:tr w:rsidR="00D2733E" w:rsidRPr="004F3B18" w14:paraId="50726D83" w14:textId="77777777" w:rsidTr="00B260E9">
        <w:tc>
          <w:tcPr>
            <w:tcW w:w="699" w:type="dxa"/>
            <w:vMerge/>
          </w:tcPr>
          <w:p w14:paraId="15705CD9" w14:textId="77777777" w:rsidR="00D2733E" w:rsidRPr="004F3B18" w:rsidRDefault="00D2733E" w:rsidP="00B260E9">
            <w:pPr>
              <w:jc w:val="center"/>
              <w:rPr>
                <w:rFonts w:ascii="Calibri" w:hAnsi="Calibri" w:cs="Calibri"/>
              </w:rPr>
            </w:pPr>
          </w:p>
        </w:tc>
        <w:tc>
          <w:tcPr>
            <w:tcW w:w="1124" w:type="dxa"/>
            <w:vMerge w:val="restart"/>
          </w:tcPr>
          <w:p w14:paraId="12A6A68F"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1E50787E"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102B4AA0" w14:textId="11DE6779" w:rsidR="00D2733E" w:rsidRPr="004F3B18" w:rsidRDefault="00A453E4" w:rsidP="00B260E9">
            <w:pPr>
              <w:jc w:val="center"/>
              <w:rPr>
                <w:rFonts w:ascii="Calibri" w:hAnsi="Calibri" w:cs="Calibri"/>
              </w:rPr>
            </w:pPr>
            <w:r w:rsidRPr="004F3B18">
              <w:rPr>
                <w:rFonts w:ascii="Calibri" w:hAnsi="Calibri" w:cs="Calibri"/>
              </w:rPr>
              <w:t>2.69</w:t>
            </w:r>
          </w:p>
        </w:tc>
        <w:tc>
          <w:tcPr>
            <w:tcW w:w="671" w:type="dxa"/>
          </w:tcPr>
          <w:p w14:paraId="67DA8F39" w14:textId="6FD0AC12" w:rsidR="00D2733E" w:rsidRPr="004F3B18" w:rsidRDefault="00A453E4" w:rsidP="00B260E9">
            <w:pPr>
              <w:jc w:val="center"/>
              <w:rPr>
                <w:rFonts w:ascii="Calibri" w:hAnsi="Calibri" w:cs="Calibri"/>
              </w:rPr>
            </w:pPr>
            <w:r w:rsidRPr="004F3B18">
              <w:rPr>
                <w:rFonts w:ascii="Calibri" w:hAnsi="Calibri" w:cs="Calibri"/>
              </w:rPr>
              <w:t>0.78</w:t>
            </w:r>
          </w:p>
        </w:tc>
        <w:tc>
          <w:tcPr>
            <w:tcW w:w="1285" w:type="dxa"/>
          </w:tcPr>
          <w:p w14:paraId="46B57944" w14:textId="6A9EFA3C" w:rsidR="00D2733E" w:rsidRPr="004F3B18" w:rsidRDefault="00722E72" w:rsidP="00B260E9">
            <w:pPr>
              <w:jc w:val="center"/>
              <w:rPr>
                <w:rFonts w:ascii="Calibri" w:hAnsi="Calibri" w:cs="Calibri"/>
              </w:rPr>
            </w:pPr>
            <w:r w:rsidRPr="004F3B18">
              <w:rPr>
                <w:rFonts w:ascii="Calibri" w:hAnsi="Calibri" w:cs="Calibri"/>
              </w:rPr>
              <w:t>3.33</w:t>
            </w:r>
          </w:p>
        </w:tc>
        <w:tc>
          <w:tcPr>
            <w:tcW w:w="850" w:type="dxa"/>
          </w:tcPr>
          <w:p w14:paraId="3AF9ED56" w14:textId="69211FD6" w:rsidR="00D2733E" w:rsidRPr="004F3B18" w:rsidRDefault="00722E72" w:rsidP="00B260E9">
            <w:pPr>
              <w:jc w:val="center"/>
              <w:rPr>
                <w:rFonts w:ascii="Calibri" w:hAnsi="Calibri" w:cs="Calibri"/>
              </w:rPr>
            </w:pPr>
            <w:r w:rsidRPr="004F3B18">
              <w:rPr>
                <w:rFonts w:ascii="Calibri" w:hAnsi="Calibri" w:cs="Calibri"/>
              </w:rPr>
              <w:t>9.69</w:t>
            </w:r>
          </w:p>
        </w:tc>
        <w:tc>
          <w:tcPr>
            <w:tcW w:w="851" w:type="dxa"/>
          </w:tcPr>
          <w:p w14:paraId="2112C899" w14:textId="5361912D" w:rsidR="00D2733E" w:rsidRPr="004F3B18" w:rsidRDefault="00722E72" w:rsidP="00B260E9">
            <w:pPr>
              <w:jc w:val="center"/>
              <w:rPr>
                <w:rFonts w:ascii="Calibri" w:hAnsi="Calibri" w:cs="Calibri"/>
              </w:rPr>
            </w:pPr>
            <w:r w:rsidRPr="004F3B18">
              <w:rPr>
                <w:rFonts w:ascii="Calibri" w:hAnsi="Calibri" w:cs="Calibri"/>
              </w:rPr>
              <w:t>-60.58</w:t>
            </w:r>
          </w:p>
        </w:tc>
        <w:tc>
          <w:tcPr>
            <w:tcW w:w="992" w:type="dxa"/>
          </w:tcPr>
          <w:p w14:paraId="68A64C94" w14:textId="26204F8C" w:rsidR="00D2733E" w:rsidRPr="004F3B18" w:rsidRDefault="00DC55FC" w:rsidP="00B260E9">
            <w:pPr>
              <w:jc w:val="center"/>
              <w:rPr>
                <w:rFonts w:ascii="Calibri" w:hAnsi="Calibri" w:cs="Calibri"/>
              </w:rPr>
            </w:pPr>
            <w:r w:rsidRPr="004F3B18">
              <w:rPr>
                <w:rFonts w:ascii="Calibri" w:hAnsi="Calibri" w:cs="Calibri"/>
              </w:rPr>
              <w:t>12.91</w:t>
            </w:r>
          </w:p>
        </w:tc>
        <w:tc>
          <w:tcPr>
            <w:tcW w:w="941" w:type="dxa"/>
          </w:tcPr>
          <w:p w14:paraId="4ED4B00B" w14:textId="1750ECC6" w:rsidR="00D2733E" w:rsidRPr="004F3B18" w:rsidRDefault="00DC55FC" w:rsidP="00B260E9">
            <w:pPr>
              <w:jc w:val="center"/>
              <w:rPr>
                <w:rFonts w:ascii="Calibri" w:hAnsi="Calibri" w:cs="Calibri"/>
              </w:rPr>
            </w:pPr>
            <w:r w:rsidRPr="004F3B18">
              <w:rPr>
                <w:rFonts w:ascii="Calibri" w:hAnsi="Calibri" w:cs="Calibri"/>
              </w:rPr>
              <w:t>-93.85</w:t>
            </w:r>
          </w:p>
        </w:tc>
      </w:tr>
      <w:tr w:rsidR="00491356" w:rsidRPr="004F3B18" w14:paraId="3C105524" w14:textId="77777777" w:rsidTr="00B260E9">
        <w:tc>
          <w:tcPr>
            <w:tcW w:w="699" w:type="dxa"/>
            <w:vMerge/>
          </w:tcPr>
          <w:p w14:paraId="50E01A6C" w14:textId="77777777" w:rsidR="00491356" w:rsidRPr="004F3B18" w:rsidRDefault="00491356" w:rsidP="00491356">
            <w:pPr>
              <w:jc w:val="center"/>
              <w:rPr>
                <w:rFonts w:ascii="Calibri" w:hAnsi="Calibri" w:cs="Calibri"/>
              </w:rPr>
            </w:pPr>
          </w:p>
        </w:tc>
        <w:tc>
          <w:tcPr>
            <w:tcW w:w="1124" w:type="dxa"/>
            <w:vMerge/>
          </w:tcPr>
          <w:p w14:paraId="40628749" w14:textId="77777777" w:rsidR="00491356" w:rsidRPr="004F3B18" w:rsidRDefault="00491356" w:rsidP="00491356">
            <w:pPr>
              <w:jc w:val="center"/>
              <w:rPr>
                <w:rFonts w:ascii="Calibri" w:hAnsi="Calibri" w:cs="Calibri"/>
              </w:rPr>
            </w:pPr>
          </w:p>
        </w:tc>
        <w:tc>
          <w:tcPr>
            <w:tcW w:w="851" w:type="dxa"/>
          </w:tcPr>
          <w:p w14:paraId="1EECE47F" w14:textId="77777777" w:rsidR="00491356" w:rsidRPr="004F3B18" w:rsidRDefault="00491356" w:rsidP="00491356">
            <w:pPr>
              <w:jc w:val="center"/>
              <w:rPr>
                <w:rFonts w:ascii="Calibri" w:hAnsi="Calibri" w:cs="Calibri"/>
              </w:rPr>
            </w:pPr>
            <w:r w:rsidRPr="004F3B18">
              <w:rPr>
                <w:rFonts w:ascii="Calibri" w:hAnsi="Calibri" w:cs="Calibri"/>
              </w:rPr>
              <w:t>50</w:t>
            </w:r>
          </w:p>
        </w:tc>
        <w:tc>
          <w:tcPr>
            <w:tcW w:w="753" w:type="dxa"/>
          </w:tcPr>
          <w:p w14:paraId="0106A1F9" w14:textId="2F787C4F" w:rsidR="00491356" w:rsidRPr="004F3B18" w:rsidRDefault="00491356" w:rsidP="00491356">
            <w:pPr>
              <w:jc w:val="center"/>
              <w:rPr>
                <w:rFonts w:ascii="Calibri" w:hAnsi="Calibri" w:cs="Calibri"/>
              </w:rPr>
            </w:pPr>
            <w:r w:rsidRPr="004F3B18">
              <w:rPr>
                <w:rFonts w:ascii="Calibri" w:hAnsi="Calibri" w:cs="Calibri"/>
              </w:rPr>
              <w:t>2.47</w:t>
            </w:r>
          </w:p>
        </w:tc>
        <w:tc>
          <w:tcPr>
            <w:tcW w:w="671" w:type="dxa"/>
          </w:tcPr>
          <w:p w14:paraId="76808C05" w14:textId="3C45A8D6" w:rsidR="00491356" w:rsidRPr="004F3B18" w:rsidRDefault="00491356" w:rsidP="00491356">
            <w:pPr>
              <w:jc w:val="center"/>
              <w:rPr>
                <w:rFonts w:ascii="Calibri" w:hAnsi="Calibri" w:cs="Calibri"/>
              </w:rPr>
            </w:pPr>
            <w:r w:rsidRPr="004F3B18">
              <w:rPr>
                <w:rFonts w:ascii="Calibri" w:hAnsi="Calibri" w:cs="Calibri"/>
              </w:rPr>
              <w:t>0.81</w:t>
            </w:r>
          </w:p>
        </w:tc>
        <w:tc>
          <w:tcPr>
            <w:tcW w:w="1285" w:type="dxa"/>
          </w:tcPr>
          <w:p w14:paraId="3C888F5C" w14:textId="5143D0CC" w:rsidR="00491356" w:rsidRPr="004F3B18" w:rsidRDefault="00836335" w:rsidP="00491356">
            <w:pPr>
              <w:jc w:val="center"/>
              <w:rPr>
                <w:rFonts w:ascii="Calibri" w:hAnsi="Calibri" w:cs="Calibri"/>
              </w:rPr>
            </w:pPr>
            <w:r w:rsidRPr="004F3B18">
              <w:rPr>
                <w:rFonts w:ascii="Calibri" w:hAnsi="Calibri" w:cs="Calibri"/>
              </w:rPr>
              <w:t>0.55</w:t>
            </w:r>
          </w:p>
        </w:tc>
        <w:tc>
          <w:tcPr>
            <w:tcW w:w="850" w:type="dxa"/>
          </w:tcPr>
          <w:p w14:paraId="5DF07EE2" w14:textId="128153B3" w:rsidR="00491356" w:rsidRPr="004F3B18" w:rsidRDefault="00836335" w:rsidP="00491356">
            <w:pPr>
              <w:jc w:val="center"/>
              <w:rPr>
                <w:rFonts w:ascii="Calibri" w:hAnsi="Calibri" w:cs="Calibri"/>
              </w:rPr>
            </w:pPr>
            <w:r w:rsidRPr="004F3B18">
              <w:rPr>
                <w:rFonts w:ascii="Calibri" w:hAnsi="Calibri" w:cs="Calibri"/>
              </w:rPr>
              <w:t>4.77</w:t>
            </w:r>
          </w:p>
        </w:tc>
        <w:tc>
          <w:tcPr>
            <w:tcW w:w="851" w:type="dxa"/>
          </w:tcPr>
          <w:p w14:paraId="6E40825C" w14:textId="588E6251" w:rsidR="00491356" w:rsidRPr="004F3B18" w:rsidRDefault="005268B6" w:rsidP="00491356">
            <w:pPr>
              <w:jc w:val="center"/>
              <w:rPr>
                <w:rFonts w:ascii="Calibri" w:hAnsi="Calibri" w:cs="Calibri"/>
              </w:rPr>
            </w:pPr>
            <w:r w:rsidRPr="004F3B18">
              <w:rPr>
                <w:rFonts w:ascii="Calibri" w:hAnsi="Calibri" w:cs="Calibri"/>
              </w:rPr>
              <w:t>-14.6</w:t>
            </w:r>
          </w:p>
        </w:tc>
        <w:tc>
          <w:tcPr>
            <w:tcW w:w="992" w:type="dxa"/>
          </w:tcPr>
          <w:p w14:paraId="3BD5F098" w14:textId="3F558159" w:rsidR="00491356" w:rsidRPr="004F3B18" w:rsidRDefault="005268B6" w:rsidP="00491356">
            <w:pPr>
              <w:jc w:val="center"/>
              <w:rPr>
                <w:rFonts w:ascii="Calibri" w:hAnsi="Calibri" w:cs="Calibri"/>
              </w:rPr>
            </w:pPr>
            <w:r w:rsidRPr="004F3B18">
              <w:rPr>
                <w:rFonts w:ascii="Calibri" w:hAnsi="Calibri" w:cs="Calibri"/>
              </w:rPr>
              <w:t>5.77</w:t>
            </w:r>
          </w:p>
        </w:tc>
        <w:tc>
          <w:tcPr>
            <w:tcW w:w="941" w:type="dxa"/>
          </w:tcPr>
          <w:p w14:paraId="197BC3B9" w14:textId="7F578ED9" w:rsidR="00491356" w:rsidRPr="004F3B18" w:rsidRDefault="005268B6" w:rsidP="00491356">
            <w:pPr>
              <w:jc w:val="center"/>
              <w:rPr>
                <w:rFonts w:ascii="Calibri" w:hAnsi="Calibri" w:cs="Calibri"/>
              </w:rPr>
            </w:pPr>
            <w:r w:rsidRPr="004F3B18">
              <w:rPr>
                <w:rFonts w:ascii="Calibri" w:hAnsi="Calibri" w:cs="Calibri"/>
              </w:rPr>
              <w:t>-18.2</w:t>
            </w:r>
          </w:p>
        </w:tc>
      </w:tr>
      <w:tr w:rsidR="00491356" w:rsidRPr="004F3B18" w14:paraId="64A3985D" w14:textId="77777777" w:rsidTr="00B260E9">
        <w:tc>
          <w:tcPr>
            <w:tcW w:w="699" w:type="dxa"/>
            <w:vMerge/>
          </w:tcPr>
          <w:p w14:paraId="599F241D" w14:textId="77777777" w:rsidR="00491356" w:rsidRPr="004F3B18" w:rsidRDefault="00491356" w:rsidP="00491356">
            <w:pPr>
              <w:jc w:val="center"/>
              <w:rPr>
                <w:rFonts w:ascii="Calibri" w:hAnsi="Calibri" w:cs="Calibri"/>
              </w:rPr>
            </w:pPr>
          </w:p>
        </w:tc>
        <w:tc>
          <w:tcPr>
            <w:tcW w:w="1124" w:type="dxa"/>
            <w:vMerge/>
          </w:tcPr>
          <w:p w14:paraId="493944CD" w14:textId="77777777" w:rsidR="00491356" w:rsidRPr="004F3B18" w:rsidRDefault="00491356" w:rsidP="00491356">
            <w:pPr>
              <w:jc w:val="center"/>
              <w:rPr>
                <w:rFonts w:ascii="Calibri" w:hAnsi="Calibri" w:cs="Calibri"/>
              </w:rPr>
            </w:pPr>
          </w:p>
        </w:tc>
        <w:tc>
          <w:tcPr>
            <w:tcW w:w="851" w:type="dxa"/>
          </w:tcPr>
          <w:p w14:paraId="35114544" w14:textId="77777777" w:rsidR="00491356" w:rsidRPr="004F3B18" w:rsidRDefault="00491356" w:rsidP="00491356">
            <w:pPr>
              <w:jc w:val="center"/>
              <w:rPr>
                <w:rFonts w:ascii="Calibri" w:hAnsi="Calibri" w:cs="Calibri"/>
              </w:rPr>
            </w:pPr>
            <w:r w:rsidRPr="004F3B18">
              <w:rPr>
                <w:rFonts w:ascii="Calibri" w:hAnsi="Calibri" w:cs="Calibri"/>
              </w:rPr>
              <w:t>100</w:t>
            </w:r>
          </w:p>
        </w:tc>
        <w:tc>
          <w:tcPr>
            <w:tcW w:w="753" w:type="dxa"/>
          </w:tcPr>
          <w:p w14:paraId="729AFE8B" w14:textId="5CC58BE0" w:rsidR="00491356" w:rsidRPr="004F3B18" w:rsidRDefault="001059F3" w:rsidP="00491356">
            <w:pPr>
              <w:jc w:val="center"/>
              <w:rPr>
                <w:rFonts w:ascii="Calibri" w:hAnsi="Calibri" w:cs="Calibri"/>
              </w:rPr>
            </w:pPr>
            <w:r w:rsidRPr="004F3B18">
              <w:rPr>
                <w:rFonts w:ascii="Calibri" w:hAnsi="Calibri" w:cs="Calibri"/>
              </w:rPr>
              <w:t>2.41</w:t>
            </w:r>
          </w:p>
        </w:tc>
        <w:tc>
          <w:tcPr>
            <w:tcW w:w="671" w:type="dxa"/>
          </w:tcPr>
          <w:p w14:paraId="3F240738" w14:textId="60FA9141" w:rsidR="00491356" w:rsidRPr="004F3B18" w:rsidRDefault="001059F3" w:rsidP="00491356">
            <w:pPr>
              <w:jc w:val="center"/>
              <w:rPr>
                <w:rFonts w:ascii="Calibri" w:hAnsi="Calibri" w:cs="Calibri"/>
              </w:rPr>
            </w:pPr>
            <w:r w:rsidRPr="004F3B18">
              <w:rPr>
                <w:rFonts w:ascii="Calibri" w:hAnsi="Calibri" w:cs="Calibri"/>
              </w:rPr>
              <w:t>0.83</w:t>
            </w:r>
          </w:p>
        </w:tc>
        <w:tc>
          <w:tcPr>
            <w:tcW w:w="1285" w:type="dxa"/>
          </w:tcPr>
          <w:p w14:paraId="6435B866" w14:textId="72C150CB" w:rsidR="00491356" w:rsidRPr="004F3B18" w:rsidRDefault="00A34476" w:rsidP="00491356">
            <w:pPr>
              <w:jc w:val="center"/>
              <w:rPr>
                <w:rFonts w:ascii="Calibri" w:hAnsi="Calibri" w:cs="Calibri"/>
              </w:rPr>
            </w:pPr>
            <w:r w:rsidRPr="004F3B18">
              <w:rPr>
                <w:rFonts w:ascii="Calibri" w:hAnsi="Calibri" w:cs="Calibri"/>
              </w:rPr>
              <w:t>0.9</w:t>
            </w:r>
          </w:p>
        </w:tc>
        <w:tc>
          <w:tcPr>
            <w:tcW w:w="850" w:type="dxa"/>
          </w:tcPr>
          <w:p w14:paraId="7BEFFEB6" w14:textId="29FF631A" w:rsidR="00491356" w:rsidRPr="004F3B18" w:rsidRDefault="00A34476" w:rsidP="00491356">
            <w:pPr>
              <w:jc w:val="center"/>
              <w:rPr>
                <w:rFonts w:ascii="Calibri" w:hAnsi="Calibri" w:cs="Calibri"/>
              </w:rPr>
            </w:pPr>
            <w:r w:rsidRPr="004F3B18">
              <w:rPr>
                <w:rFonts w:ascii="Calibri" w:hAnsi="Calibri" w:cs="Calibri"/>
              </w:rPr>
              <w:t>2.43</w:t>
            </w:r>
          </w:p>
        </w:tc>
        <w:tc>
          <w:tcPr>
            <w:tcW w:w="851" w:type="dxa"/>
          </w:tcPr>
          <w:p w14:paraId="410B8E45" w14:textId="0F75824D" w:rsidR="00491356" w:rsidRPr="004F3B18" w:rsidRDefault="00A34476" w:rsidP="00491356">
            <w:pPr>
              <w:jc w:val="center"/>
              <w:rPr>
                <w:rFonts w:ascii="Calibri" w:hAnsi="Calibri" w:cs="Calibri"/>
              </w:rPr>
            </w:pPr>
            <w:r w:rsidRPr="004F3B18">
              <w:rPr>
                <w:rFonts w:ascii="Calibri" w:hAnsi="Calibri" w:cs="Calibri"/>
              </w:rPr>
              <w:t>-3.17</w:t>
            </w:r>
          </w:p>
        </w:tc>
        <w:tc>
          <w:tcPr>
            <w:tcW w:w="992" w:type="dxa"/>
          </w:tcPr>
          <w:p w14:paraId="735DB42C" w14:textId="477DBD33" w:rsidR="00491356" w:rsidRPr="004F3B18" w:rsidRDefault="00A34476" w:rsidP="00491356">
            <w:pPr>
              <w:jc w:val="center"/>
              <w:rPr>
                <w:rFonts w:ascii="Calibri" w:hAnsi="Calibri" w:cs="Calibri"/>
              </w:rPr>
            </w:pPr>
            <w:r w:rsidRPr="004F3B18">
              <w:rPr>
                <w:rFonts w:ascii="Calibri" w:hAnsi="Calibri" w:cs="Calibri"/>
              </w:rPr>
              <w:t>2.15</w:t>
            </w:r>
          </w:p>
        </w:tc>
        <w:tc>
          <w:tcPr>
            <w:tcW w:w="941" w:type="dxa"/>
          </w:tcPr>
          <w:p w14:paraId="6CD5E448" w14:textId="76D29D90" w:rsidR="00491356" w:rsidRPr="004F3B18" w:rsidRDefault="007C6A59" w:rsidP="00491356">
            <w:pPr>
              <w:jc w:val="center"/>
              <w:rPr>
                <w:rFonts w:ascii="Calibri" w:hAnsi="Calibri" w:cs="Calibri"/>
              </w:rPr>
            </w:pPr>
            <w:r w:rsidRPr="004F3B18">
              <w:rPr>
                <w:rFonts w:ascii="Calibri" w:hAnsi="Calibri" w:cs="Calibri"/>
              </w:rPr>
              <w:t>-2.18</w:t>
            </w:r>
          </w:p>
        </w:tc>
      </w:tr>
      <w:tr w:rsidR="00491356" w:rsidRPr="004F3B18" w14:paraId="0CA385DF" w14:textId="77777777" w:rsidTr="00B260E9">
        <w:tc>
          <w:tcPr>
            <w:tcW w:w="699" w:type="dxa"/>
            <w:vMerge/>
          </w:tcPr>
          <w:p w14:paraId="73190B83" w14:textId="77777777" w:rsidR="00491356" w:rsidRPr="004F3B18" w:rsidRDefault="00491356" w:rsidP="00491356">
            <w:pPr>
              <w:jc w:val="center"/>
              <w:rPr>
                <w:rFonts w:ascii="Calibri" w:hAnsi="Calibri" w:cs="Calibri"/>
              </w:rPr>
            </w:pPr>
          </w:p>
        </w:tc>
        <w:tc>
          <w:tcPr>
            <w:tcW w:w="1124" w:type="dxa"/>
            <w:vMerge/>
          </w:tcPr>
          <w:p w14:paraId="22DB97BA" w14:textId="77777777" w:rsidR="00491356" w:rsidRPr="004F3B18" w:rsidRDefault="00491356" w:rsidP="00491356">
            <w:pPr>
              <w:jc w:val="center"/>
              <w:rPr>
                <w:rFonts w:ascii="Calibri" w:hAnsi="Calibri" w:cs="Calibri"/>
              </w:rPr>
            </w:pPr>
          </w:p>
        </w:tc>
        <w:tc>
          <w:tcPr>
            <w:tcW w:w="851" w:type="dxa"/>
          </w:tcPr>
          <w:p w14:paraId="5D588D37" w14:textId="77777777" w:rsidR="00491356" w:rsidRPr="004F3B18" w:rsidRDefault="00491356" w:rsidP="00491356">
            <w:pPr>
              <w:jc w:val="center"/>
              <w:rPr>
                <w:rFonts w:ascii="Calibri" w:hAnsi="Calibri" w:cs="Calibri"/>
              </w:rPr>
            </w:pPr>
            <w:r w:rsidRPr="004F3B18">
              <w:rPr>
                <w:rFonts w:ascii="Calibri" w:hAnsi="Calibri" w:cs="Calibri"/>
              </w:rPr>
              <w:t>150</w:t>
            </w:r>
          </w:p>
        </w:tc>
        <w:tc>
          <w:tcPr>
            <w:tcW w:w="753" w:type="dxa"/>
          </w:tcPr>
          <w:p w14:paraId="292E5E3C" w14:textId="5DB6E9C8" w:rsidR="00491356" w:rsidRPr="004F3B18" w:rsidRDefault="0052078F" w:rsidP="00491356">
            <w:pPr>
              <w:jc w:val="center"/>
              <w:rPr>
                <w:rFonts w:ascii="Calibri" w:hAnsi="Calibri" w:cs="Calibri"/>
              </w:rPr>
            </w:pPr>
            <w:r w:rsidRPr="004F3B18">
              <w:rPr>
                <w:rFonts w:ascii="Calibri" w:hAnsi="Calibri" w:cs="Calibri"/>
              </w:rPr>
              <w:t>1.84</w:t>
            </w:r>
          </w:p>
        </w:tc>
        <w:tc>
          <w:tcPr>
            <w:tcW w:w="671" w:type="dxa"/>
          </w:tcPr>
          <w:p w14:paraId="72E1E2CF" w14:textId="600A6042" w:rsidR="00491356" w:rsidRPr="004F3B18" w:rsidRDefault="0052078F" w:rsidP="00491356">
            <w:pPr>
              <w:jc w:val="center"/>
              <w:rPr>
                <w:rFonts w:ascii="Calibri" w:hAnsi="Calibri" w:cs="Calibri"/>
              </w:rPr>
            </w:pPr>
            <w:r w:rsidRPr="004F3B18">
              <w:rPr>
                <w:rFonts w:ascii="Calibri" w:hAnsi="Calibri" w:cs="Calibri"/>
              </w:rPr>
              <w:t>0.9</w:t>
            </w:r>
          </w:p>
        </w:tc>
        <w:tc>
          <w:tcPr>
            <w:tcW w:w="1285" w:type="dxa"/>
          </w:tcPr>
          <w:p w14:paraId="5EC7162F" w14:textId="2E8D91D7" w:rsidR="00491356" w:rsidRPr="004F3B18" w:rsidRDefault="0052078F" w:rsidP="00491356">
            <w:pPr>
              <w:jc w:val="center"/>
              <w:rPr>
                <w:rFonts w:ascii="Calibri" w:hAnsi="Calibri" w:cs="Calibri"/>
              </w:rPr>
            </w:pPr>
            <w:r w:rsidRPr="004F3B18">
              <w:rPr>
                <w:rFonts w:ascii="Calibri" w:hAnsi="Calibri" w:cs="Calibri"/>
              </w:rPr>
              <w:t>0.56</w:t>
            </w:r>
          </w:p>
        </w:tc>
        <w:tc>
          <w:tcPr>
            <w:tcW w:w="850" w:type="dxa"/>
          </w:tcPr>
          <w:p w14:paraId="16AAF400" w14:textId="217EBC8A" w:rsidR="00491356" w:rsidRPr="004F3B18" w:rsidRDefault="0052078F" w:rsidP="00491356">
            <w:pPr>
              <w:jc w:val="center"/>
              <w:rPr>
                <w:rFonts w:ascii="Calibri" w:hAnsi="Calibri" w:cs="Calibri"/>
              </w:rPr>
            </w:pPr>
            <w:r w:rsidRPr="004F3B18">
              <w:rPr>
                <w:rFonts w:ascii="Calibri" w:hAnsi="Calibri" w:cs="Calibri"/>
              </w:rPr>
              <w:t>3.59</w:t>
            </w:r>
          </w:p>
        </w:tc>
        <w:tc>
          <w:tcPr>
            <w:tcW w:w="851" w:type="dxa"/>
          </w:tcPr>
          <w:p w14:paraId="375F5F32" w14:textId="3C75363D" w:rsidR="00491356" w:rsidRPr="004F3B18" w:rsidRDefault="0052078F" w:rsidP="00491356">
            <w:pPr>
              <w:jc w:val="center"/>
              <w:rPr>
                <w:rFonts w:ascii="Calibri" w:hAnsi="Calibri" w:cs="Calibri"/>
              </w:rPr>
            </w:pPr>
            <w:r w:rsidRPr="004F3B18">
              <w:rPr>
                <w:rFonts w:ascii="Calibri" w:hAnsi="Calibri" w:cs="Calibri"/>
              </w:rPr>
              <w:t>-8.13</w:t>
            </w:r>
          </w:p>
        </w:tc>
        <w:tc>
          <w:tcPr>
            <w:tcW w:w="992" w:type="dxa"/>
          </w:tcPr>
          <w:p w14:paraId="60D3C7AB" w14:textId="65D3EB40" w:rsidR="00491356" w:rsidRPr="004F3B18" w:rsidRDefault="0052078F" w:rsidP="00491356">
            <w:pPr>
              <w:jc w:val="center"/>
              <w:rPr>
                <w:rFonts w:ascii="Calibri" w:hAnsi="Calibri" w:cs="Calibri"/>
              </w:rPr>
            </w:pPr>
            <w:r w:rsidRPr="004F3B18">
              <w:rPr>
                <w:rFonts w:ascii="Calibri" w:hAnsi="Calibri" w:cs="Calibri"/>
              </w:rPr>
              <w:t>4.27</w:t>
            </w:r>
          </w:p>
        </w:tc>
        <w:tc>
          <w:tcPr>
            <w:tcW w:w="941" w:type="dxa"/>
          </w:tcPr>
          <w:p w14:paraId="379FE867" w14:textId="6F23C03D" w:rsidR="00491356" w:rsidRPr="004F3B18" w:rsidRDefault="0052078F" w:rsidP="00491356">
            <w:pPr>
              <w:jc w:val="center"/>
              <w:rPr>
                <w:rFonts w:ascii="Calibri" w:hAnsi="Calibri" w:cs="Calibri"/>
              </w:rPr>
            </w:pPr>
            <w:r w:rsidRPr="004F3B18">
              <w:rPr>
                <w:rFonts w:ascii="Calibri" w:hAnsi="Calibri" w:cs="Calibri"/>
              </w:rPr>
              <w:t>-9.87</w:t>
            </w:r>
          </w:p>
        </w:tc>
      </w:tr>
      <w:tr w:rsidR="00491356" w:rsidRPr="004F3B18" w14:paraId="7E853576" w14:textId="77777777" w:rsidTr="00B260E9">
        <w:tc>
          <w:tcPr>
            <w:tcW w:w="699" w:type="dxa"/>
            <w:vMerge/>
          </w:tcPr>
          <w:p w14:paraId="7853764E" w14:textId="77777777" w:rsidR="00491356" w:rsidRPr="004F3B18" w:rsidRDefault="00491356" w:rsidP="00491356">
            <w:pPr>
              <w:jc w:val="center"/>
              <w:rPr>
                <w:rFonts w:ascii="Calibri" w:hAnsi="Calibri" w:cs="Calibri"/>
              </w:rPr>
            </w:pPr>
          </w:p>
        </w:tc>
        <w:tc>
          <w:tcPr>
            <w:tcW w:w="1124" w:type="dxa"/>
            <w:vMerge w:val="restart"/>
          </w:tcPr>
          <w:p w14:paraId="34EE7450" w14:textId="77777777" w:rsidR="00491356" w:rsidRPr="004F3B18" w:rsidRDefault="00491356" w:rsidP="00491356">
            <w:pPr>
              <w:jc w:val="center"/>
              <w:rPr>
                <w:rFonts w:ascii="Calibri" w:hAnsi="Calibri" w:cs="Calibri"/>
              </w:rPr>
            </w:pPr>
            <w:r w:rsidRPr="004F3B18">
              <w:rPr>
                <w:rFonts w:ascii="Calibri" w:hAnsi="Calibri" w:cs="Calibri"/>
              </w:rPr>
              <w:t>50</w:t>
            </w:r>
          </w:p>
        </w:tc>
        <w:tc>
          <w:tcPr>
            <w:tcW w:w="851" w:type="dxa"/>
          </w:tcPr>
          <w:p w14:paraId="3AF10325" w14:textId="77777777" w:rsidR="00491356" w:rsidRPr="004F3B18" w:rsidRDefault="00491356" w:rsidP="00491356">
            <w:pPr>
              <w:jc w:val="center"/>
              <w:rPr>
                <w:rFonts w:ascii="Calibri" w:hAnsi="Calibri" w:cs="Calibri"/>
              </w:rPr>
            </w:pPr>
            <w:r w:rsidRPr="004F3B18">
              <w:rPr>
                <w:rFonts w:ascii="Calibri" w:hAnsi="Calibri" w:cs="Calibri"/>
              </w:rPr>
              <w:t>20</w:t>
            </w:r>
          </w:p>
        </w:tc>
        <w:tc>
          <w:tcPr>
            <w:tcW w:w="753" w:type="dxa"/>
          </w:tcPr>
          <w:p w14:paraId="4B12735D" w14:textId="3644AD53" w:rsidR="00491356" w:rsidRPr="004F3B18" w:rsidRDefault="007448E7" w:rsidP="00491356">
            <w:pPr>
              <w:jc w:val="center"/>
              <w:rPr>
                <w:rFonts w:ascii="Calibri" w:hAnsi="Calibri" w:cs="Calibri"/>
              </w:rPr>
            </w:pPr>
            <w:r w:rsidRPr="004F3B18">
              <w:rPr>
                <w:rFonts w:ascii="Calibri" w:hAnsi="Calibri" w:cs="Calibri"/>
              </w:rPr>
              <w:t>4.2</w:t>
            </w:r>
          </w:p>
        </w:tc>
        <w:tc>
          <w:tcPr>
            <w:tcW w:w="671" w:type="dxa"/>
          </w:tcPr>
          <w:p w14:paraId="1DE09738" w14:textId="00F6E92A" w:rsidR="00491356" w:rsidRPr="004F3B18" w:rsidRDefault="002E0787" w:rsidP="00491356">
            <w:pPr>
              <w:jc w:val="center"/>
              <w:rPr>
                <w:rFonts w:ascii="Calibri" w:hAnsi="Calibri" w:cs="Calibri"/>
              </w:rPr>
            </w:pPr>
            <w:r w:rsidRPr="004F3B18">
              <w:rPr>
                <w:rFonts w:ascii="Calibri" w:hAnsi="Calibri" w:cs="Calibri"/>
              </w:rPr>
              <w:t>0.53</w:t>
            </w:r>
          </w:p>
        </w:tc>
        <w:tc>
          <w:tcPr>
            <w:tcW w:w="1285" w:type="dxa"/>
          </w:tcPr>
          <w:p w14:paraId="4C16106A" w14:textId="4CC7611F" w:rsidR="00491356" w:rsidRPr="004F3B18" w:rsidRDefault="00606636" w:rsidP="00491356">
            <w:pPr>
              <w:jc w:val="center"/>
              <w:rPr>
                <w:rFonts w:ascii="Calibri" w:hAnsi="Calibri" w:cs="Calibri"/>
              </w:rPr>
            </w:pPr>
            <w:r w:rsidRPr="004F3B18">
              <w:rPr>
                <w:rFonts w:ascii="Calibri" w:hAnsi="Calibri" w:cs="Calibri"/>
              </w:rPr>
              <w:t>0.39</w:t>
            </w:r>
          </w:p>
        </w:tc>
        <w:tc>
          <w:tcPr>
            <w:tcW w:w="850" w:type="dxa"/>
          </w:tcPr>
          <w:p w14:paraId="0580A0E2" w14:textId="46354C54" w:rsidR="00491356" w:rsidRPr="004F3B18" w:rsidRDefault="00606636" w:rsidP="00491356">
            <w:pPr>
              <w:jc w:val="center"/>
              <w:rPr>
                <w:rFonts w:ascii="Calibri" w:hAnsi="Calibri" w:cs="Calibri"/>
              </w:rPr>
            </w:pPr>
            <w:r w:rsidRPr="004F3B18">
              <w:rPr>
                <w:rFonts w:ascii="Calibri" w:hAnsi="Calibri" w:cs="Calibri"/>
              </w:rPr>
              <w:t>2.91</w:t>
            </w:r>
          </w:p>
        </w:tc>
        <w:tc>
          <w:tcPr>
            <w:tcW w:w="851" w:type="dxa"/>
          </w:tcPr>
          <w:p w14:paraId="32A8A092" w14:textId="4D8F0679" w:rsidR="00491356" w:rsidRPr="004F3B18" w:rsidRDefault="00606636" w:rsidP="00491356">
            <w:pPr>
              <w:jc w:val="center"/>
              <w:rPr>
                <w:rFonts w:ascii="Calibri" w:hAnsi="Calibri" w:cs="Calibri"/>
              </w:rPr>
            </w:pPr>
            <w:r w:rsidRPr="004F3B18">
              <w:rPr>
                <w:rFonts w:ascii="Calibri" w:hAnsi="Calibri" w:cs="Calibri"/>
              </w:rPr>
              <w:t>-4.73</w:t>
            </w:r>
          </w:p>
        </w:tc>
        <w:tc>
          <w:tcPr>
            <w:tcW w:w="992" w:type="dxa"/>
          </w:tcPr>
          <w:p w14:paraId="0A24C9CC" w14:textId="13777C0A" w:rsidR="00491356" w:rsidRPr="004F3B18" w:rsidRDefault="00606636" w:rsidP="00491356">
            <w:pPr>
              <w:jc w:val="center"/>
              <w:rPr>
                <w:rFonts w:ascii="Calibri" w:hAnsi="Calibri" w:cs="Calibri"/>
              </w:rPr>
            </w:pPr>
            <w:r w:rsidRPr="004F3B18">
              <w:rPr>
                <w:rFonts w:ascii="Calibri" w:hAnsi="Calibri" w:cs="Calibri"/>
              </w:rPr>
              <w:t>2.32</w:t>
            </w:r>
          </w:p>
        </w:tc>
        <w:tc>
          <w:tcPr>
            <w:tcW w:w="941" w:type="dxa"/>
          </w:tcPr>
          <w:p w14:paraId="405E58E6" w14:textId="7149AA4A" w:rsidR="00491356" w:rsidRPr="004F3B18" w:rsidRDefault="009B0CBB" w:rsidP="00491356">
            <w:pPr>
              <w:jc w:val="center"/>
              <w:rPr>
                <w:rFonts w:ascii="Calibri" w:hAnsi="Calibri" w:cs="Calibri"/>
              </w:rPr>
            </w:pPr>
            <w:r w:rsidRPr="004F3B18">
              <w:rPr>
                <w:rFonts w:ascii="Calibri" w:hAnsi="Calibri" w:cs="Calibri"/>
              </w:rPr>
              <w:t>-2.71</w:t>
            </w:r>
          </w:p>
        </w:tc>
      </w:tr>
      <w:tr w:rsidR="00491356" w:rsidRPr="004F3B18" w14:paraId="209B9F8F" w14:textId="77777777" w:rsidTr="00B260E9">
        <w:tc>
          <w:tcPr>
            <w:tcW w:w="699" w:type="dxa"/>
            <w:vMerge/>
          </w:tcPr>
          <w:p w14:paraId="5760DBC3" w14:textId="77777777" w:rsidR="00491356" w:rsidRPr="004F3B18" w:rsidRDefault="00491356" w:rsidP="00491356">
            <w:pPr>
              <w:jc w:val="center"/>
              <w:rPr>
                <w:rFonts w:ascii="Calibri" w:hAnsi="Calibri" w:cs="Calibri"/>
              </w:rPr>
            </w:pPr>
          </w:p>
        </w:tc>
        <w:tc>
          <w:tcPr>
            <w:tcW w:w="1124" w:type="dxa"/>
            <w:vMerge/>
          </w:tcPr>
          <w:p w14:paraId="39DBB742" w14:textId="77777777" w:rsidR="00491356" w:rsidRPr="004F3B18" w:rsidRDefault="00491356" w:rsidP="00491356">
            <w:pPr>
              <w:jc w:val="center"/>
              <w:rPr>
                <w:rFonts w:ascii="Calibri" w:hAnsi="Calibri" w:cs="Calibri"/>
              </w:rPr>
            </w:pPr>
          </w:p>
        </w:tc>
        <w:tc>
          <w:tcPr>
            <w:tcW w:w="851" w:type="dxa"/>
          </w:tcPr>
          <w:p w14:paraId="3D123CA3" w14:textId="77777777" w:rsidR="00491356" w:rsidRPr="004F3B18" w:rsidRDefault="00491356" w:rsidP="00491356">
            <w:pPr>
              <w:jc w:val="center"/>
              <w:rPr>
                <w:rFonts w:ascii="Calibri" w:hAnsi="Calibri" w:cs="Calibri"/>
              </w:rPr>
            </w:pPr>
            <w:r w:rsidRPr="004F3B18">
              <w:rPr>
                <w:rFonts w:ascii="Calibri" w:hAnsi="Calibri" w:cs="Calibri"/>
              </w:rPr>
              <w:t>50</w:t>
            </w:r>
          </w:p>
        </w:tc>
        <w:tc>
          <w:tcPr>
            <w:tcW w:w="753" w:type="dxa"/>
          </w:tcPr>
          <w:p w14:paraId="7FAD1500" w14:textId="73AD7E6A" w:rsidR="00491356" w:rsidRPr="004F3B18" w:rsidRDefault="00E93FA7" w:rsidP="00491356">
            <w:pPr>
              <w:jc w:val="center"/>
              <w:rPr>
                <w:rFonts w:ascii="Calibri" w:hAnsi="Calibri" w:cs="Calibri"/>
              </w:rPr>
            </w:pPr>
            <w:r w:rsidRPr="004F3B18">
              <w:rPr>
                <w:rFonts w:ascii="Calibri" w:hAnsi="Calibri" w:cs="Calibri"/>
              </w:rPr>
              <w:t>2.91</w:t>
            </w:r>
          </w:p>
        </w:tc>
        <w:tc>
          <w:tcPr>
            <w:tcW w:w="671" w:type="dxa"/>
          </w:tcPr>
          <w:p w14:paraId="2E0B8E66" w14:textId="3E0A0DD9" w:rsidR="00491356" w:rsidRPr="004F3B18" w:rsidRDefault="00E93FA7" w:rsidP="00491356">
            <w:pPr>
              <w:jc w:val="center"/>
              <w:rPr>
                <w:rFonts w:ascii="Calibri" w:hAnsi="Calibri" w:cs="Calibri"/>
              </w:rPr>
            </w:pPr>
            <w:r w:rsidRPr="004F3B18">
              <w:rPr>
                <w:rFonts w:ascii="Calibri" w:hAnsi="Calibri" w:cs="Calibri"/>
              </w:rPr>
              <w:t>0.75</w:t>
            </w:r>
          </w:p>
        </w:tc>
        <w:tc>
          <w:tcPr>
            <w:tcW w:w="1285" w:type="dxa"/>
          </w:tcPr>
          <w:p w14:paraId="0C629A07" w14:textId="4B550EDB" w:rsidR="00491356" w:rsidRPr="004F3B18" w:rsidRDefault="00E93FA7" w:rsidP="00491356">
            <w:pPr>
              <w:jc w:val="center"/>
              <w:rPr>
                <w:rFonts w:ascii="Calibri" w:hAnsi="Calibri" w:cs="Calibri"/>
              </w:rPr>
            </w:pPr>
            <w:r w:rsidRPr="004F3B18">
              <w:rPr>
                <w:rFonts w:ascii="Calibri" w:hAnsi="Calibri" w:cs="Calibri"/>
              </w:rPr>
              <w:t>0.32</w:t>
            </w:r>
          </w:p>
        </w:tc>
        <w:tc>
          <w:tcPr>
            <w:tcW w:w="850" w:type="dxa"/>
          </w:tcPr>
          <w:p w14:paraId="3DBBB025" w14:textId="4CDB1E55" w:rsidR="00491356" w:rsidRPr="004F3B18" w:rsidRDefault="00E93FA7" w:rsidP="00491356">
            <w:pPr>
              <w:jc w:val="center"/>
              <w:rPr>
                <w:rFonts w:ascii="Calibri" w:hAnsi="Calibri" w:cs="Calibri"/>
              </w:rPr>
            </w:pPr>
            <w:r w:rsidRPr="004F3B18">
              <w:rPr>
                <w:rFonts w:ascii="Calibri" w:hAnsi="Calibri" w:cs="Calibri"/>
              </w:rPr>
              <w:t>2.44</w:t>
            </w:r>
          </w:p>
        </w:tc>
        <w:tc>
          <w:tcPr>
            <w:tcW w:w="851" w:type="dxa"/>
          </w:tcPr>
          <w:p w14:paraId="64615EB8" w14:textId="62109BD1" w:rsidR="00491356" w:rsidRPr="004F3B18" w:rsidRDefault="00E93FA7" w:rsidP="00491356">
            <w:pPr>
              <w:jc w:val="center"/>
              <w:rPr>
                <w:rFonts w:ascii="Calibri" w:hAnsi="Calibri" w:cs="Calibri"/>
              </w:rPr>
            </w:pPr>
            <w:r w:rsidRPr="004F3B18">
              <w:rPr>
                <w:rFonts w:ascii="Calibri" w:hAnsi="Calibri" w:cs="Calibri"/>
              </w:rPr>
              <w:t>-3.19</w:t>
            </w:r>
          </w:p>
        </w:tc>
        <w:tc>
          <w:tcPr>
            <w:tcW w:w="992" w:type="dxa"/>
          </w:tcPr>
          <w:p w14:paraId="067BAC89" w14:textId="183D0D6F" w:rsidR="00491356" w:rsidRPr="004F3B18" w:rsidRDefault="00E93FA7" w:rsidP="00491356">
            <w:pPr>
              <w:jc w:val="center"/>
              <w:rPr>
                <w:rFonts w:ascii="Calibri" w:hAnsi="Calibri" w:cs="Calibri"/>
              </w:rPr>
            </w:pPr>
            <w:r w:rsidRPr="004F3B18">
              <w:rPr>
                <w:rFonts w:ascii="Calibri" w:hAnsi="Calibri" w:cs="Calibri"/>
              </w:rPr>
              <w:t>2.0</w:t>
            </w:r>
          </w:p>
        </w:tc>
        <w:tc>
          <w:tcPr>
            <w:tcW w:w="941" w:type="dxa"/>
          </w:tcPr>
          <w:p w14:paraId="5196C8A1" w14:textId="3EC74569" w:rsidR="00491356" w:rsidRPr="004F3B18" w:rsidRDefault="00E93FA7" w:rsidP="00491356">
            <w:pPr>
              <w:jc w:val="center"/>
              <w:rPr>
                <w:rFonts w:ascii="Calibri" w:hAnsi="Calibri" w:cs="Calibri"/>
              </w:rPr>
            </w:pPr>
            <w:r w:rsidRPr="004F3B18">
              <w:rPr>
                <w:rFonts w:ascii="Calibri" w:hAnsi="Calibri" w:cs="Calibri"/>
              </w:rPr>
              <w:t>-1.72</w:t>
            </w:r>
          </w:p>
        </w:tc>
      </w:tr>
      <w:tr w:rsidR="00491356" w:rsidRPr="004F3B18" w14:paraId="734244C0" w14:textId="77777777" w:rsidTr="00B260E9">
        <w:tc>
          <w:tcPr>
            <w:tcW w:w="699" w:type="dxa"/>
            <w:vMerge/>
          </w:tcPr>
          <w:p w14:paraId="0D44E6FA" w14:textId="77777777" w:rsidR="00491356" w:rsidRPr="004F3B18" w:rsidRDefault="00491356" w:rsidP="00491356">
            <w:pPr>
              <w:jc w:val="center"/>
              <w:rPr>
                <w:rFonts w:ascii="Calibri" w:hAnsi="Calibri" w:cs="Calibri"/>
              </w:rPr>
            </w:pPr>
          </w:p>
        </w:tc>
        <w:tc>
          <w:tcPr>
            <w:tcW w:w="1124" w:type="dxa"/>
            <w:vMerge/>
          </w:tcPr>
          <w:p w14:paraId="275DB6E0" w14:textId="77777777" w:rsidR="00491356" w:rsidRPr="004F3B18" w:rsidRDefault="00491356" w:rsidP="00491356">
            <w:pPr>
              <w:jc w:val="center"/>
              <w:rPr>
                <w:rFonts w:ascii="Calibri" w:hAnsi="Calibri" w:cs="Calibri"/>
              </w:rPr>
            </w:pPr>
          </w:p>
        </w:tc>
        <w:tc>
          <w:tcPr>
            <w:tcW w:w="851" w:type="dxa"/>
          </w:tcPr>
          <w:p w14:paraId="513D6FBD" w14:textId="77777777" w:rsidR="00491356" w:rsidRPr="004F3B18" w:rsidRDefault="00491356" w:rsidP="00491356">
            <w:pPr>
              <w:jc w:val="center"/>
              <w:rPr>
                <w:rFonts w:ascii="Calibri" w:hAnsi="Calibri" w:cs="Calibri"/>
              </w:rPr>
            </w:pPr>
            <w:r w:rsidRPr="004F3B18">
              <w:rPr>
                <w:rFonts w:ascii="Calibri" w:hAnsi="Calibri" w:cs="Calibri"/>
              </w:rPr>
              <w:t>100</w:t>
            </w:r>
          </w:p>
        </w:tc>
        <w:tc>
          <w:tcPr>
            <w:tcW w:w="753" w:type="dxa"/>
          </w:tcPr>
          <w:p w14:paraId="3CF480A0" w14:textId="15BCD867" w:rsidR="00491356" w:rsidRPr="004F3B18" w:rsidRDefault="00D12E7B" w:rsidP="00491356">
            <w:pPr>
              <w:jc w:val="center"/>
              <w:rPr>
                <w:rFonts w:ascii="Calibri" w:hAnsi="Calibri" w:cs="Calibri"/>
              </w:rPr>
            </w:pPr>
            <w:r w:rsidRPr="004F3B18">
              <w:rPr>
                <w:rFonts w:ascii="Calibri" w:hAnsi="Calibri" w:cs="Calibri"/>
              </w:rPr>
              <w:t>2.26</w:t>
            </w:r>
          </w:p>
        </w:tc>
        <w:tc>
          <w:tcPr>
            <w:tcW w:w="671" w:type="dxa"/>
          </w:tcPr>
          <w:p w14:paraId="0AF7413C" w14:textId="4C8D95D0" w:rsidR="00491356" w:rsidRPr="004F3B18" w:rsidRDefault="00D12E7B" w:rsidP="00491356">
            <w:pPr>
              <w:jc w:val="center"/>
              <w:rPr>
                <w:rFonts w:ascii="Calibri" w:hAnsi="Calibri" w:cs="Calibri"/>
              </w:rPr>
            </w:pPr>
            <w:r w:rsidRPr="004F3B18">
              <w:rPr>
                <w:rFonts w:ascii="Calibri" w:hAnsi="Calibri" w:cs="Calibri"/>
              </w:rPr>
              <w:t>0.85</w:t>
            </w:r>
          </w:p>
        </w:tc>
        <w:tc>
          <w:tcPr>
            <w:tcW w:w="1285" w:type="dxa"/>
          </w:tcPr>
          <w:p w14:paraId="4A8E5CBC" w14:textId="5E2992C5" w:rsidR="00491356" w:rsidRPr="004F3B18" w:rsidRDefault="00E45CF0" w:rsidP="00491356">
            <w:pPr>
              <w:jc w:val="center"/>
              <w:rPr>
                <w:rFonts w:ascii="Calibri" w:hAnsi="Calibri" w:cs="Calibri"/>
              </w:rPr>
            </w:pPr>
            <w:r w:rsidRPr="004F3B18">
              <w:rPr>
                <w:rFonts w:ascii="Calibri" w:hAnsi="Calibri" w:cs="Calibri"/>
              </w:rPr>
              <w:t>2.62</w:t>
            </w:r>
          </w:p>
        </w:tc>
        <w:tc>
          <w:tcPr>
            <w:tcW w:w="850" w:type="dxa"/>
          </w:tcPr>
          <w:p w14:paraId="52886C24" w14:textId="5ED85B1C" w:rsidR="00491356" w:rsidRPr="004F3B18" w:rsidRDefault="00E45CF0" w:rsidP="00491356">
            <w:pPr>
              <w:jc w:val="center"/>
              <w:rPr>
                <w:rFonts w:ascii="Calibri" w:hAnsi="Calibri" w:cs="Calibri"/>
              </w:rPr>
            </w:pPr>
            <w:r w:rsidRPr="004F3B18">
              <w:rPr>
                <w:rFonts w:ascii="Calibri" w:hAnsi="Calibri" w:cs="Calibri"/>
              </w:rPr>
              <w:t>2.07</w:t>
            </w:r>
          </w:p>
        </w:tc>
        <w:tc>
          <w:tcPr>
            <w:tcW w:w="851" w:type="dxa"/>
          </w:tcPr>
          <w:p w14:paraId="56A984BB" w14:textId="3A804061" w:rsidR="00491356" w:rsidRPr="004F3B18" w:rsidRDefault="00E45CF0" w:rsidP="00491356">
            <w:pPr>
              <w:jc w:val="center"/>
              <w:rPr>
                <w:rFonts w:ascii="Calibri" w:hAnsi="Calibri" w:cs="Calibri"/>
              </w:rPr>
            </w:pPr>
            <w:r w:rsidRPr="004F3B18">
              <w:rPr>
                <w:rFonts w:ascii="Calibri" w:hAnsi="Calibri" w:cs="Calibri"/>
              </w:rPr>
              <w:t>-2.42</w:t>
            </w:r>
          </w:p>
        </w:tc>
        <w:tc>
          <w:tcPr>
            <w:tcW w:w="992" w:type="dxa"/>
          </w:tcPr>
          <w:p w14:paraId="4055EA1A" w14:textId="7D102F6E" w:rsidR="00491356" w:rsidRPr="004F3B18" w:rsidRDefault="00E45CF0" w:rsidP="00491356">
            <w:pPr>
              <w:jc w:val="center"/>
              <w:rPr>
                <w:rFonts w:ascii="Calibri" w:hAnsi="Calibri" w:cs="Calibri"/>
              </w:rPr>
            </w:pPr>
            <w:r w:rsidRPr="004F3B18">
              <w:rPr>
                <w:rFonts w:ascii="Calibri" w:hAnsi="Calibri" w:cs="Calibri"/>
              </w:rPr>
              <w:t>4.09</w:t>
            </w:r>
          </w:p>
        </w:tc>
        <w:tc>
          <w:tcPr>
            <w:tcW w:w="941" w:type="dxa"/>
          </w:tcPr>
          <w:p w14:paraId="3B02BE10" w14:textId="392E266A" w:rsidR="00491356" w:rsidRPr="004F3B18" w:rsidRDefault="00E45CF0" w:rsidP="00491356">
            <w:pPr>
              <w:jc w:val="center"/>
              <w:rPr>
                <w:rFonts w:ascii="Calibri" w:hAnsi="Calibri" w:cs="Calibri"/>
              </w:rPr>
            </w:pPr>
            <w:r w:rsidRPr="004F3B18">
              <w:rPr>
                <w:rFonts w:ascii="Calibri" w:hAnsi="Calibri" w:cs="Calibri"/>
              </w:rPr>
              <w:t>-10.61</w:t>
            </w:r>
          </w:p>
        </w:tc>
      </w:tr>
      <w:tr w:rsidR="00491356" w:rsidRPr="004F3B18" w14:paraId="4F6762C9" w14:textId="77777777" w:rsidTr="00B260E9">
        <w:tc>
          <w:tcPr>
            <w:tcW w:w="699" w:type="dxa"/>
            <w:vMerge/>
          </w:tcPr>
          <w:p w14:paraId="50546AE4" w14:textId="77777777" w:rsidR="00491356" w:rsidRPr="004F3B18" w:rsidRDefault="00491356" w:rsidP="00491356">
            <w:pPr>
              <w:jc w:val="center"/>
              <w:rPr>
                <w:rFonts w:ascii="Calibri" w:hAnsi="Calibri" w:cs="Calibri"/>
              </w:rPr>
            </w:pPr>
          </w:p>
        </w:tc>
        <w:tc>
          <w:tcPr>
            <w:tcW w:w="1124" w:type="dxa"/>
            <w:vMerge/>
          </w:tcPr>
          <w:p w14:paraId="51959175" w14:textId="77777777" w:rsidR="00491356" w:rsidRPr="004F3B18" w:rsidRDefault="00491356" w:rsidP="00491356">
            <w:pPr>
              <w:jc w:val="center"/>
              <w:rPr>
                <w:rFonts w:ascii="Calibri" w:hAnsi="Calibri" w:cs="Calibri"/>
              </w:rPr>
            </w:pPr>
          </w:p>
        </w:tc>
        <w:tc>
          <w:tcPr>
            <w:tcW w:w="851" w:type="dxa"/>
          </w:tcPr>
          <w:p w14:paraId="71FA0D2B" w14:textId="77777777" w:rsidR="00491356" w:rsidRPr="004F3B18" w:rsidRDefault="00491356" w:rsidP="00491356">
            <w:pPr>
              <w:jc w:val="center"/>
              <w:rPr>
                <w:rFonts w:ascii="Calibri" w:hAnsi="Calibri" w:cs="Calibri"/>
              </w:rPr>
            </w:pPr>
            <w:r w:rsidRPr="004F3B18">
              <w:rPr>
                <w:rFonts w:ascii="Calibri" w:hAnsi="Calibri" w:cs="Calibri"/>
              </w:rPr>
              <w:t>150</w:t>
            </w:r>
          </w:p>
        </w:tc>
        <w:tc>
          <w:tcPr>
            <w:tcW w:w="753" w:type="dxa"/>
          </w:tcPr>
          <w:p w14:paraId="20D81865" w14:textId="6A4FC6B7" w:rsidR="00491356" w:rsidRPr="004F3B18" w:rsidRDefault="00B72478" w:rsidP="00491356">
            <w:pPr>
              <w:jc w:val="center"/>
              <w:rPr>
                <w:rFonts w:ascii="Calibri" w:hAnsi="Calibri" w:cs="Calibri"/>
              </w:rPr>
            </w:pPr>
            <w:r w:rsidRPr="004F3B18">
              <w:rPr>
                <w:rFonts w:ascii="Calibri" w:hAnsi="Calibri" w:cs="Calibri"/>
              </w:rPr>
              <w:t>3.03</w:t>
            </w:r>
          </w:p>
        </w:tc>
        <w:tc>
          <w:tcPr>
            <w:tcW w:w="671" w:type="dxa"/>
          </w:tcPr>
          <w:p w14:paraId="1D2C9237" w14:textId="5A5AF900" w:rsidR="00491356" w:rsidRPr="004F3B18" w:rsidRDefault="00B72478" w:rsidP="00491356">
            <w:pPr>
              <w:jc w:val="center"/>
              <w:rPr>
                <w:rFonts w:ascii="Calibri" w:hAnsi="Calibri" w:cs="Calibri"/>
              </w:rPr>
            </w:pPr>
            <w:r w:rsidRPr="004F3B18">
              <w:rPr>
                <w:rFonts w:ascii="Calibri" w:hAnsi="Calibri" w:cs="Calibri"/>
              </w:rPr>
              <w:t>0.77</w:t>
            </w:r>
          </w:p>
        </w:tc>
        <w:tc>
          <w:tcPr>
            <w:tcW w:w="1285" w:type="dxa"/>
          </w:tcPr>
          <w:p w14:paraId="51F2124F" w14:textId="770E7496" w:rsidR="00491356" w:rsidRPr="004F3B18" w:rsidRDefault="00395195" w:rsidP="00491356">
            <w:pPr>
              <w:jc w:val="center"/>
              <w:rPr>
                <w:rFonts w:ascii="Calibri" w:hAnsi="Calibri" w:cs="Calibri"/>
              </w:rPr>
            </w:pPr>
            <w:r w:rsidRPr="004F3B18">
              <w:rPr>
                <w:rFonts w:ascii="Calibri" w:hAnsi="Calibri" w:cs="Calibri"/>
              </w:rPr>
              <w:t>0.23</w:t>
            </w:r>
          </w:p>
        </w:tc>
        <w:tc>
          <w:tcPr>
            <w:tcW w:w="850" w:type="dxa"/>
          </w:tcPr>
          <w:p w14:paraId="4EB541BB" w14:textId="6AF950CF" w:rsidR="00491356" w:rsidRPr="004F3B18" w:rsidRDefault="00395195" w:rsidP="00491356">
            <w:pPr>
              <w:jc w:val="center"/>
              <w:rPr>
                <w:rFonts w:ascii="Calibri" w:hAnsi="Calibri" w:cs="Calibri"/>
              </w:rPr>
            </w:pPr>
            <w:r w:rsidRPr="004F3B18">
              <w:rPr>
                <w:rFonts w:ascii="Calibri" w:hAnsi="Calibri" w:cs="Calibri"/>
              </w:rPr>
              <w:t>4.33</w:t>
            </w:r>
          </w:p>
        </w:tc>
        <w:tc>
          <w:tcPr>
            <w:tcW w:w="851" w:type="dxa"/>
          </w:tcPr>
          <w:p w14:paraId="1AA78564" w14:textId="37184606" w:rsidR="00491356" w:rsidRPr="004F3B18" w:rsidRDefault="00395195" w:rsidP="00491356">
            <w:pPr>
              <w:jc w:val="center"/>
              <w:rPr>
                <w:rFonts w:ascii="Calibri" w:hAnsi="Calibri" w:cs="Calibri"/>
              </w:rPr>
            </w:pPr>
            <w:r w:rsidRPr="004F3B18">
              <w:rPr>
                <w:rFonts w:ascii="Calibri" w:hAnsi="Calibri" w:cs="Calibri"/>
              </w:rPr>
              <w:t>-12.06</w:t>
            </w:r>
          </w:p>
        </w:tc>
        <w:tc>
          <w:tcPr>
            <w:tcW w:w="992" w:type="dxa"/>
          </w:tcPr>
          <w:p w14:paraId="27B51ABB" w14:textId="4987DD1C" w:rsidR="00491356" w:rsidRPr="004F3B18" w:rsidRDefault="00395195" w:rsidP="00491356">
            <w:pPr>
              <w:jc w:val="center"/>
              <w:rPr>
                <w:rFonts w:ascii="Calibri" w:hAnsi="Calibri" w:cs="Calibri"/>
              </w:rPr>
            </w:pPr>
            <w:r w:rsidRPr="004F3B18">
              <w:rPr>
                <w:rFonts w:ascii="Calibri" w:hAnsi="Calibri" w:cs="Calibri"/>
              </w:rPr>
              <w:t>4.94</w:t>
            </w:r>
          </w:p>
        </w:tc>
        <w:tc>
          <w:tcPr>
            <w:tcW w:w="941" w:type="dxa"/>
          </w:tcPr>
          <w:p w14:paraId="69CF43C2" w14:textId="65727649" w:rsidR="00491356" w:rsidRPr="004F3B18" w:rsidRDefault="00395195" w:rsidP="00491356">
            <w:pPr>
              <w:jc w:val="center"/>
              <w:rPr>
                <w:rFonts w:ascii="Calibri" w:hAnsi="Calibri" w:cs="Calibri"/>
              </w:rPr>
            </w:pPr>
            <w:r w:rsidRPr="004F3B18">
              <w:rPr>
                <w:rFonts w:ascii="Calibri" w:hAnsi="Calibri" w:cs="Calibri"/>
              </w:rPr>
              <w:t>-13.18</w:t>
            </w:r>
          </w:p>
        </w:tc>
      </w:tr>
    </w:tbl>
    <w:p w14:paraId="026665C2" w14:textId="77777777" w:rsidR="00D2733E" w:rsidRPr="004F3B18" w:rsidRDefault="00D2733E" w:rsidP="00D2733E">
      <w:pPr>
        <w:rPr>
          <w:rFonts w:ascii="Calibri" w:hAnsi="Calibri" w:cs="Calibri"/>
        </w:rPr>
      </w:pPr>
    </w:p>
    <w:p w14:paraId="43C0330B" w14:textId="0F570C69" w:rsidR="0059309F" w:rsidRPr="004F3B18" w:rsidRDefault="0059309F" w:rsidP="0059309F">
      <w:pPr>
        <w:pStyle w:val="Caption"/>
        <w:keepNext/>
        <w:rPr>
          <w:rFonts w:ascii="Calibri" w:hAnsi="Calibri" w:cs="Calibri"/>
        </w:rPr>
      </w:pPr>
      <w:bookmarkStart w:id="132" w:name="_Toc165500159"/>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37</w:t>
      </w:r>
      <w:r w:rsidRPr="004F3B18">
        <w:rPr>
          <w:rFonts w:ascii="Calibri" w:hAnsi="Calibri" w:cs="Calibri"/>
        </w:rPr>
        <w:fldChar w:fldCharType="end"/>
      </w:r>
      <w:r w:rsidRPr="004F3B18">
        <w:rPr>
          <w:rFonts w:ascii="Calibri" w:hAnsi="Calibri" w:cs="Calibri"/>
        </w:rPr>
        <w:t>: Model-5 Metrics of BP With StandardScaler</w:t>
      </w:r>
      <w:bookmarkEnd w:id="132"/>
    </w:p>
    <w:tbl>
      <w:tblPr>
        <w:tblStyle w:val="TableGrid"/>
        <w:tblW w:w="0" w:type="auto"/>
        <w:tblInd w:w="-5" w:type="dxa"/>
        <w:tblLook w:val="04A0" w:firstRow="1" w:lastRow="0" w:firstColumn="1" w:lastColumn="0" w:noHBand="0" w:noVBand="1"/>
      </w:tblPr>
      <w:tblGrid>
        <w:gridCol w:w="703"/>
        <w:gridCol w:w="1124"/>
        <w:gridCol w:w="851"/>
        <w:gridCol w:w="753"/>
        <w:gridCol w:w="671"/>
        <w:gridCol w:w="1285"/>
        <w:gridCol w:w="850"/>
        <w:gridCol w:w="851"/>
        <w:gridCol w:w="992"/>
        <w:gridCol w:w="941"/>
      </w:tblGrid>
      <w:tr w:rsidR="00D2733E" w:rsidRPr="004F3B18" w14:paraId="6748B150" w14:textId="77777777" w:rsidTr="00B260E9">
        <w:tc>
          <w:tcPr>
            <w:tcW w:w="2678" w:type="dxa"/>
            <w:gridSpan w:val="3"/>
          </w:tcPr>
          <w:p w14:paraId="2D5A7575" w14:textId="77777777" w:rsidR="00D2733E" w:rsidRPr="004F3B18" w:rsidRDefault="00D2733E" w:rsidP="00B260E9">
            <w:pPr>
              <w:jc w:val="center"/>
              <w:rPr>
                <w:rFonts w:ascii="Calibri" w:hAnsi="Calibri" w:cs="Calibri"/>
              </w:rPr>
            </w:pPr>
          </w:p>
        </w:tc>
        <w:tc>
          <w:tcPr>
            <w:tcW w:w="1424" w:type="dxa"/>
            <w:gridSpan w:val="2"/>
          </w:tcPr>
          <w:p w14:paraId="0258C2E8"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2239E7A5"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01" w:type="dxa"/>
            <w:gridSpan w:val="2"/>
          </w:tcPr>
          <w:p w14:paraId="2278629D"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933" w:type="dxa"/>
            <w:gridSpan w:val="2"/>
          </w:tcPr>
          <w:p w14:paraId="7F6BD7F4"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4363412E" w14:textId="77777777" w:rsidTr="00B260E9">
        <w:tc>
          <w:tcPr>
            <w:tcW w:w="703" w:type="dxa"/>
          </w:tcPr>
          <w:p w14:paraId="6AC725B3"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74FE237C"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54A435C5"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3AAFABCC"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005E73CD"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428D25E9"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3BF43C74"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1" w:type="dxa"/>
          </w:tcPr>
          <w:p w14:paraId="23C00A14"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992" w:type="dxa"/>
          </w:tcPr>
          <w:p w14:paraId="194F763D"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1877B4E4"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6C4111C5" w14:textId="77777777" w:rsidTr="00B260E9">
        <w:tc>
          <w:tcPr>
            <w:tcW w:w="703" w:type="dxa"/>
            <w:vMerge w:val="restart"/>
          </w:tcPr>
          <w:p w14:paraId="51C85DF2" w14:textId="77777777" w:rsidR="00D2733E" w:rsidRPr="004F3B18" w:rsidRDefault="00D2733E" w:rsidP="00B260E9">
            <w:pPr>
              <w:jc w:val="center"/>
              <w:rPr>
                <w:rFonts w:ascii="Calibri" w:hAnsi="Calibri" w:cs="Calibri"/>
              </w:rPr>
            </w:pPr>
            <w:r w:rsidRPr="004F3B18">
              <w:rPr>
                <w:rFonts w:ascii="Calibri" w:hAnsi="Calibri" w:cs="Calibri"/>
              </w:rPr>
              <w:t>BP</w:t>
            </w:r>
          </w:p>
        </w:tc>
        <w:tc>
          <w:tcPr>
            <w:tcW w:w="1124" w:type="dxa"/>
            <w:vMerge w:val="restart"/>
          </w:tcPr>
          <w:p w14:paraId="0EC8FDC2"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4FBBC415"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715E33D7" w14:textId="1EA1EBE9" w:rsidR="00D2733E" w:rsidRPr="004F3B18" w:rsidRDefault="00F971BB" w:rsidP="00B260E9">
            <w:pPr>
              <w:jc w:val="center"/>
              <w:rPr>
                <w:rFonts w:ascii="Calibri" w:hAnsi="Calibri" w:cs="Calibri"/>
              </w:rPr>
            </w:pPr>
            <w:r w:rsidRPr="004F3B18">
              <w:rPr>
                <w:rFonts w:ascii="Calibri" w:hAnsi="Calibri" w:cs="Calibri"/>
              </w:rPr>
              <w:t>1.94</w:t>
            </w:r>
          </w:p>
        </w:tc>
        <w:tc>
          <w:tcPr>
            <w:tcW w:w="671" w:type="dxa"/>
          </w:tcPr>
          <w:p w14:paraId="45F7B39E" w14:textId="6D543571" w:rsidR="00D2733E" w:rsidRPr="004F3B18" w:rsidRDefault="00F971BB" w:rsidP="00B260E9">
            <w:pPr>
              <w:jc w:val="center"/>
              <w:rPr>
                <w:rFonts w:ascii="Calibri" w:hAnsi="Calibri" w:cs="Calibri"/>
              </w:rPr>
            </w:pPr>
            <w:r w:rsidRPr="004F3B18">
              <w:rPr>
                <w:rFonts w:ascii="Calibri" w:hAnsi="Calibri" w:cs="Calibri"/>
              </w:rPr>
              <w:t>0.94</w:t>
            </w:r>
          </w:p>
        </w:tc>
        <w:tc>
          <w:tcPr>
            <w:tcW w:w="1285" w:type="dxa"/>
          </w:tcPr>
          <w:p w14:paraId="4AB29F9F" w14:textId="34FBAB13" w:rsidR="00D2733E" w:rsidRPr="004F3B18" w:rsidRDefault="004B3625" w:rsidP="00B260E9">
            <w:pPr>
              <w:jc w:val="center"/>
              <w:rPr>
                <w:rFonts w:ascii="Calibri" w:hAnsi="Calibri" w:cs="Calibri"/>
              </w:rPr>
            </w:pPr>
            <w:r w:rsidRPr="004F3B18">
              <w:rPr>
                <w:rFonts w:ascii="Calibri" w:hAnsi="Calibri" w:cs="Calibri"/>
              </w:rPr>
              <w:t>0.27</w:t>
            </w:r>
          </w:p>
        </w:tc>
        <w:tc>
          <w:tcPr>
            <w:tcW w:w="850" w:type="dxa"/>
          </w:tcPr>
          <w:p w14:paraId="41A26DD4" w14:textId="2606EB2C" w:rsidR="00D2733E" w:rsidRPr="004F3B18" w:rsidRDefault="004B3625" w:rsidP="00B260E9">
            <w:pPr>
              <w:jc w:val="center"/>
              <w:rPr>
                <w:rFonts w:ascii="Calibri" w:hAnsi="Calibri" w:cs="Calibri"/>
              </w:rPr>
            </w:pPr>
            <w:r w:rsidRPr="004F3B18">
              <w:rPr>
                <w:rFonts w:ascii="Calibri" w:hAnsi="Calibri" w:cs="Calibri"/>
              </w:rPr>
              <w:t>1.41</w:t>
            </w:r>
          </w:p>
        </w:tc>
        <w:tc>
          <w:tcPr>
            <w:tcW w:w="851" w:type="dxa"/>
          </w:tcPr>
          <w:p w14:paraId="0F5C3A68" w14:textId="1CBFCD88" w:rsidR="00D2733E" w:rsidRPr="004F3B18" w:rsidRDefault="004B3625" w:rsidP="00B260E9">
            <w:pPr>
              <w:jc w:val="center"/>
              <w:rPr>
                <w:rFonts w:ascii="Calibri" w:hAnsi="Calibri" w:cs="Calibri"/>
              </w:rPr>
            </w:pPr>
            <w:r w:rsidRPr="004F3B18">
              <w:rPr>
                <w:rFonts w:ascii="Calibri" w:hAnsi="Calibri" w:cs="Calibri"/>
              </w:rPr>
              <w:t>-0.03</w:t>
            </w:r>
          </w:p>
        </w:tc>
        <w:tc>
          <w:tcPr>
            <w:tcW w:w="992" w:type="dxa"/>
          </w:tcPr>
          <w:p w14:paraId="603959D5" w14:textId="1DEC6246" w:rsidR="00D2733E" w:rsidRPr="004F3B18" w:rsidRDefault="001F64C0" w:rsidP="00B260E9">
            <w:pPr>
              <w:jc w:val="center"/>
              <w:rPr>
                <w:rFonts w:ascii="Calibri" w:hAnsi="Calibri" w:cs="Calibri"/>
              </w:rPr>
            </w:pPr>
            <w:r w:rsidRPr="004F3B18">
              <w:rPr>
                <w:rFonts w:ascii="Calibri" w:hAnsi="Calibri" w:cs="Calibri"/>
              </w:rPr>
              <w:t>1.91</w:t>
            </w:r>
          </w:p>
        </w:tc>
        <w:tc>
          <w:tcPr>
            <w:tcW w:w="941" w:type="dxa"/>
          </w:tcPr>
          <w:p w14:paraId="1338271C" w14:textId="6F88475B" w:rsidR="00D2733E" w:rsidRPr="004F3B18" w:rsidRDefault="001F64C0" w:rsidP="00B260E9">
            <w:pPr>
              <w:jc w:val="center"/>
              <w:rPr>
                <w:rFonts w:ascii="Calibri" w:hAnsi="Calibri" w:cs="Calibri"/>
              </w:rPr>
            </w:pPr>
            <w:r w:rsidRPr="004F3B18">
              <w:rPr>
                <w:rFonts w:ascii="Calibri" w:hAnsi="Calibri" w:cs="Calibri"/>
              </w:rPr>
              <w:t>-1.14</w:t>
            </w:r>
          </w:p>
        </w:tc>
      </w:tr>
      <w:tr w:rsidR="00D2733E" w:rsidRPr="004F3B18" w14:paraId="77D280A3" w14:textId="77777777" w:rsidTr="00B260E9">
        <w:tc>
          <w:tcPr>
            <w:tcW w:w="703" w:type="dxa"/>
            <w:vMerge/>
          </w:tcPr>
          <w:p w14:paraId="1753A00A" w14:textId="77777777" w:rsidR="00D2733E" w:rsidRPr="004F3B18" w:rsidRDefault="00D2733E" w:rsidP="00B260E9">
            <w:pPr>
              <w:jc w:val="center"/>
              <w:rPr>
                <w:rFonts w:ascii="Calibri" w:hAnsi="Calibri" w:cs="Calibri"/>
              </w:rPr>
            </w:pPr>
          </w:p>
        </w:tc>
        <w:tc>
          <w:tcPr>
            <w:tcW w:w="1124" w:type="dxa"/>
            <w:vMerge/>
          </w:tcPr>
          <w:p w14:paraId="7E2F61A4" w14:textId="77777777" w:rsidR="00D2733E" w:rsidRPr="004F3B18" w:rsidRDefault="00D2733E" w:rsidP="00B260E9">
            <w:pPr>
              <w:jc w:val="center"/>
              <w:rPr>
                <w:rFonts w:ascii="Calibri" w:hAnsi="Calibri" w:cs="Calibri"/>
              </w:rPr>
            </w:pPr>
          </w:p>
        </w:tc>
        <w:tc>
          <w:tcPr>
            <w:tcW w:w="851" w:type="dxa"/>
          </w:tcPr>
          <w:p w14:paraId="7AC1D1C0"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7898B8A5" w14:textId="69C4F0E5" w:rsidR="00D2733E" w:rsidRPr="004F3B18" w:rsidRDefault="004635A7" w:rsidP="00B260E9">
            <w:pPr>
              <w:jc w:val="center"/>
              <w:rPr>
                <w:rFonts w:ascii="Calibri" w:hAnsi="Calibri" w:cs="Calibri"/>
              </w:rPr>
            </w:pPr>
            <w:r w:rsidRPr="004F3B18">
              <w:rPr>
                <w:rFonts w:ascii="Calibri" w:hAnsi="Calibri" w:cs="Calibri"/>
              </w:rPr>
              <w:t>1.45</w:t>
            </w:r>
          </w:p>
        </w:tc>
        <w:tc>
          <w:tcPr>
            <w:tcW w:w="671" w:type="dxa"/>
          </w:tcPr>
          <w:p w14:paraId="15F08290" w14:textId="6E0AEEA0" w:rsidR="00D2733E" w:rsidRPr="004F3B18" w:rsidRDefault="004635A7" w:rsidP="00B260E9">
            <w:pPr>
              <w:jc w:val="center"/>
              <w:rPr>
                <w:rFonts w:ascii="Calibri" w:hAnsi="Calibri" w:cs="Calibri"/>
              </w:rPr>
            </w:pPr>
            <w:r w:rsidRPr="004F3B18">
              <w:rPr>
                <w:rFonts w:ascii="Calibri" w:hAnsi="Calibri" w:cs="Calibri"/>
              </w:rPr>
              <w:t>0.97</w:t>
            </w:r>
          </w:p>
        </w:tc>
        <w:tc>
          <w:tcPr>
            <w:tcW w:w="1285" w:type="dxa"/>
          </w:tcPr>
          <w:p w14:paraId="46CD8216" w14:textId="21EDE274" w:rsidR="00D2733E" w:rsidRPr="004F3B18" w:rsidRDefault="004635A7" w:rsidP="00B260E9">
            <w:pPr>
              <w:jc w:val="center"/>
              <w:rPr>
                <w:rFonts w:ascii="Calibri" w:hAnsi="Calibri" w:cs="Calibri"/>
              </w:rPr>
            </w:pPr>
            <w:r w:rsidRPr="004F3B18">
              <w:rPr>
                <w:rFonts w:ascii="Calibri" w:hAnsi="Calibri" w:cs="Calibri"/>
              </w:rPr>
              <w:t>0.53</w:t>
            </w:r>
          </w:p>
        </w:tc>
        <w:tc>
          <w:tcPr>
            <w:tcW w:w="850" w:type="dxa"/>
          </w:tcPr>
          <w:p w14:paraId="55047389" w14:textId="23F5FFC5" w:rsidR="00D2733E" w:rsidRPr="004F3B18" w:rsidRDefault="004635A7" w:rsidP="00B260E9">
            <w:pPr>
              <w:jc w:val="center"/>
              <w:rPr>
                <w:rFonts w:ascii="Calibri" w:hAnsi="Calibri" w:cs="Calibri"/>
              </w:rPr>
            </w:pPr>
            <w:r w:rsidRPr="004F3B18">
              <w:rPr>
                <w:rFonts w:ascii="Calibri" w:hAnsi="Calibri" w:cs="Calibri"/>
              </w:rPr>
              <w:t>1.52</w:t>
            </w:r>
          </w:p>
        </w:tc>
        <w:tc>
          <w:tcPr>
            <w:tcW w:w="851" w:type="dxa"/>
          </w:tcPr>
          <w:p w14:paraId="26D13E0A" w14:textId="645BF4B9" w:rsidR="00D2733E" w:rsidRPr="004F3B18" w:rsidRDefault="004635A7" w:rsidP="00B260E9">
            <w:pPr>
              <w:jc w:val="center"/>
              <w:rPr>
                <w:rFonts w:ascii="Calibri" w:hAnsi="Calibri" w:cs="Calibri"/>
              </w:rPr>
            </w:pPr>
            <w:r w:rsidRPr="004F3B18">
              <w:rPr>
                <w:rFonts w:ascii="Calibri" w:hAnsi="Calibri" w:cs="Calibri"/>
              </w:rPr>
              <w:t>-0.11</w:t>
            </w:r>
          </w:p>
        </w:tc>
        <w:tc>
          <w:tcPr>
            <w:tcW w:w="992" w:type="dxa"/>
          </w:tcPr>
          <w:p w14:paraId="4445D55B" w14:textId="745E605D" w:rsidR="00D2733E" w:rsidRPr="004F3B18" w:rsidRDefault="004635A7" w:rsidP="00B260E9">
            <w:pPr>
              <w:jc w:val="center"/>
              <w:rPr>
                <w:rFonts w:ascii="Calibri" w:hAnsi="Calibri" w:cs="Calibri"/>
              </w:rPr>
            </w:pPr>
            <w:r w:rsidRPr="004F3B18">
              <w:rPr>
                <w:rFonts w:ascii="Calibri" w:hAnsi="Calibri" w:cs="Calibri"/>
              </w:rPr>
              <w:t>2.87</w:t>
            </w:r>
          </w:p>
        </w:tc>
        <w:tc>
          <w:tcPr>
            <w:tcW w:w="941" w:type="dxa"/>
          </w:tcPr>
          <w:p w14:paraId="4616E816" w14:textId="2E1F47BA" w:rsidR="00D2733E" w:rsidRPr="004F3B18" w:rsidRDefault="004635A7" w:rsidP="00B260E9">
            <w:pPr>
              <w:jc w:val="center"/>
              <w:rPr>
                <w:rFonts w:ascii="Calibri" w:hAnsi="Calibri" w:cs="Calibri"/>
              </w:rPr>
            </w:pPr>
            <w:r w:rsidRPr="004F3B18">
              <w:rPr>
                <w:rFonts w:ascii="Calibri" w:hAnsi="Calibri" w:cs="Calibri"/>
              </w:rPr>
              <w:t>-4.01</w:t>
            </w:r>
          </w:p>
        </w:tc>
      </w:tr>
      <w:tr w:rsidR="00D2733E" w:rsidRPr="004F3B18" w14:paraId="3561793F" w14:textId="77777777" w:rsidTr="00B260E9">
        <w:tc>
          <w:tcPr>
            <w:tcW w:w="703" w:type="dxa"/>
            <w:vMerge/>
          </w:tcPr>
          <w:p w14:paraId="619DD597" w14:textId="77777777" w:rsidR="00D2733E" w:rsidRPr="004F3B18" w:rsidRDefault="00D2733E" w:rsidP="00B260E9">
            <w:pPr>
              <w:jc w:val="center"/>
              <w:rPr>
                <w:rFonts w:ascii="Calibri" w:hAnsi="Calibri" w:cs="Calibri"/>
              </w:rPr>
            </w:pPr>
          </w:p>
        </w:tc>
        <w:tc>
          <w:tcPr>
            <w:tcW w:w="1124" w:type="dxa"/>
            <w:vMerge/>
          </w:tcPr>
          <w:p w14:paraId="7F17DCBD" w14:textId="77777777" w:rsidR="00D2733E" w:rsidRPr="004F3B18" w:rsidRDefault="00D2733E" w:rsidP="00B260E9">
            <w:pPr>
              <w:jc w:val="center"/>
              <w:rPr>
                <w:rFonts w:ascii="Calibri" w:hAnsi="Calibri" w:cs="Calibri"/>
              </w:rPr>
            </w:pPr>
          </w:p>
        </w:tc>
        <w:tc>
          <w:tcPr>
            <w:tcW w:w="851" w:type="dxa"/>
          </w:tcPr>
          <w:p w14:paraId="517C4B86"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286A401A" w14:textId="3CCC4828" w:rsidR="00D2733E" w:rsidRPr="004F3B18" w:rsidRDefault="002E180E" w:rsidP="00B260E9">
            <w:pPr>
              <w:jc w:val="center"/>
              <w:rPr>
                <w:rFonts w:ascii="Calibri" w:hAnsi="Calibri" w:cs="Calibri"/>
              </w:rPr>
            </w:pPr>
            <w:r w:rsidRPr="004F3B18">
              <w:rPr>
                <w:rFonts w:ascii="Calibri" w:hAnsi="Calibri" w:cs="Calibri"/>
              </w:rPr>
              <w:t>1.53</w:t>
            </w:r>
          </w:p>
        </w:tc>
        <w:tc>
          <w:tcPr>
            <w:tcW w:w="671" w:type="dxa"/>
          </w:tcPr>
          <w:p w14:paraId="0F29F8EB" w14:textId="374D8DC1" w:rsidR="00D2733E" w:rsidRPr="004F3B18" w:rsidRDefault="002E180E" w:rsidP="00B260E9">
            <w:pPr>
              <w:jc w:val="center"/>
              <w:rPr>
                <w:rFonts w:ascii="Calibri" w:hAnsi="Calibri" w:cs="Calibri"/>
              </w:rPr>
            </w:pPr>
            <w:r w:rsidRPr="004F3B18">
              <w:rPr>
                <w:rFonts w:ascii="Calibri" w:hAnsi="Calibri" w:cs="Calibri"/>
              </w:rPr>
              <w:t>0.97</w:t>
            </w:r>
          </w:p>
        </w:tc>
        <w:tc>
          <w:tcPr>
            <w:tcW w:w="1285" w:type="dxa"/>
          </w:tcPr>
          <w:p w14:paraId="583F102F" w14:textId="6B7BD6E5" w:rsidR="00D2733E" w:rsidRPr="004F3B18" w:rsidRDefault="001204A7" w:rsidP="00B260E9">
            <w:pPr>
              <w:jc w:val="center"/>
              <w:rPr>
                <w:rFonts w:ascii="Calibri" w:hAnsi="Calibri" w:cs="Calibri"/>
              </w:rPr>
            </w:pPr>
            <w:r w:rsidRPr="004F3B18">
              <w:rPr>
                <w:rFonts w:ascii="Calibri" w:hAnsi="Calibri" w:cs="Calibri"/>
              </w:rPr>
              <w:t>0.97</w:t>
            </w:r>
          </w:p>
        </w:tc>
        <w:tc>
          <w:tcPr>
            <w:tcW w:w="850" w:type="dxa"/>
          </w:tcPr>
          <w:p w14:paraId="065CB97D" w14:textId="13D958BA" w:rsidR="00D2733E" w:rsidRPr="004F3B18" w:rsidRDefault="001204A7" w:rsidP="00B260E9">
            <w:pPr>
              <w:jc w:val="center"/>
              <w:rPr>
                <w:rFonts w:ascii="Calibri" w:hAnsi="Calibri" w:cs="Calibri"/>
              </w:rPr>
            </w:pPr>
            <w:r w:rsidRPr="004F3B18">
              <w:rPr>
                <w:rFonts w:ascii="Calibri" w:hAnsi="Calibri" w:cs="Calibri"/>
              </w:rPr>
              <w:t>3.94</w:t>
            </w:r>
          </w:p>
        </w:tc>
        <w:tc>
          <w:tcPr>
            <w:tcW w:w="851" w:type="dxa"/>
          </w:tcPr>
          <w:p w14:paraId="2E449ECB" w14:textId="5E4A8682" w:rsidR="00D2733E" w:rsidRPr="004F3B18" w:rsidRDefault="00DF3EB3" w:rsidP="00B260E9">
            <w:pPr>
              <w:jc w:val="center"/>
              <w:rPr>
                <w:rFonts w:ascii="Calibri" w:hAnsi="Calibri" w:cs="Calibri"/>
              </w:rPr>
            </w:pPr>
            <w:r w:rsidRPr="004F3B18">
              <w:rPr>
                <w:rFonts w:ascii="Calibri" w:hAnsi="Calibri" w:cs="Calibri"/>
              </w:rPr>
              <w:t>-6.36</w:t>
            </w:r>
          </w:p>
        </w:tc>
        <w:tc>
          <w:tcPr>
            <w:tcW w:w="992" w:type="dxa"/>
          </w:tcPr>
          <w:p w14:paraId="198C95EF" w14:textId="4A311541" w:rsidR="00D2733E" w:rsidRPr="004F3B18" w:rsidRDefault="00DF3EB3" w:rsidP="00B260E9">
            <w:pPr>
              <w:jc w:val="center"/>
              <w:rPr>
                <w:rFonts w:ascii="Calibri" w:hAnsi="Calibri" w:cs="Calibri"/>
              </w:rPr>
            </w:pPr>
            <w:r w:rsidRPr="004F3B18">
              <w:rPr>
                <w:rFonts w:ascii="Calibri" w:hAnsi="Calibri" w:cs="Calibri"/>
              </w:rPr>
              <w:t>5.75</w:t>
            </w:r>
          </w:p>
        </w:tc>
        <w:tc>
          <w:tcPr>
            <w:tcW w:w="941" w:type="dxa"/>
          </w:tcPr>
          <w:p w14:paraId="4160B08A" w14:textId="1FA577CC" w:rsidR="00D2733E" w:rsidRPr="004F3B18" w:rsidRDefault="00DF3EB3" w:rsidP="00B260E9">
            <w:pPr>
              <w:jc w:val="center"/>
              <w:rPr>
                <w:rFonts w:ascii="Calibri" w:hAnsi="Calibri" w:cs="Calibri"/>
              </w:rPr>
            </w:pPr>
            <w:r w:rsidRPr="004F3B18">
              <w:rPr>
                <w:rFonts w:ascii="Calibri" w:hAnsi="Calibri" w:cs="Calibri"/>
              </w:rPr>
              <w:t>-18.13</w:t>
            </w:r>
          </w:p>
        </w:tc>
      </w:tr>
      <w:tr w:rsidR="00D2733E" w:rsidRPr="004F3B18" w14:paraId="578B8754" w14:textId="77777777" w:rsidTr="00B260E9">
        <w:tc>
          <w:tcPr>
            <w:tcW w:w="703" w:type="dxa"/>
            <w:vMerge/>
          </w:tcPr>
          <w:p w14:paraId="77753AED" w14:textId="77777777" w:rsidR="00D2733E" w:rsidRPr="004F3B18" w:rsidRDefault="00D2733E" w:rsidP="00B260E9">
            <w:pPr>
              <w:jc w:val="center"/>
              <w:rPr>
                <w:rFonts w:ascii="Calibri" w:hAnsi="Calibri" w:cs="Calibri"/>
              </w:rPr>
            </w:pPr>
          </w:p>
        </w:tc>
        <w:tc>
          <w:tcPr>
            <w:tcW w:w="1124" w:type="dxa"/>
            <w:vMerge/>
          </w:tcPr>
          <w:p w14:paraId="67629C84" w14:textId="77777777" w:rsidR="00D2733E" w:rsidRPr="004F3B18" w:rsidRDefault="00D2733E" w:rsidP="00B260E9">
            <w:pPr>
              <w:jc w:val="center"/>
              <w:rPr>
                <w:rFonts w:ascii="Calibri" w:hAnsi="Calibri" w:cs="Calibri"/>
              </w:rPr>
            </w:pPr>
          </w:p>
        </w:tc>
        <w:tc>
          <w:tcPr>
            <w:tcW w:w="851" w:type="dxa"/>
          </w:tcPr>
          <w:p w14:paraId="4D1B6F0F"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30807D00" w14:textId="10CFABF2" w:rsidR="00D2733E" w:rsidRPr="004F3B18" w:rsidRDefault="007735F4" w:rsidP="00B260E9">
            <w:pPr>
              <w:jc w:val="center"/>
              <w:rPr>
                <w:rFonts w:ascii="Calibri" w:hAnsi="Calibri" w:cs="Calibri"/>
              </w:rPr>
            </w:pPr>
            <w:r w:rsidRPr="004F3B18">
              <w:rPr>
                <w:rFonts w:ascii="Calibri" w:hAnsi="Calibri" w:cs="Calibri"/>
              </w:rPr>
              <w:t>1.46</w:t>
            </w:r>
          </w:p>
        </w:tc>
        <w:tc>
          <w:tcPr>
            <w:tcW w:w="671" w:type="dxa"/>
          </w:tcPr>
          <w:p w14:paraId="4C4827B7" w14:textId="7DBB4519" w:rsidR="00D2733E" w:rsidRPr="004F3B18" w:rsidRDefault="007735F4" w:rsidP="00B260E9">
            <w:pPr>
              <w:jc w:val="center"/>
              <w:rPr>
                <w:rFonts w:ascii="Calibri" w:hAnsi="Calibri" w:cs="Calibri"/>
              </w:rPr>
            </w:pPr>
            <w:r w:rsidRPr="004F3B18">
              <w:rPr>
                <w:rFonts w:ascii="Calibri" w:hAnsi="Calibri" w:cs="Calibri"/>
              </w:rPr>
              <w:t>0.97</w:t>
            </w:r>
          </w:p>
        </w:tc>
        <w:tc>
          <w:tcPr>
            <w:tcW w:w="1285" w:type="dxa"/>
          </w:tcPr>
          <w:p w14:paraId="07287299" w14:textId="23E4EF05" w:rsidR="00D2733E" w:rsidRPr="004F3B18" w:rsidRDefault="00050397" w:rsidP="00B260E9">
            <w:pPr>
              <w:jc w:val="center"/>
              <w:rPr>
                <w:rFonts w:ascii="Calibri" w:hAnsi="Calibri" w:cs="Calibri"/>
              </w:rPr>
            </w:pPr>
            <w:r w:rsidRPr="004F3B18">
              <w:rPr>
                <w:rFonts w:ascii="Calibri" w:hAnsi="Calibri" w:cs="Calibri"/>
              </w:rPr>
              <w:t>0.63</w:t>
            </w:r>
          </w:p>
        </w:tc>
        <w:tc>
          <w:tcPr>
            <w:tcW w:w="850" w:type="dxa"/>
          </w:tcPr>
          <w:p w14:paraId="35C10643" w14:textId="13129FCA" w:rsidR="00D2733E" w:rsidRPr="004F3B18" w:rsidRDefault="00050397" w:rsidP="00B260E9">
            <w:pPr>
              <w:jc w:val="center"/>
              <w:rPr>
                <w:rFonts w:ascii="Calibri" w:hAnsi="Calibri" w:cs="Calibri"/>
              </w:rPr>
            </w:pPr>
            <w:r w:rsidRPr="004F3B18">
              <w:rPr>
                <w:rFonts w:ascii="Calibri" w:hAnsi="Calibri" w:cs="Calibri"/>
              </w:rPr>
              <w:t>1.89</w:t>
            </w:r>
          </w:p>
        </w:tc>
        <w:tc>
          <w:tcPr>
            <w:tcW w:w="851" w:type="dxa"/>
          </w:tcPr>
          <w:p w14:paraId="491A1866" w14:textId="108742DD" w:rsidR="00D2733E" w:rsidRPr="004F3B18" w:rsidRDefault="00050397" w:rsidP="00B260E9">
            <w:pPr>
              <w:jc w:val="center"/>
              <w:rPr>
                <w:rFonts w:ascii="Calibri" w:hAnsi="Calibri" w:cs="Calibri"/>
              </w:rPr>
            </w:pPr>
            <w:r w:rsidRPr="004F3B18">
              <w:rPr>
                <w:rFonts w:ascii="Calibri" w:hAnsi="Calibri" w:cs="Calibri"/>
              </w:rPr>
              <w:t>-0.8</w:t>
            </w:r>
          </w:p>
        </w:tc>
        <w:tc>
          <w:tcPr>
            <w:tcW w:w="992" w:type="dxa"/>
          </w:tcPr>
          <w:p w14:paraId="0926D5A7" w14:textId="49BD54EA" w:rsidR="00D2733E" w:rsidRPr="004F3B18" w:rsidRDefault="00050397" w:rsidP="00B260E9">
            <w:pPr>
              <w:jc w:val="center"/>
              <w:rPr>
                <w:rFonts w:ascii="Calibri" w:hAnsi="Calibri" w:cs="Calibri"/>
              </w:rPr>
            </w:pPr>
            <w:r w:rsidRPr="004F3B18">
              <w:rPr>
                <w:rFonts w:ascii="Calibri" w:hAnsi="Calibri" w:cs="Calibri"/>
              </w:rPr>
              <w:t>1.55</w:t>
            </w:r>
          </w:p>
        </w:tc>
        <w:tc>
          <w:tcPr>
            <w:tcW w:w="941" w:type="dxa"/>
          </w:tcPr>
          <w:p w14:paraId="31DF1DEB" w14:textId="6E6F5F61" w:rsidR="00D2733E" w:rsidRPr="004F3B18" w:rsidRDefault="00050397" w:rsidP="00B260E9">
            <w:pPr>
              <w:jc w:val="center"/>
              <w:rPr>
                <w:rFonts w:ascii="Calibri" w:hAnsi="Calibri" w:cs="Calibri"/>
              </w:rPr>
            </w:pPr>
            <w:r w:rsidRPr="004F3B18">
              <w:rPr>
                <w:rFonts w:ascii="Calibri" w:hAnsi="Calibri" w:cs="Calibri"/>
              </w:rPr>
              <w:t>-0.63</w:t>
            </w:r>
          </w:p>
        </w:tc>
      </w:tr>
      <w:tr w:rsidR="00D2733E" w:rsidRPr="004F3B18" w14:paraId="17FF533B" w14:textId="77777777" w:rsidTr="00B260E9">
        <w:tc>
          <w:tcPr>
            <w:tcW w:w="703" w:type="dxa"/>
            <w:vMerge/>
          </w:tcPr>
          <w:p w14:paraId="1ED37BE2" w14:textId="77777777" w:rsidR="00D2733E" w:rsidRPr="004F3B18" w:rsidRDefault="00D2733E" w:rsidP="00B260E9">
            <w:pPr>
              <w:jc w:val="center"/>
              <w:rPr>
                <w:rFonts w:ascii="Calibri" w:hAnsi="Calibri" w:cs="Calibri"/>
              </w:rPr>
            </w:pPr>
          </w:p>
        </w:tc>
        <w:tc>
          <w:tcPr>
            <w:tcW w:w="1124" w:type="dxa"/>
            <w:vMerge w:val="restart"/>
          </w:tcPr>
          <w:p w14:paraId="324442D4"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7FC47B8E"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2FC4EDCC" w14:textId="2EBEBD68" w:rsidR="00D2733E" w:rsidRPr="004F3B18" w:rsidRDefault="00DC55FC" w:rsidP="00B260E9">
            <w:pPr>
              <w:jc w:val="center"/>
              <w:rPr>
                <w:rFonts w:ascii="Calibri" w:hAnsi="Calibri" w:cs="Calibri"/>
              </w:rPr>
            </w:pPr>
            <w:r w:rsidRPr="004F3B18">
              <w:rPr>
                <w:rFonts w:ascii="Calibri" w:hAnsi="Calibri" w:cs="Calibri"/>
              </w:rPr>
              <w:t>1.95</w:t>
            </w:r>
          </w:p>
        </w:tc>
        <w:tc>
          <w:tcPr>
            <w:tcW w:w="671" w:type="dxa"/>
          </w:tcPr>
          <w:p w14:paraId="30E384A6" w14:textId="1A04A769" w:rsidR="00D2733E" w:rsidRPr="004F3B18" w:rsidRDefault="00DC55FC" w:rsidP="00B260E9">
            <w:pPr>
              <w:jc w:val="center"/>
              <w:rPr>
                <w:rFonts w:ascii="Calibri" w:hAnsi="Calibri" w:cs="Calibri"/>
              </w:rPr>
            </w:pPr>
            <w:r w:rsidRPr="004F3B18">
              <w:rPr>
                <w:rFonts w:ascii="Calibri" w:hAnsi="Calibri" w:cs="Calibri"/>
              </w:rPr>
              <w:t>0.94</w:t>
            </w:r>
          </w:p>
        </w:tc>
        <w:tc>
          <w:tcPr>
            <w:tcW w:w="1285" w:type="dxa"/>
          </w:tcPr>
          <w:p w14:paraId="2364B078" w14:textId="038386F5" w:rsidR="00D2733E" w:rsidRPr="004F3B18" w:rsidRDefault="00DC55FC" w:rsidP="00B260E9">
            <w:pPr>
              <w:jc w:val="center"/>
              <w:rPr>
                <w:rFonts w:ascii="Calibri" w:hAnsi="Calibri" w:cs="Calibri"/>
              </w:rPr>
            </w:pPr>
            <w:r w:rsidRPr="004F3B18">
              <w:rPr>
                <w:rFonts w:ascii="Calibri" w:hAnsi="Calibri" w:cs="Calibri"/>
              </w:rPr>
              <w:t>0.61</w:t>
            </w:r>
          </w:p>
        </w:tc>
        <w:tc>
          <w:tcPr>
            <w:tcW w:w="850" w:type="dxa"/>
          </w:tcPr>
          <w:p w14:paraId="68D2AF1A" w14:textId="51797B4F" w:rsidR="00D2733E" w:rsidRPr="004F3B18" w:rsidRDefault="00DC55FC" w:rsidP="00B260E9">
            <w:pPr>
              <w:jc w:val="center"/>
              <w:rPr>
                <w:rFonts w:ascii="Calibri" w:hAnsi="Calibri" w:cs="Calibri"/>
              </w:rPr>
            </w:pPr>
            <w:r w:rsidRPr="004F3B18">
              <w:rPr>
                <w:rFonts w:ascii="Calibri" w:hAnsi="Calibri" w:cs="Calibri"/>
              </w:rPr>
              <w:t>2.43</w:t>
            </w:r>
          </w:p>
        </w:tc>
        <w:tc>
          <w:tcPr>
            <w:tcW w:w="851" w:type="dxa"/>
          </w:tcPr>
          <w:p w14:paraId="75946B88" w14:textId="311F5CE1" w:rsidR="00D2733E" w:rsidRPr="004F3B18" w:rsidRDefault="00FF0FD1" w:rsidP="00B260E9">
            <w:pPr>
              <w:jc w:val="center"/>
              <w:rPr>
                <w:rFonts w:ascii="Calibri" w:hAnsi="Calibri" w:cs="Calibri"/>
              </w:rPr>
            </w:pPr>
            <w:r w:rsidRPr="004F3B18">
              <w:rPr>
                <w:rFonts w:ascii="Calibri" w:hAnsi="Calibri" w:cs="Calibri"/>
              </w:rPr>
              <w:t>-1.74</w:t>
            </w:r>
          </w:p>
        </w:tc>
        <w:tc>
          <w:tcPr>
            <w:tcW w:w="992" w:type="dxa"/>
          </w:tcPr>
          <w:p w14:paraId="59EE409B" w14:textId="22D55388" w:rsidR="00D2733E" w:rsidRPr="004F3B18" w:rsidRDefault="00FF0FD1" w:rsidP="00B260E9">
            <w:pPr>
              <w:jc w:val="center"/>
              <w:rPr>
                <w:rFonts w:ascii="Calibri" w:hAnsi="Calibri" w:cs="Calibri"/>
              </w:rPr>
            </w:pPr>
            <w:r w:rsidRPr="004F3B18">
              <w:rPr>
                <w:rFonts w:ascii="Calibri" w:hAnsi="Calibri" w:cs="Calibri"/>
              </w:rPr>
              <w:t>2.74</w:t>
            </w:r>
          </w:p>
        </w:tc>
        <w:tc>
          <w:tcPr>
            <w:tcW w:w="941" w:type="dxa"/>
          </w:tcPr>
          <w:p w14:paraId="2431726C" w14:textId="51C4FFCD" w:rsidR="00D2733E" w:rsidRPr="004F3B18" w:rsidRDefault="00FF0FD1" w:rsidP="00B260E9">
            <w:pPr>
              <w:jc w:val="center"/>
              <w:rPr>
                <w:rFonts w:ascii="Calibri" w:hAnsi="Calibri" w:cs="Calibri"/>
              </w:rPr>
            </w:pPr>
            <w:r w:rsidRPr="004F3B18">
              <w:rPr>
                <w:rFonts w:ascii="Calibri" w:hAnsi="Calibri" w:cs="Calibri"/>
              </w:rPr>
              <w:t>-3.38</w:t>
            </w:r>
          </w:p>
        </w:tc>
      </w:tr>
      <w:tr w:rsidR="00D2733E" w:rsidRPr="004F3B18" w14:paraId="2A34DAED" w14:textId="77777777" w:rsidTr="00B260E9">
        <w:tc>
          <w:tcPr>
            <w:tcW w:w="703" w:type="dxa"/>
            <w:vMerge/>
          </w:tcPr>
          <w:p w14:paraId="3928C88A" w14:textId="77777777" w:rsidR="00D2733E" w:rsidRPr="004F3B18" w:rsidRDefault="00D2733E" w:rsidP="00B260E9">
            <w:pPr>
              <w:jc w:val="center"/>
              <w:rPr>
                <w:rFonts w:ascii="Calibri" w:hAnsi="Calibri" w:cs="Calibri"/>
              </w:rPr>
            </w:pPr>
          </w:p>
        </w:tc>
        <w:tc>
          <w:tcPr>
            <w:tcW w:w="1124" w:type="dxa"/>
            <w:vMerge/>
          </w:tcPr>
          <w:p w14:paraId="6CA22242" w14:textId="77777777" w:rsidR="00D2733E" w:rsidRPr="004F3B18" w:rsidRDefault="00D2733E" w:rsidP="00B260E9">
            <w:pPr>
              <w:jc w:val="center"/>
              <w:rPr>
                <w:rFonts w:ascii="Calibri" w:hAnsi="Calibri" w:cs="Calibri"/>
              </w:rPr>
            </w:pPr>
          </w:p>
        </w:tc>
        <w:tc>
          <w:tcPr>
            <w:tcW w:w="851" w:type="dxa"/>
          </w:tcPr>
          <w:p w14:paraId="23092CCC"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32085A76" w14:textId="0B295B43" w:rsidR="00D2733E" w:rsidRPr="004F3B18" w:rsidRDefault="005268B6" w:rsidP="00B260E9">
            <w:pPr>
              <w:jc w:val="center"/>
              <w:rPr>
                <w:rFonts w:ascii="Calibri" w:hAnsi="Calibri" w:cs="Calibri"/>
              </w:rPr>
            </w:pPr>
            <w:r w:rsidRPr="004F3B18">
              <w:rPr>
                <w:rFonts w:ascii="Calibri" w:hAnsi="Calibri" w:cs="Calibri"/>
              </w:rPr>
              <w:t>1.66</w:t>
            </w:r>
          </w:p>
        </w:tc>
        <w:tc>
          <w:tcPr>
            <w:tcW w:w="671" w:type="dxa"/>
          </w:tcPr>
          <w:p w14:paraId="05833E3B" w14:textId="31C5C6E9" w:rsidR="00D2733E" w:rsidRPr="004F3B18" w:rsidRDefault="005268B6" w:rsidP="00B260E9">
            <w:pPr>
              <w:jc w:val="center"/>
              <w:rPr>
                <w:rFonts w:ascii="Calibri" w:hAnsi="Calibri" w:cs="Calibri"/>
              </w:rPr>
            </w:pPr>
            <w:r w:rsidRPr="004F3B18">
              <w:rPr>
                <w:rFonts w:ascii="Calibri" w:hAnsi="Calibri" w:cs="Calibri"/>
              </w:rPr>
              <w:t>0.96</w:t>
            </w:r>
          </w:p>
        </w:tc>
        <w:tc>
          <w:tcPr>
            <w:tcW w:w="1285" w:type="dxa"/>
          </w:tcPr>
          <w:p w14:paraId="16F71D5A" w14:textId="6133A031" w:rsidR="00D2733E" w:rsidRPr="004F3B18" w:rsidRDefault="005268B6" w:rsidP="00B260E9">
            <w:pPr>
              <w:jc w:val="center"/>
              <w:rPr>
                <w:rFonts w:ascii="Calibri" w:hAnsi="Calibri" w:cs="Calibri"/>
              </w:rPr>
            </w:pPr>
            <w:r w:rsidRPr="004F3B18">
              <w:rPr>
                <w:rFonts w:ascii="Calibri" w:hAnsi="Calibri" w:cs="Calibri"/>
              </w:rPr>
              <w:t>0.95</w:t>
            </w:r>
          </w:p>
        </w:tc>
        <w:tc>
          <w:tcPr>
            <w:tcW w:w="850" w:type="dxa"/>
          </w:tcPr>
          <w:p w14:paraId="212DB6DA" w14:textId="43DE019C" w:rsidR="00D2733E" w:rsidRPr="004F3B18" w:rsidRDefault="005268B6" w:rsidP="00B260E9">
            <w:pPr>
              <w:jc w:val="center"/>
              <w:rPr>
                <w:rFonts w:ascii="Calibri" w:hAnsi="Calibri" w:cs="Calibri"/>
              </w:rPr>
            </w:pPr>
            <w:r w:rsidRPr="004F3B18">
              <w:rPr>
                <w:rFonts w:ascii="Calibri" w:hAnsi="Calibri" w:cs="Calibri"/>
              </w:rPr>
              <w:t>3.12</w:t>
            </w:r>
          </w:p>
        </w:tc>
        <w:tc>
          <w:tcPr>
            <w:tcW w:w="851" w:type="dxa"/>
          </w:tcPr>
          <w:p w14:paraId="71CC82AA" w14:textId="183170D9" w:rsidR="00D2733E" w:rsidRPr="004F3B18" w:rsidRDefault="005268B6" w:rsidP="00B260E9">
            <w:pPr>
              <w:jc w:val="center"/>
              <w:rPr>
                <w:rFonts w:ascii="Calibri" w:hAnsi="Calibri" w:cs="Calibri"/>
              </w:rPr>
            </w:pPr>
            <w:r w:rsidRPr="004F3B18">
              <w:rPr>
                <w:rFonts w:ascii="Calibri" w:hAnsi="Calibri" w:cs="Calibri"/>
              </w:rPr>
              <w:t>-3.59</w:t>
            </w:r>
          </w:p>
        </w:tc>
        <w:tc>
          <w:tcPr>
            <w:tcW w:w="992" w:type="dxa"/>
          </w:tcPr>
          <w:p w14:paraId="4DBD99CF" w14:textId="467F5175" w:rsidR="00D2733E" w:rsidRPr="004F3B18" w:rsidRDefault="005268B6" w:rsidP="00B260E9">
            <w:pPr>
              <w:jc w:val="center"/>
              <w:rPr>
                <w:rFonts w:ascii="Calibri" w:hAnsi="Calibri" w:cs="Calibri"/>
              </w:rPr>
            </w:pPr>
            <w:r w:rsidRPr="004F3B18">
              <w:rPr>
                <w:rFonts w:ascii="Calibri" w:hAnsi="Calibri" w:cs="Calibri"/>
              </w:rPr>
              <w:t>4.11</w:t>
            </w:r>
          </w:p>
        </w:tc>
        <w:tc>
          <w:tcPr>
            <w:tcW w:w="941" w:type="dxa"/>
          </w:tcPr>
          <w:p w14:paraId="7DC28352" w14:textId="59B81DF2" w:rsidR="00D2733E" w:rsidRPr="004F3B18" w:rsidRDefault="005268B6" w:rsidP="00B260E9">
            <w:pPr>
              <w:jc w:val="center"/>
              <w:rPr>
                <w:rFonts w:ascii="Calibri" w:hAnsi="Calibri" w:cs="Calibri"/>
              </w:rPr>
            </w:pPr>
            <w:r w:rsidRPr="004F3B18">
              <w:rPr>
                <w:rFonts w:ascii="Calibri" w:hAnsi="Calibri" w:cs="Calibri"/>
              </w:rPr>
              <w:t>-8.74</w:t>
            </w:r>
          </w:p>
        </w:tc>
      </w:tr>
      <w:tr w:rsidR="00D2733E" w:rsidRPr="004F3B18" w14:paraId="13B9B64D" w14:textId="77777777" w:rsidTr="00B260E9">
        <w:tc>
          <w:tcPr>
            <w:tcW w:w="703" w:type="dxa"/>
            <w:vMerge/>
          </w:tcPr>
          <w:p w14:paraId="48BF6C92" w14:textId="77777777" w:rsidR="00D2733E" w:rsidRPr="004F3B18" w:rsidRDefault="00D2733E" w:rsidP="00B260E9">
            <w:pPr>
              <w:jc w:val="center"/>
              <w:rPr>
                <w:rFonts w:ascii="Calibri" w:hAnsi="Calibri" w:cs="Calibri"/>
              </w:rPr>
            </w:pPr>
          </w:p>
        </w:tc>
        <w:tc>
          <w:tcPr>
            <w:tcW w:w="1124" w:type="dxa"/>
            <w:vMerge/>
          </w:tcPr>
          <w:p w14:paraId="72B4F8E6" w14:textId="77777777" w:rsidR="00D2733E" w:rsidRPr="004F3B18" w:rsidRDefault="00D2733E" w:rsidP="00B260E9">
            <w:pPr>
              <w:jc w:val="center"/>
              <w:rPr>
                <w:rFonts w:ascii="Calibri" w:hAnsi="Calibri" w:cs="Calibri"/>
              </w:rPr>
            </w:pPr>
          </w:p>
        </w:tc>
        <w:tc>
          <w:tcPr>
            <w:tcW w:w="851" w:type="dxa"/>
          </w:tcPr>
          <w:p w14:paraId="23BD83EC"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387AABA8" w14:textId="52960196" w:rsidR="00D2733E" w:rsidRPr="004F3B18" w:rsidRDefault="007C6A59" w:rsidP="00B260E9">
            <w:pPr>
              <w:jc w:val="center"/>
              <w:rPr>
                <w:rFonts w:ascii="Calibri" w:hAnsi="Calibri" w:cs="Calibri"/>
              </w:rPr>
            </w:pPr>
            <w:r w:rsidRPr="004F3B18">
              <w:rPr>
                <w:rFonts w:ascii="Calibri" w:hAnsi="Calibri" w:cs="Calibri"/>
              </w:rPr>
              <w:t>1.43</w:t>
            </w:r>
          </w:p>
        </w:tc>
        <w:tc>
          <w:tcPr>
            <w:tcW w:w="671" w:type="dxa"/>
          </w:tcPr>
          <w:p w14:paraId="55182B57" w14:textId="752EF428" w:rsidR="00D2733E" w:rsidRPr="004F3B18" w:rsidRDefault="007C6A59" w:rsidP="00B260E9">
            <w:pPr>
              <w:jc w:val="center"/>
              <w:rPr>
                <w:rFonts w:ascii="Calibri" w:hAnsi="Calibri" w:cs="Calibri"/>
              </w:rPr>
            </w:pPr>
            <w:r w:rsidRPr="004F3B18">
              <w:rPr>
                <w:rFonts w:ascii="Calibri" w:hAnsi="Calibri" w:cs="Calibri"/>
              </w:rPr>
              <w:t>0.97</w:t>
            </w:r>
          </w:p>
        </w:tc>
        <w:tc>
          <w:tcPr>
            <w:tcW w:w="1285" w:type="dxa"/>
          </w:tcPr>
          <w:p w14:paraId="1B43843F" w14:textId="143B9751" w:rsidR="00D2733E" w:rsidRPr="004F3B18" w:rsidRDefault="00B42294" w:rsidP="00B260E9">
            <w:pPr>
              <w:jc w:val="center"/>
              <w:rPr>
                <w:rFonts w:ascii="Calibri" w:hAnsi="Calibri" w:cs="Calibri"/>
              </w:rPr>
            </w:pPr>
            <w:r w:rsidRPr="004F3B18">
              <w:rPr>
                <w:rFonts w:ascii="Calibri" w:hAnsi="Calibri" w:cs="Calibri"/>
              </w:rPr>
              <w:t>0.53</w:t>
            </w:r>
          </w:p>
        </w:tc>
        <w:tc>
          <w:tcPr>
            <w:tcW w:w="850" w:type="dxa"/>
          </w:tcPr>
          <w:p w14:paraId="08351DFC" w14:textId="75532AB2" w:rsidR="00D2733E" w:rsidRPr="004F3B18" w:rsidRDefault="00B42294" w:rsidP="00B260E9">
            <w:pPr>
              <w:jc w:val="center"/>
              <w:rPr>
                <w:rFonts w:ascii="Calibri" w:hAnsi="Calibri" w:cs="Calibri"/>
              </w:rPr>
            </w:pPr>
            <w:r w:rsidRPr="004F3B18">
              <w:rPr>
                <w:rFonts w:ascii="Calibri" w:hAnsi="Calibri" w:cs="Calibri"/>
              </w:rPr>
              <w:t>1.34</w:t>
            </w:r>
          </w:p>
        </w:tc>
        <w:tc>
          <w:tcPr>
            <w:tcW w:w="851" w:type="dxa"/>
          </w:tcPr>
          <w:p w14:paraId="78CC0FC1" w14:textId="315423FC" w:rsidR="00D2733E" w:rsidRPr="004F3B18" w:rsidRDefault="00B42294" w:rsidP="00B260E9">
            <w:pPr>
              <w:jc w:val="center"/>
              <w:rPr>
                <w:rFonts w:ascii="Calibri" w:hAnsi="Calibri" w:cs="Calibri"/>
              </w:rPr>
            </w:pPr>
            <w:r w:rsidRPr="004F3B18">
              <w:rPr>
                <w:rFonts w:ascii="Calibri" w:hAnsi="Calibri" w:cs="Calibri"/>
              </w:rPr>
              <w:t>0.05</w:t>
            </w:r>
          </w:p>
        </w:tc>
        <w:tc>
          <w:tcPr>
            <w:tcW w:w="992" w:type="dxa"/>
          </w:tcPr>
          <w:p w14:paraId="47855CB1" w14:textId="24831795" w:rsidR="00D2733E" w:rsidRPr="004F3B18" w:rsidRDefault="00B42294" w:rsidP="00B260E9">
            <w:pPr>
              <w:jc w:val="center"/>
              <w:rPr>
                <w:rFonts w:ascii="Calibri" w:hAnsi="Calibri" w:cs="Calibri"/>
              </w:rPr>
            </w:pPr>
            <w:r w:rsidRPr="004F3B18">
              <w:rPr>
                <w:rFonts w:ascii="Calibri" w:hAnsi="Calibri" w:cs="Calibri"/>
              </w:rPr>
              <w:t>1.22</w:t>
            </w:r>
          </w:p>
        </w:tc>
        <w:tc>
          <w:tcPr>
            <w:tcW w:w="941" w:type="dxa"/>
          </w:tcPr>
          <w:p w14:paraId="6241DC9F" w14:textId="069EBCAB" w:rsidR="00D2733E" w:rsidRPr="004F3B18" w:rsidRDefault="00B42294" w:rsidP="00B260E9">
            <w:pPr>
              <w:jc w:val="center"/>
              <w:rPr>
                <w:rFonts w:ascii="Calibri" w:hAnsi="Calibri" w:cs="Calibri"/>
              </w:rPr>
            </w:pPr>
            <w:r w:rsidRPr="004F3B18">
              <w:rPr>
                <w:rFonts w:ascii="Calibri" w:hAnsi="Calibri" w:cs="Calibri"/>
              </w:rPr>
              <w:t>0.03</w:t>
            </w:r>
          </w:p>
        </w:tc>
      </w:tr>
      <w:tr w:rsidR="00D2733E" w:rsidRPr="004F3B18" w14:paraId="5665442A" w14:textId="77777777" w:rsidTr="00B260E9">
        <w:tc>
          <w:tcPr>
            <w:tcW w:w="703" w:type="dxa"/>
            <w:vMerge/>
          </w:tcPr>
          <w:p w14:paraId="56936916" w14:textId="77777777" w:rsidR="00D2733E" w:rsidRPr="004F3B18" w:rsidRDefault="00D2733E" w:rsidP="00B260E9">
            <w:pPr>
              <w:jc w:val="center"/>
              <w:rPr>
                <w:rFonts w:ascii="Calibri" w:hAnsi="Calibri" w:cs="Calibri"/>
              </w:rPr>
            </w:pPr>
          </w:p>
        </w:tc>
        <w:tc>
          <w:tcPr>
            <w:tcW w:w="1124" w:type="dxa"/>
            <w:vMerge/>
          </w:tcPr>
          <w:p w14:paraId="703344E9" w14:textId="77777777" w:rsidR="00D2733E" w:rsidRPr="004F3B18" w:rsidRDefault="00D2733E" w:rsidP="00B260E9">
            <w:pPr>
              <w:jc w:val="center"/>
              <w:rPr>
                <w:rFonts w:ascii="Calibri" w:hAnsi="Calibri" w:cs="Calibri"/>
              </w:rPr>
            </w:pPr>
          </w:p>
        </w:tc>
        <w:tc>
          <w:tcPr>
            <w:tcW w:w="851" w:type="dxa"/>
          </w:tcPr>
          <w:p w14:paraId="79E78944"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4289E1D3" w14:textId="56FA97F3" w:rsidR="00D2733E" w:rsidRPr="004F3B18" w:rsidRDefault="008A500A" w:rsidP="00B260E9">
            <w:pPr>
              <w:jc w:val="center"/>
              <w:rPr>
                <w:rFonts w:ascii="Calibri" w:hAnsi="Calibri" w:cs="Calibri"/>
              </w:rPr>
            </w:pPr>
            <w:r w:rsidRPr="004F3B18">
              <w:rPr>
                <w:rFonts w:ascii="Calibri" w:hAnsi="Calibri" w:cs="Calibri"/>
              </w:rPr>
              <w:t>1.43</w:t>
            </w:r>
          </w:p>
        </w:tc>
        <w:tc>
          <w:tcPr>
            <w:tcW w:w="671" w:type="dxa"/>
          </w:tcPr>
          <w:p w14:paraId="3EA939B0" w14:textId="295C182F" w:rsidR="00D2733E" w:rsidRPr="004F3B18" w:rsidRDefault="008A500A" w:rsidP="00B260E9">
            <w:pPr>
              <w:jc w:val="center"/>
              <w:rPr>
                <w:rFonts w:ascii="Calibri" w:hAnsi="Calibri" w:cs="Calibri"/>
              </w:rPr>
            </w:pPr>
            <w:r w:rsidRPr="004F3B18">
              <w:rPr>
                <w:rFonts w:ascii="Calibri" w:hAnsi="Calibri" w:cs="Calibri"/>
              </w:rPr>
              <w:t>0.97</w:t>
            </w:r>
          </w:p>
        </w:tc>
        <w:tc>
          <w:tcPr>
            <w:tcW w:w="1285" w:type="dxa"/>
          </w:tcPr>
          <w:p w14:paraId="7D16ED33" w14:textId="6428CFF8" w:rsidR="00D2733E" w:rsidRPr="004F3B18" w:rsidRDefault="00EA147A" w:rsidP="00B260E9">
            <w:pPr>
              <w:jc w:val="center"/>
              <w:rPr>
                <w:rFonts w:ascii="Calibri" w:hAnsi="Calibri" w:cs="Calibri"/>
              </w:rPr>
            </w:pPr>
            <w:r w:rsidRPr="004F3B18">
              <w:rPr>
                <w:rFonts w:ascii="Calibri" w:hAnsi="Calibri" w:cs="Calibri"/>
              </w:rPr>
              <w:t>0.59</w:t>
            </w:r>
          </w:p>
        </w:tc>
        <w:tc>
          <w:tcPr>
            <w:tcW w:w="850" w:type="dxa"/>
          </w:tcPr>
          <w:p w14:paraId="7396BCAE" w14:textId="6468AC68" w:rsidR="00D2733E" w:rsidRPr="004F3B18" w:rsidRDefault="00EA147A" w:rsidP="00B260E9">
            <w:pPr>
              <w:jc w:val="center"/>
              <w:rPr>
                <w:rFonts w:ascii="Calibri" w:hAnsi="Calibri" w:cs="Calibri"/>
              </w:rPr>
            </w:pPr>
            <w:r w:rsidRPr="004F3B18">
              <w:rPr>
                <w:rFonts w:ascii="Calibri" w:hAnsi="Calibri" w:cs="Calibri"/>
              </w:rPr>
              <w:t>1.39</w:t>
            </w:r>
          </w:p>
        </w:tc>
        <w:tc>
          <w:tcPr>
            <w:tcW w:w="851" w:type="dxa"/>
          </w:tcPr>
          <w:p w14:paraId="78D1427D" w14:textId="6F6CCA7A" w:rsidR="00D2733E" w:rsidRPr="004F3B18" w:rsidRDefault="00EA147A" w:rsidP="00B260E9">
            <w:pPr>
              <w:jc w:val="center"/>
              <w:rPr>
                <w:rFonts w:ascii="Calibri" w:hAnsi="Calibri" w:cs="Calibri"/>
              </w:rPr>
            </w:pPr>
            <w:r w:rsidRPr="004F3B18">
              <w:rPr>
                <w:rFonts w:ascii="Calibri" w:hAnsi="Calibri" w:cs="Calibri"/>
              </w:rPr>
              <w:t>0.02</w:t>
            </w:r>
          </w:p>
        </w:tc>
        <w:tc>
          <w:tcPr>
            <w:tcW w:w="992" w:type="dxa"/>
          </w:tcPr>
          <w:p w14:paraId="0EF0A92D" w14:textId="71B1443E" w:rsidR="00D2733E" w:rsidRPr="004F3B18" w:rsidRDefault="00EA147A" w:rsidP="00B260E9">
            <w:pPr>
              <w:jc w:val="center"/>
              <w:rPr>
                <w:rFonts w:ascii="Calibri" w:hAnsi="Calibri" w:cs="Calibri"/>
              </w:rPr>
            </w:pPr>
            <w:r w:rsidRPr="004F3B18">
              <w:rPr>
                <w:rFonts w:ascii="Calibri" w:hAnsi="Calibri" w:cs="Calibri"/>
              </w:rPr>
              <w:t>1.6</w:t>
            </w:r>
          </w:p>
        </w:tc>
        <w:tc>
          <w:tcPr>
            <w:tcW w:w="941" w:type="dxa"/>
          </w:tcPr>
          <w:p w14:paraId="4196EF40" w14:textId="7F1DD446" w:rsidR="00D2733E" w:rsidRPr="004F3B18" w:rsidRDefault="00D73EAA" w:rsidP="00B260E9">
            <w:pPr>
              <w:jc w:val="center"/>
              <w:rPr>
                <w:rFonts w:ascii="Calibri" w:hAnsi="Calibri" w:cs="Calibri"/>
              </w:rPr>
            </w:pPr>
            <w:r w:rsidRPr="004F3B18">
              <w:rPr>
                <w:rFonts w:ascii="Calibri" w:hAnsi="Calibri" w:cs="Calibri"/>
              </w:rPr>
              <w:t>-0.53</w:t>
            </w:r>
          </w:p>
        </w:tc>
      </w:tr>
      <w:tr w:rsidR="00D2733E" w:rsidRPr="004F3B18" w14:paraId="0AC580FF" w14:textId="77777777" w:rsidTr="00B260E9">
        <w:tc>
          <w:tcPr>
            <w:tcW w:w="703" w:type="dxa"/>
            <w:vMerge/>
          </w:tcPr>
          <w:p w14:paraId="05F4D7E7" w14:textId="77777777" w:rsidR="00D2733E" w:rsidRPr="004F3B18" w:rsidRDefault="00D2733E" w:rsidP="00B260E9">
            <w:pPr>
              <w:jc w:val="center"/>
              <w:rPr>
                <w:rFonts w:ascii="Calibri" w:hAnsi="Calibri" w:cs="Calibri"/>
              </w:rPr>
            </w:pPr>
          </w:p>
        </w:tc>
        <w:tc>
          <w:tcPr>
            <w:tcW w:w="1124" w:type="dxa"/>
            <w:vMerge w:val="restart"/>
          </w:tcPr>
          <w:p w14:paraId="1D0B67D3"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599AD840"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2466FDD9" w14:textId="3AB83E9B" w:rsidR="00D2733E" w:rsidRPr="004F3B18" w:rsidRDefault="009B0CBB" w:rsidP="00B260E9">
            <w:pPr>
              <w:jc w:val="center"/>
              <w:rPr>
                <w:rFonts w:ascii="Calibri" w:hAnsi="Calibri" w:cs="Calibri"/>
              </w:rPr>
            </w:pPr>
            <w:r w:rsidRPr="004F3B18">
              <w:rPr>
                <w:rFonts w:ascii="Calibri" w:hAnsi="Calibri" w:cs="Calibri"/>
              </w:rPr>
              <w:t>1.93</w:t>
            </w:r>
          </w:p>
        </w:tc>
        <w:tc>
          <w:tcPr>
            <w:tcW w:w="671" w:type="dxa"/>
          </w:tcPr>
          <w:p w14:paraId="1E252535" w14:textId="69164034" w:rsidR="00D2733E" w:rsidRPr="004F3B18" w:rsidRDefault="009B0CBB" w:rsidP="00B260E9">
            <w:pPr>
              <w:jc w:val="center"/>
              <w:rPr>
                <w:rFonts w:ascii="Calibri" w:hAnsi="Calibri" w:cs="Calibri"/>
              </w:rPr>
            </w:pPr>
            <w:r w:rsidRPr="004F3B18">
              <w:rPr>
                <w:rFonts w:ascii="Calibri" w:hAnsi="Calibri" w:cs="Calibri"/>
              </w:rPr>
              <w:t>0.94</w:t>
            </w:r>
          </w:p>
        </w:tc>
        <w:tc>
          <w:tcPr>
            <w:tcW w:w="1285" w:type="dxa"/>
          </w:tcPr>
          <w:p w14:paraId="12111EA6" w14:textId="1FA9C902" w:rsidR="00D2733E" w:rsidRPr="004F3B18" w:rsidRDefault="00EE0848" w:rsidP="00B260E9">
            <w:pPr>
              <w:jc w:val="center"/>
              <w:rPr>
                <w:rFonts w:ascii="Calibri" w:hAnsi="Calibri" w:cs="Calibri"/>
              </w:rPr>
            </w:pPr>
            <w:r w:rsidRPr="004F3B18">
              <w:rPr>
                <w:rFonts w:ascii="Calibri" w:hAnsi="Calibri" w:cs="Calibri"/>
              </w:rPr>
              <w:t>0.5</w:t>
            </w:r>
          </w:p>
        </w:tc>
        <w:tc>
          <w:tcPr>
            <w:tcW w:w="850" w:type="dxa"/>
          </w:tcPr>
          <w:p w14:paraId="35D18937" w14:textId="108C0ED1" w:rsidR="00D2733E" w:rsidRPr="004F3B18" w:rsidRDefault="00EE0848" w:rsidP="00B260E9">
            <w:pPr>
              <w:jc w:val="center"/>
              <w:rPr>
                <w:rFonts w:ascii="Calibri" w:hAnsi="Calibri" w:cs="Calibri"/>
              </w:rPr>
            </w:pPr>
            <w:r w:rsidRPr="004F3B18">
              <w:rPr>
                <w:rFonts w:ascii="Calibri" w:hAnsi="Calibri" w:cs="Calibri"/>
              </w:rPr>
              <w:t>2.89</w:t>
            </w:r>
          </w:p>
        </w:tc>
        <w:tc>
          <w:tcPr>
            <w:tcW w:w="851" w:type="dxa"/>
          </w:tcPr>
          <w:p w14:paraId="4289E4B0" w14:textId="4AB6F738" w:rsidR="00D2733E" w:rsidRPr="004F3B18" w:rsidRDefault="00EE0848" w:rsidP="00B260E9">
            <w:pPr>
              <w:jc w:val="center"/>
              <w:rPr>
                <w:rFonts w:ascii="Calibri" w:hAnsi="Calibri" w:cs="Calibri"/>
              </w:rPr>
            </w:pPr>
            <w:r w:rsidRPr="004F3B18">
              <w:rPr>
                <w:rFonts w:ascii="Calibri" w:hAnsi="Calibri" w:cs="Calibri"/>
              </w:rPr>
              <w:t>-2.92</w:t>
            </w:r>
          </w:p>
        </w:tc>
        <w:tc>
          <w:tcPr>
            <w:tcW w:w="992" w:type="dxa"/>
          </w:tcPr>
          <w:p w14:paraId="3F170862" w14:textId="3207E1DA" w:rsidR="00D2733E" w:rsidRPr="004F3B18" w:rsidRDefault="00072785" w:rsidP="00B260E9">
            <w:pPr>
              <w:jc w:val="center"/>
              <w:rPr>
                <w:rFonts w:ascii="Calibri" w:hAnsi="Calibri" w:cs="Calibri"/>
              </w:rPr>
            </w:pPr>
            <w:r w:rsidRPr="004F3B18">
              <w:rPr>
                <w:rFonts w:ascii="Calibri" w:hAnsi="Calibri" w:cs="Calibri"/>
              </w:rPr>
              <w:t>3.17</w:t>
            </w:r>
          </w:p>
        </w:tc>
        <w:tc>
          <w:tcPr>
            <w:tcW w:w="941" w:type="dxa"/>
          </w:tcPr>
          <w:p w14:paraId="71A96646" w14:textId="2BC77EA0" w:rsidR="00D2733E" w:rsidRPr="004F3B18" w:rsidRDefault="00072785" w:rsidP="00B260E9">
            <w:pPr>
              <w:jc w:val="center"/>
              <w:rPr>
                <w:rFonts w:ascii="Calibri" w:hAnsi="Calibri" w:cs="Calibri"/>
              </w:rPr>
            </w:pPr>
            <w:r w:rsidRPr="004F3B18">
              <w:rPr>
                <w:rFonts w:ascii="Calibri" w:hAnsi="Calibri" w:cs="Calibri"/>
              </w:rPr>
              <w:t>-4.6</w:t>
            </w:r>
          </w:p>
        </w:tc>
      </w:tr>
      <w:tr w:rsidR="00D2733E" w:rsidRPr="004F3B18" w14:paraId="259BA5B9" w14:textId="77777777" w:rsidTr="00B260E9">
        <w:tc>
          <w:tcPr>
            <w:tcW w:w="703" w:type="dxa"/>
            <w:vMerge/>
          </w:tcPr>
          <w:p w14:paraId="55F269F6" w14:textId="77777777" w:rsidR="00D2733E" w:rsidRPr="004F3B18" w:rsidRDefault="00D2733E" w:rsidP="00B260E9">
            <w:pPr>
              <w:jc w:val="center"/>
              <w:rPr>
                <w:rFonts w:ascii="Calibri" w:hAnsi="Calibri" w:cs="Calibri"/>
              </w:rPr>
            </w:pPr>
          </w:p>
        </w:tc>
        <w:tc>
          <w:tcPr>
            <w:tcW w:w="1124" w:type="dxa"/>
            <w:vMerge/>
          </w:tcPr>
          <w:p w14:paraId="4FD7EC77" w14:textId="77777777" w:rsidR="00D2733E" w:rsidRPr="004F3B18" w:rsidRDefault="00D2733E" w:rsidP="00B260E9">
            <w:pPr>
              <w:jc w:val="center"/>
              <w:rPr>
                <w:rFonts w:ascii="Calibri" w:hAnsi="Calibri" w:cs="Calibri"/>
              </w:rPr>
            </w:pPr>
          </w:p>
        </w:tc>
        <w:tc>
          <w:tcPr>
            <w:tcW w:w="851" w:type="dxa"/>
          </w:tcPr>
          <w:p w14:paraId="299772DD"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321E55C3" w14:textId="5BC1B4C5" w:rsidR="00D2733E" w:rsidRPr="004F3B18" w:rsidRDefault="00E731AF" w:rsidP="00B260E9">
            <w:pPr>
              <w:jc w:val="center"/>
              <w:rPr>
                <w:rFonts w:ascii="Calibri" w:hAnsi="Calibri" w:cs="Calibri"/>
              </w:rPr>
            </w:pPr>
            <w:r w:rsidRPr="004F3B18">
              <w:rPr>
                <w:rFonts w:ascii="Calibri" w:hAnsi="Calibri" w:cs="Calibri"/>
              </w:rPr>
              <w:t>1.45</w:t>
            </w:r>
          </w:p>
        </w:tc>
        <w:tc>
          <w:tcPr>
            <w:tcW w:w="671" w:type="dxa"/>
          </w:tcPr>
          <w:p w14:paraId="50CCECA3" w14:textId="4675D328" w:rsidR="00D2733E" w:rsidRPr="004F3B18" w:rsidRDefault="00E731AF" w:rsidP="00B260E9">
            <w:pPr>
              <w:jc w:val="center"/>
              <w:rPr>
                <w:rFonts w:ascii="Calibri" w:hAnsi="Calibri" w:cs="Calibri"/>
              </w:rPr>
            </w:pPr>
            <w:r w:rsidRPr="004F3B18">
              <w:rPr>
                <w:rFonts w:ascii="Calibri" w:hAnsi="Calibri" w:cs="Calibri"/>
              </w:rPr>
              <w:t>0.97</w:t>
            </w:r>
          </w:p>
        </w:tc>
        <w:tc>
          <w:tcPr>
            <w:tcW w:w="1285" w:type="dxa"/>
          </w:tcPr>
          <w:p w14:paraId="609EF80A" w14:textId="070BFB79" w:rsidR="00D2733E" w:rsidRPr="004F3B18" w:rsidRDefault="00E731AF" w:rsidP="00B260E9">
            <w:pPr>
              <w:jc w:val="center"/>
              <w:rPr>
                <w:rFonts w:ascii="Calibri" w:hAnsi="Calibri" w:cs="Calibri"/>
              </w:rPr>
            </w:pPr>
            <w:r w:rsidRPr="004F3B18">
              <w:rPr>
                <w:rFonts w:ascii="Calibri" w:hAnsi="Calibri" w:cs="Calibri"/>
              </w:rPr>
              <w:t>0.62</w:t>
            </w:r>
          </w:p>
        </w:tc>
        <w:tc>
          <w:tcPr>
            <w:tcW w:w="850" w:type="dxa"/>
          </w:tcPr>
          <w:p w14:paraId="4D9E74C5" w14:textId="05F3426F" w:rsidR="00D2733E" w:rsidRPr="004F3B18" w:rsidRDefault="00E731AF" w:rsidP="00B260E9">
            <w:pPr>
              <w:jc w:val="center"/>
              <w:rPr>
                <w:rFonts w:ascii="Calibri" w:hAnsi="Calibri" w:cs="Calibri"/>
              </w:rPr>
            </w:pPr>
            <w:r w:rsidRPr="004F3B18">
              <w:rPr>
                <w:rFonts w:ascii="Calibri" w:hAnsi="Calibri" w:cs="Calibri"/>
              </w:rPr>
              <w:t>1.56</w:t>
            </w:r>
          </w:p>
        </w:tc>
        <w:tc>
          <w:tcPr>
            <w:tcW w:w="851" w:type="dxa"/>
          </w:tcPr>
          <w:p w14:paraId="52F27AF0" w14:textId="038EA223" w:rsidR="00D2733E" w:rsidRPr="004F3B18" w:rsidRDefault="00B07E7E" w:rsidP="00B260E9">
            <w:pPr>
              <w:jc w:val="center"/>
              <w:rPr>
                <w:rFonts w:ascii="Calibri" w:hAnsi="Calibri" w:cs="Calibri"/>
              </w:rPr>
            </w:pPr>
            <w:r w:rsidRPr="004F3B18">
              <w:rPr>
                <w:rFonts w:ascii="Calibri" w:hAnsi="Calibri" w:cs="Calibri"/>
              </w:rPr>
              <w:t>-0.34</w:t>
            </w:r>
          </w:p>
        </w:tc>
        <w:tc>
          <w:tcPr>
            <w:tcW w:w="992" w:type="dxa"/>
          </w:tcPr>
          <w:p w14:paraId="3B632D11" w14:textId="795BDA7D" w:rsidR="00D2733E" w:rsidRPr="004F3B18" w:rsidRDefault="00B07E7E" w:rsidP="00B260E9">
            <w:pPr>
              <w:jc w:val="center"/>
              <w:rPr>
                <w:rFonts w:ascii="Calibri" w:hAnsi="Calibri" w:cs="Calibri"/>
              </w:rPr>
            </w:pPr>
            <w:r w:rsidRPr="004F3B18">
              <w:rPr>
                <w:rFonts w:ascii="Calibri" w:hAnsi="Calibri" w:cs="Calibri"/>
              </w:rPr>
              <w:t>2.04</w:t>
            </w:r>
          </w:p>
        </w:tc>
        <w:tc>
          <w:tcPr>
            <w:tcW w:w="941" w:type="dxa"/>
          </w:tcPr>
          <w:p w14:paraId="66C4C3E2" w14:textId="47594313" w:rsidR="00D2733E" w:rsidRPr="004F3B18" w:rsidRDefault="00B07E7E" w:rsidP="00B260E9">
            <w:pPr>
              <w:jc w:val="center"/>
              <w:rPr>
                <w:rFonts w:ascii="Calibri" w:hAnsi="Calibri" w:cs="Calibri"/>
              </w:rPr>
            </w:pPr>
            <w:r w:rsidRPr="004F3B18">
              <w:rPr>
                <w:rFonts w:ascii="Calibri" w:hAnsi="Calibri" w:cs="Calibri"/>
              </w:rPr>
              <w:t>-1.44</w:t>
            </w:r>
          </w:p>
        </w:tc>
      </w:tr>
      <w:tr w:rsidR="00D2733E" w:rsidRPr="004F3B18" w14:paraId="7251DFB4" w14:textId="77777777" w:rsidTr="00B260E9">
        <w:tc>
          <w:tcPr>
            <w:tcW w:w="703" w:type="dxa"/>
            <w:vMerge/>
          </w:tcPr>
          <w:p w14:paraId="5F315DE8" w14:textId="77777777" w:rsidR="00D2733E" w:rsidRPr="004F3B18" w:rsidRDefault="00D2733E" w:rsidP="00B260E9">
            <w:pPr>
              <w:jc w:val="center"/>
              <w:rPr>
                <w:rFonts w:ascii="Calibri" w:hAnsi="Calibri" w:cs="Calibri"/>
              </w:rPr>
            </w:pPr>
          </w:p>
        </w:tc>
        <w:tc>
          <w:tcPr>
            <w:tcW w:w="1124" w:type="dxa"/>
            <w:vMerge/>
          </w:tcPr>
          <w:p w14:paraId="03EC73DD" w14:textId="77777777" w:rsidR="00D2733E" w:rsidRPr="004F3B18" w:rsidRDefault="00D2733E" w:rsidP="00B260E9">
            <w:pPr>
              <w:jc w:val="center"/>
              <w:rPr>
                <w:rFonts w:ascii="Calibri" w:hAnsi="Calibri" w:cs="Calibri"/>
              </w:rPr>
            </w:pPr>
          </w:p>
        </w:tc>
        <w:tc>
          <w:tcPr>
            <w:tcW w:w="851" w:type="dxa"/>
          </w:tcPr>
          <w:p w14:paraId="21258BF3"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3876B8A1" w14:textId="58838112" w:rsidR="00D2733E" w:rsidRPr="004F3B18" w:rsidRDefault="00E45CF0" w:rsidP="00B260E9">
            <w:pPr>
              <w:jc w:val="center"/>
              <w:rPr>
                <w:rFonts w:ascii="Calibri" w:hAnsi="Calibri" w:cs="Calibri"/>
              </w:rPr>
            </w:pPr>
            <w:r w:rsidRPr="004F3B18">
              <w:rPr>
                <w:rFonts w:ascii="Calibri" w:hAnsi="Calibri" w:cs="Calibri"/>
              </w:rPr>
              <w:t>1.44</w:t>
            </w:r>
          </w:p>
        </w:tc>
        <w:tc>
          <w:tcPr>
            <w:tcW w:w="671" w:type="dxa"/>
          </w:tcPr>
          <w:p w14:paraId="3D95B9AD" w14:textId="0DF16A05" w:rsidR="00D2733E" w:rsidRPr="004F3B18" w:rsidRDefault="00E45CF0" w:rsidP="00B260E9">
            <w:pPr>
              <w:jc w:val="center"/>
              <w:rPr>
                <w:rFonts w:ascii="Calibri" w:hAnsi="Calibri" w:cs="Calibri"/>
              </w:rPr>
            </w:pPr>
            <w:r w:rsidRPr="004F3B18">
              <w:rPr>
                <w:rFonts w:ascii="Calibri" w:hAnsi="Calibri" w:cs="Calibri"/>
              </w:rPr>
              <w:t>0.97</w:t>
            </w:r>
          </w:p>
        </w:tc>
        <w:tc>
          <w:tcPr>
            <w:tcW w:w="1285" w:type="dxa"/>
          </w:tcPr>
          <w:p w14:paraId="3400FCBD" w14:textId="2ACC4B98" w:rsidR="00D2733E" w:rsidRPr="004F3B18" w:rsidRDefault="00746624" w:rsidP="00B260E9">
            <w:pPr>
              <w:jc w:val="center"/>
              <w:rPr>
                <w:rFonts w:ascii="Calibri" w:hAnsi="Calibri" w:cs="Calibri"/>
              </w:rPr>
            </w:pPr>
            <w:r w:rsidRPr="004F3B18">
              <w:rPr>
                <w:rFonts w:ascii="Calibri" w:hAnsi="Calibri" w:cs="Calibri"/>
              </w:rPr>
              <w:t>0.96</w:t>
            </w:r>
          </w:p>
        </w:tc>
        <w:tc>
          <w:tcPr>
            <w:tcW w:w="850" w:type="dxa"/>
          </w:tcPr>
          <w:p w14:paraId="24EC9ECD" w14:textId="3805E526" w:rsidR="00D2733E" w:rsidRPr="004F3B18" w:rsidRDefault="00746624" w:rsidP="00B260E9">
            <w:pPr>
              <w:jc w:val="center"/>
              <w:rPr>
                <w:rFonts w:ascii="Calibri" w:hAnsi="Calibri" w:cs="Calibri"/>
              </w:rPr>
            </w:pPr>
            <w:r w:rsidRPr="004F3B18">
              <w:rPr>
                <w:rFonts w:ascii="Calibri" w:hAnsi="Calibri" w:cs="Calibri"/>
              </w:rPr>
              <w:t>2.28</w:t>
            </w:r>
          </w:p>
        </w:tc>
        <w:tc>
          <w:tcPr>
            <w:tcW w:w="851" w:type="dxa"/>
          </w:tcPr>
          <w:p w14:paraId="2494E488" w14:textId="26208A8B" w:rsidR="00D2733E" w:rsidRPr="004F3B18" w:rsidRDefault="00746624" w:rsidP="00B260E9">
            <w:pPr>
              <w:jc w:val="center"/>
              <w:rPr>
                <w:rFonts w:ascii="Calibri" w:hAnsi="Calibri" w:cs="Calibri"/>
              </w:rPr>
            </w:pPr>
            <w:r w:rsidRPr="004F3B18">
              <w:rPr>
                <w:rFonts w:ascii="Calibri" w:hAnsi="Calibri" w:cs="Calibri"/>
              </w:rPr>
              <w:t>-1.64</w:t>
            </w:r>
          </w:p>
        </w:tc>
        <w:tc>
          <w:tcPr>
            <w:tcW w:w="992" w:type="dxa"/>
          </w:tcPr>
          <w:p w14:paraId="7F1008DF" w14:textId="31CBC3AD" w:rsidR="00D2733E" w:rsidRPr="004F3B18" w:rsidRDefault="00746624" w:rsidP="00B260E9">
            <w:pPr>
              <w:jc w:val="center"/>
              <w:rPr>
                <w:rFonts w:ascii="Calibri" w:hAnsi="Calibri" w:cs="Calibri"/>
              </w:rPr>
            </w:pPr>
            <w:r w:rsidRPr="004F3B18">
              <w:rPr>
                <w:rFonts w:ascii="Calibri" w:hAnsi="Calibri" w:cs="Calibri"/>
              </w:rPr>
              <w:t>1.97</w:t>
            </w:r>
          </w:p>
        </w:tc>
        <w:tc>
          <w:tcPr>
            <w:tcW w:w="941" w:type="dxa"/>
          </w:tcPr>
          <w:p w14:paraId="2531608E" w14:textId="2F97EBF1" w:rsidR="00D2733E" w:rsidRPr="004F3B18" w:rsidRDefault="00746624" w:rsidP="00B260E9">
            <w:pPr>
              <w:jc w:val="center"/>
              <w:rPr>
                <w:rFonts w:ascii="Calibri" w:hAnsi="Calibri" w:cs="Calibri"/>
              </w:rPr>
            </w:pPr>
            <w:r w:rsidRPr="004F3B18">
              <w:rPr>
                <w:rFonts w:ascii="Calibri" w:hAnsi="Calibri" w:cs="Calibri"/>
              </w:rPr>
              <w:t>-1.52</w:t>
            </w:r>
          </w:p>
        </w:tc>
      </w:tr>
      <w:tr w:rsidR="00D2733E" w:rsidRPr="004F3B18" w14:paraId="3FCEF7EC" w14:textId="77777777" w:rsidTr="00B260E9">
        <w:tc>
          <w:tcPr>
            <w:tcW w:w="703" w:type="dxa"/>
            <w:vMerge/>
          </w:tcPr>
          <w:p w14:paraId="49FFFE77" w14:textId="77777777" w:rsidR="00D2733E" w:rsidRPr="004F3B18" w:rsidRDefault="00D2733E" w:rsidP="00B260E9">
            <w:pPr>
              <w:jc w:val="center"/>
              <w:rPr>
                <w:rFonts w:ascii="Calibri" w:hAnsi="Calibri" w:cs="Calibri"/>
              </w:rPr>
            </w:pPr>
          </w:p>
        </w:tc>
        <w:tc>
          <w:tcPr>
            <w:tcW w:w="1124" w:type="dxa"/>
            <w:vMerge/>
          </w:tcPr>
          <w:p w14:paraId="7CD201A7" w14:textId="77777777" w:rsidR="00D2733E" w:rsidRPr="004F3B18" w:rsidRDefault="00D2733E" w:rsidP="00B260E9">
            <w:pPr>
              <w:jc w:val="center"/>
              <w:rPr>
                <w:rFonts w:ascii="Calibri" w:hAnsi="Calibri" w:cs="Calibri"/>
              </w:rPr>
            </w:pPr>
          </w:p>
        </w:tc>
        <w:tc>
          <w:tcPr>
            <w:tcW w:w="851" w:type="dxa"/>
          </w:tcPr>
          <w:p w14:paraId="1F966F7D"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693FBFC9" w14:textId="26229D1C" w:rsidR="00D2733E" w:rsidRPr="004F3B18" w:rsidRDefault="004855D5" w:rsidP="00B260E9">
            <w:pPr>
              <w:jc w:val="center"/>
              <w:rPr>
                <w:rFonts w:ascii="Calibri" w:hAnsi="Calibri" w:cs="Calibri"/>
              </w:rPr>
            </w:pPr>
            <w:r w:rsidRPr="004F3B18">
              <w:rPr>
                <w:rFonts w:ascii="Calibri" w:hAnsi="Calibri" w:cs="Calibri"/>
              </w:rPr>
              <w:t>1.44</w:t>
            </w:r>
          </w:p>
        </w:tc>
        <w:tc>
          <w:tcPr>
            <w:tcW w:w="671" w:type="dxa"/>
          </w:tcPr>
          <w:p w14:paraId="4DAD76C2" w14:textId="0925E6C8" w:rsidR="00D2733E" w:rsidRPr="004F3B18" w:rsidRDefault="004855D5" w:rsidP="00B260E9">
            <w:pPr>
              <w:jc w:val="center"/>
              <w:rPr>
                <w:rFonts w:ascii="Calibri" w:hAnsi="Calibri" w:cs="Calibri"/>
              </w:rPr>
            </w:pPr>
            <w:r w:rsidRPr="004F3B18">
              <w:rPr>
                <w:rFonts w:ascii="Calibri" w:hAnsi="Calibri" w:cs="Calibri"/>
              </w:rPr>
              <w:t>0.97</w:t>
            </w:r>
          </w:p>
        </w:tc>
        <w:tc>
          <w:tcPr>
            <w:tcW w:w="1285" w:type="dxa"/>
          </w:tcPr>
          <w:p w14:paraId="12B1CA2B" w14:textId="1E6C121D" w:rsidR="00D2733E" w:rsidRPr="004F3B18" w:rsidRDefault="004855D5" w:rsidP="00B260E9">
            <w:pPr>
              <w:jc w:val="center"/>
              <w:rPr>
                <w:rFonts w:ascii="Calibri" w:hAnsi="Calibri" w:cs="Calibri"/>
              </w:rPr>
            </w:pPr>
            <w:r w:rsidRPr="004F3B18">
              <w:rPr>
                <w:rFonts w:ascii="Calibri" w:hAnsi="Calibri" w:cs="Calibri"/>
              </w:rPr>
              <w:t>0.83</w:t>
            </w:r>
          </w:p>
        </w:tc>
        <w:tc>
          <w:tcPr>
            <w:tcW w:w="850" w:type="dxa"/>
          </w:tcPr>
          <w:p w14:paraId="49A5975B" w14:textId="65390347" w:rsidR="00D2733E" w:rsidRPr="004F3B18" w:rsidRDefault="004855D5" w:rsidP="00B260E9">
            <w:pPr>
              <w:jc w:val="center"/>
              <w:rPr>
                <w:rFonts w:ascii="Calibri" w:hAnsi="Calibri" w:cs="Calibri"/>
              </w:rPr>
            </w:pPr>
            <w:r w:rsidRPr="004F3B18">
              <w:rPr>
                <w:rFonts w:ascii="Calibri" w:hAnsi="Calibri" w:cs="Calibri"/>
              </w:rPr>
              <w:t>1.43</w:t>
            </w:r>
          </w:p>
        </w:tc>
        <w:tc>
          <w:tcPr>
            <w:tcW w:w="851" w:type="dxa"/>
          </w:tcPr>
          <w:p w14:paraId="70AC5FB0" w14:textId="6E4CD2B1" w:rsidR="00D2733E" w:rsidRPr="004F3B18" w:rsidRDefault="004855D5" w:rsidP="00B260E9">
            <w:pPr>
              <w:jc w:val="center"/>
              <w:rPr>
                <w:rFonts w:ascii="Calibri" w:hAnsi="Calibri" w:cs="Calibri"/>
              </w:rPr>
            </w:pPr>
            <w:r w:rsidRPr="004F3B18">
              <w:rPr>
                <w:rFonts w:ascii="Calibri" w:hAnsi="Calibri" w:cs="Calibri"/>
              </w:rPr>
              <w:t>-0.02</w:t>
            </w:r>
          </w:p>
        </w:tc>
        <w:tc>
          <w:tcPr>
            <w:tcW w:w="992" w:type="dxa"/>
          </w:tcPr>
          <w:p w14:paraId="1FDFD6C7" w14:textId="603BAD17" w:rsidR="00D2733E" w:rsidRPr="004F3B18" w:rsidRDefault="004855D5" w:rsidP="00B260E9">
            <w:pPr>
              <w:jc w:val="center"/>
              <w:rPr>
                <w:rFonts w:ascii="Calibri" w:hAnsi="Calibri" w:cs="Calibri"/>
              </w:rPr>
            </w:pPr>
            <w:r w:rsidRPr="004F3B18">
              <w:rPr>
                <w:rFonts w:ascii="Calibri" w:hAnsi="Calibri" w:cs="Calibri"/>
              </w:rPr>
              <w:t>2.25</w:t>
            </w:r>
          </w:p>
        </w:tc>
        <w:tc>
          <w:tcPr>
            <w:tcW w:w="941" w:type="dxa"/>
          </w:tcPr>
          <w:p w14:paraId="693F633D" w14:textId="37A21FF9" w:rsidR="00D2733E" w:rsidRPr="004F3B18" w:rsidRDefault="004855D5" w:rsidP="00B260E9">
            <w:pPr>
              <w:jc w:val="center"/>
              <w:rPr>
                <w:rFonts w:ascii="Calibri" w:hAnsi="Calibri" w:cs="Calibri"/>
              </w:rPr>
            </w:pPr>
            <w:r w:rsidRPr="004F3B18">
              <w:rPr>
                <w:rFonts w:ascii="Calibri" w:hAnsi="Calibri" w:cs="Calibri"/>
              </w:rPr>
              <w:t>-1.93</w:t>
            </w:r>
          </w:p>
        </w:tc>
      </w:tr>
    </w:tbl>
    <w:p w14:paraId="0209EDA2" w14:textId="77777777" w:rsidR="00D2733E" w:rsidRPr="004F3B18" w:rsidRDefault="00D2733E" w:rsidP="00D2733E">
      <w:pPr>
        <w:rPr>
          <w:rFonts w:ascii="Calibri" w:hAnsi="Calibri" w:cs="Calibri"/>
        </w:rPr>
      </w:pPr>
    </w:p>
    <w:p w14:paraId="0AE811D1" w14:textId="5C2FE26D" w:rsidR="0059309F" w:rsidRPr="004F3B18" w:rsidRDefault="0059309F" w:rsidP="0059309F">
      <w:pPr>
        <w:pStyle w:val="Caption"/>
        <w:keepNext/>
        <w:rPr>
          <w:rFonts w:ascii="Calibri" w:hAnsi="Calibri" w:cs="Calibri"/>
        </w:rPr>
      </w:pPr>
      <w:bookmarkStart w:id="133" w:name="_Toc165500160"/>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38</w:t>
      </w:r>
      <w:r w:rsidRPr="004F3B18">
        <w:rPr>
          <w:rFonts w:ascii="Calibri" w:hAnsi="Calibri" w:cs="Calibri"/>
        </w:rPr>
        <w:fldChar w:fldCharType="end"/>
      </w:r>
      <w:r w:rsidRPr="004F3B18">
        <w:rPr>
          <w:rFonts w:ascii="Calibri" w:hAnsi="Calibri" w:cs="Calibri"/>
        </w:rPr>
        <w:t>: Model-5 Metrics of SHEL With StandardScaler</w:t>
      </w:r>
      <w:bookmarkEnd w:id="133"/>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851"/>
        <w:gridCol w:w="992"/>
        <w:gridCol w:w="941"/>
      </w:tblGrid>
      <w:tr w:rsidR="00D2733E" w:rsidRPr="004F3B18" w14:paraId="576CCCBB" w14:textId="77777777" w:rsidTr="00B260E9">
        <w:tc>
          <w:tcPr>
            <w:tcW w:w="2674" w:type="dxa"/>
            <w:gridSpan w:val="3"/>
          </w:tcPr>
          <w:p w14:paraId="51EE0B9C" w14:textId="77777777" w:rsidR="00D2733E" w:rsidRPr="004F3B18" w:rsidRDefault="00D2733E" w:rsidP="00B260E9">
            <w:pPr>
              <w:jc w:val="center"/>
              <w:rPr>
                <w:rFonts w:ascii="Calibri" w:hAnsi="Calibri" w:cs="Calibri"/>
              </w:rPr>
            </w:pPr>
          </w:p>
        </w:tc>
        <w:tc>
          <w:tcPr>
            <w:tcW w:w="1424" w:type="dxa"/>
            <w:gridSpan w:val="2"/>
          </w:tcPr>
          <w:p w14:paraId="34403C83"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1F5E3A18"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01" w:type="dxa"/>
            <w:gridSpan w:val="2"/>
          </w:tcPr>
          <w:p w14:paraId="7CE76FA6"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933" w:type="dxa"/>
            <w:gridSpan w:val="2"/>
          </w:tcPr>
          <w:p w14:paraId="55B337B4"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0E55F889" w14:textId="77777777" w:rsidTr="00B260E9">
        <w:tc>
          <w:tcPr>
            <w:tcW w:w="699" w:type="dxa"/>
          </w:tcPr>
          <w:p w14:paraId="03F701B2"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3608C263"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091616B3"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2F71967D"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33A6FB7F"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280B18EC"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4CC7CAC8"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1" w:type="dxa"/>
          </w:tcPr>
          <w:p w14:paraId="27BB4B93"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992" w:type="dxa"/>
          </w:tcPr>
          <w:p w14:paraId="574F15FA"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100AEDEB"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702635F4" w14:textId="77777777" w:rsidTr="00B260E9">
        <w:tc>
          <w:tcPr>
            <w:tcW w:w="699" w:type="dxa"/>
            <w:vMerge w:val="restart"/>
          </w:tcPr>
          <w:p w14:paraId="132C6109" w14:textId="77777777" w:rsidR="00D2733E" w:rsidRPr="004F3B18" w:rsidRDefault="00D2733E" w:rsidP="00B260E9">
            <w:pPr>
              <w:jc w:val="center"/>
              <w:rPr>
                <w:rFonts w:ascii="Calibri" w:hAnsi="Calibri" w:cs="Calibri"/>
              </w:rPr>
            </w:pPr>
            <w:r w:rsidRPr="004F3B18">
              <w:rPr>
                <w:rFonts w:ascii="Calibri" w:hAnsi="Calibri" w:cs="Calibri"/>
              </w:rPr>
              <w:t>SHEL</w:t>
            </w:r>
          </w:p>
        </w:tc>
        <w:tc>
          <w:tcPr>
            <w:tcW w:w="1124" w:type="dxa"/>
            <w:vMerge w:val="restart"/>
          </w:tcPr>
          <w:p w14:paraId="289351C4"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36B48839"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46DAB924" w14:textId="5D89BCA7" w:rsidR="00D2733E" w:rsidRPr="004F3B18" w:rsidRDefault="00F971BB" w:rsidP="00B260E9">
            <w:pPr>
              <w:jc w:val="center"/>
              <w:rPr>
                <w:rFonts w:ascii="Calibri" w:hAnsi="Calibri" w:cs="Calibri"/>
              </w:rPr>
            </w:pPr>
            <w:r w:rsidRPr="004F3B18">
              <w:rPr>
                <w:rFonts w:ascii="Calibri" w:hAnsi="Calibri" w:cs="Calibri"/>
              </w:rPr>
              <w:t>1.87</w:t>
            </w:r>
          </w:p>
        </w:tc>
        <w:tc>
          <w:tcPr>
            <w:tcW w:w="671" w:type="dxa"/>
          </w:tcPr>
          <w:p w14:paraId="4FFD6A07" w14:textId="2AFC3653" w:rsidR="00D2733E" w:rsidRPr="004F3B18" w:rsidRDefault="00F971BB" w:rsidP="00B260E9">
            <w:pPr>
              <w:jc w:val="center"/>
              <w:rPr>
                <w:rFonts w:ascii="Calibri" w:hAnsi="Calibri" w:cs="Calibri"/>
              </w:rPr>
            </w:pPr>
            <w:r w:rsidRPr="004F3B18">
              <w:rPr>
                <w:rFonts w:ascii="Calibri" w:hAnsi="Calibri" w:cs="Calibri"/>
              </w:rPr>
              <w:t>0.92</w:t>
            </w:r>
          </w:p>
        </w:tc>
        <w:tc>
          <w:tcPr>
            <w:tcW w:w="1285" w:type="dxa"/>
          </w:tcPr>
          <w:p w14:paraId="47D9611D" w14:textId="2AE31C05" w:rsidR="00D2733E" w:rsidRPr="004F3B18" w:rsidRDefault="001F64C0" w:rsidP="00B260E9">
            <w:pPr>
              <w:jc w:val="center"/>
              <w:rPr>
                <w:rFonts w:ascii="Calibri" w:hAnsi="Calibri" w:cs="Calibri"/>
              </w:rPr>
            </w:pPr>
            <w:r w:rsidRPr="004F3B18">
              <w:rPr>
                <w:rFonts w:ascii="Calibri" w:hAnsi="Calibri" w:cs="Calibri"/>
              </w:rPr>
              <w:t>1.45</w:t>
            </w:r>
          </w:p>
        </w:tc>
        <w:tc>
          <w:tcPr>
            <w:tcW w:w="850" w:type="dxa"/>
          </w:tcPr>
          <w:p w14:paraId="796F75D1" w14:textId="5A67C04E" w:rsidR="00D2733E" w:rsidRPr="004F3B18" w:rsidRDefault="001F64C0" w:rsidP="00B260E9">
            <w:pPr>
              <w:jc w:val="center"/>
              <w:rPr>
                <w:rFonts w:ascii="Calibri" w:hAnsi="Calibri" w:cs="Calibri"/>
              </w:rPr>
            </w:pPr>
            <w:r w:rsidRPr="004F3B18">
              <w:rPr>
                <w:rFonts w:ascii="Calibri" w:hAnsi="Calibri" w:cs="Calibri"/>
              </w:rPr>
              <w:t>0.52</w:t>
            </w:r>
          </w:p>
        </w:tc>
        <w:tc>
          <w:tcPr>
            <w:tcW w:w="851" w:type="dxa"/>
          </w:tcPr>
          <w:p w14:paraId="4407BC6D" w14:textId="1411F486" w:rsidR="00D2733E" w:rsidRPr="004F3B18" w:rsidRDefault="001F64C0" w:rsidP="00B260E9">
            <w:pPr>
              <w:jc w:val="center"/>
              <w:rPr>
                <w:rFonts w:ascii="Calibri" w:hAnsi="Calibri" w:cs="Calibri"/>
              </w:rPr>
            </w:pPr>
            <w:r w:rsidRPr="004F3B18">
              <w:rPr>
                <w:rFonts w:ascii="Calibri" w:hAnsi="Calibri" w:cs="Calibri"/>
              </w:rPr>
              <w:t>-0.24</w:t>
            </w:r>
          </w:p>
        </w:tc>
        <w:tc>
          <w:tcPr>
            <w:tcW w:w="992" w:type="dxa"/>
          </w:tcPr>
          <w:p w14:paraId="77D471D8" w14:textId="7DE34840" w:rsidR="00D2733E" w:rsidRPr="004F3B18" w:rsidRDefault="001F64C0" w:rsidP="00B260E9">
            <w:pPr>
              <w:jc w:val="center"/>
              <w:rPr>
                <w:rFonts w:ascii="Calibri" w:hAnsi="Calibri" w:cs="Calibri"/>
              </w:rPr>
            </w:pPr>
            <w:r w:rsidRPr="004F3B18">
              <w:rPr>
                <w:rFonts w:ascii="Calibri" w:hAnsi="Calibri" w:cs="Calibri"/>
              </w:rPr>
              <w:t>1.16</w:t>
            </w:r>
          </w:p>
        </w:tc>
        <w:tc>
          <w:tcPr>
            <w:tcW w:w="941" w:type="dxa"/>
          </w:tcPr>
          <w:p w14:paraId="2C2059EA" w14:textId="06FDEC61" w:rsidR="00D2733E" w:rsidRPr="004F3B18" w:rsidRDefault="001F64C0" w:rsidP="00B260E9">
            <w:pPr>
              <w:jc w:val="center"/>
              <w:rPr>
                <w:rFonts w:ascii="Calibri" w:hAnsi="Calibri" w:cs="Calibri"/>
              </w:rPr>
            </w:pPr>
            <w:r w:rsidRPr="004F3B18">
              <w:rPr>
                <w:rFonts w:ascii="Calibri" w:hAnsi="Calibri" w:cs="Calibri"/>
              </w:rPr>
              <w:t>-0.74</w:t>
            </w:r>
          </w:p>
        </w:tc>
      </w:tr>
      <w:tr w:rsidR="00D2733E" w:rsidRPr="004F3B18" w14:paraId="2D3A4079" w14:textId="77777777" w:rsidTr="00B260E9">
        <w:tc>
          <w:tcPr>
            <w:tcW w:w="699" w:type="dxa"/>
            <w:vMerge/>
          </w:tcPr>
          <w:p w14:paraId="04F0CA94" w14:textId="77777777" w:rsidR="00D2733E" w:rsidRPr="004F3B18" w:rsidRDefault="00D2733E" w:rsidP="00B260E9">
            <w:pPr>
              <w:jc w:val="center"/>
              <w:rPr>
                <w:rFonts w:ascii="Calibri" w:hAnsi="Calibri" w:cs="Calibri"/>
              </w:rPr>
            </w:pPr>
          </w:p>
        </w:tc>
        <w:tc>
          <w:tcPr>
            <w:tcW w:w="1124" w:type="dxa"/>
            <w:vMerge/>
          </w:tcPr>
          <w:p w14:paraId="249849D6" w14:textId="77777777" w:rsidR="00D2733E" w:rsidRPr="004F3B18" w:rsidRDefault="00D2733E" w:rsidP="00B260E9">
            <w:pPr>
              <w:jc w:val="center"/>
              <w:rPr>
                <w:rFonts w:ascii="Calibri" w:hAnsi="Calibri" w:cs="Calibri"/>
              </w:rPr>
            </w:pPr>
          </w:p>
        </w:tc>
        <w:tc>
          <w:tcPr>
            <w:tcW w:w="851" w:type="dxa"/>
          </w:tcPr>
          <w:p w14:paraId="015567D2"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447C84EF" w14:textId="6A4BDBF8" w:rsidR="00D2733E" w:rsidRPr="004F3B18" w:rsidRDefault="004635A7" w:rsidP="00B260E9">
            <w:pPr>
              <w:jc w:val="center"/>
              <w:rPr>
                <w:rFonts w:ascii="Calibri" w:hAnsi="Calibri" w:cs="Calibri"/>
              </w:rPr>
            </w:pPr>
            <w:r w:rsidRPr="004F3B18">
              <w:rPr>
                <w:rFonts w:ascii="Calibri" w:hAnsi="Calibri" w:cs="Calibri"/>
              </w:rPr>
              <w:t>1.37</w:t>
            </w:r>
          </w:p>
        </w:tc>
        <w:tc>
          <w:tcPr>
            <w:tcW w:w="671" w:type="dxa"/>
          </w:tcPr>
          <w:p w14:paraId="78048DA7" w14:textId="46BF2471" w:rsidR="00D2733E" w:rsidRPr="004F3B18" w:rsidRDefault="004635A7" w:rsidP="00B260E9">
            <w:pPr>
              <w:jc w:val="center"/>
              <w:rPr>
                <w:rFonts w:ascii="Calibri" w:hAnsi="Calibri" w:cs="Calibri"/>
              </w:rPr>
            </w:pPr>
            <w:r w:rsidRPr="004F3B18">
              <w:rPr>
                <w:rFonts w:ascii="Calibri" w:hAnsi="Calibri" w:cs="Calibri"/>
              </w:rPr>
              <w:t>0.96</w:t>
            </w:r>
          </w:p>
        </w:tc>
        <w:tc>
          <w:tcPr>
            <w:tcW w:w="1285" w:type="dxa"/>
          </w:tcPr>
          <w:p w14:paraId="61BB3A40" w14:textId="589F69FB" w:rsidR="00D2733E" w:rsidRPr="004F3B18" w:rsidRDefault="004635A7" w:rsidP="00B260E9">
            <w:pPr>
              <w:jc w:val="center"/>
              <w:rPr>
                <w:rFonts w:ascii="Calibri" w:hAnsi="Calibri" w:cs="Calibri"/>
              </w:rPr>
            </w:pPr>
            <w:r w:rsidRPr="004F3B18">
              <w:rPr>
                <w:rFonts w:ascii="Calibri" w:hAnsi="Calibri" w:cs="Calibri"/>
              </w:rPr>
              <w:t>1.49</w:t>
            </w:r>
          </w:p>
        </w:tc>
        <w:tc>
          <w:tcPr>
            <w:tcW w:w="850" w:type="dxa"/>
          </w:tcPr>
          <w:p w14:paraId="66B68962" w14:textId="3F2E3E80" w:rsidR="00D2733E" w:rsidRPr="004F3B18" w:rsidRDefault="004635A7" w:rsidP="00B260E9">
            <w:pPr>
              <w:jc w:val="center"/>
              <w:rPr>
                <w:rFonts w:ascii="Calibri" w:hAnsi="Calibri" w:cs="Calibri"/>
              </w:rPr>
            </w:pPr>
            <w:r w:rsidRPr="004F3B18">
              <w:rPr>
                <w:rFonts w:ascii="Calibri" w:hAnsi="Calibri" w:cs="Calibri"/>
              </w:rPr>
              <w:t>1.93</w:t>
            </w:r>
          </w:p>
        </w:tc>
        <w:tc>
          <w:tcPr>
            <w:tcW w:w="851" w:type="dxa"/>
          </w:tcPr>
          <w:p w14:paraId="03C1502B" w14:textId="67FD7A12" w:rsidR="00D2733E" w:rsidRPr="004F3B18" w:rsidRDefault="0032341C" w:rsidP="00B260E9">
            <w:pPr>
              <w:jc w:val="center"/>
              <w:rPr>
                <w:rFonts w:ascii="Calibri" w:hAnsi="Calibri" w:cs="Calibri"/>
              </w:rPr>
            </w:pPr>
            <w:r w:rsidRPr="004F3B18">
              <w:rPr>
                <w:rFonts w:ascii="Calibri" w:hAnsi="Calibri" w:cs="Calibri"/>
              </w:rPr>
              <w:t>-15.91</w:t>
            </w:r>
          </w:p>
        </w:tc>
        <w:tc>
          <w:tcPr>
            <w:tcW w:w="992" w:type="dxa"/>
          </w:tcPr>
          <w:p w14:paraId="2A2D33C0" w14:textId="00982B47" w:rsidR="00D2733E" w:rsidRPr="004F3B18" w:rsidRDefault="0032341C" w:rsidP="00B260E9">
            <w:pPr>
              <w:jc w:val="center"/>
              <w:rPr>
                <w:rFonts w:ascii="Calibri" w:hAnsi="Calibri" w:cs="Calibri"/>
              </w:rPr>
            </w:pPr>
            <w:r w:rsidRPr="004F3B18">
              <w:rPr>
                <w:rFonts w:ascii="Calibri" w:hAnsi="Calibri" w:cs="Calibri"/>
              </w:rPr>
              <w:t>4.74</w:t>
            </w:r>
          </w:p>
        </w:tc>
        <w:tc>
          <w:tcPr>
            <w:tcW w:w="941" w:type="dxa"/>
          </w:tcPr>
          <w:p w14:paraId="23271415" w14:textId="4F0EA85F" w:rsidR="00D2733E" w:rsidRPr="004F3B18" w:rsidRDefault="0032341C" w:rsidP="00B260E9">
            <w:pPr>
              <w:jc w:val="center"/>
              <w:rPr>
                <w:rFonts w:ascii="Calibri" w:hAnsi="Calibri" w:cs="Calibri"/>
              </w:rPr>
            </w:pPr>
            <w:r w:rsidRPr="004F3B18">
              <w:rPr>
                <w:rFonts w:ascii="Calibri" w:hAnsi="Calibri" w:cs="Calibri"/>
              </w:rPr>
              <w:t>-24.18</w:t>
            </w:r>
          </w:p>
        </w:tc>
      </w:tr>
      <w:tr w:rsidR="00D2733E" w:rsidRPr="004F3B18" w14:paraId="69970728" w14:textId="77777777" w:rsidTr="00B260E9">
        <w:tc>
          <w:tcPr>
            <w:tcW w:w="699" w:type="dxa"/>
            <w:vMerge/>
          </w:tcPr>
          <w:p w14:paraId="2EC82971" w14:textId="77777777" w:rsidR="00D2733E" w:rsidRPr="004F3B18" w:rsidRDefault="00D2733E" w:rsidP="00B260E9">
            <w:pPr>
              <w:jc w:val="center"/>
              <w:rPr>
                <w:rFonts w:ascii="Calibri" w:hAnsi="Calibri" w:cs="Calibri"/>
              </w:rPr>
            </w:pPr>
          </w:p>
        </w:tc>
        <w:tc>
          <w:tcPr>
            <w:tcW w:w="1124" w:type="dxa"/>
            <w:vMerge/>
          </w:tcPr>
          <w:p w14:paraId="4FEA9277" w14:textId="77777777" w:rsidR="00D2733E" w:rsidRPr="004F3B18" w:rsidRDefault="00D2733E" w:rsidP="00B260E9">
            <w:pPr>
              <w:jc w:val="center"/>
              <w:rPr>
                <w:rFonts w:ascii="Calibri" w:hAnsi="Calibri" w:cs="Calibri"/>
              </w:rPr>
            </w:pPr>
          </w:p>
        </w:tc>
        <w:tc>
          <w:tcPr>
            <w:tcW w:w="851" w:type="dxa"/>
          </w:tcPr>
          <w:p w14:paraId="7501C4D5"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5FE904E8" w14:textId="1DB9B426" w:rsidR="00D2733E" w:rsidRPr="004F3B18" w:rsidRDefault="002E180E" w:rsidP="00B260E9">
            <w:pPr>
              <w:jc w:val="center"/>
              <w:rPr>
                <w:rFonts w:ascii="Calibri" w:hAnsi="Calibri" w:cs="Calibri"/>
              </w:rPr>
            </w:pPr>
            <w:r w:rsidRPr="004F3B18">
              <w:rPr>
                <w:rFonts w:ascii="Calibri" w:hAnsi="Calibri" w:cs="Calibri"/>
              </w:rPr>
              <w:t>1.44</w:t>
            </w:r>
          </w:p>
        </w:tc>
        <w:tc>
          <w:tcPr>
            <w:tcW w:w="671" w:type="dxa"/>
          </w:tcPr>
          <w:p w14:paraId="096E16EB" w14:textId="29CC0A0C" w:rsidR="00D2733E" w:rsidRPr="004F3B18" w:rsidRDefault="002E180E" w:rsidP="00B260E9">
            <w:pPr>
              <w:jc w:val="center"/>
              <w:rPr>
                <w:rFonts w:ascii="Calibri" w:hAnsi="Calibri" w:cs="Calibri"/>
              </w:rPr>
            </w:pPr>
            <w:r w:rsidRPr="004F3B18">
              <w:rPr>
                <w:rFonts w:ascii="Calibri" w:hAnsi="Calibri" w:cs="Calibri"/>
              </w:rPr>
              <w:t>0.95</w:t>
            </w:r>
          </w:p>
        </w:tc>
        <w:tc>
          <w:tcPr>
            <w:tcW w:w="1285" w:type="dxa"/>
          </w:tcPr>
          <w:p w14:paraId="5F71F8A8" w14:textId="05FD18B6" w:rsidR="00D2733E" w:rsidRPr="004F3B18" w:rsidRDefault="00DF3EB3" w:rsidP="00B260E9">
            <w:pPr>
              <w:jc w:val="center"/>
              <w:rPr>
                <w:rFonts w:ascii="Calibri" w:hAnsi="Calibri" w:cs="Calibri"/>
              </w:rPr>
            </w:pPr>
            <w:r w:rsidRPr="004F3B18">
              <w:rPr>
                <w:rFonts w:ascii="Calibri" w:hAnsi="Calibri" w:cs="Calibri"/>
              </w:rPr>
              <w:t>1.96</w:t>
            </w:r>
          </w:p>
        </w:tc>
        <w:tc>
          <w:tcPr>
            <w:tcW w:w="850" w:type="dxa"/>
          </w:tcPr>
          <w:p w14:paraId="325D2338" w14:textId="1F2A83B8" w:rsidR="00D2733E" w:rsidRPr="004F3B18" w:rsidRDefault="00DF3EB3" w:rsidP="00B260E9">
            <w:pPr>
              <w:jc w:val="center"/>
              <w:rPr>
                <w:rFonts w:ascii="Calibri" w:hAnsi="Calibri" w:cs="Calibri"/>
              </w:rPr>
            </w:pPr>
            <w:r w:rsidRPr="004F3B18">
              <w:rPr>
                <w:rFonts w:ascii="Calibri" w:hAnsi="Calibri" w:cs="Calibri"/>
              </w:rPr>
              <w:t>2.21</w:t>
            </w:r>
          </w:p>
        </w:tc>
        <w:tc>
          <w:tcPr>
            <w:tcW w:w="851" w:type="dxa"/>
          </w:tcPr>
          <w:p w14:paraId="3A1CDB2F" w14:textId="5453CBB2" w:rsidR="00D2733E" w:rsidRPr="004F3B18" w:rsidRDefault="00DF3EB3" w:rsidP="00B260E9">
            <w:pPr>
              <w:jc w:val="center"/>
              <w:rPr>
                <w:rFonts w:ascii="Calibri" w:hAnsi="Calibri" w:cs="Calibri"/>
              </w:rPr>
            </w:pPr>
            <w:r w:rsidRPr="004F3B18">
              <w:rPr>
                <w:rFonts w:ascii="Calibri" w:hAnsi="Calibri" w:cs="Calibri"/>
              </w:rPr>
              <w:t>-17.72</w:t>
            </w:r>
          </w:p>
        </w:tc>
        <w:tc>
          <w:tcPr>
            <w:tcW w:w="992" w:type="dxa"/>
          </w:tcPr>
          <w:p w14:paraId="00116AA0" w14:textId="14D97DFB" w:rsidR="00D2733E" w:rsidRPr="004F3B18" w:rsidRDefault="00DF3EB3" w:rsidP="00B260E9">
            <w:pPr>
              <w:jc w:val="center"/>
              <w:rPr>
                <w:rFonts w:ascii="Calibri" w:hAnsi="Calibri" w:cs="Calibri"/>
              </w:rPr>
            </w:pPr>
            <w:r w:rsidRPr="004F3B18">
              <w:rPr>
                <w:rFonts w:ascii="Calibri" w:hAnsi="Calibri" w:cs="Calibri"/>
              </w:rPr>
              <w:t>3.49</w:t>
            </w:r>
          </w:p>
        </w:tc>
        <w:tc>
          <w:tcPr>
            <w:tcW w:w="941" w:type="dxa"/>
          </w:tcPr>
          <w:p w14:paraId="373439B8" w14:textId="5DD137C8" w:rsidR="00D2733E" w:rsidRPr="004F3B18" w:rsidRDefault="00DF3EB3" w:rsidP="00B260E9">
            <w:pPr>
              <w:jc w:val="center"/>
              <w:rPr>
                <w:rFonts w:ascii="Calibri" w:hAnsi="Calibri" w:cs="Calibri"/>
              </w:rPr>
            </w:pPr>
            <w:r w:rsidRPr="004F3B18">
              <w:rPr>
                <w:rFonts w:ascii="Calibri" w:hAnsi="Calibri" w:cs="Calibri"/>
              </w:rPr>
              <w:t>-12.13</w:t>
            </w:r>
          </w:p>
        </w:tc>
      </w:tr>
      <w:tr w:rsidR="00D2733E" w:rsidRPr="004F3B18" w14:paraId="099C3C98" w14:textId="77777777" w:rsidTr="00B260E9">
        <w:tc>
          <w:tcPr>
            <w:tcW w:w="699" w:type="dxa"/>
            <w:vMerge/>
          </w:tcPr>
          <w:p w14:paraId="61FA83AA" w14:textId="77777777" w:rsidR="00D2733E" w:rsidRPr="004F3B18" w:rsidRDefault="00D2733E" w:rsidP="00B260E9">
            <w:pPr>
              <w:jc w:val="center"/>
              <w:rPr>
                <w:rFonts w:ascii="Calibri" w:hAnsi="Calibri" w:cs="Calibri"/>
              </w:rPr>
            </w:pPr>
          </w:p>
        </w:tc>
        <w:tc>
          <w:tcPr>
            <w:tcW w:w="1124" w:type="dxa"/>
            <w:vMerge/>
          </w:tcPr>
          <w:p w14:paraId="6299ED71" w14:textId="77777777" w:rsidR="00D2733E" w:rsidRPr="004F3B18" w:rsidRDefault="00D2733E" w:rsidP="00B260E9">
            <w:pPr>
              <w:jc w:val="center"/>
              <w:rPr>
                <w:rFonts w:ascii="Calibri" w:hAnsi="Calibri" w:cs="Calibri"/>
              </w:rPr>
            </w:pPr>
          </w:p>
        </w:tc>
        <w:tc>
          <w:tcPr>
            <w:tcW w:w="851" w:type="dxa"/>
          </w:tcPr>
          <w:p w14:paraId="4636FC57"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467B6BD9" w14:textId="01B8860E" w:rsidR="00D2733E" w:rsidRPr="004F3B18" w:rsidRDefault="008F756B" w:rsidP="00B260E9">
            <w:pPr>
              <w:jc w:val="center"/>
              <w:rPr>
                <w:rFonts w:ascii="Calibri" w:hAnsi="Calibri" w:cs="Calibri"/>
              </w:rPr>
            </w:pPr>
            <w:r w:rsidRPr="004F3B18">
              <w:rPr>
                <w:rFonts w:ascii="Calibri" w:hAnsi="Calibri" w:cs="Calibri"/>
              </w:rPr>
              <w:t>1.38</w:t>
            </w:r>
          </w:p>
        </w:tc>
        <w:tc>
          <w:tcPr>
            <w:tcW w:w="671" w:type="dxa"/>
          </w:tcPr>
          <w:p w14:paraId="07E5404C" w14:textId="4061F292" w:rsidR="00D2733E" w:rsidRPr="004F3B18" w:rsidRDefault="008F756B" w:rsidP="00B260E9">
            <w:pPr>
              <w:jc w:val="center"/>
              <w:rPr>
                <w:rFonts w:ascii="Calibri" w:hAnsi="Calibri" w:cs="Calibri"/>
              </w:rPr>
            </w:pPr>
            <w:r w:rsidRPr="004F3B18">
              <w:rPr>
                <w:rFonts w:ascii="Calibri" w:hAnsi="Calibri" w:cs="Calibri"/>
              </w:rPr>
              <w:t>0.96</w:t>
            </w:r>
          </w:p>
        </w:tc>
        <w:tc>
          <w:tcPr>
            <w:tcW w:w="1285" w:type="dxa"/>
          </w:tcPr>
          <w:p w14:paraId="00E05CA2" w14:textId="03FD1354" w:rsidR="00D2733E" w:rsidRPr="004F3B18" w:rsidRDefault="00050397" w:rsidP="00B260E9">
            <w:pPr>
              <w:jc w:val="center"/>
              <w:rPr>
                <w:rFonts w:ascii="Calibri" w:hAnsi="Calibri" w:cs="Calibri"/>
              </w:rPr>
            </w:pPr>
            <w:r w:rsidRPr="004F3B18">
              <w:rPr>
                <w:rFonts w:ascii="Calibri" w:hAnsi="Calibri" w:cs="Calibri"/>
              </w:rPr>
              <w:t>1.81</w:t>
            </w:r>
          </w:p>
        </w:tc>
        <w:tc>
          <w:tcPr>
            <w:tcW w:w="850" w:type="dxa"/>
          </w:tcPr>
          <w:p w14:paraId="3A4E6F18" w14:textId="78B5D877" w:rsidR="00D2733E" w:rsidRPr="004F3B18" w:rsidRDefault="00050397" w:rsidP="00B260E9">
            <w:pPr>
              <w:jc w:val="center"/>
              <w:rPr>
                <w:rFonts w:ascii="Calibri" w:hAnsi="Calibri" w:cs="Calibri"/>
              </w:rPr>
            </w:pPr>
            <w:r w:rsidRPr="004F3B18">
              <w:rPr>
                <w:rFonts w:ascii="Calibri" w:hAnsi="Calibri" w:cs="Calibri"/>
              </w:rPr>
              <w:t>1.28</w:t>
            </w:r>
          </w:p>
        </w:tc>
        <w:tc>
          <w:tcPr>
            <w:tcW w:w="851" w:type="dxa"/>
          </w:tcPr>
          <w:p w14:paraId="6E08C70E" w14:textId="3C8EF094" w:rsidR="00D2733E" w:rsidRPr="004F3B18" w:rsidRDefault="00050397" w:rsidP="00B260E9">
            <w:pPr>
              <w:jc w:val="center"/>
              <w:rPr>
                <w:rFonts w:ascii="Calibri" w:hAnsi="Calibri" w:cs="Calibri"/>
              </w:rPr>
            </w:pPr>
            <w:r w:rsidRPr="004F3B18">
              <w:rPr>
                <w:rFonts w:ascii="Calibri" w:hAnsi="Calibri" w:cs="Calibri"/>
              </w:rPr>
              <w:t>-5.63</w:t>
            </w:r>
          </w:p>
        </w:tc>
        <w:tc>
          <w:tcPr>
            <w:tcW w:w="992" w:type="dxa"/>
          </w:tcPr>
          <w:p w14:paraId="61C9597F" w14:textId="7C72C5F9" w:rsidR="00D2733E" w:rsidRPr="004F3B18" w:rsidRDefault="00050397" w:rsidP="00B260E9">
            <w:pPr>
              <w:jc w:val="center"/>
              <w:rPr>
                <w:rFonts w:ascii="Calibri" w:hAnsi="Calibri" w:cs="Calibri"/>
              </w:rPr>
            </w:pPr>
            <w:r w:rsidRPr="004F3B18">
              <w:rPr>
                <w:rFonts w:ascii="Calibri" w:hAnsi="Calibri" w:cs="Calibri"/>
              </w:rPr>
              <w:t>1.66</w:t>
            </w:r>
          </w:p>
        </w:tc>
        <w:tc>
          <w:tcPr>
            <w:tcW w:w="941" w:type="dxa"/>
          </w:tcPr>
          <w:p w14:paraId="047B4F42" w14:textId="046FACC0" w:rsidR="00D2733E" w:rsidRPr="004F3B18" w:rsidRDefault="00050397" w:rsidP="00B260E9">
            <w:pPr>
              <w:jc w:val="center"/>
              <w:rPr>
                <w:rFonts w:ascii="Calibri" w:hAnsi="Calibri" w:cs="Calibri"/>
              </w:rPr>
            </w:pPr>
            <w:r w:rsidRPr="004F3B18">
              <w:rPr>
                <w:rFonts w:ascii="Calibri" w:hAnsi="Calibri" w:cs="Calibri"/>
              </w:rPr>
              <w:t>-2.44</w:t>
            </w:r>
          </w:p>
        </w:tc>
      </w:tr>
      <w:tr w:rsidR="00D2733E" w:rsidRPr="004F3B18" w14:paraId="4F279B38" w14:textId="77777777" w:rsidTr="00B260E9">
        <w:tc>
          <w:tcPr>
            <w:tcW w:w="699" w:type="dxa"/>
            <w:vMerge/>
          </w:tcPr>
          <w:p w14:paraId="49CD4DBD" w14:textId="77777777" w:rsidR="00D2733E" w:rsidRPr="004F3B18" w:rsidRDefault="00D2733E" w:rsidP="00B260E9">
            <w:pPr>
              <w:jc w:val="center"/>
              <w:rPr>
                <w:rFonts w:ascii="Calibri" w:hAnsi="Calibri" w:cs="Calibri"/>
              </w:rPr>
            </w:pPr>
          </w:p>
        </w:tc>
        <w:tc>
          <w:tcPr>
            <w:tcW w:w="1124" w:type="dxa"/>
            <w:vMerge w:val="restart"/>
          </w:tcPr>
          <w:p w14:paraId="642C202D"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0BDB5A5C"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79262022" w14:textId="1C6FF238" w:rsidR="00D2733E" w:rsidRPr="004F3B18" w:rsidRDefault="00DC55FC" w:rsidP="00B260E9">
            <w:pPr>
              <w:jc w:val="center"/>
              <w:rPr>
                <w:rFonts w:ascii="Calibri" w:hAnsi="Calibri" w:cs="Calibri"/>
              </w:rPr>
            </w:pPr>
            <w:r w:rsidRPr="004F3B18">
              <w:rPr>
                <w:rFonts w:ascii="Calibri" w:hAnsi="Calibri" w:cs="Calibri"/>
              </w:rPr>
              <w:t>1.87</w:t>
            </w:r>
          </w:p>
        </w:tc>
        <w:tc>
          <w:tcPr>
            <w:tcW w:w="671" w:type="dxa"/>
          </w:tcPr>
          <w:p w14:paraId="46ABB8B4" w14:textId="364F4E21" w:rsidR="00D2733E" w:rsidRPr="004F3B18" w:rsidRDefault="00DC55FC" w:rsidP="00B260E9">
            <w:pPr>
              <w:jc w:val="center"/>
              <w:rPr>
                <w:rFonts w:ascii="Calibri" w:hAnsi="Calibri" w:cs="Calibri"/>
              </w:rPr>
            </w:pPr>
            <w:r w:rsidRPr="004F3B18">
              <w:rPr>
                <w:rFonts w:ascii="Calibri" w:hAnsi="Calibri" w:cs="Calibri"/>
              </w:rPr>
              <w:t>0.92</w:t>
            </w:r>
          </w:p>
        </w:tc>
        <w:tc>
          <w:tcPr>
            <w:tcW w:w="1285" w:type="dxa"/>
          </w:tcPr>
          <w:p w14:paraId="44D9B113" w14:textId="7D1F03BA" w:rsidR="00D2733E" w:rsidRPr="004F3B18" w:rsidRDefault="00FF0FD1" w:rsidP="00B260E9">
            <w:pPr>
              <w:jc w:val="center"/>
              <w:rPr>
                <w:rFonts w:ascii="Calibri" w:hAnsi="Calibri" w:cs="Calibri"/>
              </w:rPr>
            </w:pPr>
            <w:r w:rsidRPr="004F3B18">
              <w:rPr>
                <w:rFonts w:ascii="Calibri" w:hAnsi="Calibri" w:cs="Calibri"/>
              </w:rPr>
              <w:t>1.74</w:t>
            </w:r>
          </w:p>
        </w:tc>
        <w:tc>
          <w:tcPr>
            <w:tcW w:w="850" w:type="dxa"/>
          </w:tcPr>
          <w:p w14:paraId="6E6AFE04" w14:textId="33408BC8" w:rsidR="00D2733E" w:rsidRPr="004F3B18" w:rsidRDefault="00FF0FD1" w:rsidP="00B260E9">
            <w:pPr>
              <w:jc w:val="center"/>
              <w:rPr>
                <w:rFonts w:ascii="Calibri" w:hAnsi="Calibri" w:cs="Calibri"/>
              </w:rPr>
            </w:pPr>
            <w:r w:rsidRPr="004F3B18">
              <w:rPr>
                <w:rFonts w:ascii="Calibri" w:hAnsi="Calibri" w:cs="Calibri"/>
              </w:rPr>
              <w:t>1.28</w:t>
            </w:r>
          </w:p>
        </w:tc>
        <w:tc>
          <w:tcPr>
            <w:tcW w:w="851" w:type="dxa"/>
          </w:tcPr>
          <w:p w14:paraId="199FD0AC" w14:textId="020C5F1D" w:rsidR="00D2733E" w:rsidRPr="004F3B18" w:rsidRDefault="00FF0FD1" w:rsidP="00B260E9">
            <w:pPr>
              <w:jc w:val="center"/>
              <w:rPr>
                <w:rFonts w:ascii="Calibri" w:hAnsi="Calibri" w:cs="Calibri"/>
              </w:rPr>
            </w:pPr>
            <w:r w:rsidRPr="004F3B18">
              <w:rPr>
                <w:rFonts w:ascii="Calibri" w:hAnsi="Calibri" w:cs="Calibri"/>
              </w:rPr>
              <w:t>-5.86</w:t>
            </w:r>
          </w:p>
        </w:tc>
        <w:tc>
          <w:tcPr>
            <w:tcW w:w="992" w:type="dxa"/>
          </w:tcPr>
          <w:p w14:paraId="23151BA5" w14:textId="0A9C8445" w:rsidR="00D2733E" w:rsidRPr="004F3B18" w:rsidRDefault="00FF0FD1" w:rsidP="00B260E9">
            <w:pPr>
              <w:jc w:val="center"/>
              <w:rPr>
                <w:rFonts w:ascii="Calibri" w:hAnsi="Calibri" w:cs="Calibri"/>
              </w:rPr>
            </w:pPr>
            <w:r w:rsidRPr="004F3B18">
              <w:rPr>
                <w:rFonts w:ascii="Calibri" w:hAnsi="Calibri" w:cs="Calibri"/>
              </w:rPr>
              <w:t>2.03</w:t>
            </w:r>
          </w:p>
        </w:tc>
        <w:tc>
          <w:tcPr>
            <w:tcW w:w="941" w:type="dxa"/>
          </w:tcPr>
          <w:p w14:paraId="7BD25584" w14:textId="0E6F44CD" w:rsidR="00D2733E" w:rsidRPr="004F3B18" w:rsidRDefault="00FF0FD1" w:rsidP="00B260E9">
            <w:pPr>
              <w:jc w:val="center"/>
              <w:rPr>
                <w:rFonts w:ascii="Calibri" w:hAnsi="Calibri" w:cs="Calibri"/>
              </w:rPr>
            </w:pPr>
            <w:r w:rsidRPr="004F3B18">
              <w:rPr>
                <w:rFonts w:ascii="Calibri" w:hAnsi="Calibri" w:cs="Calibri"/>
              </w:rPr>
              <w:t>-4.18</w:t>
            </w:r>
          </w:p>
        </w:tc>
      </w:tr>
      <w:tr w:rsidR="00D2733E" w:rsidRPr="004F3B18" w14:paraId="26ABFA80" w14:textId="77777777" w:rsidTr="00B260E9">
        <w:tc>
          <w:tcPr>
            <w:tcW w:w="699" w:type="dxa"/>
            <w:vMerge/>
          </w:tcPr>
          <w:p w14:paraId="3D7A8D55" w14:textId="77777777" w:rsidR="00D2733E" w:rsidRPr="004F3B18" w:rsidRDefault="00D2733E" w:rsidP="00B260E9">
            <w:pPr>
              <w:jc w:val="center"/>
              <w:rPr>
                <w:rFonts w:ascii="Calibri" w:hAnsi="Calibri" w:cs="Calibri"/>
              </w:rPr>
            </w:pPr>
          </w:p>
        </w:tc>
        <w:tc>
          <w:tcPr>
            <w:tcW w:w="1124" w:type="dxa"/>
            <w:vMerge/>
          </w:tcPr>
          <w:p w14:paraId="218CD57D" w14:textId="77777777" w:rsidR="00D2733E" w:rsidRPr="004F3B18" w:rsidRDefault="00D2733E" w:rsidP="00B260E9">
            <w:pPr>
              <w:jc w:val="center"/>
              <w:rPr>
                <w:rFonts w:ascii="Calibri" w:hAnsi="Calibri" w:cs="Calibri"/>
              </w:rPr>
            </w:pPr>
          </w:p>
        </w:tc>
        <w:tc>
          <w:tcPr>
            <w:tcW w:w="851" w:type="dxa"/>
          </w:tcPr>
          <w:p w14:paraId="32E6ED8F"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603455EC" w14:textId="015419A6" w:rsidR="00D2733E" w:rsidRPr="004F3B18" w:rsidRDefault="005268B6" w:rsidP="00B260E9">
            <w:pPr>
              <w:jc w:val="center"/>
              <w:rPr>
                <w:rFonts w:ascii="Calibri" w:hAnsi="Calibri" w:cs="Calibri"/>
              </w:rPr>
            </w:pPr>
            <w:r w:rsidRPr="004F3B18">
              <w:rPr>
                <w:rFonts w:ascii="Calibri" w:hAnsi="Calibri" w:cs="Calibri"/>
              </w:rPr>
              <w:t>1.58</w:t>
            </w:r>
          </w:p>
        </w:tc>
        <w:tc>
          <w:tcPr>
            <w:tcW w:w="671" w:type="dxa"/>
          </w:tcPr>
          <w:p w14:paraId="52D129CE" w14:textId="4925B926" w:rsidR="00D2733E" w:rsidRPr="004F3B18" w:rsidRDefault="005268B6" w:rsidP="00B260E9">
            <w:pPr>
              <w:jc w:val="center"/>
              <w:rPr>
                <w:rFonts w:ascii="Calibri" w:hAnsi="Calibri" w:cs="Calibri"/>
              </w:rPr>
            </w:pPr>
            <w:r w:rsidRPr="004F3B18">
              <w:rPr>
                <w:rFonts w:ascii="Calibri" w:hAnsi="Calibri" w:cs="Calibri"/>
              </w:rPr>
              <w:t>0.94</w:t>
            </w:r>
          </w:p>
        </w:tc>
        <w:tc>
          <w:tcPr>
            <w:tcW w:w="1285" w:type="dxa"/>
          </w:tcPr>
          <w:p w14:paraId="3D3DB354" w14:textId="0399C7A1" w:rsidR="00D2733E" w:rsidRPr="004F3B18" w:rsidRDefault="005268B6" w:rsidP="00B260E9">
            <w:pPr>
              <w:jc w:val="center"/>
              <w:rPr>
                <w:rFonts w:ascii="Calibri" w:hAnsi="Calibri" w:cs="Calibri"/>
              </w:rPr>
            </w:pPr>
            <w:r w:rsidRPr="004F3B18">
              <w:rPr>
                <w:rFonts w:ascii="Calibri" w:hAnsi="Calibri" w:cs="Calibri"/>
              </w:rPr>
              <w:t>2.1</w:t>
            </w:r>
          </w:p>
        </w:tc>
        <w:tc>
          <w:tcPr>
            <w:tcW w:w="850" w:type="dxa"/>
          </w:tcPr>
          <w:p w14:paraId="03158226" w14:textId="3A2A10D2" w:rsidR="00D2733E" w:rsidRPr="004F3B18" w:rsidRDefault="005268B6" w:rsidP="00B260E9">
            <w:pPr>
              <w:jc w:val="center"/>
              <w:rPr>
                <w:rFonts w:ascii="Calibri" w:hAnsi="Calibri" w:cs="Calibri"/>
              </w:rPr>
            </w:pPr>
            <w:r w:rsidRPr="004F3B18">
              <w:rPr>
                <w:rFonts w:ascii="Calibri" w:hAnsi="Calibri" w:cs="Calibri"/>
              </w:rPr>
              <w:t>2.47</w:t>
            </w:r>
          </w:p>
        </w:tc>
        <w:tc>
          <w:tcPr>
            <w:tcW w:w="851" w:type="dxa"/>
          </w:tcPr>
          <w:p w14:paraId="6B2E9D1B" w14:textId="076E7DE0" w:rsidR="00D2733E" w:rsidRPr="004F3B18" w:rsidRDefault="005268B6" w:rsidP="00B260E9">
            <w:pPr>
              <w:jc w:val="center"/>
              <w:rPr>
                <w:rFonts w:ascii="Calibri" w:hAnsi="Calibri" w:cs="Calibri"/>
              </w:rPr>
            </w:pPr>
            <w:r w:rsidRPr="004F3B18">
              <w:rPr>
                <w:rFonts w:ascii="Calibri" w:hAnsi="Calibri" w:cs="Calibri"/>
              </w:rPr>
              <w:t>-21.67</w:t>
            </w:r>
          </w:p>
        </w:tc>
        <w:tc>
          <w:tcPr>
            <w:tcW w:w="992" w:type="dxa"/>
          </w:tcPr>
          <w:p w14:paraId="764E0294" w14:textId="0A95F75A" w:rsidR="00D2733E" w:rsidRPr="004F3B18" w:rsidRDefault="005268B6" w:rsidP="00B260E9">
            <w:pPr>
              <w:jc w:val="center"/>
              <w:rPr>
                <w:rFonts w:ascii="Calibri" w:hAnsi="Calibri" w:cs="Calibri"/>
              </w:rPr>
            </w:pPr>
            <w:r w:rsidRPr="004F3B18">
              <w:rPr>
                <w:rFonts w:ascii="Calibri" w:hAnsi="Calibri" w:cs="Calibri"/>
              </w:rPr>
              <w:t>3.99</w:t>
            </w:r>
          </w:p>
        </w:tc>
        <w:tc>
          <w:tcPr>
            <w:tcW w:w="941" w:type="dxa"/>
          </w:tcPr>
          <w:p w14:paraId="29C5DC95" w14:textId="2FE73769" w:rsidR="00D2733E" w:rsidRPr="004F3B18" w:rsidRDefault="005268B6" w:rsidP="00B260E9">
            <w:pPr>
              <w:jc w:val="center"/>
              <w:rPr>
                <w:rFonts w:ascii="Calibri" w:hAnsi="Calibri" w:cs="Calibri"/>
              </w:rPr>
            </w:pPr>
            <w:r w:rsidRPr="004F3B18">
              <w:rPr>
                <w:rFonts w:ascii="Calibri" w:hAnsi="Calibri" w:cs="Calibri"/>
              </w:rPr>
              <w:t>-15.75</w:t>
            </w:r>
          </w:p>
        </w:tc>
      </w:tr>
      <w:tr w:rsidR="00D2733E" w:rsidRPr="004F3B18" w14:paraId="1D9612F2" w14:textId="77777777" w:rsidTr="00B260E9">
        <w:tc>
          <w:tcPr>
            <w:tcW w:w="699" w:type="dxa"/>
            <w:vMerge/>
          </w:tcPr>
          <w:p w14:paraId="2EB5C715" w14:textId="77777777" w:rsidR="00D2733E" w:rsidRPr="004F3B18" w:rsidRDefault="00D2733E" w:rsidP="00B260E9">
            <w:pPr>
              <w:jc w:val="center"/>
              <w:rPr>
                <w:rFonts w:ascii="Calibri" w:hAnsi="Calibri" w:cs="Calibri"/>
              </w:rPr>
            </w:pPr>
          </w:p>
        </w:tc>
        <w:tc>
          <w:tcPr>
            <w:tcW w:w="1124" w:type="dxa"/>
            <w:vMerge/>
          </w:tcPr>
          <w:p w14:paraId="0EA34E84" w14:textId="77777777" w:rsidR="00D2733E" w:rsidRPr="004F3B18" w:rsidRDefault="00D2733E" w:rsidP="00B260E9">
            <w:pPr>
              <w:jc w:val="center"/>
              <w:rPr>
                <w:rFonts w:ascii="Calibri" w:hAnsi="Calibri" w:cs="Calibri"/>
              </w:rPr>
            </w:pPr>
          </w:p>
        </w:tc>
        <w:tc>
          <w:tcPr>
            <w:tcW w:w="851" w:type="dxa"/>
          </w:tcPr>
          <w:p w14:paraId="2A07E849"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0C66F331" w14:textId="18710E02" w:rsidR="00D2733E" w:rsidRPr="004F3B18" w:rsidRDefault="007C6A59" w:rsidP="00B260E9">
            <w:pPr>
              <w:jc w:val="center"/>
              <w:rPr>
                <w:rFonts w:ascii="Calibri" w:hAnsi="Calibri" w:cs="Calibri"/>
              </w:rPr>
            </w:pPr>
            <w:r w:rsidRPr="004F3B18">
              <w:rPr>
                <w:rFonts w:ascii="Calibri" w:hAnsi="Calibri" w:cs="Calibri"/>
              </w:rPr>
              <w:t>1.36</w:t>
            </w:r>
          </w:p>
        </w:tc>
        <w:tc>
          <w:tcPr>
            <w:tcW w:w="671" w:type="dxa"/>
          </w:tcPr>
          <w:p w14:paraId="648C5AE4" w14:textId="2294AFDF" w:rsidR="00D2733E" w:rsidRPr="004F3B18" w:rsidRDefault="007C6A59" w:rsidP="00B260E9">
            <w:pPr>
              <w:jc w:val="center"/>
              <w:rPr>
                <w:rFonts w:ascii="Calibri" w:hAnsi="Calibri" w:cs="Calibri"/>
              </w:rPr>
            </w:pPr>
            <w:r w:rsidRPr="004F3B18">
              <w:rPr>
                <w:rFonts w:ascii="Calibri" w:hAnsi="Calibri" w:cs="Calibri"/>
              </w:rPr>
              <w:t>0.96</w:t>
            </w:r>
          </w:p>
        </w:tc>
        <w:tc>
          <w:tcPr>
            <w:tcW w:w="1285" w:type="dxa"/>
          </w:tcPr>
          <w:p w14:paraId="7787D097" w14:textId="0878674A" w:rsidR="00D2733E" w:rsidRPr="004F3B18" w:rsidRDefault="00B42294" w:rsidP="00B260E9">
            <w:pPr>
              <w:jc w:val="center"/>
              <w:rPr>
                <w:rFonts w:ascii="Calibri" w:hAnsi="Calibri" w:cs="Calibri"/>
              </w:rPr>
            </w:pPr>
            <w:r w:rsidRPr="004F3B18">
              <w:rPr>
                <w:rFonts w:ascii="Calibri" w:hAnsi="Calibri" w:cs="Calibri"/>
              </w:rPr>
              <w:t>1.69</w:t>
            </w:r>
          </w:p>
        </w:tc>
        <w:tc>
          <w:tcPr>
            <w:tcW w:w="850" w:type="dxa"/>
          </w:tcPr>
          <w:p w14:paraId="305A230C" w14:textId="4CEECBFE" w:rsidR="00D2733E" w:rsidRPr="004F3B18" w:rsidRDefault="0043776C" w:rsidP="00B260E9">
            <w:pPr>
              <w:jc w:val="center"/>
              <w:rPr>
                <w:rFonts w:ascii="Calibri" w:hAnsi="Calibri" w:cs="Calibri"/>
              </w:rPr>
            </w:pPr>
            <w:r w:rsidRPr="004F3B18">
              <w:rPr>
                <w:rFonts w:ascii="Calibri" w:hAnsi="Calibri" w:cs="Calibri"/>
              </w:rPr>
              <w:t>0.53</w:t>
            </w:r>
          </w:p>
        </w:tc>
        <w:tc>
          <w:tcPr>
            <w:tcW w:w="851" w:type="dxa"/>
          </w:tcPr>
          <w:p w14:paraId="0CFF564F" w14:textId="49058CD1" w:rsidR="00D2733E" w:rsidRPr="004F3B18" w:rsidRDefault="0043776C" w:rsidP="00B260E9">
            <w:pPr>
              <w:jc w:val="center"/>
              <w:rPr>
                <w:rFonts w:ascii="Calibri" w:hAnsi="Calibri" w:cs="Calibri"/>
              </w:rPr>
            </w:pPr>
            <w:r w:rsidRPr="004F3B18">
              <w:rPr>
                <w:rFonts w:ascii="Calibri" w:hAnsi="Calibri" w:cs="Calibri"/>
              </w:rPr>
              <w:t>-0.67</w:t>
            </w:r>
          </w:p>
        </w:tc>
        <w:tc>
          <w:tcPr>
            <w:tcW w:w="992" w:type="dxa"/>
          </w:tcPr>
          <w:p w14:paraId="3A9ECB19" w14:textId="5E93E882" w:rsidR="00D2733E" w:rsidRPr="004F3B18" w:rsidRDefault="0043776C" w:rsidP="00B260E9">
            <w:pPr>
              <w:jc w:val="center"/>
              <w:rPr>
                <w:rFonts w:ascii="Calibri" w:hAnsi="Calibri" w:cs="Calibri"/>
              </w:rPr>
            </w:pPr>
            <w:r w:rsidRPr="004F3B18">
              <w:rPr>
                <w:rFonts w:ascii="Calibri" w:hAnsi="Calibri" w:cs="Calibri"/>
              </w:rPr>
              <w:t>0.94</w:t>
            </w:r>
          </w:p>
        </w:tc>
        <w:tc>
          <w:tcPr>
            <w:tcW w:w="941" w:type="dxa"/>
          </w:tcPr>
          <w:p w14:paraId="78E252F9" w14:textId="0E9BF4A1" w:rsidR="00D2733E" w:rsidRPr="004F3B18" w:rsidRDefault="0043776C" w:rsidP="00B260E9">
            <w:pPr>
              <w:jc w:val="center"/>
              <w:rPr>
                <w:rFonts w:ascii="Calibri" w:hAnsi="Calibri" w:cs="Calibri"/>
              </w:rPr>
            </w:pPr>
            <w:r w:rsidRPr="004F3B18">
              <w:rPr>
                <w:rFonts w:ascii="Calibri" w:hAnsi="Calibri" w:cs="Calibri"/>
              </w:rPr>
              <w:t>-0.48</w:t>
            </w:r>
          </w:p>
        </w:tc>
      </w:tr>
      <w:tr w:rsidR="00D2733E" w:rsidRPr="004F3B18" w14:paraId="0AD9311A" w14:textId="77777777" w:rsidTr="00B260E9">
        <w:tc>
          <w:tcPr>
            <w:tcW w:w="699" w:type="dxa"/>
            <w:vMerge/>
          </w:tcPr>
          <w:p w14:paraId="21618464" w14:textId="77777777" w:rsidR="00D2733E" w:rsidRPr="004F3B18" w:rsidRDefault="00D2733E" w:rsidP="00B260E9">
            <w:pPr>
              <w:jc w:val="center"/>
              <w:rPr>
                <w:rFonts w:ascii="Calibri" w:hAnsi="Calibri" w:cs="Calibri"/>
              </w:rPr>
            </w:pPr>
          </w:p>
        </w:tc>
        <w:tc>
          <w:tcPr>
            <w:tcW w:w="1124" w:type="dxa"/>
            <w:vMerge/>
          </w:tcPr>
          <w:p w14:paraId="3520A5D4" w14:textId="77777777" w:rsidR="00D2733E" w:rsidRPr="004F3B18" w:rsidRDefault="00D2733E" w:rsidP="00B260E9">
            <w:pPr>
              <w:jc w:val="center"/>
              <w:rPr>
                <w:rFonts w:ascii="Calibri" w:hAnsi="Calibri" w:cs="Calibri"/>
              </w:rPr>
            </w:pPr>
          </w:p>
        </w:tc>
        <w:tc>
          <w:tcPr>
            <w:tcW w:w="851" w:type="dxa"/>
          </w:tcPr>
          <w:p w14:paraId="40868404"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03836AAB" w14:textId="7ABB4F8B" w:rsidR="00D2733E" w:rsidRPr="004F3B18" w:rsidRDefault="00EA147A" w:rsidP="00B260E9">
            <w:pPr>
              <w:jc w:val="center"/>
              <w:rPr>
                <w:rFonts w:ascii="Calibri" w:hAnsi="Calibri" w:cs="Calibri"/>
              </w:rPr>
            </w:pPr>
            <w:r w:rsidRPr="004F3B18">
              <w:rPr>
                <w:rFonts w:ascii="Calibri" w:hAnsi="Calibri" w:cs="Calibri"/>
              </w:rPr>
              <w:t>1.36</w:t>
            </w:r>
          </w:p>
        </w:tc>
        <w:tc>
          <w:tcPr>
            <w:tcW w:w="671" w:type="dxa"/>
          </w:tcPr>
          <w:p w14:paraId="639FD419" w14:textId="2F5A6BA9" w:rsidR="00D2733E" w:rsidRPr="004F3B18" w:rsidRDefault="00EA147A" w:rsidP="00B260E9">
            <w:pPr>
              <w:jc w:val="center"/>
              <w:rPr>
                <w:rFonts w:ascii="Calibri" w:hAnsi="Calibri" w:cs="Calibri"/>
              </w:rPr>
            </w:pPr>
            <w:r w:rsidRPr="004F3B18">
              <w:rPr>
                <w:rFonts w:ascii="Calibri" w:hAnsi="Calibri" w:cs="Calibri"/>
              </w:rPr>
              <w:t>0.96</w:t>
            </w:r>
          </w:p>
        </w:tc>
        <w:tc>
          <w:tcPr>
            <w:tcW w:w="1285" w:type="dxa"/>
          </w:tcPr>
          <w:p w14:paraId="0598A2D8" w14:textId="7D316CC5" w:rsidR="00D2733E" w:rsidRPr="004F3B18" w:rsidRDefault="00D73EAA" w:rsidP="00B260E9">
            <w:pPr>
              <w:jc w:val="center"/>
              <w:rPr>
                <w:rFonts w:ascii="Calibri" w:hAnsi="Calibri" w:cs="Calibri"/>
              </w:rPr>
            </w:pPr>
            <w:r w:rsidRPr="004F3B18">
              <w:rPr>
                <w:rFonts w:ascii="Calibri" w:hAnsi="Calibri" w:cs="Calibri"/>
              </w:rPr>
              <w:t>1.66</w:t>
            </w:r>
          </w:p>
        </w:tc>
        <w:tc>
          <w:tcPr>
            <w:tcW w:w="850" w:type="dxa"/>
          </w:tcPr>
          <w:p w14:paraId="4BABF130" w14:textId="2A0632B3" w:rsidR="00D2733E" w:rsidRPr="004F3B18" w:rsidRDefault="00D73EAA" w:rsidP="00B260E9">
            <w:pPr>
              <w:jc w:val="center"/>
              <w:rPr>
                <w:rFonts w:ascii="Calibri" w:hAnsi="Calibri" w:cs="Calibri"/>
              </w:rPr>
            </w:pPr>
            <w:r w:rsidRPr="004F3B18">
              <w:rPr>
                <w:rFonts w:ascii="Calibri" w:hAnsi="Calibri" w:cs="Calibri"/>
              </w:rPr>
              <w:t>0.59</w:t>
            </w:r>
          </w:p>
        </w:tc>
        <w:tc>
          <w:tcPr>
            <w:tcW w:w="851" w:type="dxa"/>
          </w:tcPr>
          <w:p w14:paraId="1E50AB89" w14:textId="22FBCAA3" w:rsidR="00D2733E" w:rsidRPr="004F3B18" w:rsidRDefault="00D73EAA" w:rsidP="00B260E9">
            <w:pPr>
              <w:jc w:val="center"/>
              <w:rPr>
                <w:rFonts w:ascii="Calibri" w:hAnsi="Calibri" w:cs="Calibri"/>
              </w:rPr>
            </w:pPr>
            <w:r w:rsidRPr="004F3B18">
              <w:rPr>
                <w:rFonts w:ascii="Calibri" w:hAnsi="Calibri" w:cs="Calibri"/>
              </w:rPr>
              <w:t>-0.54</w:t>
            </w:r>
          </w:p>
        </w:tc>
        <w:tc>
          <w:tcPr>
            <w:tcW w:w="992" w:type="dxa"/>
          </w:tcPr>
          <w:p w14:paraId="17D16C3B" w14:textId="44E3C901" w:rsidR="00D2733E" w:rsidRPr="004F3B18" w:rsidRDefault="00D73EAA" w:rsidP="00B260E9">
            <w:pPr>
              <w:jc w:val="center"/>
              <w:rPr>
                <w:rFonts w:ascii="Calibri" w:hAnsi="Calibri" w:cs="Calibri"/>
              </w:rPr>
            </w:pPr>
            <w:r w:rsidRPr="004F3B18">
              <w:rPr>
                <w:rFonts w:ascii="Calibri" w:hAnsi="Calibri" w:cs="Calibri"/>
              </w:rPr>
              <w:t>0.96</w:t>
            </w:r>
          </w:p>
        </w:tc>
        <w:tc>
          <w:tcPr>
            <w:tcW w:w="941" w:type="dxa"/>
          </w:tcPr>
          <w:p w14:paraId="5831D585" w14:textId="11278DCF" w:rsidR="00D2733E" w:rsidRPr="004F3B18" w:rsidRDefault="00D73EAA" w:rsidP="00B260E9">
            <w:pPr>
              <w:jc w:val="center"/>
              <w:rPr>
                <w:rFonts w:ascii="Calibri" w:hAnsi="Calibri" w:cs="Calibri"/>
              </w:rPr>
            </w:pPr>
            <w:r w:rsidRPr="004F3B18">
              <w:rPr>
                <w:rFonts w:ascii="Calibri" w:hAnsi="Calibri" w:cs="Calibri"/>
              </w:rPr>
              <w:t>-0.19</w:t>
            </w:r>
          </w:p>
        </w:tc>
      </w:tr>
      <w:tr w:rsidR="00D2733E" w:rsidRPr="004F3B18" w14:paraId="24884122" w14:textId="77777777" w:rsidTr="00B260E9">
        <w:tc>
          <w:tcPr>
            <w:tcW w:w="699" w:type="dxa"/>
            <w:vMerge/>
          </w:tcPr>
          <w:p w14:paraId="493D677F" w14:textId="77777777" w:rsidR="00D2733E" w:rsidRPr="004F3B18" w:rsidRDefault="00D2733E" w:rsidP="00B260E9">
            <w:pPr>
              <w:jc w:val="center"/>
              <w:rPr>
                <w:rFonts w:ascii="Calibri" w:hAnsi="Calibri" w:cs="Calibri"/>
              </w:rPr>
            </w:pPr>
          </w:p>
        </w:tc>
        <w:tc>
          <w:tcPr>
            <w:tcW w:w="1124" w:type="dxa"/>
            <w:vMerge w:val="restart"/>
          </w:tcPr>
          <w:p w14:paraId="53B83DB1"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5E237EE0"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12C72D78" w14:textId="0CA788CA" w:rsidR="00D2733E" w:rsidRPr="004F3B18" w:rsidRDefault="00EE0848" w:rsidP="00B260E9">
            <w:pPr>
              <w:jc w:val="center"/>
              <w:rPr>
                <w:rFonts w:ascii="Calibri" w:hAnsi="Calibri" w:cs="Calibri"/>
              </w:rPr>
            </w:pPr>
            <w:r w:rsidRPr="004F3B18">
              <w:rPr>
                <w:rFonts w:ascii="Calibri" w:hAnsi="Calibri" w:cs="Calibri"/>
              </w:rPr>
              <w:t>1.87</w:t>
            </w:r>
          </w:p>
        </w:tc>
        <w:tc>
          <w:tcPr>
            <w:tcW w:w="671" w:type="dxa"/>
          </w:tcPr>
          <w:p w14:paraId="7E28231D" w14:textId="5042BBC8" w:rsidR="00D2733E" w:rsidRPr="004F3B18" w:rsidRDefault="00EE0848" w:rsidP="00B260E9">
            <w:pPr>
              <w:jc w:val="center"/>
              <w:rPr>
                <w:rFonts w:ascii="Calibri" w:hAnsi="Calibri" w:cs="Calibri"/>
              </w:rPr>
            </w:pPr>
            <w:r w:rsidRPr="004F3B18">
              <w:rPr>
                <w:rFonts w:ascii="Calibri" w:hAnsi="Calibri" w:cs="Calibri"/>
              </w:rPr>
              <w:t>0.92</w:t>
            </w:r>
          </w:p>
        </w:tc>
        <w:tc>
          <w:tcPr>
            <w:tcW w:w="1285" w:type="dxa"/>
          </w:tcPr>
          <w:p w14:paraId="64D81D86" w14:textId="580E48D1" w:rsidR="00D2733E" w:rsidRPr="004F3B18" w:rsidRDefault="00072785" w:rsidP="00B260E9">
            <w:pPr>
              <w:jc w:val="center"/>
              <w:rPr>
                <w:rFonts w:ascii="Calibri" w:hAnsi="Calibri" w:cs="Calibri"/>
              </w:rPr>
            </w:pPr>
            <w:r w:rsidRPr="004F3B18">
              <w:rPr>
                <w:rFonts w:ascii="Calibri" w:hAnsi="Calibri" w:cs="Calibri"/>
              </w:rPr>
              <w:t>2.02</w:t>
            </w:r>
          </w:p>
        </w:tc>
        <w:tc>
          <w:tcPr>
            <w:tcW w:w="850" w:type="dxa"/>
          </w:tcPr>
          <w:p w14:paraId="51F17F9C" w14:textId="1FA0DB95" w:rsidR="00D2733E" w:rsidRPr="004F3B18" w:rsidRDefault="00072785" w:rsidP="00B260E9">
            <w:pPr>
              <w:jc w:val="center"/>
              <w:rPr>
                <w:rFonts w:ascii="Calibri" w:hAnsi="Calibri" w:cs="Calibri"/>
              </w:rPr>
            </w:pPr>
            <w:r w:rsidRPr="004F3B18">
              <w:rPr>
                <w:rFonts w:ascii="Calibri" w:hAnsi="Calibri" w:cs="Calibri"/>
              </w:rPr>
              <w:t>4.09</w:t>
            </w:r>
          </w:p>
        </w:tc>
        <w:tc>
          <w:tcPr>
            <w:tcW w:w="851" w:type="dxa"/>
          </w:tcPr>
          <w:p w14:paraId="38B96D06" w14:textId="7A1D21D0" w:rsidR="00D2733E" w:rsidRPr="004F3B18" w:rsidRDefault="00072785" w:rsidP="00B260E9">
            <w:pPr>
              <w:jc w:val="center"/>
              <w:rPr>
                <w:rFonts w:ascii="Calibri" w:hAnsi="Calibri" w:cs="Calibri"/>
              </w:rPr>
            </w:pPr>
            <w:r w:rsidRPr="004F3B18">
              <w:rPr>
                <w:rFonts w:ascii="Calibri" w:hAnsi="Calibri" w:cs="Calibri"/>
              </w:rPr>
              <w:t>-62.</w:t>
            </w:r>
            <w:ins w:id="134" w:author="Microsoft Word" w:date="2024-04-24T22:17:00Z">
              <w:r w:rsidR="00D55723" w:rsidRPr="004F3B18">
                <w:rPr>
                  <w:rFonts w:ascii="Calibri" w:hAnsi="Calibri" w:cs="Calibri"/>
                </w:rPr>
                <w:t>77</w:t>
              </w:r>
            </w:ins>
          </w:p>
        </w:tc>
        <w:tc>
          <w:tcPr>
            <w:tcW w:w="992" w:type="dxa"/>
          </w:tcPr>
          <w:p w14:paraId="3C98417E" w14:textId="6F9C46C6" w:rsidR="00D2733E" w:rsidRPr="004F3B18" w:rsidRDefault="00D55723" w:rsidP="00B260E9">
            <w:pPr>
              <w:jc w:val="center"/>
              <w:rPr>
                <w:rFonts w:ascii="Calibri" w:hAnsi="Calibri" w:cs="Calibri"/>
              </w:rPr>
            </w:pPr>
            <w:r w:rsidRPr="004F3B18">
              <w:rPr>
                <w:rFonts w:ascii="Calibri" w:hAnsi="Calibri" w:cs="Calibri"/>
              </w:rPr>
              <w:t>5.97</w:t>
            </w:r>
          </w:p>
        </w:tc>
        <w:tc>
          <w:tcPr>
            <w:tcW w:w="941" w:type="dxa"/>
          </w:tcPr>
          <w:p w14:paraId="38154F19" w14:textId="2917D954" w:rsidR="00D2733E" w:rsidRPr="004F3B18" w:rsidRDefault="00D55723" w:rsidP="00B260E9">
            <w:pPr>
              <w:jc w:val="center"/>
              <w:rPr>
                <w:rFonts w:ascii="Calibri" w:hAnsi="Calibri" w:cs="Calibri"/>
              </w:rPr>
            </w:pPr>
            <w:r w:rsidRPr="004F3B18">
              <w:rPr>
                <w:rFonts w:ascii="Calibri" w:hAnsi="Calibri" w:cs="Calibri"/>
              </w:rPr>
              <w:t>-32.92</w:t>
            </w:r>
          </w:p>
        </w:tc>
      </w:tr>
      <w:tr w:rsidR="00D2733E" w:rsidRPr="004F3B18" w14:paraId="63CE3CAA" w14:textId="77777777" w:rsidTr="00B260E9">
        <w:tc>
          <w:tcPr>
            <w:tcW w:w="699" w:type="dxa"/>
            <w:vMerge/>
          </w:tcPr>
          <w:p w14:paraId="1A378108" w14:textId="77777777" w:rsidR="00D2733E" w:rsidRPr="004F3B18" w:rsidRDefault="00D2733E" w:rsidP="00B260E9">
            <w:pPr>
              <w:jc w:val="center"/>
              <w:rPr>
                <w:rFonts w:ascii="Calibri" w:hAnsi="Calibri" w:cs="Calibri"/>
              </w:rPr>
            </w:pPr>
          </w:p>
        </w:tc>
        <w:tc>
          <w:tcPr>
            <w:tcW w:w="1124" w:type="dxa"/>
            <w:vMerge/>
          </w:tcPr>
          <w:p w14:paraId="5E5DD4EA" w14:textId="77777777" w:rsidR="00D2733E" w:rsidRPr="004F3B18" w:rsidRDefault="00D2733E" w:rsidP="00B260E9">
            <w:pPr>
              <w:jc w:val="center"/>
              <w:rPr>
                <w:rFonts w:ascii="Calibri" w:hAnsi="Calibri" w:cs="Calibri"/>
              </w:rPr>
            </w:pPr>
          </w:p>
        </w:tc>
        <w:tc>
          <w:tcPr>
            <w:tcW w:w="851" w:type="dxa"/>
          </w:tcPr>
          <w:p w14:paraId="50BDFA03"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232D193D" w14:textId="78C844CE" w:rsidR="00D2733E" w:rsidRPr="004F3B18" w:rsidRDefault="00E731AF" w:rsidP="00B260E9">
            <w:pPr>
              <w:jc w:val="center"/>
              <w:rPr>
                <w:rFonts w:ascii="Calibri" w:hAnsi="Calibri" w:cs="Calibri"/>
              </w:rPr>
            </w:pPr>
            <w:r w:rsidRPr="004F3B18">
              <w:rPr>
                <w:rFonts w:ascii="Calibri" w:hAnsi="Calibri" w:cs="Calibri"/>
              </w:rPr>
              <w:t>1.37</w:t>
            </w:r>
          </w:p>
        </w:tc>
        <w:tc>
          <w:tcPr>
            <w:tcW w:w="671" w:type="dxa"/>
          </w:tcPr>
          <w:p w14:paraId="142DEBF7" w14:textId="37A354E1" w:rsidR="00D2733E" w:rsidRPr="004F3B18" w:rsidRDefault="00E731AF" w:rsidP="00B260E9">
            <w:pPr>
              <w:jc w:val="center"/>
              <w:rPr>
                <w:rFonts w:ascii="Calibri" w:hAnsi="Calibri" w:cs="Calibri"/>
              </w:rPr>
            </w:pPr>
            <w:r w:rsidRPr="004F3B18">
              <w:rPr>
                <w:rFonts w:ascii="Calibri" w:hAnsi="Calibri" w:cs="Calibri"/>
              </w:rPr>
              <w:t>0.96</w:t>
            </w:r>
          </w:p>
        </w:tc>
        <w:tc>
          <w:tcPr>
            <w:tcW w:w="1285" w:type="dxa"/>
          </w:tcPr>
          <w:p w14:paraId="40C21C0D" w14:textId="4B012206" w:rsidR="00D2733E" w:rsidRPr="004F3B18" w:rsidRDefault="00B07E7E" w:rsidP="00B260E9">
            <w:pPr>
              <w:jc w:val="center"/>
              <w:rPr>
                <w:rFonts w:ascii="Calibri" w:hAnsi="Calibri" w:cs="Calibri"/>
              </w:rPr>
            </w:pPr>
            <w:r w:rsidRPr="004F3B18">
              <w:rPr>
                <w:rFonts w:ascii="Calibri" w:hAnsi="Calibri" w:cs="Calibri"/>
              </w:rPr>
              <w:t>1.19</w:t>
            </w:r>
          </w:p>
        </w:tc>
        <w:tc>
          <w:tcPr>
            <w:tcW w:w="850" w:type="dxa"/>
          </w:tcPr>
          <w:p w14:paraId="71BAF6D6" w14:textId="3B713FB1" w:rsidR="00D2733E" w:rsidRPr="004F3B18" w:rsidRDefault="00B07E7E" w:rsidP="00B260E9">
            <w:pPr>
              <w:jc w:val="center"/>
              <w:rPr>
                <w:rFonts w:ascii="Calibri" w:hAnsi="Calibri" w:cs="Calibri"/>
              </w:rPr>
            </w:pPr>
            <w:r w:rsidRPr="004F3B18">
              <w:rPr>
                <w:rFonts w:ascii="Calibri" w:hAnsi="Calibri" w:cs="Calibri"/>
              </w:rPr>
              <w:t>3.79</w:t>
            </w:r>
          </w:p>
        </w:tc>
        <w:tc>
          <w:tcPr>
            <w:tcW w:w="851" w:type="dxa"/>
          </w:tcPr>
          <w:p w14:paraId="2C9C60F6" w14:textId="438B6D85" w:rsidR="00D2733E" w:rsidRPr="004F3B18" w:rsidRDefault="00B07E7E" w:rsidP="00B260E9">
            <w:pPr>
              <w:jc w:val="center"/>
              <w:rPr>
                <w:rFonts w:ascii="Calibri" w:hAnsi="Calibri" w:cs="Calibri"/>
              </w:rPr>
            </w:pPr>
            <w:r w:rsidRPr="004F3B18">
              <w:rPr>
                <w:rFonts w:ascii="Calibri" w:hAnsi="Calibri" w:cs="Calibri"/>
              </w:rPr>
              <w:t>-60.22</w:t>
            </w:r>
          </w:p>
        </w:tc>
        <w:tc>
          <w:tcPr>
            <w:tcW w:w="992" w:type="dxa"/>
          </w:tcPr>
          <w:p w14:paraId="06408288" w14:textId="6913ED7D" w:rsidR="00D2733E" w:rsidRPr="004F3B18" w:rsidRDefault="00B07E7E" w:rsidP="00B260E9">
            <w:pPr>
              <w:jc w:val="center"/>
              <w:rPr>
                <w:rFonts w:ascii="Calibri" w:hAnsi="Calibri" w:cs="Calibri"/>
              </w:rPr>
            </w:pPr>
            <w:r w:rsidRPr="004F3B18">
              <w:rPr>
                <w:rFonts w:ascii="Calibri" w:hAnsi="Calibri" w:cs="Calibri"/>
              </w:rPr>
              <w:t>7.52</w:t>
            </w:r>
          </w:p>
        </w:tc>
        <w:tc>
          <w:tcPr>
            <w:tcW w:w="941" w:type="dxa"/>
          </w:tcPr>
          <w:p w14:paraId="73DC419E" w14:textId="7D5E250E" w:rsidR="00D2733E" w:rsidRPr="004F3B18" w:rsidRDefault="00B07E7E" w:rsidP="00B260E9">
            <w:pPr>
              <w:jc w:val="center"/>
              <w:rPr>
                <w:rFonts w:ascii="Calibri" w:hAnsi="Calibri" w:cs="Calibri"/>
              </w:rPr>
            </w:pPr>
            <w:r w:rsidRPr="004F3B18">
              <w:rPr>
                <w:rFonts w:ascii="Calibri" w:hAnsi="Calibri" w:cs="Calibri"/>
              </w:rPr>
              <w:t>-57.13</w:t>
            </w:r>
          </w:p>
        </w:tc>
      </w:tr>
      <w:tr w:rsidR="00D2733E" w:rsidRPr="004F3B18" w14:paraId="407A0D79" w14:textId="77777777" w:rsidTr="00B260E9">
        <w:tc>
          <w:tcPr>
            <w:tcW w:w="699" w:type="dxa"/>
            <w:vMerge/>
          </w:tcPr>
          <w:p w14:paraId="79FA1FBE" w14:textId="77777777" w:rsidR="00D2733E" w:rsidRPr="004F3B18" w:rsidRDefault="00D2733E" w:rsidP="00B260E9">
            <w:pPr>
              <w:jc w:val="center"/>
              <w:rPr>
                <w:rFonts w:ascii="Calibri" w:hAnsi="Calibri" w:cs="Calibri"/>
              </w:rPr>
            </w:pPr>
          </w:p>
        </w:tc>
        <w:tc>
          <w:tcPr>
            <w:tcW w:w="1124" w:type="dxa"/>
            <w:vMerge/>
          </w:tcPr>
          <w:p w14:paraId="0BA0C200" w14:textId="77777777" w:rsidR="00D2733E" w:rsidRPr="004F3B18" w:rsidRDefault="00D2733E" w:rsidP="00B260E9">
            <w:pPr>
              <w:jc w:val="center"/>
              <w:rPr>
                <w:rFonts w:ascii="Calibri" w:hAnsi="Calibri" w:cs="Calibri"/>
              </w:rPr>
            </w:pPr>
          </w:p>
        </w:tc>
        <w:tc>
          <w:tcPr>
            <w:tcW w:w="851" w:type="dxa"/>
          </w:tcPr>
          <w:p w14:paraId="313F24C9"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5E7301FE" w14:textId="13AF27F3" w:rsidR="00D2733E" w:rsidRPr="004F3B18" w:rsidRDefault="00E45CF0" w:rsidP="00B260E9">
            <w:pPr>
              <w:jc w:val="center"/>
              <w:rPr>
                <w:rFonts w:ascii="Calibri" w:hAnsi="Calibri" w:cs="Calibri"/>
              </w:rPr>
            </w:pPr>
            <w:r w:rsidRPr="004F3B18">
              <w:rPr>
                <w:rFonts w:ascii="Calibri" w:hAnsi="Calibri" w:cs="Calibri"/>
              </w:rPr>
              <w:t>1.37</w:t>
            </w:r>
          </w:p>
        </w:tc>
        <w:tc>
          <w:tcPr>
            <w:tcW w:w="671" w:type="dxa"/>
          </w:tcPr>
          <w:p w14:paraId="7D205858" w14:textId="168E3E40" w:rsidR="00D2733E" w:rsidRPr="004F3B18" w:rsidRDefault="00746624" w:rsidP="00B260E9">
            <w:pPr>
              <w:jc w:val="center"/>
              <w:rPr>
                <w:rFonts w:ascii="Calibri" w:hAnsi="Calibri" w:cs="Calibri"/>
              </w:rPr>
            </w:pPr>
            <w:r w:rsidRPr="004F3B18">
              <w:rPr>
                <w:rFonts w:ascii="Calibri" w:hAnsi="Calibri" w:cs="Calibri"/>
              </w:rPr>
              <w:t>0.96</w:t>
            </w:r>
          </w:p>
        </w:tc>
        <w:tc>
          <w:tcPr>
            <w:tcW w:w="1285" w:type="dxa"/>
          </w:tcPr>
          <w:p w14:paraId="5CEA1776" w14:textId="61891986" w:rsidR="00D2733E" w:rsidRPr="004F3B18" w:rsidRDefault="00746624" w:rsidP="00B260E9">
            <w:pPr>
              <w:jc w:val="center"/>
              <w:rPr>
                <w:rFonts w:ascii="Calibri" w:hAnsi="Calibri" w:cs="Calibri"/>
              </w:rPr>
            </w:pPr>
            <w:r w:rsidRPr="004F3B18">
              <w:rPr>
                <w:rFonts w:ascii="Calibri" w:hAnsi="Calibri" w:cs="Calibri"/>
              </w:rPr>
              <w:t>1.94</w:t>
            </w:r>
          </w:p>
        </w:tc>
        <w:tc>
          <w:tcPr>
            <w:tcW w:w="850" w:type="dxa"/>
          </w:tcPr>
          <w:p w14:paraId="1B92EE80" w14:textId="349EDA82" w:rsidR="00D2733E" w:rsidRPr="004F3B18" w:rsidRDefault="00746624" w:rsidP="00B260E9">
            <w:pPr>
              <w:jc w:val="center"/>
              <w:rPr>
                <w:rFonts w:ascii="Calibri" w:hAnsi="Calibri" w:cs="Calibri"/>
              </w:rPr>
            </w:pPr>
            <w:r w:rsidRPr="004F3B18">
              <w:rPr>
                <w:rFonts w:ascii="Calibri" w:hAnsi="Calibri" w:cs="Calibri"/>
              </w:rPr>
              <w:t>1.44</w:t>
            </w:r>
          </w:p>
        </w:tc>
        <w:tc>
          <w:tcPr>
            <w:tcW w:w="851" w:type="dxa"/>
          </w:tcPr>
          <w:p w14:paraId="6ED455CD" w14:textId="7D454D4B" w:rsidR="00D2733E" w:rsidRPr="004F3B18" w:rsidRDefault="00D85894" w:rsidP="00B260E9">
            <w:pPr>
              <w:jc w:val="center"/>
              <w:rPr>
                <w:rFonts w:ascii="Calibri" w:hAnsi="Calibri" w:cs="Calibri"/>
              </w:rPr>
            </w:pPr>
            <w:r w:rsidRPr="004F3B18">
              <w:rPr>
                <w:rFonts w:ascii="Calibri" w:hAnsi="Calibri" w:cs="Calibri"/>
              </w:rPr>
              <w:t>-6.54</w:t>
            </w:r>
          </w:p>
        </w:tc>
        <w:tc>
          <w:tcPr>
            <w:tcW w:w="992" w:type="dxa"/>
          </w:tcPr>
          <w:p w14:paraId="62EC873E" w14:textId="7C245A18" w:rsidR="00D2733E" w:rsidRPr="004F3B18" w:rsidRDefault="00D85894" w:rsidP="00B260E9">
            <w:pPr>
              <w:jc w:val="center"/>
              <w:rPr>
                <w:rFonts w:ascii="Calibri" w:hAnsi="Calibri" w:cs="Calibri"/>
              </w:rPr>
            </w:pPr>
            <w:r w:rsidRPr="004F3B18">
              <w:rPr>
                <w:rFonts w:ascii="Calibri" w:hAnsi="Calibri" w:cs="Calibri"/>
              </w:rPr>
              <w:t>1.59</w:t>
            </w:r>
          </w:p>
        </w:tc>
        <w:tc>
          <w:tcPr>
            <w:tcW w:w="941" w:type="dxa"/>
          </w:tcPr>
          <w:p w14:paraId="270D3369" w14:textId="75C4A0FB" w:rsidR="00D2733E" w:rsidRPr="004F3B18" w:rsidRDefault="00D85894" w:rsidP="00B260E9">
            <w:pPr>
              <w:jc w:val="center"/>
              <w:rPr>
                <w:rFonts w:ascii="Calibri" w:hAnsi="Calibri" w:cs="Calibri"/>
              </w:rPr>
            </w:pPr>
            <w:r w:rsidRPr="004F3B18">
              <w:rPr>
                <w:rFonts w:ascii="Calibri" w:hAnsi="Calibri" w:cs="Calibri"/>
              </w:rPr>
              <w:t>-2.01</w:t>
            </w:r>
          </w:p>
        </w:tc>
      </w:tr>
      <w:tr w:rsidR="00D2733E" w:rsidRPr="004F3B18" w14:paraId="77790E2F" w14:textId="77777777" w:rsidTr="00B260E9">
        <w:tc>
          <w:tcPr>
            <w:tcW w:w="699" w:type="dxa"/>
            <w:vMerge/>
          </w:tcPr>
          <w:p w14:paraId="2563BBFE" w14:textId="77777777" w:rsidR="00D2733E" w:rsidRPr="004F3B18" w:rsidRDefault="00D2733E" w:rsidP="00B260E9">
            <w:pPr>
              <w:jc w:val="center"/>
              <w:rPr>
                <w:rFonts w:ascii="Calibri" w:hAnsi="Calibri" w:cs="Calibri"/>
              </w:rPr>
            </w:pPr>
          </w:p>
        </w:tc>
        <w:tc>
          <w:tcPr>
            <w:tcW w:w="1124" w:type="dxa"/>
            <w:vMerge/>
          </w:tcPr>
          <w:p w14:paraId="7E2FBB5D" w14:textId="77777777" w:rsidR="00D2733E" w:rsidRPr="004F3B18" w:rsidRDefault="00D2733E" w:rsidP="00B260E9">
            <w:pPr>
              <w:jc w:val="center"/>
              <w:rPr>
                <w:rFonts w:ascii="Calibri" w:hAnsi="Calibri" w:cs="Calibri"/>
              </w:rPr>
            </w:pPr>
          </w:p>
        </w:tc>
        <w:tc>
          <w:tcPr>
            <w:tcW w:w="851" w:type="dxa"/>
          </w:tcPr>
          <w:p w14:paraId="0833D28E"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47213720" w14:textId="16013CE3" w:rsidR="00D2733E" w:rsidRPr="004F3B18" w:rsidRDefault="004855D5" w:rsidP="00B260E9">
            <w:pPr>
              <w:jc w:val="center"/>
              <w:rPr>
                <w:rFonts w:ascii="Calibri" w:hAnsi="Calibri" w:cs="Calibri"/>
              </w:rPr>
            </w:pPr>
            <w:r w:rsidRPr="004F3B18">
              <w:rPr>
                <w:rFonts w:ascii="Calibri" w:hAnsi="Calibri" w:cs="Calibri"/>
              </w:rPr>
              <w:t>1.38</w:t>
            </w:r>
          </w:p>
        </w:tc>
        <w:tc>
          <w:tcPr>
            <w:tcW w:w="671" w:type="dxa"/>
          </w:tcPr>
          <w:p w14:paraId="604CA08A" w14:textId="39B36F96" w:rsidR="00D2733E" w:rsidRPr="004F3B18" w:rsidRDefault="004855D5" w:rsidP="00B260E9">
            <w:pPr>
              <w:jc w:val="center"/>
              <w:rPr>
                <w:rFonts w:ascii="Calibri" w:hAnsi="Calibri" w:cs="Calibri"/>
              </w:rPr>
            </w:pPr>
            <w:r w:rsidRPr="004F3B18">
              <w:rPr>
                <w:rFonts w:ascii="Calibri" w:hAnsi="Calibri" w:cs="Calibri"/>
              </w:rPr>
              <w:t>0.96</w:t>
            </w:r>
          </w:p>
        </w:tc>
        <w:tc>
          <w:tcPr>
            <w:tcW w:w="1285" w:type="dxa"/>
          </w:tcPr>
          <w:p w14:paraId="76B7A6C5" w14:textId="61A7454A" w:rsidR="00D2733E" w:rsidRPr="004F3B18" w:rsidRDefault="004855D5" w:rsidP="00B260E9">
            <w:pPr>
              <w:jc w:val="center"/>
              <w:rPr>
                <w:rFonts w:ascii="Calibri" w:hAnsi="Calibri" w:cs="Calibri"/>
              </w:rPr>
            </w:pPr>
            <w:r w:rsidRPr="004F3B18">
              <w:rPr>
                <w:rFonts w:ascii="Calibri" w:hAnsi="Calibri" w:cs="Calibri"/>
              </w:rPr>
              <w:t>1.64</w:t>
            </w:r>
          </w:p>
        </w:tc>
        <w:tc>
          <w:tcPr>
            <w:tcW w:w="850" w:type="dxa"/>
          </w:tcPr>
          <w:p w14:paraId="7E85CF32" w14:textId="30896973" w:rsidR="00D2733E" w:rsidRPr="004F3B18" w:rsidRDefault="004855D5" w:rsidP="00B260E9">
            <w:pPr>
              <w:jc w:val="center"/>
              <w:rPr>
                <w:rFonts w:ascii="Calibri" w:hAnsi="Calibri" w:cs="Calibri"/>
              </w:rPr>
            </w:pPr>
            <w:r w:rsidRPr="004F3B18">
              <w:rPr>
                <w:rFonts w:ascii="Calibri" w:hAnsi="Calibri" w:cs="Calibri"/>
              </w:rPr>
              <w:t>1.18</w:t>
            </w:r>
          </w:p>
        </w:tc>
        <w:tc>
          <w:tcPr>
            <w:tcW w:w="851" w:type="dxa"/>
          </w:tcPr>
          <w:p w14:paraId="6E6AA646" w14:textId="36C208B8" w:rsidR="00D2733E" w:rsidRPr="004F3B18" w:rsidRDefault="004855D5" w:rsidP="00B260E9">
            <w:pPr>
              <w:jc w:val="center"/>
              <w:rPr>
                <w:rFonts w:ascii="Calibri" w:hAnsi="Calibri" w:cs="Calibri"/>
              </w:rPr>
            </w:pPr>
            <w:r w:rsidRPr="004F3B18">
              <w:rPr>
                <w:rFonts w:ascii="Calibri" w:hAnsi="Calibri" w:cs="Calibri"/>
              </w:rPr>
              <w:t>-5.47</w:t>
            </w:r>
          </w:p>
        </w:tc>
        <w:tc>
          <w:tcPr>
            <w:tcW w:w="992" w:type="dxa"/>
          </w:tcPr>
          <w:p w14:paraId="0C79C80A" w14:textId="2FE0A718" w:rsidR="00D2733E" w:rsidRPr="004F3B18" w:rsidRDefault="004855D5" w:rsidP="00B260E9">
            <w:pPr>
              <w:jc w:val="center"/>
              <w:rPr>
                <w:rFonts w:ascii="Calibri" w:hAnsi="Calibri" w:cs="Calibri"/>
              </w:rPr>
            </w:pPr>
            <w:r w:rsidRPr="004F3B18">
              <w:rPr>
                <w:rFonts w:ascii="Calibri" w:hAnsi="Calibri" w:cs="Calibri"/>
              </w:rPr>
              <w:t>3.11</w:t>
            </w:r>
          </w:p>
        </w:tc>
        <w:tc>
          <w:tcPr>
            <w:tcW w:w="941" w:type="dxa"/>
          </w:tcPr>
          <w:p w14:paraId="36FBDDCF" w14:textId="561B45C5" w:rsidR="00D2733E" w:rsidRPr="004F3B18" w:rsidRDefault="004855D5" w:rsidP="00B260E9">
            <w:pPr>
              <w:jc w:val="center"/>
              <w:rPr>
                <w:rFonts w:ascii="Calibri" w:hAnsi="Calibri" w:cs="Calibri"/>
              </w:rPr>
            </w:pPr>
            <w:r w:rsidRPr="004F3B18">
              <w:rPr>
                <w:rFonts w:ascii="Calibri" w:hAnsi="Calibri" w:cs="Calibri"/>
              </w:rPr>
              <w:t>-10.19</w:t>
            </w:r>
          </w:p>
        </w:tc>
      </w:tr>
    </w:tbl>
    <w:p w14:paraId="0B15AA86" w14:textId="77777777" w:rsidR="00D2733E" w:rsidRPr="004F3B18" w:rsidRDefault="00D2733E" w:rsidP="00D2733E">
      <w:pPr>
        <w:rPr>
          <w:rFonts w:ascii="Calibri" w:hAnsi="Calibri" w:cs="Calibri"/>
        </w:rPr>
      </w:pPr>
    </w:p>
    <w:p w14:paraId="1444E3AB" w14:textId="7F48F61F" w:rsidR="0059309F" w:rsidRPr="004F3B18" w:rsidRDefault="0059309F" w:rsidP="0059309F">
      <w:pPr>
        <w:pStyle w:val="Caption"/>
        <w:keepNext/>
        <w:rPr>
          <w:rFonts w:ascii="Calibri" w:hAnsi="Calibri" w:cs="Calibri"/>
        </w:rPr>
      </w:pPr>
      <w:bookmarkStart w:id="135" w:name="_Toc165500161"/>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39</w:t>
      </w:r>
      <w:r w:rsidRPr="004F3B18">
        <w:rPr>
          <w:rFonts w:ascii="Calibri" w:hAnsi="Calibri" w:cs="Calibri"/>
        </w:rPr>
        <w:fldChar w:fldCharType="end"/>
      </w:r>
      <w:r w:rsidRPr="004F3B18">
        <w:rPr>
          <w:rFonts w:ascii="Calibri" w:hAnsi="Calibri" w:cs="Calibri"/>
        </w:rPr>
        <w:t>: Model-5 Metrics of XOM With StandardScaler</w:t>
      </w:r>
      <w:bookmarkEnd w:id="135"/>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851"/>
        <w:gridCol w:w="992"/>
        <w:gridCol w:w="941"/>
      </w:tblGrid>
      <w:tr w:rsidR="00D2733E" w:rsidRPr="004F3B18" w14:paraId="5AC8B586" w14:textId="77777777" w:rsidTr="00B260E9">
        <w:tc>
          <w:tcPr>
            <w:tcW w:w="2674" w:type="dxa"/>
            <w:gridSpan w:val="3"/>
          </w:tcPr>
          <w:p w14:paraId="593B9DC9" w14:textId="77777777" w:rsidR="00D2733E" w:rsidRPr="004F3B18" w:rsidRDefault="00D2733E" w:rsidP="00B260E9">
            <w:pPr>
              <w:jc w:val="center"/>
              <w:rPr>
                <w:rFonts w:ascii="Calibri" w:hAnsi="Calibri" w:cs="Calibri"/>
              </w:rPr>
            </w:pPr>
          </w:p>
        </w:tc>
        <w:tc>
          <w:tcPr>
            <w:tcW w:w="1424" w:type="dxa"/>
            <w:gridSpan w:val="2"/>
          </w:tcPr>
          <w:p w14:paraId="5F211051"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127BEDA3"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01" w:type="dxa"/>
            <w:gridSpan w:val="2"/>
          </w:tcPr>
          <w:p w14:paraId="37584382"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933" w:type="dxa"/>
            <w:gridSpan w:val="2"/>
          </w:tcPr>
          <w:p w14:paraId="50229C08"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6E3E5B50" w14:textId="77777777" w:rsidTr="00B260E9">
        <w:tc>
          <w:tcPr>
            <w:tcW w:w="699" w:type="dxa"/>
          </w:tcPr>
          <w:p w14:paraId="60E8AE9E"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597FD48A"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1809969D"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42E3CEC4"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388004DA"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2246FC42"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18483A62"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1" w:type="dxa"/>
          </w:tcPr>
          <w:p w14:paraId="25F4833E"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992" w:type="dxa"/>
          </w:tcPr>
          <w:p w14:paraId="305B997F"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451C6AEA"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6C22458C" w14:textId="77777777" w:rsidTr="00B260E9">
        <w:tc>
          <w:tcPr>
            <w:tcW w:w="699" w:type="dxa"/>
            <w:vMerge w:val="restart"/>
          </w:tcPr>
          <w:p w14:paraId="6941F0C4" w14:textId="77777777" w:rsidR="00D2733E" w:rsidRPr="004F3B18" w:rsidRDefault="00D2733E" w:rsidP="00B260E9">
            <w:pPr>
              <w:jc w:val="center"/>
              <w:rPr>
                <w:rFonts w:ascii="Calibri" w:hAnsi="Calibri" w:cs="Calibri"/>
              </w:rPr>
            </w:pPr>
            <w:r w:rsidRPr="004F3B18">
              <w:rPr>
                <w:rFonts w:ascii="Calibri" w:hAnsi="Calibri" w:cs="Calibri"/>
              </w:rPr>
              <w:t>XOM</w:t>
            </w:r>
          </w:p>
        </w:tc>
        <w:tc>
          <w:tcPr>
            <w:tcW w:w="1124" w:type="dxa"/>
            <w:vMerge w:val="restart"/>
          </w:tcPr>
          <w:p w14:paraId="21BE6DD7"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21889465"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0FB19E84" w14:textId="4454C04D" w:rsidR="00D2733E" w:rsidRPr="004F3B18" w:rsidRDefault="00F971BB" w:rsidP="00B260E9">
            <w:pPr>
              <w:jc w:val="center"/>
              <w:rPr>
                <w:rFonts w:ascii="Calibri" w:hAnsi="Calibri" w:cs="Calibri"/>
              </w:rPr>
            </w:pPr>
            <w:r w:rsidRPr="004F3B18">
              <w:rPr>
                <w:rFonts w:ascii="Calibri" w:hAnsi="Calibri" w:cs="Calibri"/>
              </w:rPr>
              <w:t>2.1</w:t>
            </w:r>
          </w:p>
        </w:tc>
        <w:tc>
          <w:tcPr>
            <w:tcW w:w="671" w:type="dxa"/>
          </w:tcPr>
          <w:p w14:paraId="2C1AEDCB" w14:textId="4FD66D5C" w:rsidR="00D2733E" w:rsidRPr="004F3B18" w:rsidRDefault="00F971BB" w:rsidP="00B260E9">
            <w:pPr>
              <w:jc w:val="center"/>
              <w:rPr>
                <w:rFonts w:ascii="Calibri" w:hAnsi="Calibri" w:cs="Calibri"/>
              </w:rPr>
            </w:pPr>
            <w:r w:rsidRPr="004F3B18">
              <w:rPr>
                <w:rFonts w:ascii="Calibri" w:hAnsi="Calibri" w:cs="Calibri"/>
              </w:rPr>
              <w:t>0.94</w:t>
            </w:r>
          </w:p>
        </w:tc>
        <w:tc>
          <w:tcPr>
            <w:tcW w:w="1285" w:type="dxa"/>
          </w:tcPr>
          <w:p w14:paraId="2021554C" w14:textId="1086651D" w:rsidR="00D2733E" w:rsidRPr="004F3B18" w:rsidRDefault="001F64C0" w:rsidP="00B260E9">
            <w:pPr>
              <w:jc w:val="center"/>
              <w:rPr>
                <w:rFonts w:ascii="Calibri" w:hAnsi="Calibri" w:cs="Calibri"/>
              </w:rPr>
            </w:pPr>
            <w:r w:rsidRPr="004F3B18">
              <w:rPr>
                <w:rFonts w:ascii="Calibri" w:hAnsi="Calibri" w:cs="Calibri"/>
              </w:rPr>
              <w:t>0.69</w:t>
            </w:r>
          </w:p>
        </w:tc>
        <w:tc>
          <w:tcPr>
            <w:tcW w:w="850" w:type="dxa"/>
          </w:tcPr>
          <w:p w14:paraId="39D20233" w14:textId="5483BAF6" w:rsidR="00D2733E" w:rsidRPr="004F3B18" w:rsidRDefault="001F64C0" w:rsidP="00B260E9">
            <w:pPr>
              <w:jc w:val="center"/>
              <w:rPr>
                <w:rFonts w:ascii="Calibri" w:hAnsi="Calibri" w:cs="Calibri"/>
              </w:rPr>
            </w:pPr>
            <w:r w:rsidRPr="004F3B18">
              <w:rPr>
                <w:rFonts w:ascii="Calibri" w:hAnsi="Calibri" w:cs="Calibri"/>
              </w:rPr>
              <w:t>1.15</w:t>
            </w:r>
          </w:p>
        </w:tc>
        <w:tc>
          <w:tcPr>
            <w:tcW w:w="851" w:type="dxa"/>
          </w:tcPr>
          <w:p w14:paraId="48AB4434" w14:textId="4C72E913" w:rsidR="00D2733E" w:rsidRPr="004F3B18" w:rsidRDefault="001F64C0" w:rsidP="00B260E9">
            <w:pPr>
              <w:jc w:val="center"/>
              <w:rPr>
                <w:rFonts w:ascii="Calibri" w:hAnsi="Calibri" w:cs="Calibri"/>
              </w:rPr>
            </w:pPr>
            <w:r w:rsidRPr="004F3B18">
              <w:rPr>
                <w:rFonts w:ascii="Calibri" w:hAnsi="Calibri" w:cs="Calibri"/>
              </w:rPr>
              <w:t>-0.26</w:t>
            </w:r>
          </w:p>
        </w:tc>
        <w:tc>
          <w:tcPr>
            <w:tcW w:w="992" w:type="dxa"/>
          </w:tcPr>
          <w:p w14:paraId="6D646B62" w14:textId="180A696E" w:rsidR="00D2733E" w:rsidRPr="004F3B18" w:rsidRDefault="001F64C0" w:rsidP="00B260E9">
            <w:pPr>
              <w:jc w:val="center"/>
              <w:rPr>
                <w:rFonts w:ascii="Calibri" w:hAnsi="Calibri" w:cs="Calibri"/>
              </w:rPr>
            </w:pPr>
            <w:r w:rsidRPr="004F3B18">
              <w:rPr>
                <w:rFonts w:ascii="Calibri" w:hAnsi="Calibri" w:cs="Calibri"/>
              </w:rPr>
              <w:t>2.68</w:t>
            </w:r>
          </w:p>
        </w:tc>
        <w:tc>
          <w:tcPr>
            <w:tcW w:w="941" w:type="dxa"/>
          </w:tcPr>
          <w:p w14:paraId="40788F67" w14:textId="54DC56ED" w:rsidR="00D2733E" w:rsidRPr="004F3B18" w:rsidRDefault="001F64C0" w:rsidP="00B260E9">
            <w:pPr>
              <w:jc w:val="center"/>
              <w:rPr>
                <w:rFonts w:ascii="Calibri" w:hAnsi="Calibri" w:cs="Calibri"/>
              </w:rPr>
            </w:pPr>
            <w:r w:rsidRPr="004F3B18">
              <w:rPr>
                <w:rFonts w:ascii="Calibri" w:hAnsi="Calibri" w:cs="Calibri"/>
              </w:rPr>
              <w:t>-1.05</w:t>
            </w:r>
          </w:p>
        </w:tc>
      </w:tr>
      <w:tr w:rsidR="00D2733E" w:rsidRPr="004F3B18" w14:paraId="70FA04C2" w14:textId="77777777" w:rsidTr="00B260E9">
        <w:tc>
          <w:tcPr>
            <w:tcW w:w="699" w:type="dxa"/>
            <w:vMerge/>
          </w:tcPr>
          <w:p w14:paraId="79D2F19C" w14:textId="77777777" w:rsidR="00D2733E" w:rsidRPr="004F3B18" w:rsidRDefault="00D2733E" w:rsidP="00B260E9">
            <w:pPr>
              <w:jc w:val="center"/>
              <w:rPr>
                <w:rFonts w:ascii="Calibri" w:hAnsi="Calibri" w:cs="Calibri"/>
              </w:rPr>
            </w:pPr>
          </w:p>
        </w:tc>
        <w:tc>
          <w:tcPr>
            <w:tcW w:w="1124" w:type="dxa"/>
            <w:vMerge/>
          </w:tcPr>
          <w:p w14:paraId="2C8BE14A" w14:textId="77777777" w:rsidR="00D2733E" w:rsidRPr="004F3B18" w:rsidRDefault="00D2733E" w:rsidP="00B260E9">
            <w:pPr>
              <w:jc w:val="center"/>
              <w:rPr>
                <w:rFonts w:ascii="Calibri" w:hAnsi="Calibri" w:cs="Calibri"/>
              </w:rPr>
            </w:pPr>
          </w:p>
        </w:tc>
        <w:tc>
          <w:tcPr>
            <w:tcW w:w="851" w:type="dxa"/>
          </w:tcPr>
          <w:p w14:paraId="0D4E91DA"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1A3E13FE" w14:textId="69AA20C5" w:rsidR="00D2733E" w:rsidRPr="004F3B18" w:rsidRDefault="004635A7" w:rsidP="00B260E9">
            <w:pPr>
              <w:jc w:val="center"/>
              <w:rPr>
                <w:rFonts w:ascii="Calibri" w:hAnsi="Calibri" w:cs="Calibri"/>
              </w:rPr>
            </w:pPr>
            <w:r w:rsidRPr="004F3B18">
              <w:rPr>
                <w:rFonts w:ascii="Calibri" w:hAnsi="Calibri" w:cs="Calibri"/>
              </w:rPr>
              <w:t>1.52</w:t>
            </w:r>
          </w:p>
        </w:tc>
        <w:tc>
          <w:tcPr>
            <w:tcW w:w="671" w:type="dxa"/>
          </w:tcPr>
          <w:p w14:paraId="5A91A8CD" w14:textId="3EE1481E" w:rsidR="00D2733E" w:rsidRPr="004F3B18" w:rsidRDefault="004635A7" w:rsidP="00B260E9">
            <w:pPr>
              <w:jc w:val="center"/>
              <w:rPr>
                <w:rFonts w:ascii="Calibri" w:hAnsi="Calibri" w:cs="Calibri"/>
              </w:rPr>
            </w:pPr>
            <w:r w:rsidRPr="004F3B18">
              <w:rPr>
                <w:rFonts w:ascii="Calibri" w:hAnsi="Calibri" w:cs="Calibri"/>
              </w:rPr>
              <w:t>0.97</w:t>
            </w:r>
          </w:p>
        </w:tc>
        <w:tc>
          <w:tcPr>
            <w:tcW w:w="1285" w:type="dxa"/>
          </w:tcPr>
          <w:p w14:paraId="21059CC9" w14:textId="32FB8D92" w:rsidR="00D2733E" w:rsidRPr="004F3B18" w:rsidRDefault="0032341C" w:rsidP="00B260E9">
            <w:pPr>
              <w:jc w:val="center"/>
              <w:rPr>
                <w:rFonts w:ascii="Calibri" w:hAnsi="Calibri" w:cs="Calibri"/>
              </w:rPr>
            </w:pPr>
            <w:r w:rsidRPr="004F3B18">
              <w:rPr>
                <w:rFonts w:ascii="Calibri" w:hAnsi="Calibri" w:cs="Calibri"/>
              </w:rPr>
              <w:t>-1.01</w:t>
            </w:r>
          </w:p>
        </w:tc>
        <w:tc>
          <w:tcPr>
            <w:tcW w:w="850" w:type="dxa"/>
          </w:tcPr>
          <w:p w14:paraId="6F5C9C77" w14:textId="7FC52612" w:rsidR="00D2733E" w:rsidRPr="004F3B18" w:rsidRDefault="0032341C" w:rsidP="00B260E9">
            <w:pPr>
              <w:jc w:val="center"/>
              <w:rPr>
                <w:rFonts w:ascii="Calibri" w:hAnsi="Calibri" w:cs="Calibri"/>
              </w:rPr>
            </w:pPr>
            <w:r w:rsidRPr="004F3B18">
              <w:rPr>
                <w:rFonts w:ascii="Calibri" w:hAnsi="Calibri" w:cs="Calibri"/>
              </w:rPr>
              <w:t>3.47</w:t>
            </w:r>
          </w:p>
        </w:tc>
        <w:tc>
          <w:tcPr>
            <w:tcW w:w="851" w:type="dxa"/>
          </w:tcPr>
          <w:p w14:paraId="4EEB6C14" w14:textId="0046C1B2" w:rsidR="00D2733E" w:rsidRPr="004F3B18" w:rsidRDefault="0032341C" w:rsidP="00B260E9">
            <w:pPr>
              <w:jc w:val="center"/>
              <w:rPr>
                <w:rFonts w:ascii="Calibri" w:hAnsi="Calibri" w:cs="Calibri"/>
              </w:rPr>
            </w:pPr>
            <w:r w:rsidRPr="004F3B18">
              <w:rPr>
                <w:rFonts w:ascii="Calibri" w:hAnsi="Calibri" w:cs="Calibri"/>
              </w:rPr>
              <w:t>-9.52</w:t>
            </w:r>
          </w:p>
        </w:tc>
        <w:tc>
          <w:tcPr>
            <w:tcW w:w="992" w:type="dxa"/>
          </w:tcPr>
          <w:p w14:paraId="389E1601" w14:textId="11B98721" w:rsidR="00D2733E" w:rsidRPr="004F3B18" w:rsidRDefault="0032341C" w:rsidP="00B260E9">
            <w:pPr>
              <w:jc w:val="center"/>
              <w:rPr>
                <w:rFonts w:ascii="Calibri" w:hAnsi="Calibri" w:cs="Calibri"/>
              </w:rPr>
            </w:pPr>
            <w:r w:rsidRPr="004F3B18">
              <w:rPr>
                <w:rFonts w:ascii="Calibri" w:hAnsi="Calibri" w:cs="Calibri"/>
              </w:rPr>
              <w:t>4.24</w:t>
            </w:r>
          </w:p>
        </w:tc>
        <w:tc>
          <w:tcPr>
            <w:tcW w:w="941" w:type="dxa"/>
          </w:tcPr>
          <w:p w14:paraId="23BEFCEE" w14:textId="63301280" w:rsidR="00D2733E" w:rsidRPr="004F3B18" w:rsidRDefault="008B30DC" w:rsidP="00B260E9">
            <w:pPr>
              <w:jc w:val="center"/>
              <w:rPr>
                <w:rFonts w:ascii="Calibri" w:hAnsi="Calibri" w:cs="Calibri"/>
              </w:rPr>
            </w:pPr>
            <w:r w:rsidRPr="004F3B18">
              <w:rPr>
                <w:rFonts w:ascii="Calibri" w:hAnsi="Calibri" w:cs="Calibri"/>
              </w:rPr>
              <w:t>-2.21</w:t>
            </w:r>
          </w:p>
        </w:tc>
      </w:tr>
      <w:tr w:rsidR="00D2733E" w:rsidRPr="004F3B18" w14:paraId="7944C49E" w14:textId="77777777" w:rsidTr="00B260E9">
        <w:tc>
          <w:tcPr>
            <w:tcW w:w="699" w:type="dxa"/>
            <w:vMerge/>
          </w:tcPr>
          <w:p w14:paraId="42957F90" w14:textId="77777777" w:rsidR="00D2733E" w:rsidRPr="004F3B18" w:rsidRDefault="00D2733E" w:rsidP="00B260E9">
            <w:pPr>
              <w:jc w:val="center"/>
              <w:rPr>
                <w:rFonts w:ascii="Calibri" w:hAnsi="Calibri" w:cs="Calibri"/>
              </w:rPr>
            </w:pPr>
          </w:p>
        </w:tc>
        <w:tc>
          <w:tcPr>
            <w:tcW w:w="1124" w:type="dxa"/>
            <w:vMerge/>
          </w:tcPr>
          <w:p w14:paraId="7C4B7F2A" w14:textId="77777777" w:rsidR="00D2733E" w:rsidRPr="004F3B18" w:rsidRDefault="00D2733E" w:rsidP="00B260E9">
            <w:pPr>
              <w:jc w:val="center"/>
              <w:rPr>
                <w:rFonts w:ascii="Calibri" w:hAnsi="Calibri" w:cs="Calibri"/>
              </w:rPr>
            </w:pPr>
          </w:p>
        </w:tc>
        <w:tc>
          <w:tcPr>
            <w:tcW w:w="851" w:type="dxa"/>
          </w:tcPr>
          <w:p w14:paraId="775A75E0"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646909E2" w14:textId="0194D338" w:rsidR="00D2733E" w:rsidRPr="004F3B18" w:rsidRDefault="002E180E" w:rsidP="00B260E9">
            <w:pPr>
              <w:jc w:val="center"/>
              <w:rPr>
                <w:rFonts w:ascii="Calibri" w:hAnsi="Calibri" w:cs="Calibri"/>
              </w:rPr>
            </w:pPr>
            <w:r w:rsidRPr="004F3B18">
              <w:rPr>
                <w:rFonts w:ascii="Calibri" w:hAnsi="Calibri" w:cs="Calibri"/>
              </w:rPr>
              <w:t>1.86</w:t>
            </w:r>
          </w:p>
        </w:tc>
        <w:tc>
          <w:tcPr>
            <w:tcW w:w="671" w:type="dxa"/>
          </w:tcPr>
          <w:p w14:paraId="2CAD1884" w14:textId="525FC9C4" w:rsidR="00D2733E" w:rsidRPr="004F3B18" w:rsidRDefault="002E180E" w:rsidP="00B260E9">
            <w:pPr>
              <w:jc w:val="center"/>
              <w:rPr>
                <w:rFonts w:ascii="Calibri" w:hAnsi="Calibri" w:cs="Calibri"/>
              </w:rPr>
            </w:pPr>
            <w:r w:rsidRPr="004F3B18">
              <w:rPr>
                <w:rFonts w:ascii="Calibri" w:hAnsi="Calibri" w:cs="Calibri"/>
              </w:rPr>
              <w:t>0.95</w:t>
            </w:r>
          </w:p>
        </w:tc>
        <w:tc>
          <w:tcPr>
            <w:tcW w:w="1285" w:type="dxa"/>
          </w:tcPr>
          <w:p w14:paraId="07924BA2" w14:textId="4F84BCDF" w:rsidR="00D2733E" w:rsidRPr="004F3B18" w:rsidRDefault="00DF3EB3" w:rsidP="00B260E9">
            <w:pPr>
              <w:jc w:val="center"/>
              <w:rPr>
                <w:rFonts w:ascii="Calibri" w:hAnsi="Calibri" w:cs="Calibri"/>
              </w:rPr>
            </w:pPr>
            <w:r w:rsidRPr="004F3B18">
              <w:rPr>
                <w:rFonts w:ascii="Calibri" w:hAnsi="Calibri" w:cs="Calibri"/>
              </w:rPr>
              <w:t>0.59</w:t>
            </w:r>
          </w:p>
        </w:tc>
        <w:tc>
          <w:tcPr>
            <w:tcW w:w="850" w:type="dxa"/>
          </w:tcPr>
          <w:p w14:paraId="126C4ADD" w14:textId="17E8B4E5" w:rsidR="00D2733E" w:rsidRPr="004F3B18" w:rsidRDefault="00DF3EB3" w:rsidP="00B260E9">
            <w:pPr>
              <w:jc w:val="center"/>
              <w:rPr>
                <w:rFonts w:ascii="Calibri" w:hAnsi="Calibri" w:cs="Calibri"/>
              </w:rPr>
            </w:pPr>
            <w:r w:rsidRPr="004F3B18">
              <w:rPr>
                <w:rFonts w:ascii="Calibri" w:hAnsi="Calibri" w:cs="Calibri"/>
              </w:rPr>
              <w:t>1.01</w:t>
            </w:r>
          </w:p>
        </w:tc>
        <w:tc>
          <w:tcPr>
            <w:tcW w:w="851" w:type="dxa"/>
          </w:tcPr>
          <w:p w14:paraId="5F80BEEC" w14:textId="10F07E85" w:rsidR="00D2733E" w:rsidRPr="004F3B18" w:rsidRDefault="00DF3EB3" w:rsidP="00B260E9">
            <w:pPr>
              <w:jc w:val="center"/>
              <w:rPr>
                <w:rFonts w:ascii="Calibri" w:hAnsi="Calibri" w:cs="Calibri"/>
              </w:rPr>
            </w:pPr>
            <w:r w:rsidRPr="004F3B18">
              <w:rPr>
                <w:rFonts w:ascii="Calibri" w:hAnsi="Calibri" w:cs="Calibri"/>
              </w:rPr>
              <w:t>0.01</w:t>
            </w:r>
          </w:p>
        </w:tc>
        <w:tc>
          <w:tcPr>
            <w:tcW w:w="992" w:type="dxa"/>
          </w:tcPr>
          <w:p w14:paraId="69295E3D" w14:textId="1641B803" w:rsidR="00D2733E" w:rsidRPr="004F3B18" w:rsidRDefault="001E568F" w:rsidP="00B260E9">
            <w:pPr>
              <w:jc w:val="center"/>
              <w:rPr>
                <w:rFonts w:ascii="Calibri" w:hAnsi="Calibri" w:cs="Calibri"/>
              </w:rPr>
            </w:pPr>
            <w:r w:rsidRPr="004F3B18">
              <w:rPr>
                <w:rFonts w:ascii="Calibri" w:hAnsi="Calibri" w:cs="Calibri"/>
              </w:rPr>
              <w:t>2.16</w:t>
            </w:r>
          </w:p>
        </w:tc>
        <w:tc>
          <w:tcPr>
            <w:tcW w:w="941" w:type="dxa"/>
          </w:tcPr>
          <w:p w14:paraId="731149AF" w14:textId="4A0B07CE" w:rsidR="00D2733E" w:rsidRPr="004F3B18" w:rsidRDefault="001E568F" w:rsidP="00B260E9">
            <w:pPr>
              <w:jc w:val="center"/>
              <w:rPr>
                <w:rFonts w:ascii="Calibri" w:hAnsi="Calibri" w:cs="Calibri"/>
              </w:rPr>
            </w:pPr>
            <w:r w:rsidRPr="004F3B18">
              <w:rPr>
                <w:rFonts w:ascii="Calibri" w:hAnsi="Calibri" w:cs="Calibri"/>
              </w:rPr>
              <w:t>-0.4</w:t>
            </w:r>
          </w:p>
        </w:tc>
      </w:tr>
      <w:tr w:rsidR="00D2733E" w:rsidRPr="004F3B18" w14:paraId="56AAE77F" w14:textId="77777777" w:rsidTr="00B260E9">
        <w:tc>
          <w:tcPr>
            <w:tcW w:w="699" w:type="dxa"/>
            <w:vMerge/>
          </w:tcPr>
          <w:p w14:paraId="5E37DFF3" w14:textId="77777777" w:rsidR="00D2733E" w:rsidRPr="004F3B18" w:rsidRDefault="00D2733E" w:rsidP="00B260E9">
            <w:pPr>
              <w:jc w:val="center"/>
              <w:rPr>
                <w:rFonts w:ascii="Calibri" w:hAnsi="Calibri" w:cs="Calibri"/>
              </w:rPr>
            </w:pPr>
          </w:p>
        </w:tc>
        <w:tc>
          <w:tcPr>
            <w:tcW w:w="1124" w:type="dxa"/>
            <w:vMerge/>
          </w:tcPr>
          <w:p w14:paraId="2097658A" w14:textId="77777777" w:rsidR="00D2733E" w:rsidRPr="004F3B18" w:rsidRDefault="00D2733E" w:rsidP="00B260E9">
            <w:pPr>
              <w:jc w:val="center"/>
              <w:rPr>
                <w:rFonts w:ascii="Calibri" w:hAnsi="Calibri" w:cs="Calibri"/>
              </w:rPr>
            </w:pPr>
          </w:p>
        </w:tc>
        <w:tc>
          <w:tcPr>
            <w:tcW w:w="851" w:type="dxa"/>
          </w:tcPr>
          <w:p w14:paraId="6B1F2710"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252A790A" w14:textId="60AC8D06" w:rsidR="00D2733E" w:rsidRPr="004F3B18" w:rsidRDefault="008F756B" w:rsidP="00B260E9">
            <w:pPr>
              <w:jc w:val="center"/>
              <w:rPr>
                <w:rFonts w:ascii="Calibri" w:hAnsi="Calibri" w:cs="Calibri"/>
              </w:rPr>
            </w:pPr>
            <w:r w:rsidRPr="004F3B18">
              <w:rPr>
                <w:rFonts w:ascii="Calibri" w:hAnsi="Calibri" w:cs="Calibri"/>
              </w:rPr>
              <w:t>1.48</w:t>
            </w:r>
          </w:p>
        </w:tc>
        <w:tc>
          <w:tcPr>
            <w:tcW w:w="671" w:type="dxa"/>
          </w:tcPr>
          <w:p w14:paraId="69724195" w14:textId="29E2E07B" w:rsidR="00D2733E" w:rsidRPr="004F3B18" w:rsidRDefault="008F756B" w:rsidP="00B260E9">
            <w:pPr>
              <w:jc w:val="center"/>
              <w:rPr>
                <w:rFonts w:ascii="Calibri" w:hAnsi="Calibri" w:cs="Calibri"/>
              </w:rPr>
            </w:pPr>
            <w:r w:rsidRPr="004F3B18">
              <w:rPr>
                <w:rFonts w:ascii="Calibri" w:hAnsi="Calibri" w:cs="Calibri"/>
              </w:rPr>
              <w:t>0.97</w:t>
            </w:r>
          </w:p>
        </w:tc>
        <w:tc>
          <w:tcPr>
            <w:tcW w:w="1285" w:type="dxa"/>
          </w:tcPr>
          <w:p w14:paraId="5F4ADFDF" w14:textId="33925789" w:rsidR="00D2733E" w:rsidRPr="004F3B18" w:rsidRDefault="00553646" w:rsidP="00B260E9">
            <w:pPr>
              <w:jc w:val="center"/>
              <w:rPr>
                <w:rFonts w:ascii="Calibri" w:hAnsi="Calibri" w:cs="Calibri"/>
              </w:rPr>
            </w:pPr>
            <w:r w:rsidRPr="004F3B18">
              <w:rPr>
                <w:rFonts w:ascii="Calibri" w:hAnsi="Calibri" w:cs="Calibri"/>
              </w:rPr>
              <w:t>0.45</w:t>
            </w:r>
          </w:p>
        </w:tc>
        <w:tc>
          <w:tcPr>
            <w:tcW w:w="850" w:type="dxa"/>
          </w:tcPr>
          <w:p w14:paraId="567B59AF" w14:textId="117A7BFA" w:rsidR="00D2733E" w:rsidRPr="004F3B18" w:rsidRDefault="00553646" w:rsidP="00B260E9">
            <w:pPr>
              <w:jc w:val="center"/>
              <w:rPr>
                <w:rFonts w:ascii="Calibri" w:hAnsi="Calibri" w:cs="Calibri"/>
              </w:rPr>
            </w:pPr>
            <w:r w:rsidRPr="004F3B18">
              <w:rPr>
                <w:rFonts w:ascii="Calibri" w:hAnsi="Calibri" w:cs="Calibri"/>
              </w:rPr>
              <w:t>1.29</w:t>
            </w:r>
          </w:p>
        </w:tc>
        <w:tc>
          <w:tcPr>
            <w:tcW w:w="851" w:type="dxa"/>
          </w:tcPr>
          <w:p w14:paraId="552C6916" w14:textId="1DF0F8FB" w:rsidR="00D2733E" w:rsidRPr="004F3B18" w:rsidRDefault="00553646" w:rsidP="00B260E9">
            <w:pPr>
              <w:jc w:val="center"/>
              <w:rPr>
                <w:rFonts w:ascii="Calibri" w:hAnsi="Calibri" w:cs="Calibri"/>
              </w:rPr>
            </w:pPr>
            <w:r w:rsidRPr="004F3B18">
              <w:rPr>
                <w:rFonts w:ascii="Calibri" w:hAnsi="Calibri" w:cs="Calibri"/>
              </w:rPr>
              <w:t>-1.22</w:t>
            </w:r>
          </w:p>
        </w:tc>
        <w:tc>
          <w:tcPr>
            <w:tcW w:w="992" w:type="dxa"/>
          </w:tcPr>
          <w:p w14:paraId="23C85B05" w14:textId="3DFC7358" w:rsidR="00D2733E" w:rsidRPr="004F3B18" w:rsidRDefault="00553646" w:rsidP="00B260E9">
            <w:pPr>
              <w:jc w:val="center"/>
              <w:rPr>
                <w:rFonts w:ascii="Calibri" w:hAnsi="Calibri" w:cs="Calibri"/>
              </w:rPr>
            </w:pPr>
            <w:r w:rsidRPr="004F3B18">
              <w:rPr>
                <w:rFonts w:ascii="Calibri" w:hAnsi="Calibri" w:cs="Calibri"/>
              </w:rPr>
              <w:t>3.55</w:t>
            </w:r>
          </w:p>
        </w:tc>
        <w:tc>
          <w:tcPr>
            <w:tcW w:w="941" w:type="dxa"/>
          </w:tcPr>
          <w:p w14:paraId="5858831D" w14:textId="603D327B" w:rsidR="00D2733E" w:rsidRPr="004F3B18" w:rsidRDefault="00553646" w:rsidP="00B260E9">
            <w:pPr>
              <w:jc w:val="center"/>
              <w:rPr>
                <w:rFonts w:ascii="Calibri" w:hAnsi="Calibri" w:cs="Calibri"/>
              </w:rPr>
            </w:pPr>
            <w:r w:rsidRPr="004F3B18">
              <w:rPr>
                <w:rFonts w:ascii="Calibri" w:hAnsi="Calibri" w:cs="Calibri"/>
              </w:rPr>
              <w:t>-2.57</w:t>
            </w:r>
          </w:p>
        </w:tc>
      </w:tr>
      <w:tr w:rsidR="00D2733E" w:rsidRPr="004F3B18" w14:paraId="37912591" w14:textId="77777777" w:rsidTr="00B260E9">
        <w:tc>
          <w:tcPr>
            <w:tcW w:w="699" w:type="dxa"/>
            <w:vMerge/>
          </w:tcPr>
          <w:p w14:paraId="757FC58E" w14:textId="77777777" w:rsidR="00D2733E" w:rsidRPr="004F3B18" w:rsidRDefault="00D2733E" w:rsidP="00B260E9">
            <w:pPr>
              <w:jc w:val="center"/>
              <w:rPr>
                <w:rFonts w:ascii="Calibri" w:hAnsi="Calibri" w:cs="Calibri"/>
              </w:rPr>
            </w:pPr>
          </w:p>
        </w:tc>
        <w:tc>
          <w:tcPr>
            <w:tcW w:w="1124" w:type="dxa"/>
            <w:vMerge w:val="restart"/>
          </w:tcPr>
          <w:p w14:paraId="41CAD14C"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1CCC1C11"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5D5D6847" w14:textId="41C86EC9" w:rsidR="00D2733E" w:rsidRPr="004F3B18" w:rsidRDefault="00DC55FC" w:rsidP="00B260E9">
            <w:pPr>
              <w:jc w:val="center"/>
              <w:rPr>
                <w:rFonts w:ascii="Calibri" w:hAnsi="Calibri" w:cs="Calibri"/>
              </w:rPr>
            </w:pPr>
            <w:r w:rsidRPr="004F3B18">
              <w:rPr>
                <w:rFonts w:ascii="Calibri" w:hAnsi="Calibri" w:cs="Calibri"/>
              </w:rPr>
              <w:t>2.18</w:t>
            </w:r>
          </w:p>
        </w:tc>
        <w:tc>
          <w:tcPr>
            <w:tcW w:w="671" w:type="dxa"/>
          </w:tcPr>
          <w:p w14:paraId="63765D28" w14:textId="75DC5553" w:rsidR="00D2733E" w:rsidRPr="004F3B18" w:rsidRDefault="00DC55FC" w:rsidP="00B260E9">
            <w:pPr>
              <w:jc w:val="center"/>
              <w:rPr>
                <w:rFonts w:ascii="Calibri" w:hAnsi="Calibri" w:cs="Calibri"/>
              </w:rPr>
            </w:pPr>
            <w:r w:rsidRPr="004F3B18">
              <w:rPr>
                <w:rFonts w:ascii="Calibri" w:hAnsi="Calibri" w:cs="Calibri"/>
              </w:rPr>
              <w:t>0.94</w:t>
            </w:r>
          </w:p>
        </w:tc>
        <w:tc>
          <w:tcPr>
            <w:tcW w:w="1285" w:type="dxa"/>
          </w:tcPr>
          <w:p w14:paraId="4EE0C0EA" w14:textId="147CC93B" w:rsidR="00D2733E" w:rsidRPr="004F3B18" w:rsidRDefault="00FF0FD1" w:rsidP="00B260E9">
            <w:pPr>
              <w:jc w:val="center"/>
              <w:rPr>
                <w:rFonts w:ascii="Calibri" w:hAnsi="Calibri" w:cs="Calibri"/>
              </w:rPr>
            </w:pPr>
            <w:r w:rsidRPr="004F3B18">
              <w:rPr>
                <w:rFonts w:ascii="Calibri" w:hAnsi="Calibri" w:cs="Calibri"/>
              </w:rPr>
              <w:t>0.45</w:t>
            </w:r>
          </w:p>
        </w:tc>
        <w:tc>
          <w:tcPr>
            <w:tcW w:w="850" w:type="dxa"/>
          </w:tcPr>
          <w:p w14:paraId="1F55B4BD" w14:textId="4A7B5B74" w:rsidR="00D2733E" w:rsidRPr="004F3B18" w:rsidRDefault="00FF0FD1" w:rsidP="00B260E9">
            <w:pPr>
              <w:jc w:val="center"/>
              <w:rPr>
                <w:rFonts w:ascii="Calibri" w:hAnsi="Calibri" w:cs="Calibri"/>
              </w:rPr>
            </w:pPr>
            <w:r w:rsidRPr="004F3B18">
              <w:rPr>
                <w:rFonts w:ascii="Calibri" w:hAnsi="Calibri" w:cs="Calibri"/>
              </w:rPr>
              <w:t>1.4</w:t>
            </w:r>
          </w:p>
        </w:tc>
        <w:tc>
          <w:tcPr>
            <w:tcW w:w="851" w:type="dxa"/>
          </w:tcPr>
          <w:p w14:paraId="3603876F" w14:textId="2539C0AD" w:rsidR="00D2733E" w:rsidRPr="004F3B18" w:rsidRDefault="00FF0FD1" w:rsidP="00B260E9">
            <w:pPr>
              <w:jc w:val="center"/>
              <w:rPr>
                <w:rFonts w:ascii="Calibri" w:hAnsi="Calibri" w:cs="Calibri"/>
              </w:rPr>
            </w:pPr>
            <w:r w:rsidRPr="004F3B18">
              <w:rPr>
                <w:rFonts w:ascii="Calibri" w:hAnsi="Calibri" w:cs="Calibri"/>
              </w:rPr>
              <w:t>-1.72</w:t>
            </w:r>
          </w:p>
        </w:tc>
        <w:tc>
          <w:tcPr>
            <w:tcW w:w="992" w:type="dxa"/>
          </w:tcPr>
          <w:p w14:paraId="406F7FD2" w14:textId="5985D744" w:rsidR="00D2733E" w:rsidRPr="004F3B18" w:rsidRDefault="00FF0FD1" w:rsidP="00B260E9">
            <w:pPr>
              <w:jc w:val="center"/>
              <w:rPr>
                <w:rFonts w:ascii="Calibri" w:hAnsi="Calibri" w:cs="Calibri"/>
              </w:rPr>
            </w:pPr>
            <w:r w:rsidRPr="004F3B18">
              <w:rPr>
                <w:rFonts w:ascii="Calibri" w:hAnsi="Calibri" w:cs="Calibri"/>
              </w:rPr>
              <w:t>3.97</w:t>
            </w:r>
          </w:p>
        </w:tc>
        <w:tc>
          <w:tcPr>
            <w:tcW w:w="941" w:type="dxa"/>
          </w:tcPr>
          <w:p w14:paraId="1087749B" w14:textId="003BAE86" w:rsidR="00D2733E" w:rsidRPr="004F3B18" w:rsidRDefault="00FF0FD1" w:rsidP="00B260E9">
            <w:pPr>
              <w:jc w:val="center"/>
              <w:rPr>
                <w:rFonts w:ascii="Calibri" w:hAnsi="Calibri" w:cs="Calibri"/>
              </w:rPr>
            </w:pPr>
            <w:r w:rsidRPr="004F3B18">
              <w:rPr>
                <w:rFonts w:ascii="Calibri" w:hAnsi="Calibri" w:cs="Calibri"/>
              </w:rPr>
              <w:t>-3.36</w:t>
            </w:r>
          </w:p>
        </w:tc>
      </w:tr>
      <w:tr w:rsidR="00D2733E" w:rsidRPr="004F3B18" w14:paraId="72ED5BE6" w14:textId="77777777" w:rsidTr="00B260E9">
        <w:tc>
          <w:tcPr>
            <w:tcW w:w="699" w:type="dxa"/>
            <w:vMerge/>
          </w:tcPr>
          <w:p w14:paraId="565AFB8C" w14:textId="77777777" w:rsidR="00D2733E" w:rsidRPr="004F3B18" w:rsidRDefault="00D2733E" w:rsidP="00B260E9">
            <w:pPr>
              <w:jc w:val="center"/>
              <w:rPr>
                <w:rFonts w:ascii="Calibri" w:hAnsi="Calibri" w:cs="Calibri"/>
              </w:rPr>
            </w:pPr>
          </w:p>
        </w:tc>
        <w:tc>
          <w:tcPr>
            <w:tcW w:w="1124" w:type="dxa"/>
            <w:vMerge/>
          </w:tcPr>
          <w:p w14:paraId="7B711BD2" w14:textId="77777777" w:rsidR="00D2733E" w:rsidRPr="004F3B18" w:rsidRDefault="00D2733E" w:rsidP="00B260E9">
            <w:pPr>
              <w:jc w:val="center"/>
              <w:rPr>
                <w:rFonts w:ascii="Calibri" w:hAnsi="Calibri" w:cs="Calibri"/>
              </w:rPr>
            </w:pPr>
          </w:p>
        </w:tc>
        <w:tc>
          <w:tcPr>
            <w:tcW w:w="851" w:type="dxa"/>
          </w:tcPr>
          <w:p w14:paraId="3D45520F"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2769CC36" w14:textId="420E27A3" w:rsidR="00D2733E" w:rsidRPr="004F3B18" w:rsidRDefault="005268B6" w:rsidP="00B260E9">
            <w:pPr>
              <w:jc w:val="center"/>
              <w:rPr>
                <w:rFonts w:ascii="Calibri" w:hAnsi="Calibri" w:cs="Calibri"/>
              </w:rPr>
            </w:pPr>
            <w:r w:rsidRPr="004F3B18">
              <w:rPr>
                <w:rFonts w:ascii="Calibri" w:hAnsi="Calibri" w:cs="Calibri"/>
              </w:rPr>
              <w:t>1.73</w:t>
            </w:r>
          </w:p>
        </w:tc>
        <w:tc>
          <w:tcPr>
            <w:tcW w:w="671" w:type="dxa"/>
          </w:tcPr>
          <w:p w14:paraId="20CC0764" w14:textId="55B988A8" w:rsidR="00D2733E" w:rsidRPr="004F3B18" w:rsidRDefault="005268B6" w:rsidP="00B260E9">
            <w:pPr>
              <w:jc w:val="center"/>
              <w:rPr>
                <w:rFonts w:ascii="Calibri" w:hAnsi="Calibri" w:cs="Calibri"/>
              </w:rPr>
            </w:pPr>
            <w:r w:rsidRPr="004F3B18">
              <w:rPr>
                <w:rFonts w:ascii="Calibri" w:hAnsi="Calibri" w:cs="Calibri"/>
              </w:rPr>
              <w:t>0.96</w:t>
            </w:r>
          </w:p>
        </w:tc>
        <w:tc>
          <w:tcPr>
            <w:tcW w:w="1285" w:type="dxa"/>
          </w:tcPr>
          <w:p w14:paraId="4E443DA7" w14:textId="7B0D865D" w:rsidR="00D2733E" w:rsidRPr="004F3B18" w:rsidRDefault="005268B6" w:rsidP="00B260E9">
            <w:pPr>
              <w:jc w:val="center"/>
              <w:rPr>
                <w:rFonts w:ascii="Calibri" w:hAnsi="Calibri" w:cs="Calibri"/>
              </w:rPr>
            </w:pPr>
            <w:r w:rsidRPr="004F3B18">
              <w:rPr>
                <w:rFonts w:ascii="Calibri" w:hAnsi="Calibri" w:cs="Calibri"/>
              </w:rPr>
              <w:t>0.13</w:t>
            </w:r>
          </w:p>
        </w:tc>
        <w:tc>
          <w:tcPr>
            <w:tcW w:w="850" w:type="dxa"/>
          </w:tcPr>
          <w:p w14:paraId="2AFDFD98" w14:textId="1F0986C8" w:rsidR="00D2733E" w:rsidRPr="004F3B18" w:rsidRDefault="005268B6" w:rsidP="00B260E9">
            <w:pPr>
              <w:jc w:val="center"/>
              <w:rPr>
                <w:rFonts w:ascii="Calibri" w:hAnsi="Calibri" w:cs="Calibri"/>
              </w:rPr>
            </w:pPr>
            <w:r w:rsidRPr="004F3B18">
              <w:rPr>
                <w:rFonts w:ascii="Calibri" w:hAnsi="Calibri" w:cs="Calibri"/>
              </w:rPr>
              <w:t>2.54</w:t>
            </w:r>
          </w:p>
        </w:tc>
        <w:tc>
          <w:tcPr>
            <w:tcW w:w="851" w:type="dxa"/>
          </w:tcPr>
          <w:p w14:paraId="6CF68675" w14:textId="629414C2" w:rsidR="00D2733E" w:rsidRPr="004F3B18" w:rsidRDefault="00FD3672" w:rsidP="00B260E9">
            <w:pPr>
              <w:jc w:val="center"/>
              <w:rPr>
                <w:rFonts w:ascii="Calibri" w:hAnsi="Calibri" w:cs="Calibri"/>
              </w:rPr>
            </w:pPr>
            <w:r w:rsidRPr="004F3B18">
              <w:rPr>
                <w:rFonts w:ascii="Calibri" w:hAnsi="Calibri" w:cs="Calibri"/>
              </w:rPr>
              <w:t>-7.17</w:t>
            </w:r>
          </w:p>
        </w:tc>
        <w:tc>
          <w:tcPr>
            <w:tcW w:w="992" w:type="dxa"/>
          </w:tcPr>
          <w:p w14:paraId="48913954" w14:textId="534FE5D4" w:rsidR="00D2733E" w:rsidRPr="004F3B18" w:rsidRDefault="00FD3672" w:rsidP="00B260E9">
            <w:pPr>
              <w:jc w:val="center"/>
              <w:rPr>
                <w:rFonts w:ascii="Calibri" w:hAnsi="Calibri" w:cs="Calibri"/>
              </w:rPr>
            </w:pPr>
            <w:r w:rsidRPr="004F3B18">
              <w:rPr>
                <w:rFonts w:ascii="Calibri" w:hAnsi="Calibri" w:cs="Calibri"/>
              </w:rPr>
              <w:t>6.24</w:t>
            </w:r>
          </w:p>
        </w:tc>
        <w:tc>
          <w:tcPr>
            <w:tcW w:w="941" w:type="dxa"/>
          </w:tcPr>
          <w:p w14:paraId="06512B0E" w14:textId="1D30DC30" w:rsidR="00D2733E" w:rsidRPr="004F3B18" w:rsidRDefault="00FD3672" w:rsidP="00B260E9">
            <w:pPr>
              <w:jc w:val="center"/>
              <w:rPr>
                <w:rFonts w:ascii="Calibri" w:hAnsi="Calibri" w:cs="Calibri"/>
              </w:rPr>
            </w:pPr>
            <w:r w:rsidRPr="004F3B18">
              <w:rPr>
                <w:rFonts w:ascii="Calibri" w:hAnsi="Calibri" w:cs="Calibri"/>
              </w:rPr>
              <w:t>-8.77</w:t>
            </w:r>
          </w:p>
        </w:tc>
      </w:tr>
      <w:tr w:rsidR="00D2733E" w:rsidRPr="004F3B18" w14:paraId="612BF812" w14:textId="77777777" w:rsidTr="00B260E9">
        <w:tc>
          <w:tcPr>
            <w:tcW w:w="699" w:type="dxa"/>
            <w:vMerge/>
          </w:tcPr>
          <w:p w14:paraId="16EB8004" w14:textId="77777777" w:rsidR="00D2733E" w:rsidRPr="004F3B18" w:rsidRDefault="00D2733E" w:rsidP="00B260E9">
            <w:pPr>
              <w:jc w:val="center"/>
              <w:rPr>
                <w:rFonts w:ascii="Calibri" w:hAnsi="Calibri" w:cs="Calibri"/>
              </w:rPr>
            </w:pPr>
          </w:p>
        </w:tc>
        <w:tc>
          <w:tcPr>
            <w:tcW w:w="1124" w:type="dxa"/>
            <w:vMerge/>
          </w:tcPr>
          <w:p w14:paraId="639ADDDC" w14:textId="77777777" w:rsidR="00D2733E" w:rsidRPr="004F3B18" w:rsidRDefault="00D2733E" w:rsidP="00B260E9">
            <w:pPr>
              <w:jc w:val="center"/>
              <w:rPr>
                <w:rFonts w:ascii="Calibri" w:hAnsi="Calibri" w:cs="Calibri"/>
              </w:rPr>
            </w:pPr>
          </w:p>
        </w:tc>
        <w:tc>
          <w:tcPr>
            <w:tcW w:w="851" w:type="dxa"/>
          </w:tcPr>
          <w:p w14:paraId="473E3AE8"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3966A508" w14:textId="11557F5F" w:rsidR="00D2733E" w:rsidRPr="004F3B18" w:rsidRDefault="00D5097E" w:rsidP="00B260E9">
            <w:pPr>
              <w:jc w:val="center"/>
              <w:rPr>
                <w:rFonts w:ascii="Calibri" w:hAnsi="Calibri" w:cs="Calibri"/>
              </w:rPr>
            </w:pPr>
            <w:r w:rsidRPr="004F3B18">
              <w:rPr>
                <w:rFonts w:ascii="Calibri" w:hAnsi="Calibri" w:cs="Calibri"/>
              </w:rPr>
              <w:t>1.47</w:t>
            </w:r>
          </w:p>
        </w:tc>
        <w:tc>
          <w:tcPr>
            <w:tcW w:w="671" w:type="dxa"/>
          </w:tcPr>
          <w:p w14:paraId="31D5FA13" w14:textId="3B70E570" w:rsidR="00D2733E" w:rsidRPr="004F3B18" w:rsidRDefault="00D5097E" w:rsidP="00B260E9">
            <w:pPr>
              <w:jc w:val="center"/>
              <w:rPr>
                <w:rFonts w:ascii="Calibri" w:hAnsi="Calibri" w:cs="Calibri"/>
              </w:rPr>
            </w:pPr>
            <w:r w:rsidRPr="004F3B18">
              <w:rPr>
                <w:rFonts w:ascii="Calibri" w:hAnsi="Calibri" w:cs="Calibri"/>
              </w:rPr>
              <w:t>0.97</w:t>
            </w:r>
          </w:p>
        </w:tc>
        <w:tc>
          <w:tcPr>
            <w:tcW w:w="1285" w:type="dxa"/>
          </w:tcPr>
          <w:p w14:paraId="78E78064" w14:textId="3253D524" w:rsidR="00D2733E" w:rsidRPr="004F3B18" w:rsidRDefault="0043776C" w:rsidP="00B260E9">
            <w:pPr>
              <w:jc w:val="center"/>
              <w:rPr>
                <w:rFonts w:ascii="Calibri" w:hAnsi="Calibri" w:cs="Calibri"/>
              </w:rPr>
            </w:pPr>
            <w:r w:rsidRPr="004F3B18">
              <w:rPr>
                <w:rFonts w:ascii="Calibri" w:hAnsi="Calibri" w:cs="Calibri"/>
              </w:rPr>
              <w:t>0.77</w:t>
            </w:r>
          </w:p>
        </w:tc>
        <w:tc>
          <w:tcPr>
            <w:tcW w:w="850" w:type="dxa"/>
          </w:tcPr>
          <w:p w14:paraId="64358632" w14:textId="3D10A9AC" w:rsidR="00D2733E" w:rsidRPr="004F3B18" w:rsidRDefault="0043776C" w:rsidP="00B260E9">
            <w:pPr>
              <w:jc w:val="center"/>
              <w:rPr>
                <w:rFonts w:ascii="Calibri" w:hAnsi="Calibri" w:cs="Calibri"/>
              </w:rPr>
            </w:pPr>
            <w:r w:rsidRPr="004F3B18">
              <w:rPr>
                <w:rFonts w:ascii="Calibri" w:hAnsi="Calibri" w:cs="Calibri"/>
              </w:rPr>
              <w:t>1.2</w:t>
            </w:r>
            <w:r w:rsidR="006535E1" w:rsidRPr="004F3B18">
              <w:rPr>
                <w:rFonts w:ascii="Calibri" w:hAnsi="Calibri" w:cs="Calibri"/>
              </w:rPr>
              <w:t>5</w:t>
            </w:r>
          </w:p>
        </w:tc>
        <w:tc>
          <w:tcPr>
            <w:tcW w:w="851" w:type="dxa"/>
          </w:tcPr>
          <w:p w14:paraId="746A0E64" w14:textId="053C4B8C" w:rsidR="00D2733E" w:rsidRPr="004F3B18" w:rsidRDefault="006535E1" w:rsidP="00B260E9">
            <w:pPr>
              <w:jc w:val="center"/>
              <w:rPr>
                <w:rFonts w:ascii="Calibri" w:hAnsi="Calibri" w:cs="Calibri"/>
              </w:rPr>
            </w:pPr>
            <w:r w:rsidRPr="004F3B18">
              <w:rPr>
                <w:rFonts w:ascii="Calibri" w:hAnsi="Calibri" w:cs="Calibri"/>
              </w:rPr>
              <w:t>-0.85</w:t>
            </w:r>
          </w:p>
        </w:tc>
        <w:tc>
          <w:tcPr>
            <w:tcW w:w="992" w:type="dxa"/>
          </w:tcPr>
          <w:p w14:paraId="23B7178D" w14:textId="7DF5503B" w:rsidR="00D2733E" w:rsidRPr="004F3B18" w:rsidRDefault="006535E1" w:rsidP="00B260E9">
            <w:pPr>
              <w:jc w:val="center"/>
              <w:rPr>
                <w:rFonts w:ascii="Calibri" w:hAnsi="Calibri" w:cs="Calibri"/>
              </w:rPr>
            </w:pPr>
            <w:r w:rsidRPr="004F3B18">
              <w:rPr>
                <w:rFonts w:ascii="Calibri" w:hAnsi="Calibri" w:cs="Calibri"/>
              </w:rPr>
              <w:t>3.44</w:t>
            </w:r>
          </w:p>
        </w:tc>
        <w:tc>
          <w:tcPr>
            <w:tcW w:w="941" w:type="dxa"/>
          </w:tcPr>
          <w:p w14:paraId="420F5490" w14:textId="43335FEE" w:rsidR="00D2733E" w:rsidRPr="004F3B18" w:rsidRDefault="006535E1" w:rsidP="00B260E9">
            <w:pPr>
              <w:jc w:val="center"/>
              <w:rPr>
                <w:rFonts w:ascii="Calibri" w:hAnsi="Calibri" w:cs="Calibri"/>
              </w:rPr>
            </w:pPr>
            <w:r w:rsidRPr="004F3B18">
              <w:rPr>
                <w:rFonts w:ascii="Calibri" w:hAnsi="Calibri" w:cs="Calibri"/>
              </w:rPr>
              <w:t>-2.31</w:t>
            </w:r>
          </w:p>
        </w:tc>
      </w:tr>
      <w:tr w:rsidR="00D2733E" w:rsidRPr="004F3B18" w14:paraId="23944F1A" w14:textId="77777777" w:rsidTr="00B260E9">
        <w:tc>
          <w:tcPr>
            <w:tcW w:w="699" w:type="dxa"/>
            <w:vMerge/>
          </w:tcPr>
          <w:p w14:paraId="6ED8A99F" w14:textId="77777777" w:rsidR="00D2733E" w:rsidRPr="004F3B18" w:rsidRDefault="00D2733E" w:rsidP="00B260E9">
            <w:pPr>
              <w:jc w:val="center"/>
              <w:rPr>
                <w:rFonts w:ascii="Calibri" w:hAnsi="Calibri" w:cs="Calibri"/>
              </w:rPr>
            </w:pPr>
          </w:p>
        </w:tc>
        <w:tc>
          <w:tcPr>
            <w:tcW w:w="1124" w:type="dxa"/>
            <w:vMerge/>
          </w:tcPr>
          <w:p w14:paraId="08F025DC" w14:textId="77777777" w:rsidR="00D2733E" w:rsidRPr="004F3B18" w:rsidRDefault="00D2733E" w:rsidP="00B260E9">
            <w:pPr>
              <w:jc w:val="center"/>
              <w:rPr>
                <w:rFonts w:ascii="Calibri" w:hAnsi="Calibri" w:cs="Calibri"/>
              </w:rPr>
            </w:pPr>
          </w:p>
        </w:tc>
        <w:tc>
          <w:tcPr>
            <w:tcW w:w="851" w:type="dxa"/>
          </w:tcPr>
          <w:p w14:paraId="7FE92E60"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2FA527B1" w14:textId="3A5931D7" w:rsidR="00D2733E" w:rsidRPr="004F3B18" w:rsidRDefault="00EA147A" w:rsidP="00B260E9">
            <w:pPr>
              <w:jc w:val="center"/>
              <w:rPr>
                <w:rFonts w:ascii="Calibri" w:hAnsi="Calibri" w:cs="Calibri"/>
              </w:rPr>
            </w:pPr>
            <w:r w:rsidRPr="004F3B18">
              <w:rPr>
                <w:rFonts w:ascii="Calibri" w:hAnsi="Calibri" w:cs="Calibri"/>
              </w:rPr>
              <w:t>1.47</w:t>
            </w:r>
          </w:p>
        </w:tc>
        <w:tc>
          <w:tcPr>
            <w:tcW w:w="671" w:type="dxa"/>
          </w:tcPr>
          <w:p w14:paraId="6DF06CDE" w14:textId="0F6B0118" w:rsidR="00D2733E" w:rsidRPr="004F3B18" w:rsidRDefault="00EA147A" w:rsidP="00B260E9">
            <w:pPr>
              <w:jc w:val="center"/>
              <w:rPr>
                <w:rFonts w:ascii="Calibri" w:hAnsi="Calibri" w:cs="Calibri"/>
              </w:rPr>
            </w:pPr>
            <w:r w:rsidRPr="004F3B18">
              <w:rPr>
                <w:rFonts w:ascii="Calibri" w:hAnsi="Calibri" w:cs="Calibri"/>
              </w:rPr>
              <w:t>0.97</w:t>
            </w:r>
          </w:p>
        </w:tc>
        <w:tc>
          <w:tcPr>
            <w:tcW w:w="1285" w:type="dxa"/>
          </w:tcPr>
          <w:p w14:paraId="3B8D6A00" w14:textId="0C4A4EFD" w:rsidR="00D2733E" w:rsidRPr="004F3B18" w:rsidRDefault="00D73EAA" w:rsidP="00B260E9">
            <w:pPr>
              <w:jc w:val="center"/>
              <w:rPr>
                <w:rFonts w:ascii="Calibri" w:hAnsi="Calibri" w:cs="Calibri"/>
              </w:rPr>
            </w:pPr>
            <w:r w:rsidRPr="004F3B18">
              <w:rPr>
                <w:rFonts w:ascii="Calibri" w:hAnsi="Calibri" w:cs="Calibri"/>
              </w:rPr>
              <w:t>0.69</w:t>
            </w:r>
          </w:p>
        </w:tc>
        <w:tc>
          <w:tcPr>
            <w:tcW w:w="850" w:type="dxa"/>
          </w:tcPr>
          <w:p w14:paraId="3B284476" w14:textId="61661BCB" w:rsidR="00D2733E" w:rsidRPr="004F3B18" w:rsidRDefault="00D73EAA" w:rsidP="00B260E9">
            <w:pPr>
              <w:jc w:val="center"/>
              <w:rPr>
                <w:rFonts w:ascii="Calibri" w:hAnsi="Calibri" w:cs="Calibri"/>
              </w:rPr>
            </w:pPr>
            <w:r w:rsidRPr="004F3B18">
              <w:rPr>
                <w:rFonts w:ascii="Calibri" w:hAnsi="Calibri" w:cs="Calibri"/>
              </w:rPr>
              <w:t>1.17</w:t>
            </w:r>
          </w:p>
        </w:tc>
        <w:tc>
          <w:tcPr>
            <w:tcW w:w="851" w:type="dxa"/>
          </w:tcPr>
          <w:p w14:paraId="12D74121" w14:textId="0BD3E964" w:rsidR="00D2733E" w:rsidRPr="004F3B18" w:rsidRDefault="00D73EAA" w:rsidP="00B260E9">
            <w:pPr>
              <w:jc w:val="center"/>
              <w:rPr>
                <w:rFonts w:ascii="Calibri" w:hAnsi="Calibri" w:cs="Calibri"/>
              </w:rPr>
            </w:pPr>
            <w:r w:rsidRPr="004F3B18">
              <w:rPr>
                <w:rFonts w:ascii="Calibri" w:hAnsi="Calibri" w:cs="Calibri"/>
              </w:rPr>
              <w:t>-0.6</w:t>
            </w:r>
          </w:p>
        </w:tc>
        <w:tc>
          <w:tcPr>
            <w:tcW w:w="992" w:type="dxa"/>
          </w:tcPr>
          <w:p w14:paraId="66EA55CB" w14:textId="0FCB1A2C" w:rsidR="00D2733E" w:rsidRPr="004F3B18" w:rsidRDefault="00D73EAA" w:rsidP="00B260E9">
            <w:pPr>
              <w:jc w:val="center"/>
              <w:rPr>
                <w:rFonts w:ascii="Calibri" w:hAnsi="Calibri" w:cs="Calibri"/>
              </w:rPr>
            </w:pPr>
            <w:r w:rsidRPr="004F3B18">
              <w:rPr>
                <w:rFonts w:ascii="Calibri" w:hAnsi="Calibri" w:cs="Calibri"/>
              </w:rPr>
              <w:t>3.41</w:t>
            </w:r>
          </w:p>
        </w:tc>
        <w:tc>
          <w:tcPr>
            <w:tcW w:w="941" w:type="dxa"/>
          </w:tcPr>
          <w:p w14:paraId="46EA3F89" w14:textId="6377391D" w:rsidR="00D2733E" w:rsidRPr="004F3B18" w:rsidRDefault="00D73EAA" w:rsidP="00B260E9">
            <w:pPr>
              <w:jc w:val="center"/>
              <w:rPr>
                <w:rFonts w:ascii="Calibri" w:hAnsi="Calibri" w:cs="Calibri"/>
              </w:rPr>
            </w:pPr>
            <w:r w:rsidRPr="004F3B18">
              <w:rPr>
                <w:rFonts w:ascii="Calibri" w:hAnsi="Calibri" w:cs="Calibri"/>
              </w:rPr>
              <w:t>-2.31</w:t>
            </w:r>
          </w:p>
        </w:tc>
      </w:tr>
      <w:tr w:rsidR="00D2733E" w:rsidRPr="004F3B18" w14:paraId="17269021" w14:textId="77777777" w:rsidTr="00B260E9">
        <w:tc>
          <w:tcPr>
            <w:tcW w:w="699" w:type="dxa"/>
            <w:vMerge/>
          </w:tcPr>
          <w:p w14:paraId="0BAB543E" w14:textId="77777777" w:rsidR="00D2733E" w:rsidRPr="004F3B18" w:rsidRDefault="00D2733E" w:rsidP="00B260E9">
            <w:pPr>
              <w:jc w:val="center"/>
              <w:rPr>
                <w:rFonts w:ascii="Calibri" w:hAnsi="Calibri" w:cs="Calibri"/>
              </w:rPr>
            </w:pPr>
          </w:p>
        </w:tc>
        <w:tc>
          <w:tcPr>
            <w:tcW w:w="1124" w:type="dxa"/>
            <w:vMerge w:val="restart"/>
          </w:tcPr>
          <w:p w14:paraId="46CB800D"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07FC4F0A"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7570DDB7" w14:textId="4E35901D" w:rsidR="00D2733E" w:rsidRPr="004F3B18" w:rsidRDefault="00EE0848" w:rsidP="00B260E9">
            <w:pPr>
              <w:jc w:val="center"/>
              <w:rPr>
                <w:rFonts w:ascii="Calibri" w:hAnsi="Calibri" w:cs="Calibri"/>
              </w:rPr>
            </w:pPr>
            <w:r w:rsidRPr="004F3B18">
              <w:rPr>
                <w:rFonts w:ascii="Calibri" w:hAnsi="Calibri" w:cs="Calibri"/>
              </w:rPr>
              <w:t>2.18</w:t>
            </w:r>
          </w:p>
        </w:tc>
        <w:tc>
          <w:tcPr>
            <w:tcW w:w="671" w:type="dxa"/>
          </w:tcPr>
          <w:p w14:paraId="05F6A055" w14:textId="2D8646EC" w:rsidR="00D2733E" w:rsidRPr="004F3B18" w:rsidRDefault="00EE0848" w:rsidP="00B260E9">
            <w:pPr>
              <w:jc w:val="center"/>
              <w:rPr>
                <w:rFonts w:ascii="Calibri" w:hAnsi="Calibri" w:cs="Calibri"/>
              </w:rPr>
            </w:pPr>
            <w:r w:rsidRPr="004F3B18">
              <w:rPr>
                <w:rFonts w:ascii="Calibri" w:hAnsi="Calibri" w:cs="Calibri"/>
              </w:rPr>
              <w:t>0.94</w:t>
            </w:r>
          </w:p>
        </w:tc>
        <w:tc>
          <w:tcPr>
            <w:tcW w:w="1285" w:type="dxa"/>
          </w:tcPr>
          <w:p w14:paraId="61719141" w14:textId="6D57B81C" w:rsidR="00D2733E" w:rsidRPr="004F3B18" w:rsidRDefault="00D55723" w:rsidP="00B260E9">
            <w:pPr>
              <w:jc w:val="center"/>
              <w:rPr>
                <w:rFonts w:ascii="Calibri" w:hAnsi="Calibri" w:cs="Calibri"/>
              </w:rPr>
            </w:pPr>
            <w:r w:rsidRPr="004F3B18">
              <w:rPr>
                <w:rFonts w:ascii="Calibri" w:hAnsi="Calibri" w:cs="Calibri"/>
              </w:rPr>
              <w:t>0.57</w:t>
            </w:r>
          </w:p>
        </w:tc>
        <w:tc>
          <w:tcPr>
            <w:tcW w:w="850" w:type="dxa"/>
          </w:tcPr>
          <w:p w14:paraId="5CDE432D" w14:textId="0781C2DA" w:rsidR="00D2733E" w:rsidRPr="004F3B18" w:rsidRDefault="00D55723" w:rsidP="00B260E9">
            <w:pPr>
              <w:jc w:val="center"/>
              <w:rPr>
                <w:rFonts w:ascii="Calibri" w:hAnsi="Calibri" w:cs="Calibri"/>
              </w:rPr>
            </w:pPr>
            <w:r w:rsidRPr="004F3B18">
              <w:rPr>
                <w:rFonts w:ascii="Calibri" w:hAnsi="Calibri" w:cs="Calibri"/>
              </w:rPr>
              <w:t>6.95</w:t>
            </w:r>
          </w:p>
        </w:tc>
        <w:tc>
          <w:tcPr>
            <w:tcW w:w="851" w:type="dxa"/>
          </w:tcPr>
          <w:p w14:paraId="55C40A03" w14:textId="68779367" w:rsidR="00D2733E" w:rsidRPr="004F3B18" w:rsidRDefault="00D55723" w:rsidP="00B260E9">
            <w:pPr>
              <w:jc w:val="center"/>
              <w:rPr>
                <w:rFonts w:ascii="Calibri" w:hAnsi="Calibri" w:cs="Calibri"/>
              </w:rPr>
            </w:pPr>
            <w:r w:rsidRPr="004F3B18">
              <w:rPr>
                <w:rFonts w:ascii="Calibri" w:hAnsi="Calibri" w:cs="Calibri"/>
              </w:rPr>
              <w:t>-47.38</w:t>
            </w:r>
          </w:p>
        </w:tc>
        <w:tc>
          <w:tcPr>
            <w:tcW w:w="992" w:type="dxa"/>
          </w:tcPr>
          <w:p w14:paraId="5CC0E7CF" w14:textId="037CAEB7" w:rsidR="00D2733E" w:rsidRPr="004F3B18" w:rsidRDefault="00D55723" w:rsidP="00B260E9">
            <w:pPr>
              <w:jc w:val="center"/>
              <w:rPr>
                <w:rFonts w:ascii="Calibri" w:hAnsi="Calibri" w:cs="Calibri"/>
              </w:rPr>
            </w:pPr>
            <w:r w:rsidRPr="004F3B18">
              <w:rPr>
                <w:rFonts w:ascii="Calibri" w:hAnsi="Calibri" w:cs="Calibri"/>
              </w:rPr>
              <w:t>12.29</w:t>
            </w:r>
          </w:p>
        </w:tc>
        <w:tc>
          <w:tcPr>
            <w:tcW w:w="941" w:type="dxa"/>
          </w:tcPr>
          <w:p w14:paraId="6F89DE6B" w14:textId="3EEF9058" w:rsidR="00D2733E" w:rsidRPr="004F3B18" w:rsidRDefault="00D55723" w:rsidP="00B260E9">
            <w:pPr>
              <w:jc w:val="center"/>
              <w:rPr>
                <w:rFonts w:ascii="Calibri" w:hAnsi="Calibri" w:cs="Calibri"/>
              </w:rPr>
            </w:pPr>
            <w:r w:rsidRPr="004F3B18">
              <w:rPr>
                <w:rFonts w:ascii="Calibri" w:hAnsi="Calibri" w:cs="Calibri"/>
              </w:rPr>
              <w:t>-30.6</w:t>
            </w:r>
          </w:p>
        </w:tc>
      </w:tr>
      <w:tr w:rsidR="00D2733E" w:rsidRPr="004F3B18" w14:paraId="1994EC48" w14:textId="77777777" w:rsidTr="00B260E9">
        <w:tc>
          <w:tcPr>
            <w:tcW w:w="699" w:type="dxa"/>
            <w:vMerge/>
          </w:tcPr>
          <w:p w14:paraId="3D741323" w14:textId="77777777" w:rsidR="00D2733E" w:rsidRPr="004F3B18" w:rsidRDefault="00D2733E" w:rsidP="00B260E9">
            <w:pPr>
              <w:jc w:val="center"/>
              <w:rPr>
                <w:rFonts w:ascii="Calibri" w:hAnsi="Calibri" w:cs="Calibri"/>
              </w:rPr>
            </w:pPr>
          </w:p>
        </w:tc>
        <w:tc>
          <w:tcPr>
            <w:tcW w:w="1124" w:type="dxa"/>
            <w:vMerge/>
          </w:tcPr>
          <w:p w14:paraId="290EF4B1" w14:textId="77777777" w:rsidR="00D2733E" w:rsidRPr="004F3B18" w:rsidRDefault="00D2733E" w:rsidP="00B260E9">
            <w:pPr>
              <w:jc w:val="center"/>
              <w:rPr>
                <w:rFonts w:ascii="Calibri" w:hAnsi="Calibri" w:cs="Calibri"/>
              </w:rPr>
            </w:pPr>
          </w:p>
        </w:tc>
        <w:tc>
          <w:tcPr>
            <w:tcW w:w="851" w:type="dxa"/>
          </w:tcPr>
          <w:p w14:paraId="3DCDEF03"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20570F39" w14:textId="7F8952CE" w:rsidR="00D2733E" w:rsidRPr="004F3B18" w:rsidRDefault="00E731AF" w:rsidP="00B260E9">
            <w:pPr>
              <w:jc w:val="center"/>
              <w:rPr>
                <w:rFonts w:ascii="Calibri" w:hAnsi="Calibri" w:cs="Calibri"/>
              </w:rPr>
            </w:pPr>
            <w:r w:rsidRPr="004F3B18">
              <w:rPr>
                <w:rFonts w:ascii="Calibri" w:hAnsi="Calibri" w:cs="Calibri"/>
              </w:rPr>
              <w:t>1.57</w:t>
            </w:r>
          </w:p>
        </w:tc>
        <w:tc>
          <w:tcPr>
            <w:tcW w:w="671" w:type="dxa"/>
          </w:tcPr>
          <w:p w14:paraId="46EFBBF9" w14:textId="784E2247" w:rsidR="00D2733E" w:rsidRPr="004F3B18" w:rsidRDefault="00E731AF" w:rsidP="00B260E9">
            <w:pPr>
              <w:jc w:val="center"/>
              <w:rPr>
                <w:rFonts w:ascii="Calibri" w:hAnsi="Calibri" w:cs="Calibri"/>
              </w:rPr>
            </w:pPr>
            <w:r w:rsidRPr="004F3B18">
              <w:rPr>
                <w:rFonts w:ascii="Calibri" w:hAnsi="Calibri" w:cs="Calibri"/>
              </w:rPr>
              <w:t>0.97</w:t>
            </w:r>
          </w:p>
        </w:tc>
        <w:tc>
          <w:tcPr>
            <w:tcW w:w="1285" w:type="dxa"/>
          </w:tcPr>
          <w:p w14:paraId="760B171F" w14:textId="456C7CC0" w:rsidR="00D2733E" w:rsidRPr="004F3B18" w:rsidRDefault="00B07E7E" w:rsidP="00B260E9">
            <w:pPr>
              <w:jc w:val="center"/>
              <w:rPr>
                <w:rFonts w:ascii="Calibri" w:hAnsi="Calibri" w:cs="Calibri"/>
              </w:rPr>
            </w:pPr>
            <w:r w:rsidRPr="004F3B18">
              <w:rPr>
                <w:rFonts w:ascii="Calibri" w:hAnsi="Calibri" w:cs="Calibri"/>
              </w:rPr>
              <w:t>-1.16</w:t>
            </w:r>
          </w:p>
        </w:tc>
        <w:tc>
          <w:tcPr>
            <w:tcW w:w="850" w:type="dxa"/>
          </w:tcPr>
          <w:p w14:paraId="2282EE09" w14:textId="527619A0" w:rsidR="00D2733E" w:rsidRPr="004F3B18" w:rsidRDefault="00245273" w:rsidP="00B260E9">
            <w:pPr>
              <w:jc w:val="center"/>
              <w:rPr>
                <w:rFonts w:ascii="Calibri" w:hAnsi="Calibri" w:cs="Calibri"/>
              </w:rPr>
            </w:pPr>
            <w:r w:rsidRPr="004F3B18">
              <w:rPr>
                <w:rFonts w:ascii="Calibri" w:hAnsi="Calibri" w:cs="Calibri"/>
              </w:rPr>
              <w:t>3.73</w:t>
            </w:r>
          </w:p>
        </w:tc>
        <w:tc>
          <w:tcPr>
            <w:tcW w:w="851" w:type="dxa"/>
          </w:tcPr>
          <w:p w14:paraId="13F286CB" w14:textId="0D01CB50" w:rsidR="00D2733E" w:rsidRPr="004F3B18" w:rsidRDefault="00245273" w:rsidP="00B260E9">
            <w:pPr>
              <w:jc w:val="center"/>
              <w:rPr>
                <w:rFonts w:ascii="Calibri" w:hAnsi="Calibri" w:cs="Calibri"/>
              </w:rPr>
            </w:pPr>
            <w:r w:rsidRPr="004F3B18">
              <w:rPr>
                <w:rFonts w:ascii="Calibri" w:hAnsi="Calibri" w:cs="Calibri"/>
              </w:rPr>
              <w:t>-10.78</w:t>
            </w:r>
          </w:p>
        </w:tc>
        <w:tc>
          <w:tcPr>
            <w:tcW w:w="992" w:type="dxa"/>
          </w:tcPr>
          <w:p w14:paraId="5A29E413" w14:textId="2B5F0D9C" w:rsidR="00D2733E" w:rsidRPr="004F3B18" w:rsidRDefault="00245273" w:rsidP="00B260E9">
            <w:pPr>
              <w:jc w:val="center"/>
              <w:rPr>
                <w:rFonts w:ascii="Calibri" w:hAnsi="Calibri" w:cs="Calibri"/>
              </w:rPr>
            </w:pPr>
            <w:r w:rsidRPr="004F3B18">
              <w:rPr>
                <w:rFonts w:ascii="Calibri" w:hAnsi="Calibri" w:cs="Calibri"/>
              </w:rPr>
              <w:t>3.55</w:t>
            </w:r>
          </w:p>
        </w:tc>
        <w:tc>
          <w:tcPr>
            <w:tcW w:w="941" w:type="dxa"/>
          </w:tcPr>
          <w:p w14:paraId="141F8DF0" w14:textId="5487F20D" w:rsidR="00D2733E" w:rsidRPr="004F3B18" w:rsidRDefault="00245273" w:rsidP="00B260E9">
            <w:pPr>
              <w:jc w:val="center"/>
              <w:rPr>
                <w:rFonts w:ascii="Calibri" w:hAnsi="Calibri" w:cs="Calibri"/>
              </w:rPr>
            </w:pPr>
            <w:r w:rsidRPr="004F3B18">
              <w:rPr>
                <w:rFonts w:ascii="Calibri" w:hAnsi="Calibri" w:cs="Calibri"/>
              </w:rPr>
              <w:t>-1.32</w:t>
            </w:r>
          </w:p>
        </w:tc>
      </w:tr>
      <w:tr w:rsidR="00D2733E" w:rsidRPr="004F3B18" w14:paraId="34C2D01A" w14:textId="77777777" w:rsidTr="00B260E9">
        <w:tc>
          <w:tcPr>
            <w:tcW w:w="699" w:type="dxa"/>
            <w:vMerge/>
          </w:tcPr>
          <w:p w14:paraId="01395390" w14:textId="77777777" w:rsidR="00D2733E" w:rsidRPr="004F3B18" w:rsidRDefault="00D2733E" w:rsidP="00B260E9">
            <w:pPr>
              <w:jc w:val="center"/>
              <w:rPr>
                <w:rFonts w:ascii="Calibri" w:hAnsi="Calibri" w:cs="Calibri"/>
              </w:rPr>
            </w:pPr>
          </w:p>
        </w:tc>
        <w:tc>
          <w:tcPr>
            <w:tcW w:w="1124" w:type="dxa"/>
            <w:vMerge/>
          </w:tcPr>
          <w:p w14:paraId="0F4760C8" w14:textId="77777777" w:rsidR="00D2733E" w:rsidRPr="004F3B18" w:rsidRDefault="00D2733E" w:rsidP="00B260E9">
            <w:pPr>
              <w:jc w:val="center"/>
              <w:rPr>
                <w:rFonts w:ascii="Calibri" w:hAnsi="Calibri" w:cs="Calibri"/>
              </w:rPr>
            </w:pPr>
          </w:p>
        </w:tc>
        <w:tc>
          <w:tcPr>
            <w:tcW w:w="851" w:type="dxa"/>
          </w:tcPr>
          <w:p w14:paraId="4058853D"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1EFC5D6D" w14:textId="25D30964" w:rsidR="00D2733E" w:rsidRPr="004F3B18" w:rsidRDefault="00746624" w:rsidP="00B260E9">
            <w:pPr>
              <w:jc w:val="center"/>
              <w:rPr>
                <w:rFonts w:ascii="Calibri" w:hAnsi="Calibri" w:cs="Calibri"/>
              </w:rPr>
            </w:pPr>
            <w:r w:rsidRPr="004F3B18">
              <w:rPr>
                <w:rFonts w:ascii="Calibri" w:hAnsi="Calibri" w:cs="Calibri"/>
              </w:rPr>
              <w:t>1.52</w:t>
            </w:r>
          </w:p>
        </w:tc>
        <w:tc>
          <w:tcPr>
            <w:tcW w:w="671" w:type="dxa"/>
          </w:tcPr>
          <w:p w14:paraId="5298DBBD" w14:textId="2F7ED5BF" w:rsidR="00D2733E" w:rsidRPr="004F3B18" w:rsidRDefault="00746624" w:rsidP="00B260E9">
            <w:pPr>
              <w:jc w:val="center"/>
              <w:rPr>
                <w:rFonts w:ascii="Calibri" w:hAnsi="Calibri" w:cs="Calibri"/>
              </w:rPr>
            </w:pPr>
            <w:r w:rsidRPr="004F3B18">
              <w:rPr>
                <w:rFonts w:ascii="Calibri" w:hAnsi="Calibri" w:cs="Calibri"/>
              </w:rPr>
              <w:t>0.97</w:t>
            </w:r>
          </w:p>
        </w:tc>
        <w:tc>
          <w:tcPr>
            <w:tcW w:w="1285" w:type="dxa"/>
          </w:tcPr>
          <w:p w14:paraId="4D32C3E4" w14:textId="411C4276" w:rsidR="00D2733E" w:rsidRPr="004F3B18" w:rsidRDefault="00D85894" w:rsidP="00B260E9">
            <w:pPr>
              <w:jc w:val="center"/>
              <w:rPr>
                <w:rFonts w:ascii="Calibri" w:hAnsi="Calibri" w:cs="Calibri"/>
              </w:rPr>
            </w:pPr>
            <w:r w:rsidRPr="004F3B18">
              <w:rPr>
                <w:rFonts w:ascii="Calibri" w:hAnsi="Calibri" w:cs="Calibri"/>
              </w:rPr>
              <w:t>0.58</w:t>
            </w:r>
          </w:p>
        </w:tc>
        <w:tc>
          <w:tcPr>
            <w:tcW w:w="850" w:type="dxa"/>
          </w:tcPr>
          <w:p w14:paraId="2F91E0B0" w14:textId="44BC117E" w:rsidR="00D2733E" w:rsidRPr="004F3B18" w:rsidRDefault="00D85894" w:rsidP="00B260E9">
            <w:pPr>
              <w:jc w:val="center"/>
              <w:rPr>
                <w:rFonts w:ascii="Calibri" w:hAnsi="Calibri" w:cs="Calibri"/>
              </w:rPr>
            </w:pPr>
            <w:r w:rsidRPr="004F3B18">
              <w:rPr>
                <w:rFonts w:ascii="Calibri" w:hAnsi="Calibri" w:cs="Calibri"/>
              </w:rPr>
              <w:t>1.15</w:t>
            </w:r>
          </w:p>
        </w:tc>
        <w:tc>
          <w:tcPr>
            <w:tcW w:w="851" w:type="dxa"/>
          </w:tcPr>
          <w:p w14:paraId="0A659822" w14:textId="59C3E0A6" w:rsidR="00D2733E" w:rsidRPr="004F3B18" w:rsidRDefault="00D85894" w:rsidP="00B260E9">
            <w:pPr>
              <w:jc w:val="center"/>
              <w:rPr>
                <w:rFonts w:ascii="Calibri" w:hAnsi="Calibri" w:cs="Calibri"/>
              </w:rPr>
            </w:pPr>
            <w:r w:rsidRPr="004F3B18">
              <w:rPr>
                <w:rFonts w:ascii="Calibri" w:hAnsi="Calibri" w:cs="Calibri"/>
              </w:rPr>
              <w:t>-0.49</w:t>
            </w:r>
          </w:p>
        </w:tc>
        <w:tc>
          <w:tcPr>
            <w:tcW w:w="992" w:type="dxa"/>
          </w:tcPr>
          <w:p w14:paraId="7689FBCF" w14:textId="557FF8A3" w:rsidR="00D2733E" w:rsidRPr="004F3B18" w:rsidRDefault="00D85894" w:rsidP="00B260E9">
            <w:pPr>
              <w:jc w:val="center"/>
              <w:rPr>
                <w:rFonts w:ascii="Calibri" w:hAnsi="Calibri" w:cs="Calibri"/>
              </w:rPr>
            </w:pPr>
            <w:r w:rsidRPr="004F3B18">
              <w:rPr>
                <w:rFonts w:ascii="Calibri" w:hAnsi="Calibri" w:cs="Calibri"/>
              </w:rPr>
              <w:t>2.9</w:t>
            </w:r>
          </w:p>
        </w:tc>
        <w:tc>
          <w:tcPr>
            <w:tcW w:w="941" w:type="dxa"/>
          </w:tcPr>
          <w:p w14:paraId="268E1B87" w14:textId="091FD925" w:rsidR="00D2733E" w:rsidRPr="004F3B18" w:rsidRDefault="00D85894" w:rsidP="00B260E9">
            <w:pPr>
              <w:jc w:val="center"/>
              <w:rPr>
                <w:rFonts w:ascii="Calibri" w:hAnsi="Calibri" w:cs="Calibri"/>
              </w:rPr>
            </w:pPr>
            <w:r w:rsidRPr="004F3B18">
              <w:rPr>
                <w:rFonts w:ascii="Calibri" w:hAnsi="Calibri" w:cs="Calibri"/>
              </w:rPr>
              <w:t>-1.42</w:t>
            </w:r>
          </w:p>
        </w:tc>
      </w:tr>
      <w:tr w:rsidR="00D2733E" w:rsidRPr="004F3B18" w14:paraId="299864A0" w14:textId="77777777" w:rsidTr="00B260E9">
        <w:tc>
          <w:tcPr>
            <w:tcW w:w="699" w:type="dxa"/>
            <w:vMerge/>
          </w:tcPr>
          <w:p w14:paraId="30B648EB" w14:textId="77777777" w:rsidR="00D2733E" w:rsidRPr="004F3B18" w:rsidRDefault="00D2733E" w:rsidP="00B260E9">
            <w:pPr>
              <w:jc w:val="center"/>
              <w:rPr>
                <w:rFonts w:ascii="Calibri" w:hAnsi="Calibri" w:cs="Calibri"/>
              </w:rPr>
            </w:pPr>
          </w:p>
        </w:tc>
        <w:tc>
          <w:tcPr>
            <w:tcW w:w="1124" w:type="dxa"/>
            <w:vMerge/>
          </w:tcPr>
          <w:p w14:paraId="5C18202F" w14:textId="77777777" w:rsidR="00D2733E" w:rsidRPr="004F3B18" w:rsidRDefault="00D2733E" w:rsidP="00B260E9">
            <w:pPr>
              <w:jc w:val="center"/>
              <w:rPr>
                <w:rFonts w:ascii="Calibri" w:hAnsi="Calibri" w:cs="Calibri"/>
              </w:rPr>
            </w:pPr>
          </w:p>
        </w:tc>
        <w:tc>
          <w:tcPr>
            <w:tcW w:w="851" w:type="dxa"/>
          </w:tcPr>
          <w:p w14:paraId="2497897C"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64822ECA" w14:textId="0045572D" w:rsidR="00D2733E" w:rsidRPr="004F3B18" w:rsidRDefault="004855D5" w:rsidP="00B260E9">
            <w:pPr>
              <w:jc w:val="center"/>
              <w:rPr>
                <w:rFonts w:ascii="Calibri" w:hAnsi="Calibri" w:cs="Calibri"/>
              </w:rPr>
            </w:pPr>
            <w:r w:rsidRPr="004F3B18">
              <w:rPr>
                <w:rFonts w:ascii="Calibri" w:hAnsi="Calibri" w:cs="Calibri"/>
              </w:rPr>
              <w:t>1.48</w:t>
            </w:r>
          </w:p>
        </w:tc>
        <w:tc>
          <w:tcPr>
            <w:tcW w:w="671" w:type="dxa"/>
          </w:tcPr>
          <w:p w14:paraId="7149E5EE" w14:textId="6C60151A" w:rsidR="00D2733E" w:rsidRPr="004F3B18" w:rsidRDefault="004855D5" w:rsidP="00B260E9">
            <w:pPr>
              <w:jc w:val="center"/>
              <w:rPr>
                <w:rFonts w:ascii="Calibri" w:hAnsi="Calibri" w:cs="Calibri"/>
              </w:rPr>
            </w:pPr>
            <w:r w:rsidRPr="004F3B18">
              <w:rPr>
                <w:rFonts w:ascii="Calibri" w:hAnsi="Calibri" w:cs="Calibri"/>
              </w:rPr>
              <w:t>0.97</w:t>
            </w:r>
          </w:p>
        </w:tc>
        <w:tc>
          <w:tcPr>
            <w:tcW w:w="1285" w:type="dxa"/>
          </w:tcPr>
          <w:p w14:paraId="3B06C08A" w14:textId="39B79F8B" w:rsidR="00D2733E" w:rsidRPr="004F3B18" w:rsidRDefault="00923763" w:rsidP="00B260E9">
            <w:pPr>
              <w:jc w:val="center"/>
              <w:rPr>
                <w:rFonts w:ascii="Calibri" w:hAnsi="Calibri" w:cs="Calibri"/>
              </w:rPr>
            </w:pPr>
            <w:r w:rsidRPr="004F3B18">
              <w:rPr>
                <w:rFonts w:ascii="Calibri" w:hAnsi="Calibri" w:cs="Calibri"/>
              </w:rPr>
              <w:t>1.11</w:t>
            </w:r>
          </w:p>
        </w:tc>
        <w:tc>
          <w:tcPr>
            <w:tcW w:w="850" w:type="dxa"/>
          </w:tcPr>
          <w:p w14:paraId="0D154953" w14:textId="25314859" w:rsidR="00D2733E" w:rsidRPr="004F3B18" w:rsidRDefault="00923763" w:rsidP="00B260E9">
            <w:pPr>
              <w:jc w:val="center"/>
              <w:rPr>
                <w:rFonts w:ascii="Calibri" w:hAnsi="Calibri" w:cs="Calibri"/>
              </w:rPr>
            </w:pPr>
            <w:r w:rsidRPr="004F3B18">
              <w:rPr>
                <w:rFonts w:ascii="Calibri" w:hAnsi="Calibri" w:cs="Calibri"/>
              </w:rPr>
              <w:t>3.96</w:t>
            </w:r>
          </w:p>
        </w:tc>
        <w:tc>
          <w:tcPr>
            <w:tcW w:w="851" w:type="dxa"/>
          </w:tcPr>
          <w:p w14:paraId="04AAAACE" w14:textId="6D2E3B08" w:rsidR="00D2733E" w:rsidRPr="004F3B18" w:rsidRDefault="00923763" w:rsidP="00B260E9">
            <w:pPr>
              <w:jc w:val="center"/>
              <w:rPr>
                <w:rFonts w:ascii="Calibri" w:hAnsi="Calibri" w:cs="Calibri"/>
              </w:rPr>
            </w:pPr>
            <w:r w:rsidRPr="004F3B18">
              <w:rPr>
                <w:rFonts w:ascii="Calibri" w:hAnsi="Calibri" w:cs="Calibri"/>
              </w:rPr>
              <w:t>-13.24</w:t>
            </w:r>
          </w:p>
        </w:tc>
        <w:tc>
          <w:tcPr>
            <w:tcW w:w="992" w:type="dxa"/>
          </w:tcPr>
          <w:p w14:paraId="22675669" w14:textId="5C949CC3" w:rsidR="00D2733E" w:rsidRPr="004F3B18" w:rsidRDefault="00923763" w:rsidP="00B260E9">
            <w:pPr>
              <w:jc w:val="center"/>
              <w:rPr>
                <w:rFonts w:ascii="Calibri" w:hAnsi="Calibri" w:cs="Calibri"/>
              </w:rPr>
            </w:pPr>
            <w:r w:rsidRPr="004F3B18">
              <w:rPr>
                <w:rFonts w:ascii="Calibri" w:hAnsi="Calibri" w:cs="Calibri"/>
              </w:rPr>
              <w:t>5.09</w:t>
            </w:r>
          </w:p>
        </w:tc>
        <w:tc>
          <w:tcPr>
            <w:tcW w:w="941" w:type="dxa"/>
          </w:tcPr>
          <w:p w14:paraId="716ACF1C" w14:textId="4F35F795" w:rsidR="00D2733E" w:rsidRPr="004F3B18" w:rsidRDefault="00923763" w:rsidP="00B260E9">
            <w:pPr>
              <w:jc w:val="center"/>
              <w:rPr>
                <w:rFonts w:ascii="Calibri" w:hAnsi="Calibri" w:cs="Calibri"/>
              </w:rPr>
            </w:pPr>
            <w:r w:rsidRPr="004F3B18">
              <w:rPr>
                <w:rFonts w:ascii="Calibri" w:hAnsi="Calibri" w:cs="Calibri"/>
              </w:rPr>
              <w:t>-3.69</w:t>
            </w:r>
          </w:p>
        </w:tc>
      </w:tr>
    </w:tbl>
    <w:p w14:paraId="565926EA" w14:textId="77777777" w:rsidR="00D2733E" w:rsidRPr="004F3B18" w:rsidRDefault="00D2733E" w:rsidP="00D2733E">
      <w:pPr>
        <w:rPr>
          <w:rFonts w:ascii="Calibri" w:hAnsi="Calibri" w:cs="Calibri"/>
        </w:rPr>
      </w:pPr>
    </w:p>
    <w:p w14:paraId="3296F9B2" w14:textId="715D3A5C" w:rsidR="0059309F" w:rsidRPr="004F3B18" w:rsidRDefault="0059309F" w:rsidP="0059309F">
      <w:pPr>
        <w:pStyle w:val="Caption"/>
        <w:keepNext/>
        <w:rPr>
          <w:rFonts w:ascii="Calibri" w:hAnsi="Calibri" w:cs="Calibri"/>
        </w:rPr>
      </w:pPr>
      <w:bookmarkStart w:id="136" w:name="_Toc165500162"/>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40</w:t>
      </w:r>
      <w:r w:rsidRPr="004F3B18">
        <w:rPr>
          <w:rFonts w:ascii="Calibri" w:hAnsi="Calibri" w:cs="Calibri"/>
        </w:rPr>
        <w:fldChar w:fldCharType="end"/>
      </w:r>
      <w:r w:rsidRPr="004F3B18">
        <w:rPr>
          <w:rFonts w:ascii="Calibri" w:hAnsi="Calibri" w:cs="Calibri"/>
        </w:rPr>
        <w:t>: Model-5 Metrics of CVX With StandardScaler</w:t>
      </w:r>
      <w:bookmarkEnd w:id="136"/>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851"/>
        <w:gridCol w:w="992"/>
        <w:gridCol w:w="941"/>
      </w:tblGrid>
      <w:tr w:rsidR="00D2733E" w:rsidRPr="004F3B18" w14:paraId="67311D34" w14:textId="77777777" w:rsidTr="00B260E9">
        <w:tc>
          <w:tcPr>
            <w:tcW w:w="2674" w:type="dxa"/>
            <w:gridSpan w:val="3"/>
          </w:tcPr>
          <w:p w14:paraId="3536C237" w14:textId="77777777" w:rsidR="00D2733E" w:rsidRPr="004F3B18" w:rsidRDefault="00D2733E" w:rsidP="00B260E9">
            <w:pPr>
              <w:jc w:val="center"/>
              <w:rPr>
                <w:rFonts w:ascii="Calibri" w:hAnsi="Calibri" w:cs="Calibri"/>
              </w:rPr>
            </w:pPr>
          </w:p>
        </w:tc>
        <w:tc>
          <w:tcPr>
            <w:tcW w:w="1424" w:type="dxa"/>
            <w:gridSpan w:val="2"/>
          </w:tcPr>
          <w:p w14:paraId="10C57E57"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038C9897"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01" w:type="dxa"/>
            <w:gridSpan w:val="2"/>
          </w:tcPr>
          <w:p w14:paraId="43C6892F"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933" w:type="dxa"/>
            <w:gridSpan w:val="2"/>
          </w:tcPr>
          <w:p w14:paraId="3289AFFC"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4527666A" w14:textId="77777777" w:rsidTr="00B260E9">
        <w:tc>
          <w:tcPr>
            <w:tcW w:w="699" w:type="dxa"/>
          </w:tcPr>
          <w:p w14:paraId="623A38BE"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6E9FBD98"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013951A1"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0EFD4610"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25758C9C"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29A015E0"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7D74025C"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1" w:type="dxa"/>
          </w:tcPr>
          <w:p w14:paraId="668B6CA8"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992" w:type="dxa"/>
          </w:tcPr>
          <w:p w14:paraId="0DD45A8D"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26A28DD2"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12C1ECD1" w14:textId="77777777" w:rsidTr="00B260E9">
        <w:tc>
          <w:tcPr>
            <w:tcW w:w="699" w:type="dxa"/>
            <w:vMerge w:val="restart"/>
          </w:tcPr>
          <w:p w14:paraId="1390C208" w14:textId="77777777" w:rsidR="00D2733E" w:rsidRPr="004F3B18" w:rsidRDefault="00D2733E" w:rsidP="00B260E9">
            <w:pPr>
              <w:jc w:val="center"/>
              <w:rPr>
                <w:rFonts w:ascii="Calibri" w:hAnsi="Calibri" w:cs="Calibri"/>
              </w:rPr>
            </w:pPr>
            <w:r w:rsidRPr="004F3B18">
              <w:rPr>
                <w:rFonts w:ascii="Calibri" w:hAnsi="Calibri" w:cs="Calibri"/>
              </w:rPr>
              <w:lastRenderedPageBreak/>
              <w:t>CVX</w:t>
            </w:r>
          </w:p>
        </w:tc>
        <w:tc>
          <w:tcPr>
            <w:tcW w:w="1124" w:type="dxa"/>
            <w:vMerge w:val="restart"/>
          </w:tcPr>
          <w:p w14:paraId="3370785C"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7CC637E3"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5B5AF0D4" w14:textId="0EACCE4A" w:rsidR="00D2733E" w:rsidRPr="004F3B18" w:rsidRDefault="004B3625" w:rsidP="00B260E9">
            <w:pPr>
              <w:jc w:val="center"/>
              <w:rPr>
                <w:rFonts w:ascii="Calibri" w:hAnsi="Calibri" w:cs="Calibri"/>
              </w:rPr>
            </w:pPr>
            <w:r w:rsidRPr="004F3B18">
              <w:rPr>
                <w:rFonts w:ascii="Calibri" w:hAnsi="Calibri" w:cs="Calibri"/>
              </w:rPr>
              <w:t>2.08</w:t>
            </w:r>
          </w:p>
        </w:tc>
        <w:tc>
          <w:tcPr>
            <w:tcW w:w="671" w:type="dxa"/>
          </w:tcPr>
          <w:p w14:paraId="4AD5EE79" w14:textId="40BE1B72" w:rsidR="00D2733E" w:rsidRPr="004F3B18" w:rsidRDefault="004B3625" w:rsidP="00B260E9">
            <w:pPr>
              <w:jc w:val="center"/>
              <w:rPr>
                <w:rFonts w:ascii="Calibri" w:hAnsi="Calibri" w:cs="Calibri"/>
              </w:rPr>
            </w:pPr>
            <w:r w:rsidRPr="004F3B18">
              <w:rPr>
                <w:rFonts w:ascii="Calibri" w:hAnsi="Calibri" w:cs="Calibri"/>
              </w:rPr>
              <w:t>0.87</w:t>
            </w:r>
          </w:p>
        </w:tc>
        <w:tc>
          <w:tcPr>
            <w:tcW w:w="1285" w:type="dxa"/>
          </w:tcPr>
          <w:p w14:paraId="0C2A82A9" w14:textId="3D35C1B4" w:rsidR="00D2733E" w:rsidRPr="004F3B18" w:rsidRDefault="001F64C0" w:rsidP="00B260E9">
            <w:pPr>
              <w:jc w:val="center"/>
              <w:rPr>
                <w:rFonts w:ascii="Calibri" w:hAnsi="Calibri" w:cs="Calibri"/>
              </w:rPr>
            </w:pPr>
            <w:r w:rsidRPr="004F3B18">
              <w:rPr>
                <w:rFonts w:ascii="Calibri" w:hAnsi="Calibri" w:cs="Calibri"/>
              </w:rPr>
              <w:t>0.07</w:t>
            </w:r>
          </w:p>
        </w:tc>
        <w:tc>
          <w:tcPr>
            <w:tcW w:w="850" w:type="dxa"/>
          </w:tcPr>
          <w:p w14:paraId="55E333AF" w14:textId="35CC3F13" w:rsidR="00D2733E" w:rsidRPr="004F3B18" w:rsidRDefault="001F64C0" w:rsidP="00B260E9">
            <w:pPr>
              <w:jc w:val="center"/>
              <w:rPr>
                <w:rFonts w:ascii="Calibri" w:hAnsi="Calibri" w:cs="Calibri"/>
              </w:rPr>
            </w:pPr>
            <w:r w:rsidRPr="004F3B18">
              <w:rPr>
                <w:rFonts w:ascii="Calibri" w:hAnsi="Calibri" w:cs="Calibri"/>
              </w:rPr>
              <w:t>3.46</w:t>
            </w:r>
          </w:p>
        </w:tc>
        <w:tc>
          <w:tcPr>
            <w:tcW w:w="851" w:type="dxa"/>
          </w:tcPr>
          <w:p w14:paraId="08429373" w14:textId="424C1755" w:rsidR="00D2733E" w:rsidRPr="004F3B18" w:rsidRDefault="001F64C0" w:rsidP="00B260E9">
            <w:pPr>
              <w:jc w:val="center"/>
              <w:rPr>
                <w:rFonts w:ascii="Calibri" w:hAnsi="Calibri" w:cs="Calibri"/>
              </w:rPr>
            </w:pPr>
            <w:r w:rsidRPr="004F3B18">
              <w:rPr>
                <w:rFonts w:ascii="Calibri" w:hAnsi="Calibri" w:cs="Calibri"/>
              </w:rPr>
              <w:t>-7.26</w:t>
            </w:r>
          </w:p>
        </w:tc>
        <w:tc>
          <w:tcPr>
            <w:tcW w:w="992" w:type="dxa"/>
          </w:tcPr>
          <w:p w14:paraId="7D1F5234" w14:textId="3B8C9B4F" w:rsidR="00D2733E" w:rsidRPr="004F3B18" w:rsidRDefault="001F64C0" w:rsidP="00B260E9">
            <w:pPr>
              <w:jc w:val="center"/>
              <w:rPr>
                <w:rFonts w:ascii="Calibri" w:hAnsi="Calibri" w:cs="Calibri"/>
              </w:rPr>
            </w:pPr>
            <w:r w:rsidRPr="004F3B18">
              <w:rPr>
                <w:rFonts w:ascii="Calibri" w:hAnsi="Calibri" w:cs="Calibri"/>
              </w:rPr>
              <w:t>3.42</w:t>
            </w:r>
          </w:p>
        </w:tc>
        <w:tc>
          <w:tcPr>
            <w:tcW w:w="941" w:type="dxa"/>
          </w:tcPr>
          <w:p w14:paraId="35A19445" w14:textId="09E646DE" w:rsidR="00D2733E" w:rsidRPr="004F3B18" w:rsidRDefault="001F64C0" w:rsidP="00B260E9">
            <w:pPr>
              <w:jc w:val="center"/>
              <w:rPr>
                <w:rFonts w:ascii="Calibri" w:hAnsi="Calibri" w:cs="Calibri"/>
              </w:rPr>
            </w:pPr>
            <w:r w:rsidRPr="004F3B18">
              <w:rPr>
                <w:rFonts w:ascii="Calibri" w:hAnsi="Calibri" w:cs="Calibri"/>
              </w:rPr>
              <w:t>-6.1</w:t>
            </w:r>
          </w:p>
        </w:tc>
      </w:tr>
      <w:tr w:rsidR="00D2733E" w:rsidRPr="004F3B18" w14:paraId="1EA5FFCD" w14:textId="77777777" w:rsidTr="00B260E9">
        <w:tc>
          <w:tcPr>
            <w:tcW w:w="699" w:type="dxa"/>
            <w:vMerge/>
          </w:tcPr>
          <w:p w14:paraId="34A6C7EC" w14:textId="77777777" w:rsidR="00D2733E" w:rsidRPr="004F3B18" w:rsidRDefault="00D2733E" w:rsidP="00B260E9">
            <w:pPr>
              <w:jc w:val="center"/>
              <w:rPr>
                <w:rFonts w:ascii="Calibri" w:hAnsi="Calibri" w:cs="Calibri"/>
              </w:rPr>
            </w:pPr>
          </w:p>
        </w:tc>
        <w:tc>
          <w:tcPr>
            <w:tcW w:w="1124" w:type="dxa"/>
            <w:vMerge/>
          </w:tcPr>
          <w:p w14:paraId="7D5072D6" w14:textId="77777777" w:rsidR="00D2733E" w:rsidRPr="004F3B18" w:rsidRDefault="00D2733E" w:rsidP="00B260E9">
            <w:pPr>
              <w:jc w:val="center"/>
              <w:rPr>
                <w:rFonts w:ascii="Calibri" w:hAnsi="Calibri" w:cs="Calibri"/>
              </w:rPr>
            </w:pPr>
          </w:p>
        </w:tc>
        <w:tc>
          <w:tcPr>
            <w:tcW w:w="851" w:type="dxa"/>
          </w:tcPr>
          <w:p w14:paraId="12526E3C"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7F5BBC40" w14:textId="12DA02CC" w:rsidR="00D2733E" w:rsidRPr="004F3B18" w:rsidRDefault="004635A7" w:rsidP="00B260E9">
            <w:pPr>
              <w:jc w:val="center"/>
              <w:rPr>
                <w:rFonts w:ascii="Calibri" w:hAnsi="Calibri" w:cs="Calibri"/>
              </w:rPr>
            </w:pPr>
            <w:r w:rsidRPr="004F3B18">
              <w:rPr>
                <w:rFonts w:ascii="Calibri" w:hAnsi="Calibri" w:cs="Calibri"/>
              </w:rPr>
              <w:t>1.45</w:t>
            </w:r>
          </w:p>
        </w:tc>
        <w:tc>
          <w:tcPr>
            <w:tcW w:w="671" w:type="dxa"/>
          </w:tcPr>
          <w:p w14:paraId="7D51D5E3" w14:textId="71A779C0" w:rsidR="00D2733E" w:rsidRPr="004F3B18" w:rsidRDefault="004635A7" w:rsidP="00B260E9">
            <w:pPr>
              <w:jc w:val="center"/>
              <w:rPr>
                <w:rFonts w:ascii="Calibri" w:hAnsi="Calibri" w:cs="Calibri"/>
              </w:rPr>
            </w:pPr>
            <w:r w:rsidRPr="004F3B18">
              <w:rPr>
                <w:rFonts w:ascii="Calibri" w:hAnsi="Calibri" w:cs="Calibri"/>
              </w:rPr>
              <w:t>0.94</w:t>
            </w:r>
          </w:p>
        </w:tc>
        <w:tc>
          <w:tcPr>
            <w:tcW w:w="1285" w:type="dxa"/>
          </w:tcPr>
          <w:p w14:paraId="4787625F" w14:textId="1EE84A74" w:rsidR="00D2733E" w:rsidRPr="004F3B18" w:rsidRDefault="008B30DC" w:rsidP="00B260E9">
            <w:pPr>
              <w:jc w:val="center"/>
              <w:rPr>
                <w:rFonts w:ascii="Calibri" w:hAnsi="Calibri" w:cs="Calibri"/>
              </w:rPr>
            </w:pPr>
            <w:r w:rsidRPr="004F3B18">
              <w:rPr>
                <w:rFonts w:ascii="Calibri" w:hAnsi="Calibri" w:cs="Calibri"/>
              </w:rPr>
              <w:t>0.24</w:t>
            </w:r>
          </w:p>
        </w:tc>
        <w:tc>
          <w:tcPr>
            <w:tcW w:w="850" w:type="dxa"/>
          </w:tcPr>
          <w:p w14:paraId="2FD5A88F" w14:textId="636D2E50" w:rsidR="00D2733E" w:rsidRPr="004F3B18" w:rsidRDefault="008B30DC" w:rsidP="00B260E9">
            <w:pPr>
              <w:jc w:val="center"/>
              <w:rPr>
                <w:rFonts w:ascii="Calibri" w:hAnsi="Calibri" w:cs="Calibri"/>
              </w:rPr>
            </w:pPr>
            <w:r w:rsidRPr="004F3B18">
              <w:rPr>
                <w:rFonts w:ascii="Calibri" w:hAnsi="Calibri" w:cs="Calibri"/>
              </w:rPr>
              <w:t>0.95</w:t>
            </w:r>
          </w:p>
        </w:tc>
        <w:tc>
          <w:tcPr>
            <w:tcW w:w="851" w:type="dxa"/>
          </w:tcPr>
          <w:p w14:paraId="32B04BD1" w14:textId="503B4751" w:rsidR="00D2733E" w:rsidRPr="004F3B18" w:rsidRDefault="008B30DC" w:rsidP="00B260E9">
            <w:pPr>
              <w:jc w:val="center"/>
              <w:rPr>
                <w:rFonts w:ascii="Calibri" w:hAnsi="Calibri" w:cs="Calibri"/>
              </w:rPr>
            </w:pPr>
            <w:r w:rsidRPr="004F3B18">
              <w:rPr>
                <w:rFonts w:ascii="Calibri" w:hAnsi="Calibri" w:cs="Calibri"/>
              </w:rPr>
              <w:t>0.14</w:t>
            </w:r>
          </w:p>
        </w:tc>
        <w:tc>
          <w:tcPr>
            <w:tcW w:w="992" w:type="dxa"/>
          </w:tcPr>
          <w:p w14:paraId="305970E9" w14:textId="0AF263CA" w:rsidR="00D2733E" w:rsidRPr="004F3B18" w:rsidRDefault="008B30DC" w:rsidP="00B260E9">
            <w:pPr>
              <w:jc w:val="center"/>
              <w:rPr>
                <w:rFonts w:ascii="Calibri" w:hAnsi="Calibri" w:cs="Calibri"/>
              </w:rPr>
            </w:pPr>
            <w:r w:rsidRPr="004F3B18">
              <w:rPr>
                <w:rFonts w:ascii="Calibri" w:hAnsi="Calibri" w:cs="Calibri"/>
              </w:rPr>
              <w:t>3.13</w:t>
            </w:r>
          </w:p>
        </w:tc>
        <w:tc>
          <w:tcPr>
            <w:tcW w:w="941" w:type="dxa"/>
          </w:tcPr>
          <w:p w14:paraId="724D6844" w14:textId="03AF5C85" w:rsidR="00D2733E" w:rsidRPr="004F3B18" w:rsidRDefault="008B30DC" w:rsidP="00B260E9">
            <w:pPr>
              <w:jc w:val="center"/>
              <w:rPr>
                <w:rFonts w:ascii="Calibri" w:hAnsi="Calibri" w:cs="Calibri"/>
              </w:rPr>
            </w:pPr>
            <w:r w:rsidRPr="004F3B18">
              <w:rPr>
                <w:rFonts w:ascii="Calibri" w:hAnsi="Calibri" w:cs="Calibri"/>
              </w:rPr>
              <w:t>-7.54</w:t>
            </w:r>
          </w:p>
        </w:tc>
      </w:tr>
      <w:tr w:rsidR="00D2733E" w:rsidRPr="004F3B18" w14:paraId="6788F6F2" w14:textId="77777777" w:rsidTr="00B260E9">
        <w:tc>
          <w:tcPr>
            <w:tcW w:w="699" w:type="dxa"/>
            <w:vMerge/>
          </w:tcPr>
          <w:p w14:paraId="61532221" w14:textId="77777777" w:rsidR="00D2733E" w:rsidRPr="004F3B18" w:rsidRDefault="00D2733E" w:rsidP="00B260E9">
            <w:pPr>
              <w:jc w:val="center"/>
              <w:rPr>
                <w:rFonts w:ascii="Calibri" w:hAnsi="Calibri" w:cs="Calibri"/>
              </w:rPr>
            </w:pPr>
          </w:p>
        </w:tc>
        <w:tc>
          <w:tcPr>
            <w:tcW w:w="1124" w:type="dxa"/>
            <w:vMerge/>
          </w:tcPr>
          <w:p w14:paraId="4D5130D7" w14:textId="77777777" w:rsidR="00D2733E" w:rsidRPr="004F3B18" w:rsidRDefault="00D2733E" w:rsidP="00B260E9">
            <w:pPr>
              <w:jc w:val="center"/>
              <w:rPr>
                <w:rFonts w:ascii="Calibri" w:hAnsi="Calibri" w:cs="Calibri"/>
              </w:rPr>
            </w:pPr>
          </w:p>
        </w:tc>
        <w:tc>
          <w:tcPr>
            <w:tcW w:w="851" w:type="dxa"/>
          </w:tcPr>
          <w:p w14:paraId="3ECB94AD"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23139242" w14:textId="45F030BF" w:rsidR="00D2733E" w:rsidRPr="004F3B18" w:rsidRDefault="002E180E" w:rsidP="00B260E9">
            <w:pPr>
              <w:jc w:val="center"/>
              <w:rPr>
                <w:rFonts w:ascii="Calibri" w:hAnsi="Calibri" w:cs="Calibri"/>
              </w:rPr>
            </w:pPr>
            <w:r w:rsidRPr="004F3B18">
              <w:rPr>
                <w:rFonts w:ascii="Calibri" w:hAnsi="Calibri" w:cs="Calibri"/>
              </w:rPr>
              <w:t>2.03</w:t>
            </w:r>
          </w:p>
        </w:tc>
        <w:tc>
          <w:tcPr>
            <w:tcW w:w="671" w:type="dxa"/>
          </w:tcPr>
          <w:p w14:paraId="40DEA68C" w14:textId="31185A8C" w:rsidR="00D2733E" w:rsidRPr="004F3B18" w:rsidRDefault="002E180E" w:rsidP="00B260E9">
            <w:pPr>
              <w:jc w:val="center"/>
              <w:rPr>
                <w:rFonts w:ascii="Calibri" w:hAnsi="Calibri" w:cs="Calibri"/>
              </w:rPr>
            </w:pPr>
            <w:r w:rsidRPr="004F3B18">
              <w:rPr>
                <w:rFonts w:ascii="Calibri" w:hAnsi="Calibri" w:cs="Calibri"/>
              </w:rPr>
              <w:t>0.89</w:t>
            </w:r>
          </w:p>
        </w:tc>
        <w:tc>
          <w:tcPr>
            <w:tcW w:w="1285" w:type="dxa"/>
          </w:tcPr>
          <w:p w14:paraId="38A82805" w14:textId="3B472F9A" w:rsidR="00D2733E" w:rsidRPr="004F3B18" w:rsidRDefault="001E568F" w:rsidP="00B260E9">
            <w:pPr>
              <w:jc w:val="center"/>
              <w:rPr>
                <w:rFonts w:ascii="Calibri" w:hAnsi="Calibri" w:cs="Calibri"/>
              </w:rPr>
            </w:pPr>
            <w:r w:rsidRPr="004F3B18">
              <w:rPr>
                <w:rFonts w:ascii="Calibri" w:hAnsi="Calibri" w:cs="Calibri"/>
              </w:rPr>
              <w:t>0.18</w:t>
            </w:r>
          </w:p>
        </w:tc>
        <w:tc>
          <w:tcPr>
            <w:tcW w:w="850" w:type="dxa"/>
          </w:tcPr>
          <w:p w14:paraId="26141585" w14:textId="64331146" w:rsidR="00D2733E" w:rsidRPr="004F3B18" w:rsidRDefault="001E568F" w:rsidP="00B260E9">
            <w:pPr>
              <w:jc w:val="center"/>
              <w:rPr>
                <w:rFonts w:ascii="Calibri" w:hAnsi="Calibri" w:cs="Calibri"/>
              </w:rPr>
            </w:pPr>
            <w:r w:rsidRPr="004F3B18">
              <w:rPr>
                <w:rFonts w:ascii="Calibri" w:hAnsi="Calibri" w:cs="Calibri"/>
              </w:rPr>
              <w:t>3.41</w:t>
            </w:r>
          </w:p>
        </w:tc>
        <w:tc>
          <w:tcPr>
            <w:tcW w:w="851" w:type="dxa"/>
          </w:tcPr>
          <w:p w14:paraId="6B8A50A7" w14:textId="27157F33" w:rsidR="00D2733E" w:rsidRPr="004F3B18" w:rsidRDefault="001E568F" w:rsidP="00B260E9">
            <w:pPr>
              <w:jc w:val="center"/>
              <w:rPr>
                <w:rFonts w:ascii="Calibri" w:hAnsi="Calibri" w:cs="Calibri"/>
              </w:rPr>
            </w:pPr>
            <w:r w:rsidRPr="004F3B18">
              <w:rPr>
                <w:rFonts w:ascii="Calibri" w:hAnsi="Calibri" w:cs="Calibri"/>
              </w:rPr>
              <w:t>-6.9</w:t>
            </w:r>
          </w:p>
        </w:tc>
        <w:tc>
          <w:tcPr>
            <w:tcW w:w="992" w:type="dxa"/>
          </w:tcPr>
          <w:p w14:paraId="3444FF7E" w14:textId="12731903" w:rsidR="00D2733E" w:rsidRPr="004F3B18" w:rsidRDefault="001E568F" w:rsidP="00B260E9">
            <w:pPr>
              <w:jc w:val="center"/>
              <w:rPr>
                <w:rFonts w:ascii="Calibri" w:hAnsi="Calibri" w:cs="Calibri"/>
              </w:rPr>
            </w:pPr>
            <w:r w:rsidRPr="004F3B18">
              <w:rPr>
                <w:rFonts w:ascii="Calibri" w:hAnsi="Calibri" w:cs="Calibri"/>
              </w:rPr>
              <w:t>3.1</w:t>
            </w:r>
          </w:p>
        </w:tc>
        <w:tc>
          <w:tcPr>
            <w:tcW w:w="941" w:type="dxa"/>
          </w:tcPr>
          <w:p w14:paraId="560A631B" w14:textId="0E8BBCCB" w:rsidR="00D2733E" w:rsidRPr="004F3B18" w:rsidRDefault="001E568F" w:rsidP="00B260E9">
            <w:pPr>
              <w:jc w:val="center"/>
              <w:rPr>
                <w:rFonts w:ascii="Calibri" w:hAnsi="Calibri" w:cs="Calibri"/>
              </w:rPr>
            </w:pPr>
            <w:r w:rsidRPr="004F3B18">
              <w:rPr>
                <w:rFonts w:ascii="Calibri" w:hAnsi="Calibri" w:cs="Calibri"/>
              </w:rPr>
              <w:t>-5.03</w:t>
            </w:r>
          </w:p>
        </w:tc>
      </w:tr>
      <w:tr w:rsidR="00D2733E" w:rsidRPr="004F3B18" w14:paraId="6A386803" w14:textId="77777777" w:rsidTr="00B260E9">
        <w:tc>
          <w:tcPr>
            <w:tcW w:w="699" w:type="dxa"/>
            <w:vMerge/>
          </w:tcPr>
          <w:p w14:paraId="0C769096" w14:textId="77777777" w:rsidR="00D2733E" w:rsidRPr="004F3B18" w:rsidRDefault="00D2733E" w:rsidP="00B260E9">
            <w:pPr>
              <w:jc w:val="center"/>
              <w:rPr>
                <w:rFonts w:ascii="Calibri" w:hAnsi="Calibri" w:cs="Calibri"/>
              </w:rPr>
            </w:pPr>
          </w:p>
        </w:tc>
        <w:tc>
          <w:tcPr>
            <w:tcW w:w="1124" w:type="dxa"/>
            <w:vMerge/>
          </w:tcPr>
          <w:p w14:paraId="3B9588D5" w14:textId="77777777" w:rsidR="00D2733E" w:rsidRPr="004F3B18" w:rsidRDefault="00D2733E" w:rsidP="00B260E9">
            <w:pPr>
              <w:jc w:val="center"/>
              <w:rPr>
                <w:rFonts w:ascii="Calibri" w:hAnsi="Calibri" w:cs="Calibri"/>
              </w:rPr>
            </w:pPr>
          </w:p>
        </w:tc>
        <w:tc>
          <w:tcPr>
            <w:tcW w:w="851" w:type="dxa"/>
          </w:tcPr>
          <w:p w14:paraId="72AF3203"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461E86BD" w14:textId="46472FF4" w:rsidR="00D2733E" w:rsidRPr="004F3B18" w:rsidRDefault="00050397" w:rsidP="00B260E9">
            <w:pPr>
              <w:jc w:val="center"/>
              <w:rPr>
                <w:rFonts w:ascii="Calibri" w:hAnsi="Calibri" w:cs="Calibri"/>
              </w:rPr>
            </w:pPr>
            <w:r w:rsidRPr="004F3B18">
              <w:rPr>
                <w:rFonts w:ascii="Calibri" w:hAnsi="Calibri" w:cs="Calibri"/>
              </w:rPr>
              <w:t>1.37</w:t>
            </w:r>
          </w:p>
        </w:tc>
        <w:tc>
          <w:tcPr>
            <w:tcW w:w="671" w:type="dxa"/>
          </w:tcPr>
          <w:p w14:paraId="1C23DEFF" w14:textId="0295D17F" w:rsidR="00D2733E" w:rsidRPr="004F3B18" w:rsidRDefault="00050397" w:rsidP="00B260E9">
            <w:pPr>
              <w:jc w:val="center"/>
              <w:rPr>
                <w:rFonts w:ascii="Calibri" w:hAnsi="Calibri" w:cs="Calibri"/>
              </w:rPr>
            </w:pPr>
            <w:r w:rsidRPr="004F3B18">
              <w:rPr>
                <w:rFonts w:ascii="Calibri" w:hAnsi="Calibri" w:cs="Calibri"/>
              </w:rPr>
              <w:t>0.94</w:t>
            </w:r>
          </w:p>
        </w:tc>
        <w:tc>
          <w:tcPr>
            <w:tcW w:w="1285" w:type="dxa"/>
          </w:tcPr>
          <w:p w14:paraId="272EAA6A" w14:textId="37F72DF4" w:rsidR="00D2733E" w:rsidRPr="004F3B18" w:rsidRDefault="00553646" w:rsidP="00B260E9">
            <w:pPr>
              <w:jc w:val="center"/>
              <w:rPr>
                <w:rFonts w:ascii="Calibri" w:hAnsi="Calibri" w:cs="Calibri"/>
              </w:rPr>
            </w:pPr>
            <w:r w:rsidRPr="004F3B18">
              <w:rPr>
                <w:rFonts w:ascii="Calibri" w:hAnsi="Calibri" w:cs="Calibri"/>
              </w:rPr>
              <w:t>0.29</w:t>
            </w:r>
          </w:p>
        </w:tc>
        <w:tc>
          <w:tcPr>
            <w:tcW w:w="850" w:type="dxa"/>
          </w:tcPr>
          <w:p w14:paraId="444C6CD0" w14:textId="6411CC79" w:rsidR="00D2733E" w:rsidRPr="004F3B18" w:rsidRDefault="00553646" w:rsidP="00B260E9">
            <w:pPr>
              <w:jc w:val="center"/>
              <w:rPr>
                <w:rFonts w:ascii="Calibri" w:hAnsi="Calibri" w:cs="Calibri"/>
              </w:rPr>
            </w:pPr>
            <w:r w:rsidRPr="004F3B18">
              <w:rPr>
                <w:rFonts w:ascii="Calibri" w:hAnsi="Calibri" w:cs="Calibri"/>
              </w:rPr>
              <w:t>4.2</w:t>
            </w:r>
          </w:p>
        </w:tc>
        <w:tc>
          <w:tcPr>
            <w:tcW w:w="851" w:type="dxa"/>
          </w:tcPr>
          <w:p w14:paraId="42F74C44" w14:textId="7CAE2BC8" w:rsidR="00D2733E" w:rsidRPr="004F3B18" w:rsidRDefault="00553646" w:rsidP="00B260E9">
            <w:pPr>
              <w:jc w:val="center"/>
              <w:rPr>
                <w:rFonts w:ascii="Calibri" w:hAnsi="Calibri" w:cs="Calibri"/>
              </w:rPr>
            </w:pPr>
            <w:r w:rsidRPr="004F3B18">
              <w:rPr>
                <w:rFonts w:ascii="Calibri" w:hAnsi="Calibri" w:cs="Calibri"/>
              </w:rPr>
              <w:t>-11.01</w:t>
            </w:r>
          </w:p>
        </w:tc>
        <w:tc>
          <w:tcPr>
            <w:tcW w:w="992" w:type="dxa"/>
          </w:tcPr>
          <w:p w14:paraId="2435AB57" w14:textId="7AE728C6" w:rsidR="00D2733E" w:rsidRPr="004F3B18" w:rsidRDefault="00553646" w:rsidP="00B260E9">
            <w:pPr>
              <w:jc w:val="center"/>
              <w:rPr>
                <w:rFonts w:ascii="Calibri" w:hAnsi="Calibri" w:cs="Calibri"/>
              </w:rPr>
            </w:pPr>
            <w:r w:rsidRPr="004F3B18">
              <w:rPr>
                <w:rFonts w:ascii="Calibri" w:hAnsi="Calibri" w:cs="Calibri"/>
              </w:rPr>
              <w:t>4.62</w:t>
            </w:r>
          </w:p>
        </w:tc>
        <w:tc>
          <w:tcPr>
            <w:tcW w:w="941" w:type="dxa"/>
          </w:tcPr>
          <w:p w14:paraId="39FAEBE4" w14:textId="567744E2" w:rsidR="00D2733E" w:rsidRPr="004F3B18" w:rsidRDefault="00553646" w:rsidP="00B260E9">
            <w:pPr>
              <w:jc w:val="center"/>
              <w:rPr>
                <w:rFonts w:ascii="Calibri" w:hAnsi="Calibri" w:cs="Calibri"/>
              </w:rPr>
            </w:pPr>
            <w:r w:rsidRPr="004F3B18">
              <w:rPr>
                <w:rFonts w:ascii="Calibri" w:hAnsi="Calibri" w:cs="Calibri"/>
              </w:rPr>
              <w:t>-11.37</w:t>
            </w:r>
          </w:p>
        </w:tc>
      </w:tr>
      <w:tr w:rsidR="00D2733E" w:rsidRPr="004F3B18" w14:paraId="7BE52877" w14:textId="77777777" w:rsidTr="00B260E9">
        <w:tc>
          <w:tcPr>
            <w:tcW w:w="699" w:type="dxa"/>
            <w:vMerge/>
          </w:tcPr>
          <w:p w14:paraId="10FB214C" w14:textId="77777777" w:rsidR="00D2733E" w:rsidRPr="004F3B18" w:rsidRDefault="00D2733E" w:rsidP="00B260E9">
            <w:pPr>
              <w:jc w:val="center"/>
              <w:rPr>
                <w:rFonts w:ascii="Calibri" w:hAnsi="Calibri" w:cs="Calibri"/>
              </w:rPr>
            </w:pPr>
          </w:p>
        </w:tc>
        <w:tc>
          <w:tcPr>
            <w:tcW w:w="1124" w:type="dxa"/>
            <w:vMerge w:val="restart"/>
          </w:tcPr>
          <w:p w14:paraId="0D390ACC"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605FF1B3"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5BC845B4" w14:textId="0A2A3052" w:rsidR="00D2733E" w:rsidRPr="004F3B18" w:rsidRDefault="00DC55FC" w:rsidP="00B260E9">
            <w:pPr>
              <w:jc w:val="center"/>
              <w:rPr>
                <w:rFonts w:ascii="Calibri" w:hAnsi="Calibri" w:cs="Calibri"/>
              </w:rPr>
            </w:pPr>
            <w:r w:rsidRPr="004F3B18">
              <w:rPr>
                <w:rFonts w:ascii="Calibri" w:hAnsi="Calibri" w:cs="Calibri"/>
              </w:rPr>
              <w:t>2.21</w:t>
            </w:r>
          </w:p>
        </w:tc>
        <w:tc>
          <w:tcPr>
            <w:tcW w:w="671" w:type="dxa"/>
          </w:tcPr>
          <w:p w14:paraId="2D26F6E3" w14:textId="49F869A2" w:rsidR="00D2733E" w:rsidRPr="004F3B18" w:rsidRDefault="00DC55FC" w:rsidP="00B260E9">
            <w:pPr>
              <w:jc w:val="center"/>
              <w:rPr>
                <w:rFonts w:ascii="Calibri" w:hAnsi="Calibri" w:cs="Calibri"/>
              </w:rPr>
            </w:pPr>
            <w:r w:rsidRPr="004F3B18">
              <w:rPr>
                <w:rFonts w:ascii="Calibri" w:hAnsi="Calibri" w:cs="Calibri"/>
              </w:rPr>
              <w:t>0.85</w:t>
            </w:r>
          </w:p>
        </w:tc>
        <w:tc>
          <w:tcPr>
            <w:tcW w:w="1285" w:type="dxa"/>
          </w:tcPr>
          <w:p w14:paraId="4ADA3CE7" w14:textId="1057F59F" w:rsidR="00D2733E" w:rsidRPr="004F3B18" w:rsidRDefault="00DC7F04" w:rsidP="00B260E9">
            <w:pPr>
              <w:jc w:val="center"/>
              <w:rPr>
                <w:rFonts w:ascii="Calibri" w:hAnsi="Calibri" w:cs="Calibri"/>
              </w:rPr>
            </w:pPr>
            <w:r w:rsidRPr="004F3B18">
              <w:rPr>
                <w:rFonts w:ascii="Calibri" w:hAnsi="Calibri" w:cs="Calibri"/>
              </w:rPr>
              <w:t>0.24</w:t>
            </w:r>
          </w:p>
        </w:tc>
        <w:tc>
          <w:tcPr>
            <w:tcW w:w="850" w:type="dxa"/>
          </w:tcPr>
          <w:p w14:paraId="315F4CF9" w14:textId="3E93BFF2" w:rsidR="00D2733E" w:rsidRPr="004F3B18" w:rsidRDefault="00DC7F04" w:rsidP="00B260E9">
            <w:pPr>
              <w:jc w:val="center"/>
              <w:rPr>
                <w:rFonts w:ascii="Calibri" w:hAnsi="Calibri" w:cs="Calibri"/>
              </w:rPr>
            </w:pPr>
            <w:r w:rsidRPr="004F3B18">
              <w:rPr>
                <w:rFonts w:ascii="Calibri" w:hAnsi="Calibri" w:cs="Calibri"/>
              </w:rPr>
              <w:t>4.04</w:t>
            </w:r>
          </w:p>
        </w:tc>
        <w:tc>
          <w:tcPr>
            <w:tcW w:w="851" w:type="dxa"/>
          </w:tcPr>
          <w:p w14:paraId="3018CB3E" w14:textId="09A45ACA" w:rsidR="00D2733E" w:rsidRPr="004F3B18" w:rsidRDefault="00DC7F04" w:rsidP="00B260E9">
            <w:pPr>
              <w:jc w:val="center"/>
              <w:rPr>
                <w:rFonts w:ascii="Calibri" w:hAnsi="Calibri" w:cs="Calibri"/>
              </w:rPr>
            </w:pPr>
            <w:r w:rsidRPr="004F3B18">
              <w:rPr>
                <w:rFonts w:ascii="Calibri" w:hAnsi="Calibri" w:cs="Calibri"/>
              </w:rPr>
              <w:t>-10.37</w:t>
            </w:r>
          </w:p>
        </w:tc>
        <w:tc>
          <w:tcPr>
            <w:tcW w:w="992" w:type="dxa"/>
          </w:tcPr>
          <w:p w14:paraId="4239DABF" w14:textId="53CD2854" w:rsidR="00D2733E" w:rsidRPr="004F3B18" w:rsidRDefault="00DC7F04" w:rsidP="00B260E9">
            <w:pPr>
              <w:jc w:val="center"/>
              <w:rPr>
                <w:rFonts w:ascii="Calibri" w:hAnsi="Calibri" w:cs="Calibri"/>
              </w:rPr>
            </w:pPr>
            <w:r w:rsidRPr="004F3B18">
              <w:rPr>
                <w:rFonts w:ascii="Calibri" w:hAnsi="Calibri" w:cs="Calibri"/>
              </w:rPr>
              <w:t>4.68</w:t>
            </w:r>
          </w:p>
        </w:tc>
        <w:tc>
          <w:tcPr>
            <w:tcW w:w="941" w:type="dxa"/>
          </w:tcPr>
          <w:p w14:paraId="4089A754" w14:textId="1391B389" w:rsidR="00D2733E" w:rsidRPr="004F3B18" w:rsidRDefault="00DC7F04" w:rsidP="00B260E9">
            <w:pPr>
              <w:jc w:val="center"/>
              <w:rPr>
                <w:rFonts w:ascii="Calibri" w:hAnsi="Calibri" w:cs="Calibri"/>
              </w:rPr>
            </w:pPr>
            <w:r w:rsidRPr="004F3B18">
              <w:rPr>
                <w:rFonts w:ascii="Calibri" w:hAnsi="Calibri" w:cs="Calibri"/>
              </w:rPr>
              <w:t>-11.8</w:t>
            </w:r>
          </w:p>
        </w:tc>
      </w:tr>
      <w:tr w:rsidR="00D2733E" w:rsidRPr="004F3B18" w14:paraId="7D81FB92" w14:textId="77777777" w:rsidTr="00B260E9">
        <w:tc>
          <w:tcPr>
            <w:tcW w:w="699" w:type="dxa"/>
            <w:vMerge/>
          </w:tcPr>
          <w:p w14:paraId="214E4D1A" w14:textId="77777777" w:rsidR="00D2733E" w:rsidRPr="004F3B18" w:rsidRDefault="00D2733E" w:rsidP="00B260E9">
            <w:pPr>
              <w:jc w:val="center"/>
              <w:rPr>
                <w:rFonts w:ascii="Calibri" w:hAnsi="Calibri" w:cs="Calibri"/>
              </w:rPr>
            </w:pPr>
          </w:p>
        </w:tc>
        <w:tc>
          <w:tcPr>
            <w:tcW w:w="1124" w:type="dxa"/>
            <w:vMerge/>
          </w:tcPr>
          <w:p w14:paraId="53F09943" w14:textId="77777777" w:rsidR="00D2733E" w:rsidRPr="004F3B18" w:rsidRDefault="00D2733E" w:rsidP="00B260E9">
            <w:pPr>
              <w:jc w:val="center"/>
              <w:rPr>
                <w:rFonts w:ascii="Calibri" w:hAnsi="Calibri" w:cs="Calibri"/>
              </w:rPr>
            </w:pPr>
          </w:p>
        </w:tc>
        <w:tc>
          <w:tcPr>
            <w:tcW w:w="851" w:type="dxa"/>
          </w:tcPr>
          <w:p w14:paraId="50348FBB"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0B7AE476" w14:textId="021338B5" w:rsidR="00D2733E" w:rsidRPr="004F3B18" w:rsidRDefault="005268B6" w:rsidP="00B260E9">
            <w:pPr>
              <w:jc w:val="center"/>
              <w:rPr>
                <w:rFonts w:ascii="Calibri" w:hAnsi="Calibri" w:cs="Calibri"/>
              </w:rPr>
            </w:pPr>
            <w:r w:rsidRPr="004F3B18">
              <w:rPr>
                <w:rFonts w:ascii="Calibri" w:hAnsi="Calibri" w:cs="Calibri"/>
              </w:rPr>
              <w:t>1.68</w:t>
            </w:r>
          </w:p>
        </w:tc>
        <w:tc>
          <w:tcPr>
            <w:tcW w:w="671" w:type="dxa"/>
          </w:tcPr>
          <w:p w14:paraId="049B2916" w14:textId="40CD5BFF" w:rsidR="00D2733E" w:rsidRPr="004F3B18" w:rsidRDefault="005268B6" w:rsidP="00B260E9">
            <w:pPr>
              <w:jc w:val="center"/>
              <w:rPr>
                <w:rFonts w:ascii="Calibri" w:hAnsi="Calibri" w:cs="Calibri"/>
              </w:rPr>
            </w:pPr>
            <w:r w:rsidRPr="004F3B18">
              <w:rPr>
                <w:rFonts w:ascii="Calibri" w:hAnsi="Calibri" w:cs="Calibri"/>
              </w:rPr>
              <w:t>0.92</w:t>
            </w:r>
          </w:p>
        </w:tc>
        <w:tc>
          <w:tcPr>
            <w:tcW w:w="1285" w:type="dxa"/>
          </w:tcPr>
          <w:p w14:paraId="4F83D688" w14:textId="1469B7FD" w:rsidR="00D2733E" w:rsidRPr="004F3B18" w:rsidRDefault="00FD3672" w:rsidP="00B260E9">
            <w:pPr>
              <w:jc w:val="center"/>
              <w:rPr>
                <w:rFonts w:ascii="Calibri" w:hAnsi="Calibri" w:cs="Calibri"/>
              </w:rPr>
            </w:pPr>
            <w:r w:rsidRPr="004F3B18">
              <w:rPr>
                <w:rFonts w:ascii="Calibri" w:hAnsi="Calibri" w:cs="Calibri"/>
              </w:rPr>
              <w:t>0.54</w:t>
            </w:r>
          </w:p>
        </w:tc>
        <w:tc>
          <w:tcPr>
            <w:tcW w:w="850" w:type="dxa"/>
          </w:tcPr>
          <w:p w14:paraId="0FC9F953" w14:textId="4206DB5C" w:rsidR="00D2733E" w:rsidRPr="004F3B18" w:rsidRDefault="00FD3672" w:rsidP="00B260E9">
            <w:pPr>
              <w:jc w:val="center"/>
              <w:rPr>
                <w:rFonts w:ascii="Calibri" w:hAnsi="Calibri" w:cs="Calibri"/>
              </w:rPr>
            </w:pPr>
            <w:r w:rsidRPr="004F3B18">
              <w:rPr>
                <w:rFonts w:ascii="Calibri" w:hAnsi="Calibri" w:cs="Calibri"/>
              </w:rPr>
              <w:t>5.37</w:t>
            </w:r>
          </w:p>
        </w:tc>
        <w:tc>
          <w:tcPr>
            <w:tcW w:w="851" w:type="dxa"/>
          </w:tcPr>
          <w:p w14:paraId="526E976E" w14:textId="4D5F80FF" w:rsidR="00D2733E" w:rsidRPr="004F3B18" w:rsidRDefault="00FD3672" w:rsidP="00B260E9">
            <w:pPr>
              <w:jc w:val="center"/>
              <w:rPr>
                <w:rFonts w:ascii="Calibri" w:hAnsi="Calibri" w:cs="Calibri"/>
              </w:rPr>
            </w:pPr>
            <w:r w:rsidRPr="004F3B18">
              <w:rPr>
                <w:rFonts w:ascii="Calibri" w:hAnsi="Calibri" w:cs="Calibri"/>
              </w:rPr>
              <w:t>-18.8</w:t>
            </w:r>
          </w:p>
        </w:tc>
        <w:tc>
          <w:tcPr>
            <w:tcW w:w="992" w:type="dxa"/>
          </w:tcPr>
          <w:p w14:paraId="77B42C3A" w14:textId="188BCC5D" w:rsidR="00D2733E" w:rsidRPr="004F3B18" w:rsidRDefault="00FD3672" w:rsidP="00B260E9">
            <w:pPr>
              <w:jc w:val="center"/>
              <w:rPr>
                <w:rFonts w:ascii="Calibri" w:hAnsi="Calibri" w:cs="Calibri"/>
              </w:rPr>
            </w:pPr>
            <w:r w:rsidRPr="004F3B18">
              <w:rPr>
                <w:rFonts w:ascii="Calibri" w:hAnsi="Calibri" w:cs="Calibri"/>
              </w:rPr>
              <w:t>6.9</w:t>
            </w:r>
          </w:p>
        </w:tc>
        <w:tc>
          <w:tcPr>
            <w:tcW w:w="941" w:type="dxa"/>
          </w:tcPr>
          <w:p w14:paraId="5611A208" w14:textId="6C4684DB" w:rsidR="00D2733E" w:rsidRPr="004F3B18" w:rsidRDefault="00FD3672" w:rsidP="00B260E9">
            <w:pPr>
              <w:jc w:val="center"/>
              <w:rPr>
                <w:rFonts w:ascii="Calibri" w:hAnsi="Calibri" w:cs="Calibri"/>
              </w:rPr>
            </w:pPr>
            <w:r w:rsidRPr="004F3B18">
              <w:rPr>
                <w:rFonts w:ascii="Calibri" w:hAnsi="Calibri" w:cs="Calibri"/>
              </w:rPr>
              <w:t>-26.51</w:t>
            </w:r>
          </w:p>
        </w:tc>
      </w:tr>
      <w:tr w:rsidR="00D2733E" w:rsidRPr="004F3B18" w14:paraId="6AE08B08" w14:textId="77777777" w:rsidTr="00B260E9">
        <w:tc>
          <w:tcPr>
            <w:tcW w:w="699" w:type="dxa"/>
            <w:vMerge/>
          </w:tcPr>
          <w:p w14:paraId="7E9D1B1A" w14:textId="77777777" w:rsidR="00D2733E" w:rsidRPr="004F3B18" w:rsidRDefault="00D2733E" w:rsidP="00B260E9">
            <w:pPr>
              <w:jc w:val="center"/>
              <w:rPr>
                <w:rFonts w:ascii="Calibri" w:hAnsi="Calibri" w:cs="Calibri"/>
              </w:rPr>
            </w:pPr>
          </w:p>
        </w:tc>
        <w:tc>
          <w:tcPr>
            <w:tcW w:w="1124" w:type="dxa"/>
            <w:vMerge/>
          </w:tcPr>
          <w:p w14:paraId="6C25B971" w14:textId="77777777" w:rsidR="00D2733E" w:rsidRPr="004F3B18" w:rsidRDefault="00D2733E" w:rsidP="00B260E9">
            <w:pPr>
              <w:jc w:val="center"/>
              <w:rPr>
                <w:rFonts w:ascii="Calibri" w:hAnsi="Calibri" w:cs="Calibri"/>
              </w:rPr>
            </w:pPr>
          </w:p>
        </w:tc>
        <w:tc>
          <w:tcPr>
            <w:tcW w:w="851" w:type="dxa"/>
          </w:tcPr>
          <w:p w14:paraId="7E480DC5"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2D454A29" w14:textId="33526ACE" w:rsidR="00D2733E" w:rsidRPr="004F3B18" w:rsidRDefault="00D5097E" w:rsidP="00B260E9">
            <w:pPr>
              <w:jc w:val="center"/>
              <w:rPr>
                <w:rFonts w:ascii="Calibri" w:hAnsi="Calibri" w:cs="Calibri"/>
              </w:rPr>
            </w:pPr>
            <w:r w:rsidRPr="004F3B18">
              <w:rPr>
                <w:rFonts w:ascii="Calibri" w:hAnsi="Calibri" w:cs="Calibri"/>
              </w:rPr>
              <w:t>1.39</w:t>
            </w:r>
          </w:p>
        </w:tc>
        <w:tc>
          <w:tcPr>
            <w:tcW w:w="671" w:type="dxa"/>
          </w:tcPr>
          <w:p w14:paraId="563AC9A8" w14:textId="6F4E3649" w:rsidR="00D2733E" w:rsidRPr="004F3B18" w:rsidRDefault="00D5097E" w:rsidP="00B260E9">
            <w:pPr>
              <w:jc w:val="center"/>
              <w:rPr>
                <w:rFonts w:ascii="Calibri" w:hAnsi="Calibri" w:cs="Calibri"/>
              </w:rPr>
            </w:pPr>
            <w:r w:rsidRPr="004F3B18">
              <w:rPr>
                <w:rFonts w:ascii="Calibri" w:hAnsi="Calibri" w:cs="Calibri"/>
              </w:rPr>
              <w:t>0.94</w:t>
            </w:r>
          </w:p>
        </w:tc>
        <w:tc>
          <w:tcPr>
            <w:tcW w:w="1285" w:type="dxa"/>
          </w:tcPr>
          <w:p w14:paraId="285705CE" w14:textId="41276E39" w:rsidR="00D2733E" w:rsidRPr="004F3B18" w:rsidRDefault="006535E1" w:rsidP="00B260E9">
            <w:pPr>
              <w:jc w:val="center"/>
              <w:rPr>
                <w:rFonts w:ascii="Calibri" w:hAnsi="Calibri" w:cs="Calibri"/>
              </w:rPr>
            </w:pPr>
            <w:r w:rsidRPr="004F3B18">
              <w:rPr>
                <w:rFonts w:ascii="Calibri" w:hAnsi="Calibri" w:cs="Calibri"/>
              </w:rPr>
              <w:t>0.03</w:t>
            </w:r>
          </w:p>
        </w:tc>
        <w:tc>
          <w:tcPr>
            <w:tcW w:w="850" w:type="dxa"/>
          </w:tcPr>
          <w:p w14:paraId="2D866629" w14:textId="4B388757" w:rsidR="00D2733E" w:rsidRPr="004F3B18" w:rsidRDefault="006535E1" w:rsidP="00B260E9">
            <w:pPr>
              <w:jc w:val="center"/>
              <w:rPr>
                <w:rFonts w:ascii="Calibri" w:hAnsi="Calibri" w:cs="Calibri"/>
              </w:rPr>
            </w:pPr>
            <w:r w:rsidRPr="004F3B18">
              <w:rPr>
                <w:rFonts w:ascii="Calibri" w:hAnsi="Calibri" w:cs="Calibri"/>
              </w:rPr>
              <w:t>3.76</w:t>
            </w:r>
          </w:p>
        </w:tc>
        <w:tc>
          <w:tcPr>
            <w:tcW w:w="851" w:type="dxa"/>
          </w:tcPr>
          <w:p w14:paraId="180A00D3" w14:textId="13BFE4DD" w:rsidR="00D2733E" w:rsidRPr="004F3B18" w:rsidRDefault="00D235DD" w:rsidP="00B260E9">
            <w:pPr>
              <w:jc w:val="center"/>
              <w:rPr>
                <w:rFonts w:ascii="Calibri" w:hAnsi="Calibri" w:cs="Calibri"/>
              </w:rPr>
            </w:pPr>
            <w:r w:rsidRPr="004F3B18">
              <w:rPr>
                <w:rFonts w:ascii="Calibri" w:hAnsi="Calibri" w:cs="Calibri"/>
              </w:rPr>
              <w:t>-8.69</w:t>
            </w:r>
          </w:p>
        </w:tc>
        <w:tc>
          <w:tcPr>
            <w:tcW w:w="992" w:type="dxa"/>
          </w:tcPr>
          <w:p w14:paraId="52CE4E88" w14:textId="3C417C22" w:rsidR="00D2733E" w:rsidRPr="004F3B18" w:rsidRDefault="00D235DD" w:rsidP="00B260E9">
            <w:pPr>
              <w:jc w:val="center"/>
              <w:rPr>
                <w:rFonts w:ascii="Calibri" w:hAnsi="Calibri" w:cs="Calibri"/>
              </w:rPr>
            </w:pPr>
            <w:r w:rsidRPr="004F3B18">
              <w:rPr>
                <w:rFonts w:ascii="Calibri" w:hAnsi="Calibri" w:cs="Calibri"/>
              </w:rPr>
              <w:t>4.07</w:t>
            </w:r>
          </w:p>
        </w:tc>
        <w:tc>
          <w:tcPr>
            <w:tcW w:w="941" w:type="dxa"/>
          </w:tcPr>
          <w:p w14:paraId="4FA793DE" w14:textId="146BC848" w:rsidR="00D2733E" w:rsidRPr="004F3B18" w:rsidRDefault="00D235DD" w:rsidP="00B260E9">
            <w:pPr>
              <w:jc w:val="center"/>
              <w:rPr>
                <w:rFonts w:ascii="Calibri" w:hAnsi="Calibri" w:cs="Calibri"/>
              </w:rPr>
            </w:pPr>
            <w:r w:rsidRPr="004F3B18">
              <w:rPr>
                <w:rFonts w:ascii="Calibri" w:hAnsi="Calibri" w:cs="Calibri"/>
              </w:rPr>
              <w:t>-8.66</w:t>
            </w:r>
          </w:p>
        </w:tc>
      </w:tr>
      <w:tr w:rsidR="00D2733E" w:rsidRPr="004F3B18" w14:paraId="2093F0BE" w14:textId="77777777" w:rsidTr="00B260E9">
        <w:tc>
          <w:tcPr>
            <w:tcW w:w="699" w:type="dxa"/>
            <w:vMerge/>
          </w:tcPr>
          <w:p w14:paraId="43429483" w14:textId="77777777" w:rsidR="00D2733E" w:rsidRPr="004F3B18" w:rsidRDefault="00D2733E" w:rsidP="00B260E9">
            <w:pPr>
              <w:jc w:val="center"/>
              <w:rPr>
                <w:rFonts w:ascii="Calibri" w:hAnsi="Calibri" w:cs="Calibri"/>
              </w:rPr>
            </w:pPr>
          </w:p>
        </w:tc>
        <w:tc>
          <w:tcPr>
            <w:tcW w:w="1124" w:type="dxa"/>
            <w:vMerge/>
          </w:tcPr>
          <w:p w14:paraId="6C4840ED" w14:textId="77777777" w:rsidR="00D2733E" w:rsidRPr="004F3B18" w:rsidRDefault="00D2733E" w:rsidP="00B260E9">
            <w:pPr>
              <w:jc w:val="center"/>
              <w:rPr>
                <w:rFonts w:ascii="Calibri" w:hAnsi="Calibri" w:cs="Calibri"/>
              </w:rPr>
            </w:pPr>
          </w:p>
        </w:tc>
        <w:tc>
          <w:tcPr>
            <w:tcW w:w="851" w:type="dxa"/>
          </w:tcPr>
          <w:p w14:paraId="2AEFAE0C"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47F4D634" w14:textId="68B14F1B" w:rsidR="00D2733E" w:rsidRPr="004F3B18" w:rsidRDefault="00EA147A" w:rsidP="00B260E9">
            <w:pPr>
              <w:jc w:val="center"/>
              <w:rPr>
                <w:rFonts w:ascii="Calibri" w:hAnsi="Calibri" w:cs="Calibri"/>
              </w:rPr>
            </w:pPr>
            <w:r w:rsidRPr="004F3B18">
              <w:rPr>
                <w:rFonts w:ascii="Calibri" w:hAnsi="Calibri" w:cs="Calibri"/>
              </w:rPr>
              <w:t>1.36</w:t>
            </w:r>
          </w:p>
        </w:tc>
        <w:tc>
          <w:tcPr>
            <w:tcW w:w="671" w:type="dxa"/>
          </w:tcPr>
          <w:p w14:paraId="16CA6C8C" w14:textId="711D8FF2" w:rsidR="00D2733E" w:rsidRPr="004F3B18" w:rsidRDefault="00EA147A" w:rsidP="00B260E9">
            <w:pPr>
              <w:jc w:val="center"/>
              <w:rPr>
                <w:rFonts w:ascii="Calibri" w:hAnsi="Calibri" w:cs="Calibri"/>
              </w:rPr>
            </w:pPr>
            <w:r w:rsidRPr="004F3B18">
              <w:rPr>
                <w:rFonts w:ascii="Calibri" w:hAnsi="Calibri" w:cs="Calibri"/>
              </w:rPr>
              <w:t>0.94</w:t>
            </w:r>
          </w:p>
        </w:tc>
        <w:tc>
          <w:tcPr>
            <w:tcW w:w="1285" w:type="dxa"/>
          </w:tcPr>
          <w:p w14:paraId="6EB300A9" w14:textId="60DC1C4F" w:rsidR="00D2733E" w:rsidRPr="004F3B18" w:rsidRDefault="00D73EAA" w:rsidP="00B260E9">
            <w:pPr>
              <w:jc w:val="center"/>
              <w:rPr>
                <w:rFonts w:ascii="Calibri" w:hAnsi="Calibri" w:cs="Calibri"/>
              </w:rPr>
            </w:pPr>
            <w:r w:rsidRPr="004F3B18">
              <w:rPr>
                <w:rFonts w:ascii="Calibri" w:hAnsi="Calibri" w:cs="Calibri"/>
              </w:rPr>
              <w:t>0.07</w:t>
            </w:r>
          </w:p>
        </w:tc>
        <w:tc>
          <w:tcPr>
            <w:tcW w:w="850" w:type="dxa"/>
          </w:tcPr>
          <w:p w14:paraId="642D505F" w14:textId="7D00A563" w:rsidR="00D2733E" w:rsidRPr="004F3B18" w:rsidRDefault="00D73EAA" w:rsidP="00B260E9">
            <w:pPr>
              <w:jc w:val="center"/>
              <w:rPr>
                <w:rFonts w:ascii="Calibri" w:hAnsi="Calibri" w:cs="Calibri"/>
              </w:rPr>
            </w:pPr>
            <w:r w:rsidRPr="004F3B18">
              <w:rPr>
                <w:rFonts w:ascii="Calibri" w:hAnsi="Calibri" w:cs="Calibri"/>
              </w:rPr>
              <w:t>3.65</w:t>
            </w:r>
          </w:p>
        </w:tc>
        <w:tc>
          <w:tcPr>
            <w:tcW w:w="851" w:type="dxa"/>
          </w:tcPr>
          <w:p w14:paraId="39714BD1" w14:textId="6161FC67" w:rsidR="00D2733E" w:rsidRPr="004F3B18" w:rsidRDefault="00D73EAA" w:rsidP="00B260E9">
            <w:pPr>
              <w:jc w:val="center"/>
              <w:rPr>
                <w:rFonts w:ascii="Calibri" w:hAnsi="Calibri" w:cs="Calibri"/>
              </w:rPr>
            </w:pPr>
            <w:r w:rsidRPr="004F3B18">
              <w:rPr>
                <w:rFonts w:ascii="Calibri" w:hAnsi="Calibri" w:cs="Calibri"/>
              </w:rPr>
              <w:t>-8.12</w:t>
            </w:r>
          </w:p>
        </w:tc>
        <w:tc>
          <w:tcPr>
            <w:tcW w:w="992" w:type="dxa"/>
          </w:tcPr>
          <w:p w14:paraId="4A765BB4" w14:textId="321372C2" w:rsidR="00D2733E" w:rsidRPr="004F3B18" w:rsidRDefault="00D73EAA" w:rsidP="00B260E9">
            <w:pPr>
              <w:jc w:val="center"/>
              <w:rPr>
                <w:rFonts w:ascii="Calibri" w:hAnsi="Calibri" w:cs="Calibri"/>
              </w:rPr>
            </w:pPr>
            <w:r w:rsidRPr="004F3B18">
              <w:rPr>
                <w:rFonts w:ascii="Calibri" w:hAnsi="Calibri" w:cs="Calibri"/>
              </w:rPr>
              <w:t>3.99</w:t>
            </w:r>
          </w:p>
        </w:tc>
        <w:tc>
          <w:tcPr>
            <w:tcW w:w="941" w:type="dxa"/>
          </w:tcPr>
          <w:p w14:paraId="39A8ECDF" w14:textId="28FC4D35" w:rsidR="00D2733E" w:rsidRPr="004F3B18" w:rsidRDefault="00D73EAA" w:rsidP="00B260E9">
            <w:pPr>
              <w:jc w:val="center"/>
              <w:rPr>
                <w:rFonts w:ascii="Calibri" w:hAnsi="Calibri" w:cs="Calibri"/>
              </w:rPr>
            </w:pPr>
            <w:r w:rsidRPr="004F3B18">
              <w:rPr>
                <w:rFonts w:ascii="Calibri" w:hAnsi="Calibri" w:cs="Calibri"/>
              </w:rPr>
              <w:t>-8.33</w:t>
            </w:r>
          </w:p>
        </w:tc>
      </w:tr>
      <w:tr w:rsidR="00D2733E" w:rsidRPr="004F3B18" w14:paraId="34E29ADE" w14:textId="77777777" w:rsidTr="00B260E9">
        <w:tc>
          <w:tcPr>
            <w:tcW w:w="699" w:type="dxa"/>
            <w:vMerge/>
          </w:tcPr>
          <w:p w14:paraId="668778AC" w14:textId="77777777" w:rsidR="00D2733E" w:rsidRPr="004F3B18" w:rsidRDefault="00D2733E" w:rsidP="00B260E9">
            <w:pPr>
              <w:jc w:val="center"/>
              <w:rPr>
                <w:rFonts w:ascii="Calibri" w:hAnsi="Calibri" w:cs="Calibri"/>
              </w:rPr>
            </w:pPr>
          </w:p>
        </w:tc>
        <w:tc>
          <w:tcPr>
            <w:tcW w:w="1124" w:type="dxa"/>
            <w:vMerge w:val="restart"/>
          </w:tcPr>
          <w:p w14:paraId="762D3B8B"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40523443"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2CABD66B" w14:textId="6A850B6A" w:rsidR="00D2733E" w:rsidRPr="004F3B18" w:rsidRDefault="00EE0848" w:rsidP="00B260E9">
            <w:pPr>
              <w:jc w:val="center"/>
              <w:rPr>
                <w:rFonts w:ascii="Calibri" w:hAnsi="Calibri" w:cs="Calibri"/>
              </w:rPr>
            </w:pPr>
            <w:r w:rsidRPr="004F3B18">
              <w:rPr>
                <w:rFonts w:ascii="Calibri" w:hAnsi="Calibri" w:cs="Calibri"/>
              </w:rPr>
              <w:t>2.27</w:t>
            </w:r>
          </w:p>
        </w:tc>
        <w:tc>
          <w:tcPr>
            <w:tcW w:w="671" w:type="dxa"/>
          </w:tcPr>
          <w:p w14:paraId="574D85CF" w14:textId="2FD39D01" w:rsidR="00D2733E" w:rsidRPr="004F3B18" w:rsidRDefault="00EE0848" w:rsidP="00B260E9">
            <w:pPr>
              <w:jc w:val="center"/>
              <w:rPr>
                <w:rFonts w:ascii="Calibri" w:hAnsi="Calibri" w:cs="Calibri"/>
              </w:rPr>
            </w:pPr>
            <w:r w:rsidRPr="004F3B18">
              <w:rPr>
                <w:rFonts w:ascii="Calibri" w:hAnsi="Calibri" w:cs="Calibri"/>
              </w:rPr>
              <w:t>0.84</w:t>
            </w:r>
          </w:p>
        </w:tc>
        <w:tc>
          <w:tcPr>
            <w:tcW w:w="1285" w:type="dxa"/>
          </w:tcPr>
          <w:p w14:paraId="54134637" w14:textId="772A80BB" w:rsidR="00D2733E" w:rsidRPr="004F3B18" w:rsidRDefault="00D55723" w:rsidP="00B260E9">
            <w:pPr>
              <w:jc w:val="center"/>
              <w:rPr>
                <w:rFonts w:ascii="Calibri" w:hAnsi="Calibri" w:cs="Calibri"/>
              </w:rPr>
            </w:pPr>
            <w:r w:rsidRPr="004F3B18">
              <w:rPr>
                <w:rFonts w:ascii="Calibri" w:hAnsi="Calibri" w:cs="Calibri"/>
              </w:rPr>
              <w:t>1.17</w:t>
            </w:r>
          </w:p>
        </w:tc>
        <w:tc>
          <w:tcPr>
            <w:tcW w:w="850" w:type="dxa"/>
          </w:tcPr>
          <w:p w14:paraId="02799B07" w14:textId="083AB5CB" w:rsidR="00D2733E" w:rsidRPr="004F3B18" w:rsidRDefault="00D55723" w:rsidP="00B260E9">
            <w:pPr>
              <w:jc w:val="center"/>
              <w:rPr>
                <w:rFonts w:ascii="Calibri" w:hAnsi="Calibri" w:cs="Calibri"/>
              </w:rPr>
            </w:pPr>
            <w:r w:rsidRPr="004F3B18">
              <w:rPr>
                <w:rFonts w:ascii="Calibri" w:hAnsi="Calibri" w:cs="Calibri"/>
              </w:rPr>
              <w:t>9.4</w:t>
            </w:r>
          </w:p>
        </w:tc>
        <w:tc>
          <w:tcPr>
            <w:tcW w:w="851" w:type="dxa"/>
          </w:tcPr>
          <w:p w14:paraId="0E3D165D" w14:textId="08ADE852" w:rsidR="00D2733E" w:rsidRPr="004F3B18" w:rsidRDefault="00C82A57" w:rsidP="00B260E9">
            <w:pPr>
              <w:jc w:val="center"/>
              <w:rPr>
                <w:rFonts w:ascii="Calibri" w:hAnsi="Calibri" w:cs="Calibri"/>
              </w:rPr>
            </w:pPr>
            <w:r w:rsidRPr="004F3B18">
              <w:rPr>
                <w:rFonts w:ascii="Calibri" w:hAnsi="Calibri" w:cs="Calibri"/>
              </w:rPr>
              <w:t>-60.02</w:t>
            </w:r>
          </w:p>
        </w:tc>
        <w:tc>
          <w:tcPr>
            <w:tcW w:w="992" w:type="dxa"/>
          </w:tcPr>
          <w:p w14:paraId="588FB7D1" w14:textId="1F5877D0" w:rsidR="00D2733E" w:rsidRPr="004F3B18" w:rsidRDefault="00C82A57" w:rsidP="00B260E9">
            <w:pPr>
              <w:jc w:val="center"/>
              <w:rPr>
                <w:rFonts w:ascii="Calibri" w:hAnsi="Calibri" w:cs="Calibri"/>
              </w:rPr>
            </w:pPr>
            <w:r w:rsidRPr="004F3B18">
              <w:rPr>
                <w:rFonts w:ascii="Calibri" w:hAnsi="Calibri" w:cs="Calibri"/>
              </w:rPr>
              <w:t>12.64</w:t>
            </w:r>
          </w:p>
        </w:tc>
        <w:tc>
          <w:tcPr>
            <w:tcW w:w="941" w:type="dxa"/>
          </w:tcPr>
          <w:p w14:paraId="1C8BA917" w14:textId="0318560E" w:rsidR="00D2733E" w:rsidRPr="004F3B18" w:rsidRDefault="00C82A57" w:rsidP="00B260E9">
            <w:pPr>
              <w:jc w:val="center"/>
              <w:rPr>
                <w:rFonts w:ascii="Calibri" w:hAnsi="Calibri" w:cs="Calibri"/>
              </w:rPr>
            </w:pPr>
            <w:r w:rsidRPr="004F3B18">
              <w:rPr>
                <w:rFonts w:ascii="Calibri" w:hAnsi="Calibri" w:cs="Calibri"/>
              </w:rPr>
              <w:t>-91.1</w:t>
            </w:r>
          </w:p>
        </w:tc>
      </w:tr>
      <w:tr w:rsidR="00D2733E" w:rsidRPr="004F3B18" w14:paraId="6B87C2D4" w14:textId="77777777" w:rsidTr="00B260E9">
        <w:tc>
          <w:tcPr>
            <w:tcW w:w="699" w:type="dxa"/>
            <w:vMerge/>
          </w:tcPr>
          <w:p w14:paraId="745C035F" w14:textId="77777777" w:rsidR="00D2733E" w:rsidRPr="004F3B18" w:rsidRDefault="00D2733E" w:rsidP="00B260E9">
            <w:pPr>
              <w:jc w:val="center"/>
              <w:rPr>
                <w:rFonts w:ascii="Calibri" w:hAnsi="Calibri" w:cs="Calibri"/>
              </w:rPr>
            </w:pPr>
          </w:p>
        </w:tc>
        <w:tc>
          <w:tcPr>
            <w:tcW w:w="1124" w:type="dxa"/>
            <w:vMerge/>
          </w:tcPr>
          <w:p w14:paraId="08FA53B8" w14:textId="77777777" w:rsidR="00D2733E" w:rsidRPr="004F3B18" w:rsidRDefault="00D2733E" w:rsidP="00B260E9">
            <w:pPr>
              <w:jc w:val="center"/>
              <w:rPr>
                <w:rFonts w:ascii="Calibri" w:hAnsi="Calibri" w:cs="Calibri"/>
              </w:rPr>
            </w:pPr>
          </w:p>
        </w:tc>
        <w:tc>
          <w:tcPr>
            <w:tcW w:w="851" w:type="dxa"/>
          </w:tcPr>
          <w:p w14:paraId="066A653B"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3ABA426E" w14:textId="136C5B78" w:rsidR="00D2733E" w:rsidRPr="004F3B18" w:rsidRDefault="00E731AF" w:rsidP="00B260E9">
            <w:pPr>
              <w:jc w:val="center"/>
              <w:rPr>
                <w:rFonts w:ascii="Calibri" w:hAnsi="Calibri" w:cs="Calibri"/>
              </w:rPr>
            </w:pPr>
            <w:r w:rsidRPr="004F3B18">
              <w:rPr>
                <w:rFonts w:ascii="Calibri" w:hAnsi="Calibri" w:cs="Calibri"/>
              </w:rPr>
              <w:t>1.59</w:t>
            </w:r>
          </w:p>
        </w:tc>
        <w:tc>
          <w:tcPr>
            <w:tcW w:w="671" w:type="dxa"/>
          </w:tcPr>
          <w:p w14:paraId="16934011" w14:textId="0B14156C" w:rsidR="00D2733E" w:rsidRPr="004F3B18" w:rsidRDefault="00E731AF" w:rsidP="00B260E9">
            <w:pPr>
              <w:jc w:val="center"/>
              <w:rPr>
                <w:rFonts w:ascii="Calibri" w:hAnsi="Calibri" w:cs="Calibri"/>
              </w:rPr>
            </w:pPr>
            <w:r w:rsidRPr="004F3B18">
              <w:rPr>
                <w:rFonts w:ascii="Calibri" w:hAnsi="Calibri" w:cs="Calibri"/>
              </w:rPr>
              <w:t>0.92</w:t>
            </w:r>
          </w:p>
        </w:tc>
        <w:tc>
          <w:tcPr>
            <w:tcW w:w="1285" w:type="dxa"/>
          </w:tcPr>
          <w:p w14:paraId="2A0D984E" w14:textId="3BBB6B59" w:rsidR="00D2733E" w:rsidRPr="004F3B18" w:rsidRDefault="00245273" w:rsidP="00B260E9">
            <w:pPr>
              <w:jc w:val="center"/>
              <w:rPr>
                <w:rFonts w:ascii="Calibri" w:hAnsi="Calibri" w:cs="Calibri"/>
              </w:rPr>
            </w:pPr>
            <w:r w:rsidRPr="004F3B18">
              <w:rPr>
                <w:rFonts w:ascii="Calibri" w:hAnsi="Calibri" w:cs="Calibri"/>
              </w:rPr>
              <w:t>0.37</w:t>
            </w:r>
          </w:p>
        </w:tc>
        <w:tc>
          <w:tcPr>
            <w:tcW w:w="850" w:type="dxa"/>
          </w:tcPr>
          <w:p w14:paraId="6698B0CA" w14:textId="6692D4BF" w:rsidR="00D2733E" w:rsidRPr="004F3B18" w:rsidRDefault="00245273" w:rsidP="00B260E9">
            <w:pPr>
              <w:jc w:val="center"/>
              <w:rPr>
                <w:rFonts w:ascii="Calibri" w:hAnsi="Calibri" w:cs="Calibri"/>
              </w:rPr>
            </w:pPr>
            <w:r w:rsidRPr="004F3B18">
              <w:rPr>
                <w:rFonts w:ascii="Calibri" w:hAnsi="Calibri" w:cs="Calibri"/>
              </w:rPr>
              <w:t>0.98</w:t>
            </w:r>
          </w:p>
        </w:tc>
        <w:tc>
          <w:tcPr>
            <w:tcW w:w="851" w:type="dxa"/>
          </w:tcPr>
          <w:p w14:paraId="0AC32807" w14:textId="38F4C451" w:rsidR="00D2733E" w:rsidRPr="004F3B18" w:rsidRDefault="00245273" w:rsidP="00B260E9">
            <w:pPr>
              <w:jc w:val="center"/>
              <w:rPr>
                <w:rFonts w:ascii="Calibri" w:hAnsi="Calibri" w:cs="Calibri"/>
              </w:rPr>
            </w:pPr>
            <w:r w:rsidRPr="004F3B18">
              <w:rPr>
                <w:rFonts w:ascii="Calibri" w:hAnsi="Calibri" w:cs="Calibri"/>
              </w:rPr>
              <w:t>0.16</w:t>
            </w:r>
          </w:p>
        </w:tc>
        <w:tc>
          <w:tcPr>
            <w:tcW w:w="992" w:type="dxa"/>
          </w:tcPr>
          <w:p w14:paraId="7BE34492" w14:textId="141CC755" w:rsidR="00D2733E" w:rsidRPr="004F3B18" w:rsidRDefault="00245273" w:rsidP="00B260E9">
            <w:pPr>
              <w:jc w:val="center"/>
              <w:rPr>
                <w:rFonts w:ascii="Calibri" w:hAnsi="Calibri" w:cs="Calibri"/>
              </w:rPr>
            </w:pPr>
            <w:r w:rsidRPr="004F3B18">
              <w:rPr>
                <w:rFonts w:ascii="Calibri" w:hAnsi="Calibri" w:cs="Calibri"/>
              </w:rPr>
              <w:t>2.55</w:t>
            </w:r>
          </w:p>
        </w:tc>
        <w:tc>
          <w:tcPr>
            <w:tcW w:w="941" w:type="dxa"/>
          </w:tcPr>
          <w:p w14:paraId="58CA7F70" w14:textId="661BB49E" w:rsidR="00D2733E" w:rsidRPr="004F3B18" w:rsidRDefault="00245273" w:rsidP="00B260E9">
            <w:pPr>
              <w:jc w:val="center"/>
              <w:rPr>
                <w:rFonts w:ascii="Calibri" w:hAnsi="Calibri" w:cs="Calibri"/>
              </w:rPr>
            </w:pPr>
            <w:r w:rsidRPr="004F3B18">
              <w:rPr>
                <w:rFonts w:ascii="Calibri" w:hAnsi="Calibri" w:cs="Calibri"/>
              </w:rPr>
              <w:t>-4.34</w:t>
            </w:r>
          </w:p>
        </w:tc>
      </w:tr>
      <w:tr w:rsidR="00D2733E" w:rsidRPr="004F3B18" w14:paraId="62B0831B" w14:textId="77777777" w:rsidTr="00B260E9">
        <w:tc>
          <w:tcPr>
            <w:tcW w:w="699" w:type="dxa"/>
            <w:vMerge/>
          </w:tcPr>
          <w:p w14:paraId="524A225F" w14:textId="77777777" w:rsidR="00D2733E" w:rsidRPr="004F3B18" w:rsidRDefault="00D2733E" w:rsidP="00B260E9">
            <w:pPr>
              <w:jc w:val="center"/>
              <w:rPr>
                <w:rFonts w:ascii="Calibri" w:hAnsi="Calibri" w:cs="Calibri"/>
              </w:rPr>
            </w:pPr>
          </w:p>
        </w:tc>
        <w:tc>
          <w:tcPr>
            <w:tcW w:w="1124" w:type="dxa"/>
            <w:vMerge/>
          </w:tcPr>
          <w:p w14:paraId="01156AF6" w14:textId="77777777" w:rsidR="00D2733E" w:rsidRPr="004F3B18" w:rsidRDefault="00D2733E" w:rsidP="00B260E9">
            <w:pPr>
              <w:jc w:val="center"/>
              <w:rPr>
                <w:rFonts w:ascii="Calibri" w:hAnsi="Calibri" w:cs="Calibri"/>
              </w:rPr>
            </w:pPr>
          </w:p>
        </w:tc>
        <w:tc>
          <w:tcPr>
            <w:tcW w:w="851" w:type="dxa"/>
          </w:tcPr>
          <w:p w14:paraId="2DB507AE"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14F46D6A" w14:textId="3D936650" w:rsidR="00D2733E" w:rsidRPr="004F3B18" w:rsidRDefault="00746624" w:rsidP="00B260E9">
            <w:pPr>
              <w:jc w:val="center"/>
              <w:rPr>
                <w:rFonts w:ascii="Calibri" w:hAnsi="Calibri" w:cs="Calibri"/>
              </w:rPr>
            </w:pPr>
            <w:r w:rsidRPr="004F3B18">
              <w:rPr>
                <w:rFonts w:ascii="Calibri" w:hAnsi="Calibri" w:cs="Calibri"/>
              </w:rPr>
              <w:t>1.49</w:t>
            </w:r>
          </w:p>
        </w:tc>
        <w:tc>
          <w:tcPr>
            <w:tcW w:w="671" w:type="dxa"/>
          </w:tcPr>
          <w:p w14:paraId="00163A44" w14:textId="7668335A" w:rsidR="00D2733E" w:rsidRPr="004F3B18" w:rsidRDefault="00746624" w:rsidP="00B260E9">
            <w:pPr>
              <w:jc w:val="center"/>
              <w:rPr>
                <w:rFonts w:ascii="Calibri" w:hAnsi="Calibri" w:cs="Calibri"/>
              </w:rPr>
            </w:pPr>
            <w:r w:rsidRPr="004F3B18">
              <w:rPr>
                <w:rFonts w:ascii="Calibri" w:hAnsi="Calibri" w:cs="Calibri"/>
              </w:rPr>
              <w:t>0.93</w:t>
            </w:r>
          </w:p>
        </w:tc>
        <w:tc>
          <w:tcPr>
            <w:tcW w:w="1285" w:type="dxa"/>
          </w:tcPr>
          <w:p w14:paraId="6FC5E7C1" w14:textId="374471B7" w:rsidR="00D2733E" w:rsidRPr="004F3B18" w:rsidRDefault="00D85894" w:rsidP="00B260E9">
            <w:pPr>
              <w:jc w:val="center"/>
              <w:rPr>
                <w:rFonts w:ascii="Calibri" w:hAnsi="Calibri" w:cs="Calibri"/>
              </w:rPr>
            </w:pPr>
            <w:r w:rsidRPr="004F3B18">
              <w:rPr>
                <w:rFonts w:ascii="Calibri" w:hAnsi="Calibri" w:cs="Calibri"/>
              </w:rPr>
              <w:t>0.2</w:t>
            </w:r>
          </w:p>
        </w:tc>
        <w:tc>
          <w:tcPr>
            <w:tcW w:w="850" w:type="dxa"/>
          </w:tcPr>
          <w:p w14:paraId="1658BD48" w14:textId="3A26A9BB" w:rsidR="00D2733E" w:rsidRPr="004F3B18" w:rsidRDefault="00D85894" w:rsidP="00B260E9">
            <w:pPr>
              <w:jc w:val="center"/>
              <w:rPr>
                <w:rFonts w:ascii="Calibri" w:hAnsi="Calibri" w:cs="Calibri"/>
              </w:rPr>
            </w:pPr>
            <w:r w:rsidRPr="004F3B18">
              <w:rPr>
                <w:rFonts w:ascii="Calibri" w:hAnsi="Calibri" w:cs="Calibri"/>
              </w:rPr>
              <w:t>3.69</w:t>
            </w:r>
          </w:p>
        </w:tc>
        <w:tc>
          <w:tcPr>
            <w:tcW w:w="851" w:type="dxa"/>
          </w:tcPr>
          <w:p w14:paraId="65623AB6" w14:textId="6B08C15D" w:rsidR="00D2733E" w:rsidRPr="004F3B18" w:rsidRDefault="00D85894" w:rsidP="00B260E9">
            <w:pPr>
              <w:jc w:val="center"/>
              <w:rPr>
                <w:rFonts w:ascii="Calibri" w:hAnsi="Calibri" w:cs="Calibri"/>
              </w:rPr>
            </w:pPr>
            <w:r w:rsidRPr="004F3B18">
              <w:rPr>
                <w:rFonts w:ascii="Calibri" w:hAnsi="Calibri" w:cs="Calibri"/>
              </w:rPr>
              <w:t>-8.24</w:t>
            </w:r>
          </w:p>
        </w:tc>
        <w:tc>
          <w:tcPr>
            <w:tcW w:w="992" w:type="dxa"/>
          </w:tcPr>
          <w:p w14:paraId="047343DE" w14:textId="3DE2986F" w:rsidR="00D2733E" w:rsidRPr="004F3B18" w:rsidRDefault="00D85894" w:rsidP="00B260E9">
            <w:pPr>
              <w:jc w:val="center"/>
              <w:rPr>
                <w:rFonts w:ascii="Calibri" w:hAnsi="Calibri" w:cs="Calibri"/>
              </w:rPr>
            </w:pPr>
            <w:r w:rsidRPr="004F3B18">
              <w:rPr>
                <w:rFonts w:ascii="Calibri" w:hAnsi="Calibri" w:cs="Calibri"/>
              </w:rPr>
              <w:t>3.67</w:t>
            </w:r>
          </w:p>
        </w:tc>
        <w:tc>
          <w:tcPr>
            <w:tcW w:w="941" w:type="dxa"/>
          </w:tcPr>
          <w:p w14:paraId="54FF56C4" w14:textId="7F80AD96" w:rsidR="00D2733E" w:rsidRPr="004F3B18" w:rsidRDefault="00D85894" w:rsidP="00B260E9">
            <w:pPr>
              <w:jc w:val="center"/>
              <w:rPr>
                <w:rFonts w:ascii="Calibri" w:hAnsi="Calibri" w:cs="Calibri"/>
              </w:rPr>
            </w:pPr>
            <w:r w:rsidRPr="004F3B18">
              <w:rPr>
                <w:rFonts w:ascii="Calibri" w:hAnsi="Calibri" w:cs="Calibri"/>
              </w:rPr>
              <w:t>-7.06</w:t>
            </w:r>
          </w:p>
        </w:tc>
      </w:tr>
      <w:tr w:rsidR="00D2733E" w:rsidRPr="004F3B18" w14:paraId="2E6F39F2" w14:textId="77777777" w:rsidTr="00B260E9">
        <w:tc>
          <w:tcPr>
            <w:tcW w:w="699" w:type="dxa"/>
            <w:vMerge/>
          </w:tcPr>
          <w:p w14:paraId="28A27DD9" w14:textId="77777777" w:rsidR="00D2733E" w:rsidRPr="004F3B18" w:rsidRDefault="00D2733E" w:rsidP="00B260E9">
            <w:pPr>
              <w:jc w:val="center"/>
              <w:rPr>
                <w:rFonts w:ascii="Calibri" w:hAnsi="Calibri" w:cs="Calibri"/>
              </w:rPr>
            </w:pPr>
          </w:p>
        </w:tc>
        <w:tc>
          <w:tcPr>
            <w:tcW w:w="1124" w:type="dxa"/>
            <w:vMerge/>
          </w:tcPr>
          <w:p w14:paraId="7CC2BBE7" w14:textId="77777777" w:rsidR="00D2733E" w:rsidRPr="004F3B18" w:rsidRDefault="00D2733E" w:rsidP="00B260E9">
            <w:pPr>
              <w:jc w:val="center"/>
              <w:rPr>
                <w:rFonts w:ascii="Calibri" w:hAnsi="Calibri" w:cs="Calibri"/>
              </w:rPr>
            </w:pPr>
          </w:p>
        </w:tc>
        <w:tc>
          <w:tcPr>
            <w:tcW w:w="851" w:type="dxa"/>
          </w:tcPr>
          <w:p w14:paraId="55AF9776"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4C525E29" w14:textId="2AAAA5A1" w:rsidR="00D2733E" w:rsidRPr="004F3B18" w:rsidRDefault="004855D5" w:rsidP="00B260E9">
            <w:pPr>
              <w:jc w:val="center"/>
              <w:rPr>
                <w:rFonts w:ascii="Calibri" w:hAnsi="Calibri" w:cs="Calibri"/>
              </w:rPr>
            </w:pPr>
            <w:r w:rsidRPr="004F3B18">
              <w:rPr>
                <w:rFonts w:ascii="Calibri" w:hAnsi="Calibri" w:cs="Calibri"/>
              </w:rPr>
              <w:t>1.47</w:t>
            </w:r>
          </w:p>
        </w:tc>
        <w:tc>
          <w:tcPr>
            <w:tcW w:w="671" w:type="dxa"/>
          </w:tcPr>
          <w:p w14:paraId="0EF33200" w14:textId="6BEFE1CE" w:rsidR="00D2733E" w:rsidRPr="004F3B18" w:rsidRDefault="004855D5" w:rsidP="00B260E9">
            <w:pPr>
              <w:jc w:val="center"/>
              <w:rPr>
                <w:rFonts w:ascii="Calibri" w:hAnsi="Calibri" w:cs="Calibri"/>
              </w:rPr>
            </w:pPr>
            <w:r w:rsidRPr="004F3B18">
              <w:rPr>
                <w:rFonts w:ascii="Calibri" w:hAnsi="Calibri" w:cs="Calibri"/>
              </w:rPr>
              <w:t>0.93</w:t>
            </w:r>
          </w:p>
        </w:tc>
        <w:tc>
          <w:tcPr>
            <w:tcW w:w="1285" w:type="dxa"/>
          </w:tcPr>
          <w:p w14:paraId="22D1DB15" w14:textId="6F067D20" w:rsidR="00D2733E" w:rsidRPr="004F3B18" w:rsidRDefault="00923763" w:rsidP="00B260E9">
            <w:pPr>
              <w:jc w:val="center"/>
              <w:rPr>
                <w:rFonts w:ascii="Calibri" w:hAnsi="Calibri" w:cs="Calibri"/>
              </w:rPr>
            </w:pPr>
            <w:r w:rsidRPr="004F3B18">
              <w:rPr>
                <w:rFonts w:ascii="Calibri" w:hAnsi="Calibri" w:cs="Calibri"/>
              </w:rPr>
              <w:t>0.27</w:t>
            </w:r>
          </w:p>
        </w:tc>
        <w:tc>
          <w:tcPr>
            <w:tcW w:w="850" w:type="dxa"/>
          </w:tcPr>
          <w:p w14:paraId="67CE6721" w14:textId="29B0A040" w:rsidR="00D2733E" w:rsidRPr="004F3B18" w:rsidRDefault="00923763" w:rsidP="00B260E9">
            <w:pPr>
              <w:jc w:val="center"/>
              <w:rPr>
                <w:rFonts w:ascii="Calibri" w:hAnsi="Calibri" w:cs="Calibri"/>
              </w:rPr>
            </w:pPr>
            <w:r w:rsidRPr="004F3B18">
              <w:rPr>
                <w:rFonts w:ascii="Calibri" w:hAnsi="Calibri" w:cs="Calibri"/>
              </w:rPr>
              <w:t>1.41</w:t>
            </w:r>
          </w:p>
        </w:tc>
        <w:tc>
          <w:tcPr>
            <w:tcW w:w="851" w:type="dxa"/>
          </w:tcPr>
          <w:p w14:paraId="74574729" w14:textId="21B0B5E9" w:rsidR="00D2733E" w:rsidRPr="004F3B18" w:rsidRDefault="00923763" w:rsidP="00B260E9">
            <w:pPr>
              <w:jc w:val="center"/>
              <w:rPr>
                <w:rFonts w:ascii="Calibri" w:hAnsi="Calibri" w:cs="Calibri"/>
              </w:rPr>
            </w:pPr>
            <w:r w:rsidRPr="004F3B18">
              <w:rPr>
                <w:rFonts w:ascii="Calibri" w:hAnsi="Calibri" w:cs="Calibri"/>
              </w:rPr>
              <w:t>-0.42</w:t>
            </w:r>
          </w:p>
        </w:tc>
        <w:tc>
          <w:tcPr>
            <w:tcW w:w="992" w:type="dxa"/>
          </w:tcPr>
          <w:p w14:paraId="5351D87E" w14:textId="054A16F8" w:rsidR="00D2733E" w:rsidRPr="004F3B18" w:rsidRDefault="00923763" w:rsidP="00B260E9">
            <w:pPr>
              <w:jc w:val="center"/>
              <w:rPr>
                <w:rFonts w:ascii="Calibri" w:hAnsi="Calibri" w:cs="Calibri"/>
              </w:rPr>
            </w:pPr>
            <w:r w:rsidRPr="004F3B18">
              <w:rPr>
                <w:rFonts w:ascii="Calibri" w:hAnsi="Calibri" w:cs="Calibri"/>
              </w:rPr>
              <w:t>4.1</w:t>
            </w:r>
          </w:p>
        </w:tc>
        <w:tc>
          <w:tcPr>
            <w:tcW w:w="941" w:type="dxa"/>
          </w:tcPr>
          <w:p w14:paraId="05EB497F" w14:textId="156E7368" w:rsidR="00D2733E" w:rsidRPr="004F3B18" w:rsidRDefault="00923763" w:rsidP="00B260E9">
            <w:pPr>
              <w:jc w:val="center"/>
              <w:rPr>
                <w:rFonts w:ascii="Calibri" w:hAnsi="Calibri" w:cs="Calibri"/>
              </w:rPr>
            </w:pPr>
            <w:r w:rsidRPr="004F3B18">
              <w:rPr>
                <w:rFonts w:ascii="Calibri" w:hAnsi="Calibri" w:cs="Calibri"/>
              </w:rPr>
              <w:t>-12.61</w:t>
            </w:r>
          </w:p>
        </w:tc>
      </w:tr>
    </w:tbl>
    <w:p w14:paraId="20B3449F" w14:textId="77777777" w:rsidR="00D2733E" w:rsidRPr="004F3B18" w:rsidRDefault="00D2733E" w:rsidP="00D2733E">
      <w:pPr>
        <w:rPr>
          <w:rFonts w:ascii="Calibri" w:hAnsi="Calibri" w:cs="Calibri"/>
        </w:rPr>
      </w:pPr>
    </w:p>
    <w:p w14:paraId="43158FF1" w14:textId="085FB23F" w:rsidR="0059309F" w:rsidRPr="004F3B18" w:rsidRDefault="0059309F" w:rsidP="0059309F">
      <w:pPr>
        <w:pStyle w:val="Caption"/>
        <w:keepNext/>
        <w:rPr>
          <w:rFonts w:ascii="Calibri" w:hAnsi="Calibri" w:cs="Calibri"/>
        </w:rPr>
      </w:pPr>
      <w:bookmarkStart w:id="137" w:name="_Toc165500163"/>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41</w:t>
      </w:r>
      <w:r w:rsidRPr="004F3B18">
        <w:rPr>
          <w:rFonts w:ascii="Calibri" w:hAnsi="Calibri" w:cs="Calibri"/>
        </w:rPr>
        <w:fldChar w:fldCharType="end"/>
      </w:r>
      <w:r w:rsidRPr="004F3B18">
        <w:rPr>
          <w:rFonts w:ascii="Calibri" w:hAnsi="Calibri" w:cs="Calibri"/>
        </w:rPr>
        <w:t>: Model-5 Metrics of BP With MinMaxScaler</w:t>
      </w:r>
      <w:bookmarkEnd w:id="137"/>
    </w:p>
    <w:tbl>
      <w:tblPr>
        <w:tblStyle w:val="TableGrid"/>
        <w:tblW w:w="0" w:type="auto"/>
        <w:tblInd w:w="-5" w:type="dxa"/>
        <w:tblLook w:val="04A0" w:firstRow="1" w:lastRow="0" w:firstColumn="1" w:lastColumn="0" w:noHBand="0" w:noVBand="1"/>
      </w:tblPr>
      <w:tblGrid>
        <w:gridCol w:w="703"/>
        <w:gridCol w:w="1124"/>
        <w:gridCol w:w="851"/>
        <w:gridCol w:w="753"/>
        <w:gridCol w:w="671"/>
        <w:gridCol w:w="1285"/>
        <w:gridCol w:w="850"/>
        <w:gridCol w:w="851"/>
        <w:gridCol w:w="992"/>
        <w:gridCol w:w="941"/>
      </w:tblGrid>
      <w:tr w:rsidR="00D2733E" w:rsidRPr="004F3B18" w14:paraId="22E5E2E6" w14:textId="77777777" w:rsidTr="00B260E9">
        <w:tc>
          <w:tcPr>
            <w:tcW w:w="2678" w:type="dxa"/>
            <w:gridSpan w:val="3"/>
          </w:tcPr>
          <w:p w14:paraId="185C5A09" w14:textId="77777777" w:rsidR="00D2733E" w:rsidRPr="004F3B18" w:rsidRDefault="00D2733E" w:rsidP="00B260E9">
            <w:pPr>
              <w:jc w:val="center"/>
              <w:rPr>
                <w:rFonts w:ascii="Calibri" w:hAnsi="Calibri" w:cs="Calibri"/>
              </w:rPr>
            </w:pPr>
          </w:p>
        </w:tc>
        <w:tc>
          <w:tcPr>
            <w:tcW w:w="1424" w:type="dxa"/>
            <w:gridSpan w:val="2"/>
          </w:tcPr>
          <w:p w14:paraId="29F6CFAE"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7C8A19D4"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01" w:type="dxa"/>
            <w:gridSpan w:val="2"/>
          </w:tcPr>
          <w:p w14:paraId="590DCF21"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933" w:type="dxa"/>
            <w:gridSpan w:val="2"/>
          </w:tcPr>
          <w:p w14:paraId="01CFFB3C"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4A7AC3EE" w14:textId="77777777" w:rsidTr="00B260E9">
        <w:tc>
          <w:tcPr>
            <w:tcW w:w="703" w:type="dxa"/>
          </w:tcPr>
          <w:p w14:paraId="683E4A93"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38BFE303"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3474BC5D"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7D6B0031"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0CF351CA"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6D955AC4"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15C80DBD"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1" w:type="dxa"/>
          </w:tcPr>
          <w:p w14:paraId="36C3BAF1"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992" w:type="dxa"/>
          </w:tcPr>
          <w:p w14:paraId="0DE77AA2"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04584C7B"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26BA372A" w14:textId="77777777" w:rsidTr="00B260E9">
        <w:tc>
          <w:tcPr>
            <w:tcW w:w="703" w:type="dxa"/>
            <w:vMerge w:val="restart"/>
          </w:tcPr>
          <w:p w14:paraId="62BB529B" w14:textId="77777777" w:rsidR="00D2733E" w:rsidRPr="004F3B18" w:rsidRDefault="00D2733E" w:rsidP="00B260E9">
            <w:pPr>
              <w:jc w:val="center"/>
              <w:rPr>
                <w:rFonts w:ascii="Calibri" w:hAnsi="Calibri" w:cs="Calibri"/>
              </w:rPr>
            </w:pPr>
            <w:r w:rsidRPr="004F3B18">
              <w:rPr>
                <w:rFonts w:ascii="Calibri" w:hAnsi="Calibri" w:cs="Calibri"/>
              </w:rPr>
              <w:t>BP</w:t>
            </w:r>
          </w:p>
        </w:tc>
        <w:tc>
          <w:tcPr>
            <w:tcW w:w="1124" w:type="dxa"/>
            <w:vMerge w:val="restart"/>
          </w:tcPr>
          <w:p w14:paraId="475CF9A5"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54E21A03"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010CD496" w14:textId="2A27B7F2" w:rsidR="00D2733E" w:rsidRPr="004F3B18" w:rsidRDefault="00447AE2" w:rsidP="00B260E9">
            <w:pPr>
              <w:jc w:val="center"/>
              <w:rPr>
                <w:rFonts w:ascii="Calibri" w:hAnsi="Calibri" w:cs="Calibri"/>
              </w:rPr>
            </w:pPr>
            <w:r w:rsidRPr="004F3B18">
              <w:rPr>
                <w:rFonts w:ascii="Calibri" w:hAnsi="Calibri" w:cs="Calibri"/>
              </w:rPr>
              <w:t>1.75</w:t>
            </w:r>
          </w:p>
        </w:tc>
        <w:tc>
          <w:tcPr>
            <w:tcW w:w="671" w:type="dxa"/>
          </w:tcPr>
          <w:p w14:paraId="64443CC1" w14:textId="42649BA1" w:rsidR="00D2733E" w:rsidRPr="004F3B18" w:rsidRDefault="00447AE2" w:rsidP="00B260E9">
            <w:pPr>
              <w:jc w:val="center"/>
              <w:rPr>
                <w:rFonts w:ascii="Calibri" w:hAnsi="Calibri" w:cs="Calibri"/>
              </w:rPr>
            </w:pPr>
            <w:r w:rsidRPr="004F3B18">
              <w:rPr>
                <w:rFonts w:ascii="Calibri" w:hAnsi="Calibri" w:cs="Calibri"/>
              </w:rPr>
              <w:t>0.96</w:t>
            </w:r>
          </w:p>
        </w:tc>
        <w:tc>
          <w:tcPr>
            <w:tcW w:w="1285" w:type="dxa"/>
          </w:tcPr>
          <w:p w14:paraId="28DBB625" w14:textId="2034C17C" w:rsidR="00D2733E" w:rsidRPr="004F3B18" w:rsidRDefault="00940CBE" w:rsidP="00B260E9">
            <w:pPr>
              <w:jc w:val="center"/>
              <w:rPr>
                <w:rFonts w:ascii="Calibri" w:hAnsi="Calibri" w:cs="Calibri"/>
              </w:rPr>
            </w:pPr>
            <w:r w:rsidRPr="004F3B18">
              <w:rPr>
                <w:rFonts w:ascii="Calibri" w:hAnsi="Calibri" w:cs="Calibri"/>
              </w:rPr>
              <w:t>0.39</w:t>
            </w:r>
          </w:p>
        </w:tc>
        <w:tc>
          <w:tcPr>
            <w:tcW w:w="850" w:type="dxa"/>
          </w:tcPr>
          <w:p w14:paraId="0FE77C51" w14:textId="3E3AFAAF" w:rsidR="00D2733E" w:rsidRPr="004F3B18" w:rsidRDefault="00940CBE" w:rsidP="00B260E9">
            <w:pPr>
              <w:jc w:val="center"/>
              <w:rPr>
                <w:rFonts w:ascii="Calibri" w:hAnsi="Calibri" w:cs="Calibri"/>
              </w:rPr>
            </w:pPr>
            <w:r w:rsidRPr="004F3B18">
              <w:rPr>
                <w:rFonts w:ascii="Calibri" w:hAnsi="Calibri" w:cs="Calibri"/>
              </w:rPr>
              <w:t>1.55</w:t>
            </w:r>
          </w:p>
        </w:tc>
        <w:tc>
          <w:tcPr>
            <w:tcW w:w="851" w:type="dxa"/>
          </w:tcPr>
          <w:p w14:paraId="3E98DEDB" w14:textId="693BAE12" w:rsidR="00D2733E" w:rsidRPr="004F3B18" w:rsidRDefault="00940CBE" w:rsidP="00B260E9">
            <w:pPr>
              <w:jc w:val="center"/>
              <w:rPr>
                <w:rFonts w:ascii="Calibri" w:hAnsi="Calibri" w:cs="Calibri"/>
              </w:rPr>
            </w:pPr>
            <w:r w:rsidRPr="004F3B18">
              <w:rPr>
                <w:rFonts w:ascii="Calibri" w:hAnsi="Calibri" w:cs="Calibri"/>
              </w:rPr>
              <w:t>-0.21</w:t>
            </w:r>
          </w:p>
        </w:tc>
        <w:tc>
          <w:tcPr>
            <w:tcW w:w="992" w:type="dxa"/>
          </w:tcPr>
          <w:p w14:paraId="09AA5094" w14:textId="6D28B733" w:rsidR="00D2733E" w:rsidRPr="004F3B18" w:rsidRDefault="00940CBE" w:rsidP="00B260E9">
            <w:pPr>
              <w:jc w:val="center"/>
              <w:rPr>
                <w:rFonts w:ascii="Calibri" w:hAnsi="Calibri" w:cs="Calibri"/>
              </w:rPr>
            </w:pPr>
            <w:r w:rsidRPr="004F3B18">
              <w:rPr>
                <w:rFonts w:ascii="Calibri" w:hAnsi="Calibri" w:cs="Calibri"/>
              </w:rPr>
              <w:t>3.14</w:t>
            </w:r>
          </w:p>
        </w:tc>
        <w:tc>
          <w:tcPr>
            <w:tcW w:w="941" w:type="dxa"/>
          </w:tcPr>
          <w:p w14:paraId="65E1E926" w14:textId="0A874807" w:rsidR="00D2733E" w:rsidRPr="004F3B18" w:rsidRDefault="00940CBE" w:rsidP="00B260E9">
            <w:pPr>
              <w:jc w:val="center"/>
              <w:rPr>
                <w:rFonts w:ascii="Calibri" w:hAnsi="Calibri" w:cs="Calibri"/>
              </w:rPr>
            </w:pPr>
            <w:r w:rsidRPr="004F3B18">
              <w:rPr>
                <w:rFonts w:ascii="Calibri" w:hAnsi="Calibri" w:cs="Calibri"/>
              </w:rPr>
              <w:t>-5.08</w:t>
            </w:r>
          </w:p>
        </w:tc>
      </w:tr>
      <w:tr w:rsidR="00D2733E" w:rsidRPr="004F3B18" w14:paraId="2C1FE93B" w14:textId="77777777" w:rsidTr="00B260E9">
        <w:tc>
          <w:tcPr>
            <w:tcW w:w="703" w:type="dxa"/>
            <w:vMerge/>
          </w:tcPr>
          <w:p w14:paraId="50E3105C" w14:textId="77777777" w:rsidR="00D2733E" w:rsidRPr="004F3B18" w:rsidRDefault="00D2733E" w:rsidP="00B260E9">
            <w:pPr>
              <w:jc w:val="center"/>
              <w:rPr>
                <w:rFonts w:ascii="Calibri" w:hAnsi="Calibri" w:cs="Calibri"/>
              </w:rPr>
            </w:pPr>
          </w:p>
        </w:tc>
        <w:tc>
          <w:tcPr>
            <w:tcW w:w="1124" w:type="dxa"/>
            <w:vMerge/>
          </w:tcPr>
          <w:p w14:paraId="31F78BEA" w14:textId="77777777" w:rsidR="00D2733E" w:rsidRPr="004F3B18" w:rsidRDefault="00D2733E" w:rsidP="00B260E9">
            <w:pPr>
              <w:jc w:val="center"/>
              <w:rPr>
                <w:rFonts w:ascii="Calibri" w:hAnsi="Calibri" w:cs="Calibri"/>
              </w:rPr>
            </w:pPr>
          </w:p>
        </w:tc>
        <w:tc>
          <w:tcPr>
            <w:tcW w:w="851" w:type="dxa"/>
          </w:tcPr>
          <w:p w14:paraId="00BF5878"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47B19982" w14:textId="4354E776" w:rsidR="00D2733E" w:rsidRPr="004F3B18" w:rsidRDefault="008B30DC" w:rsidP="00B260E9">
            <w:pPr>
              <w:jc w:val="center"/>
              <w:rPr>
                <w:rFonts w:ascii="Calibri" w:hAnsi="Calibri" w:cs="Calibri"/>
              </w:rPr>
            </w:pPr>
            <w:r w:rsidRPr="004F3B18">
              <w:rPr>
                <w:rFonts w:ascii="Calibri" w:hAnsi="Calibri" w:cs="Calibri"/>
              </w:rPr>
              <w:t>1.48</w:t>
            </w:r>
          </w:p>
        </w:tc>
        <w:tc>
          <w:tcPr>
            <w:tcW w:w="671" w:type="dxa"/>
          </w:tcPr>
          <w:p w14:paraId="035AE6A0" w14:textId="75B89032" w:rsidR="00D2733E" w:rsidRPr="004F3B18" w:rsidRDefault="008B30DC" w:rsidP="00B260E9">
            <w:pPr>
              <w:jc w:val="center"/>
              <w:rPr>
                <w:rFonts w:ascii="Calibri" w:hAnsi="Calibri" w:cs="Calibri"/>
              </w:rPr>
            </w:pPr>
            <w:r w:rsidRPr="004F3B18">
              <w:rPr>
                <w:rFonts w:ascii="Calibri" w:hAnsi="Calibri" w:cs="Calibri"/>
              </w:rPr>
              <w:t>0.97</w:t>
            </w:r>
          </w:p>
        </w:tc>
        <w:tc>
          <w:tcPr>
            <w:tcW w:w="1285" w:type="dxa"/>
          </w:tcPr>
          <w:p w14:paraId="514E3143" w14:textId="207D3A96" w:rsidR="00D2733E" w:rsidRPr="004F3B18" w:rsidRDefault="00FB0DB2" w:rsidP="00B260E9">
            <w:pPr>
              <w:jc w:val="center"/>
              <w:rPr>
                <w:rFonts w:ascii="Calibri" w:hAnsi="Calibri" w:cs="Calibri"/>
              </w:rPr>
            </w:pPr>
            <w:r w:rsidRPr="004F3B18">
              <w:rPr>
                <w:rFonts w:ascii="Calibri" w:hAnsi="Calibri" w:cs="Calibri"/>
              </w:rPr>
              <w:t>0.71</w:t>
            </w:r>
          </w:p>
        </w:tc>
        <w:tc>
          <w:tcPr>
            <w:tcW w:w="850" w:type="dxa"/>
          </w:tcPr>
          <w:p w14:paraId="3FC4A677" w14:textId="6F5101BF" w:rsidR="00D2733E" w:rsidRPr="004F3B18" w:rsidRDefault="00FB0DB2" w:rsidP="00B260E9">
            <w:pPr>
              <w:jc w:val="center"/>
              <w:rPr>
                <w:rFonts w:ascii="Calibri" w:hAnsi="Calibri" w:cs="Calibri"/>
              </w:rPr>
            </w:pPr>
            <w:r w:rsidRPr="004F3B18">
              <w:rPr>
                <w:rFonts w:ascii="Calibri" w:hAnsi="Calibri" w:cs="Calibri"/>
              </w:rPr>
              <w:t>2.54</w:t>
            </w:r>
          </w:p>
        </w:tc>
        <w:tc>
          <w:tcPr>
            <w:tcW w:w="851" w:type="dxa"/>
          </w:tcPr>
          <w:p w14:paraId="7632F5E0" w14:textId="37865C8C" w:rsidR="00D2733E" w:rsidRPr="004F3B18" w:rsidRDefault="00FB0DB2" w:rsidP="00B260E9">
            <w:pPr>
              <w:jc w:val="center"/>
              <w:rPr>
                <w:rFonts w:ascii="Calibri" w:hAnsi="Calibri" w:cs="Calibri"/>
              </w:rPr>
            </w:pPr>
            <w:r w:rsidRPr="004F3B18">
              <w:rPr>
                <w:rFonts w:ascii="Calibri" w:hAnsi="Calibri" w:cs="Calibri"/>
              </w:rPr>
              <w:t>-2.08</w:t>
            </w:r>
          </w:p>
        </w:tc>
        <w:tc>
          <w:tcPr>
            <w:tcW w:w="992" w:type="dxa"/>
          </w:tcPr>
          <w:p w14:paraId="1C0F79A1" w14:textId="3D0EE8EA" w:rsidR="00D2733E" w:rsidRPr="004F3B18" w:rsidRDefault="00AD72F2" w:rsidP="00B260E9">
            <w:pPr>
              <w:jc w:val="center"/>
              <w:rPr>
                <w:rFonts w:ascii="Calibri" w:hAnsi="Calibri" w:cs="Calibri"/>
              </w:rPr>
            </w:pPr>
            <w:r w:rsidRPr="004F3B18">
              <w:rPr>
                <w:rFonts w:ascii="Calibri" w:hAnsi="Calibri" w:cs="Calibri"/>
              </w:rPr>
              <w:t>2.47</w:t>
            </w:r>
          </w:p>
        </w:tc>
        <w:tc>
          <w:tcPr>
            <w:tcW w:w="941" w:type="dxa"/>
          </w:tcPr>
          <w:p w14:paraId="18B9D4A8" w14:textId="15FBD2AE" w:rsidR="00D2733E" w:rsidRPr="004F3B18" w:rsidRDefault="00AD72F2" w:rsidP="00B260E9">
            <w:pPr>
              <w:jc w:val="center"/>
              <w:rPr>
                <w:rFonts w:ascii="Calibri" w:hAnsi="Calibri" w:cs="Calibri"/>
              </w:rPr>
            </w:pPr>
            <w:r w:rsidRPr="004F3B18">
              <w:rPr>
                <w:rFonts w:ascii="Calibri" w:hAnsi="Calibri" w:cs="Calibri"/>
              </w:rPr>
              <w:t>-2.62</w:t>
            </w:r>
          </w:p>
        </w:tc>
      </w:tr>
      <w:tr w:rsidR="00D2733E" w:rsidRPr="004F3B18" w14:paraId="4BFB7354" w14:textId="77777777" w:rsidTr="00B260E9">
        <w:tc>
          <w:tcPr>
            <w:tcW w:w="703" w:type="dxa"/>
            <w:vMerge/>
          </w:tcPr>
          <w:p w14:paraId="5F4338C0" w14:textId="77777777" w:rsidR="00D2733E" w:rsidRPr="004F3B18" w:rsidRDefault="00D2733E" w:rsidP="00B260E9">
            <w:pPr>
              <w:jc w:val="center"/>
              <w:rPr>
                <w:rFonts w:ascii="Calibri" w:hAnsi="Calibri" w:cs="Calibri"/>
              </w:rPr>
            </w:pPr>
          </w:p>
        </w:tc>
        <w:tc>
          <w:tcPr>
            <w:tcW w:w="1124" w:type="dxa"/>
            <w:vMerge/>
          </w:tcPr>
          <w:p w14:paraId="30E5000F" w14:textId="77777777" w:rsidR="00D2733E" w:rsidRPr="004F3B18" w:rsidRDefault="00D2733E" w:rsidP="00B260E9">
            <w:pPr>
              <w:jc w:val="center"/>
              <w:rPr>
                <w:rFonts w:ascii="Calibri" w:hAnsi="Calibri" w:cs="Calibri"/>
              </w:rPr>
            </w:pPr>
          </w:p>
        </w:tc>
        <w:tc>
          <w:tcPr>
            <w:tcW w:w="851" w:type="dxa"/>
          </w:tcPr>
          <w:p w14:paraId="5C3FFEE9"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1E232B14" w14:textId="7BF33267" w:rsidR="00D2733E" w:rsidRPr="004F3B18" w:rsidRDefault="001E568F" w:rsidP="00B260E9">
            <w:pPr>
              <w:jc w:val="center"/>
              <w:rPr>
                <w:rFonts w:ascii="Calibri" w:hAnsi="Calibri" w:cs="Calibri"/>
              </w:rPr>
            </w:pPr>
            <w:r w:rsidRPr="004F3B18">
              <w:rPr>
                <w:rFonts w:ascii="Calibri" w:hAnsi="Calibri" w:cs="Calibri"/>
              </w:rPr>
              <w:t>1.45</w:t>
            </w:r>
          </w:p>
        </w:tc>
        <w:tc>
          <w:tcPr>
            <w:tcW w:w="671" w:type="dxa"/>
          </w:tcPr>
          <w:p w14:paraId="46387076" w14:textId="3622DA8C" w:rsidR="00D2733E" w:rsidRPr="004F3B18" w:rsidRDefault="001E568F" w:rsidP="00B260E9">
            <w:pPr>
              <w:jc w:val="center"/>
              <w:rPr>
                <w:rFonts w:ascii="Calibri" w:hAnsi="Calibri" w:cs="Calibri"/>
              </w:rPr>
            </w:pPr>
            <w:r w:rsidRPr="004F3B18">
              <w:rPr>
                <w:rFonts w:ascii="Calibri" w:hAnsi="Calibri" w:cs="Calibri"/>
              </w:rPr>
              <w:t>0.97</w:t>
            </w:r>
          </w:p>
        </w:tc>
        <w:tc>
          <w:tcPr>
            <w:tcW w:w="1285" w:type="dxa"/>
          </w:tcPr>
          <w:p w14:paraId="7E3F42AB" w14:textId="5A2FE868" w:rsidR="00D2733E" w:rsidRPr="004F3B18" w:rsidRDefault="00354402" w:rsidP="00B260E9">
            <w:pPr>
              <w:jc w:val="center"/>
              <w:rPr>
                <w:rFonts w:ascii="Calibri" w:hAnsi="Calibri" w:cs="Calibri"/>
              </w:rPr>
            </w:pPr>
            <w:r w:rsidRPr="004F3B18">
              <w:rPr>
                <w:rFonts w:ascii="Calibri" w:hAnsi="Calibri" w:cs="Calibri"/>
              </w:rPr>
              <w:t>0.62</w:t>
            </w:r>
          </w:p>
        </w:tc>
        <w:tc>
          <w:tcPr>
            <w:tcW w:w="850" w:type="dxa"/>
          </w:tcPr>
          <w:p w14:paraId="5BED9839" w14:textId="421F2E05" w:rsidR="00D2733E" w:rsidRPr="004F3B18" w:rsidRDefault="00354402" w:rsidP="00B260E9">
            <w:pPr>
              <w:jc w:val="center"/>
              <w:rPr>
                <w:rFonts w:ascii="Calibri" w:hAnsi="Calibri" w:cs="Calibri"/>
              </w:rPr>
            </w:pPr>
            <w:r w:rsidRPr="004F3B18">
              <w:rPr>
                <w:rFonts w:ascii="Calibri" w:hAnsi="Calibri" w:cs="Calibri"/>
              </w:rPr>
              <w:t>1.79</w:t>
            </w:r>
          </w:p>
        </w:tc>
        <w:tc>
          <w:tcPr>
            <w:tcW w:w="851" w:type="dxa"/>
          </w:tcPr>
          <w:p w14:paraId="44F5B785" w14:textId="6208959D" w:rsidR="00D2733E" w:rsidRPr="004F3B18" w:rsidRDefault="00354402" w:rsidP="00B260E9">
            <w:pPr>
              <w:jc w:val="center"/>
              <w:rPr>
                <w:rFonts w:ascii="Calibri" w:hAnsi="Calibri" w:cs="Calibri"/>
              </w:rPr>
            </w:pPr>
            <w:r w:rsidRPr="004F3B18">
              <w:rPr>
                <w:rFonts w:ascii="Calibri" w:hAnsi="Calibri" w:cs="Calibri"/>
              </w:rPr>
              <w:t>-0.71</w:t>
            </w:r>
          </w:p>
        </w:tc>
        <w:tc>
          <w:tcPr>
            <w:tcW w:w="992" w:type="dxa"/>
          </w:tcPr>
          <w:p w14:paraId="218E49FA" w14:textId="1D579330" w:rsidR="00D2733E" w:rsidRPr="004F3B18" w:rsidRDefault="00354402" w:rsidP="00B260E9">
            <w:pPr>
              <w:jc w:val="center"/>
              <w:rPr>
                <w:rFonts w:ascii="Calibri" w:hAnsi="Calibri" w:cs="Calibri"/>
              </w:rPr>
            </w:pPr>
            <w:r w:rsidRPr="004F3B18">
              <w:rPr>
                <w:rFonts w:ascii="Calibri" w:hAnsi="Calibri" w:cs="Calibri"/>
              </w:rPr>
              <w:t>1.3</w:t>
            </w:r>
          </w:p>
        </w:tc>
        <w:tc>
          <w:tcPr>
            <w:tcW w:w="941" w:type="dxa"/>
          </w:tcPr>
          <w:p w14:paraId="6AB8BB6F" w14:textId="682DDAB1" w:rsidR="00D2733E" w:rsidRPr="004F3B18" w:rsidRDefault="00354402" w:rsidP="00B260E9">
            <w:pPr>
              <w:jc w:val="center"/>
              <w:rPr>
                <w:rFonts w:ascii="Calibri" w:hAnsi="Calibri" w:cs="Calibri"/>
              </w:rPr>
            </w:pPr>
            <w:r w:rsidRPr="004F3B18">
              <w:rPr>
                <w:rFonts w:ascii="Calibri" w:hAnsi="Calibri" w:cs="Calibri"/>
              </w:rPr>
              <w:t>-0.3</w:t>
            </w:r>
          </w:p>
        </w:tc>
      </w:tr>
      <w:tr w:rsidR="00D2733E" w:rsidRPr="004F3B18" w14:paraId="28306819" w14:textId="77777777" w:rsidTr="00B260E9">
        <w:tc>
          <w:tcPr>
            <w:tcW w:w="703" w:type="dxa"/>
            <w:vMerge/>
          </w:tcPr>
          <w:p w14:paraId="08844DD6" w14:textId="77777777" w:rsidR="00D2733E" w:rsidRPr="004F3B18" w:rsidRDefault="00D2733E" w:rsidP="00B260E9">
            <w:pPr>
              <w:jc w:val="center"/>
              <w:rPr>
                <w:rFonts w:ascii="Calibri" w:hAnsi="Calibri" w:cs="Calibri"/>
              </w:rPr>
            </w:pPr>
          </w:p>
        </w:tc>
        <w:tc>
          <w:tcPr>
            <w:tcW w:w="1124" w:type="dxa"/>
            <w:vMerge/>
          </w:tcPr>
          <w:p w14:paraId="56AAC8EE" w14:textId="77777777" w:rsidR="00D2733E" w:rsidRPr="004F3B18" w:rsidRDefault="00D2733E" w:rsidP="00B260E9">
            <w:pPr>
              <w:jc w:val="center"/>
              <w:rPr>
                <w:rFonts w:ascii="Calibri" w:hAnsi="Calibri" w:cs="Calibri"/>
              </w:rPr>
            </w:pPr>
          </w:p>
        </w:tc>
        <w:tc>
          <w:tcPr>
            <w:tcW w:w="851" w:type="dxa"/>
          </w:tcPr>
          <w:p w14:paraId="70EB4985"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0D706536" w14:textId="3B308D45" w:rsidR="00D2733E" w:rsidRPr="004F3B18" w:rsidRDefault="00224FD5" w:rsidP="00B260E9">
            <w:pPr>
              <w:jc w:val="center"/>
              <w:rPr>
                <w:rFonts w:ascii="Calibri" w:hAnsi="Calibri" w:cs="Calibri"/>
              </w:rPr>
            </w:pPr>
            <w:r w:rsidRPr="004F3B18">
              <w:rPr>
                <w:rFonts w:ascii="Calibri" w:hAnsi="Calibri" w:cs="Calibri"/>
              </w:rPr>
              <w:t>1.45</w:t>
            </w:r>
          </w:p>
        </w:tc>
        <w:tc>
          <w:tcPr>
            <w:tcW w:w="671" w:type="dxa"/>
          </w:tcPr>
          <w:p w14:paraId="2BE77FB1" w14:textId="2254CC5C" w:rsidR="00D2733E" w:rsidRPr="004F3B18" w:rsidRDefault="00224FD5" w:rsidP="00B260E9">
            <w:pPr>
              <w:jc w:val="center"/>
              <w:rPr>
                <w:rFonts w:ascii="Calibri" w:hAnsi="Calibri" w:cs="Calibri"/>
              </w:rPr>
            </w:pPr>
            <w:r w:rsidRPr="004F3B18">
              <w:rPr>
                <w:rFonts w:ascii="Calibri" w:hAnsi="Calibri" w:cs="Calibri"/>
              </w:rPr>
              <w:t>0.97</w:t>
            </w:r>
          </w:p>
        </w:tc>
        <w:tc>
          <w:tcPr>
            <w:tcW w:w="1285" w:type="dxa"/>
          </w:tcPr>
          <w:p w14:paraId="6B1A702E" w14:textId="64546F7E" w:rsidR="00D2733E" w:rsidRPr="004F3B18" w:rsidRDefault="00224FD5" w:rsidP="00B260E9">
            <w:pPr>
              <w:jc w:val="center"/>
              <w:rPr>
                <w:rFonts w:ascii="Calibri" w:hAnsi="Calibri" w:cs="Calibri"/>
              </w:rPr>
            </w:pPr>
            <w:r w:rsidRPr="004F3B18">
              <w:rPr>
                <w:rFonts w:ascii="Calibri" w:hAnsi="Calibri" w:cs="Calibri"/>
              </w:rPr>
              <w:t>0.43</w:t>
            </w:r>
          </w:p>
        </w:tc>
        <w:tc>
          <w:tcPr>
            <w:tcW w:w="850" w:type="dxa"/>
          </w:tcPr>
          <w:p w14:paraId="704E8E77" w14:textId="259B780B" w:rsidR="00D2733E" w:rsidRPr="004F3B18" w:rsidRDefault="00224FD5" w:rsidP="00B260E9">
            <w:pPr>
              <w:jc w:val="center"/>
              <w:rPr>
                <w:rFonts w:ascii="Calibri" w:hAnsi="Calibri" w:cs="Calibri"/>
              </w:rPr>
            </w:pPr>
            <w:r w:rsidRPr="004F3B18">
              <w:rPr>
                <w:rFonts w:ascii="Calibri" w:hAnsi="Calibri" w:cs="Calibri"/>
              </w:rPr>
              <w:t>1.58</w:t>
            </w:r>
          </w:p>
        </w:tc>
        <w:tc>
          <w:tcPr>
            <w:tcW w:w="851" w:type="dxa"/>
          </w:tcPr>
          <w:p w14:paraId="10BC71E1" w14:textId="72A0FBBD" w:rsidR="00D2733E" w:rsidRPr="004F3B18" w:rsidRDefault="00B236E2" w:rsidP="00B260E9">
            <w:pPr>
              <w:jc w:val="center"/>
              <w:rPr>
                <w:rFonts w:ascii="Calibri" w:hAnsi="Calibri" w:cs="Calibri"/>
              </w:rPr>
            </w:pPr>
            <w:r w:rsidRPr="004F3B18">
              <w:rPr>
                <w:rFonts w:ascii="Calibri" w:hAnsi="Calibri" w:cs="Calibri"/>
              </w:rPr>
              <w:t>-0.31</w:t>
            </w:r>
          </w:p>
        </w:tc>
        <w:tc>
          <w:tcPr>
            <w:tcW w:w="992" w:type="dxa"/>
          </w:tcPr>
          <w:p w14:paraId="286987F3" w14:textId="0E60AC5E" w:rsidR="00D2733E" w:rsidRPr="004F3B18" w:rsidRDefault="00B236E2" w:rsidP="00B260E9">
            <w:pPr>
              <w:jc w:val="center"/>
              <w:rPr>
                <w:rFonts w:ascii="Calibri" w:hAnsi="Calibri" w:cs="Calibri"/>
              </w:rPr>
            </w:pPr>
            <w:r w:rsidRPr="004F3B18">
              <w:rPr>
                <w:rFonts w:ascii="Calibri" w:hAnsi="Calibri" w:cs="Calibri"/>
              </w:rPr>
              <w:t>3.28</w:t>
            </w:r>
          </w:p>
        </w:tc>
        <w:tc>
          <w:tcPr>
            <w:tcW w:w="941" w:type="dxa"/>
          </w:tcPr>
          <w:p w14:paraId="73914C7E" w14:textId="0D448023" w:rsidR="00D2733E" w:rsidRPr="004F3B18" w:rsidRDefault="00B236E2" w:rsidP="00B260E9">
            <w:pPr>
              <w:jc w:val="center"/>
              <w:rPr>
                <w:rFonts w:ascii="Calibri" w:hAnsi="Calibri" w:cs="Calibri"/>
              </w:rPr>
            </w:pPr>
            <w:r w:rsidRPr="004F3B18">
              <w:rPr>
                <w:rFonts w:ascii="Calibri" w:hAnsi="Calibri" w:cs="Calibri"/>
              </w:rPr>
              <w:t>-5.73</w:t>
            </w:r>
          </w:p>
        </w:tc>
      </w:tr>
      <w:tr w:rsidR="00D2733E" w:rsidRPr="004F3B18" w14:paraId="4FFDCAF5" w14:textId="77777777" w:rsidTr="00B260E9">
        <w:tc>
          <w:tcPr>
            <w:tcW w:w="703" w:type="dxa"/>
            <w:vMerge/>
          </w:tcPr>
          <w:p w14:paraId="64165754" w14:textId="77777777" w:rsidR="00D2733E" w:rsidRPr="004F3B18" w:rsidRDefault="00D2733E" w:rsidP="00B260E9">
            <w:pPr>
              <w:jc w:val="center"/>
              <w:rPr>
                <w:rFonts w:ascii="Calibri" w:hAnsi="Calibri" w:cs="Calibri"/>
              </w:rPr>
            </w:pPr>
          </w:p>
        </w:tc>
        <w:tc>
          <w:tcPr>
            <w:tcW w:w="1124" w:type="dxa"/>
            <w:vMerge w:val="restart"/>
          </w:tcPr>
          <w:p w14:paraId="48211FF6"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39D3F02B"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12B16642" w14:textId="652943B2" w:rsidR="00D2733E" w:rsidRPr="004F3B18" w:rsidRDefault="00DC7F04" w:rsidP="00B260E9">
            <w:pPr>
              <w:jc w:val="center"/>
              <w:rPr>
                <w:rFonts w:ascii="Calibri" w:hAnsi="Calibri" w:cs="Calibri"/>
              </w:rPr>
            </w:pPr>
            <w:r w:rsidRPr="004F3B18">
              <w:rPr>
                <w:rFonts w:ascii="Calibri" w:hAnsi="Calibri" w:cs="Calibri"/>
              </w:rPr>
              <w:t>1.55</w:t>
            </w:r>
          </w:p>
        </w:tc>
        <w:tc>
          <w:tcPr>
            <w:tcW w:w="671" w:type="dxa"/>
          </w:tcPr>
          <w:p w14:paraId="3AACB424" w14:textId="0D9A0379" w:rsidR="00D2733E" w:rsidRPr="004F3B18" w:rsidRDefault="00DC7F04" w:rsidP="00B260E9">
            <w:pPr>
              <w:jc w:val="center"/>
              <w:rPr>
                <w:rFonts w:ascii="Calibri" w:hAnsi="Calibri" w:cs="Calibri"/>
              </w:rPr>
            </w:pPr>
            <w:r w:rsidRPr="004F3B18">
              <w:rPr>
                <w:rFonts w:ascii="Calibri" w:hAnsi="Calibri" w:cs="Calibri"/>
              </w:rPr>
              <w:t>0.97</w:t>
            </w:r>
          </w:p>
        </w:tc>
        <w:tc>
          <w:tcPr>
            <w:tcW w:w="1285" w:type="dxa"/>
          </w:tcPr>
          <w:p w14:paraId="0E878B78" w14:textId="2A026284" w:rsidR="00D2733E" w:rsidRPr="004F3B18" w:rsidRDefault="00DC7F04" w:rsidP="00B260E9">
            <w:pPr>
              <w:jc w:val="center"/>
              <w:rPr>
                <w:rFonts w:ascii="Calibri" w:hAnsi="Calibri" w:cs="Calibri"/>
              </w:rPr>
            </w:pPr>
            <w:r w:rsidRPr="004F3B18">
              <w:rPr>
                <w:rFonts w:ascii="Calibri" w:hAnsi="Calibri" w:cs="Calibri"/>
              </w:rPr>
              <w:t>0.61</w:t>
            </w:r>
          </w:p>
        </w:tc>
        <w:tc>
          <w:tcPr>
            <w:tcW w:w="850" w:type="dxa"/>
          </w:tcPr>
          <w:p w14:paraId="00FE2B87" w14:textId="21B0B59C" w:rsidR="00D2733E" w:rsidRPr="004F3B18" w:rsidRDefault="00DC7F04" w:rsidP="00B260E9">
            <w:pPr>
              <w:jc w:val="center"/>
              <w:rPr>
                <w:rFonts w:ascii="Calibri" w:hAnsi="Calibri" w:cs="Calibri"/>
              </w:rPr>
            </w:pPr>
            <w:r w:rsidRPr="004F3B18">
              <w:rPr>
                <w:rFonts w:ascii="Calibri" w:hAnsi="Calibri" w:cs="Calibri"/>
              </w:rPr>
              <w:t>7.44</w:t>
            </w:r>
          </w:p>
        </w:tc>
        <w:tc>
          <w:tcPr>
            <w:tcW w:w="851" w:type="dxa"/>
          </w:tcPr>
          <w:p w14:paraId="31D87E9C" w14:textId="2EA7B6C4" w:rsidR="00D2733E" w:rsidRPr="004F3B18" w:rsidRDefault="00DC7F04" w:rsidP="00B260E9">
            <w:pPr>
              <w:jc w:val="center"/>
              <w:rPr>
                <w:rFonts w:ascii="Calibri" w:hAnsi="Calibri" w:cs="Calibri"/>
              </w:rPr>
            </w:pPr>
            <w:r w:rsidRPr="004F3B18">
              <w:rPr>
                <w:rFonts w:ascii="Calibri" w:hAnsi="Calibri" w:cs="Calibri"/>
              </w:rPr>
              <w:t>-29.62</w:t>
            </w:r>
          </w:p>
        </w:tc>
        <w:tc>
          <w:tcPr>
            <w:tcW w:w="992" w:type="dxa"/>
          </w:tcPr>
          <w:p w14:paraId="597DF2B9" w14:textId="4D65C7A1" w:rsidR="00D2733E" w:rsidRPr="004F3B18" w:rsidRDefault="00DC7F04" w:rsidP="00B260E9">
            <w:pPr>
              <w:jc w:val="center"/>
              <w:rPr>
                <w:rFonts w:ascii="Calibri" w:hAnsi="Calibri" w:cs="Calibri"/>
              </w:rPr>
            </w:pPr>
            <w:r w:rsidRPr="004F3B18">
              <w:rPr>
                <w:rFonts w:ascii="Calibri" w:hAnsi="Calibri" w:cs="Calibri"/>
              </w:rPr>
              <w:t>15.44</w:t>
            </w:r>
          </w:p>
        </w:tc>
        <w:tc>
          <w:tcPr>
            <w:tcW w:w="941" w:type="dxa"/>
          </w:tcPr>
          <w:p w14:paraId="4FD5968F" w14:textId="52BF6E83" w:rsidR="00D2733E" w:rsidRPr="004F3B18" w:rsidRDefault="00DC7F04" w:rsidP="00B260E9">
            <w:pPr>
              <w:jc w:val="center"/>
              <w:rPr>
                <w:rFonts w:ascii="Calibri" w:hAnsi="Calibri" w:cs="Calibri"/>
              </w:rPr>
            </w:pPr>
            <w:r w:rsidRPr="004F3B18">
              <w:rPr>
                <w:rFonts w:ascii="Calibri" w:hAnsi="Calibri" w:cs="Calibri"/>
              </w:rPr>
              <w:t>-148.24</w:t>
            </w:r>
          </w:p>
        </w:tc>
      </w:tr>
      <w:tr w:rsidR="00D2733E" w:rsidRPr="004F3B18" w14:paraId="12A5F271" w14:textId="77777777" w:rsidTr="00B260E9">
        <w:tc>
          <w:tcPr>
            <w:tcW w:w="703" w:type="dxa"/>
            <w:vMerge/>
          </w:tcPr>
          <w:p w14:paraId="565FFF21" w14:textId="77777777" w:rsidR="00D2733E" w:rsidRPr="004F3B18" w:rsidRDefault="00D2733E" w:rsidP="00B260E9">
            <w:pPr>
              <w:jc w:val="center"/>
              <w:rPr>
                <w:rFonts w:ascii="Calibri" w:hAnsi="Calibri" w:cs="Calibri"/>
              </w:rPr>
            </w:pPr>
          </w:p>
        </w:tc>
        <w:tc>
          <w:tcPr>
            <w:tcW w:w="1124" w:type="dxa"/>
            <w:vMerge/>
          </w:tcPr>
          <w:p w14:paraId="3BCB84EF" w14:textId="77777777" w:rsidR="00D2733E" w:rsidRPr="004F3B18" w:rsidRDefault="00D2733E" w:rsidP="00B260E9">
            <w:pPr>
              <w:jc w:val="center"/>
              <w:rPr>
                <w:rFonts w:ascii="Calibri" w:hAnsi="Calibri" w:cs="Calibri"/>
              </w:rPr>
            </w:pPr>
          </w:p>
        </w:tc>
        <w:tc>
          <w:tcPr>
            <w:tcW w:w="851" w:type="dxa"/>
          </w:tcPr>
          <w:p w14:paraId="09B7868A"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60B11B12" w14:textId="4123D8A4" w:rsidR="00D2733E" w:rsidRPr="004F3B18" w:rsidRDefault="00FD3672" w:rsidP="00B260E9">
            <w:pPr>
              <w:jc w:val="center"/>
              <w:rPr>
                <w:rFonts w:ascii="Calibri" w:hAnsi="Calibri" w:cs="Calibri"/>
              </w:rPr>
            </w:pPr>
            <w:r w:rsidRPr="004F3B18">
              <w:rPr>
                <w:rFonts w:ascii="Calibri" w:hAnsi="Calibri" w:cs="Calibri"/>
              </w:rPr>
              <w:t>1.45</w:t>
            </w:r>
          </w:p>
        </w:tc>
        <w:tc>
          <w:tcPr>
            <w:tcW w:w="671" w:type="dxa"/>
          </w:tcPr>
          <w:p w14:paraId="05687190" w14:textId="1F913253" w:rsidR="00D2733E" w:rsidRPr="004F3B18" w:rsidRDefault="00FD3672" w:rsidP="00B260E9">
            <w:pPr>
              <w:jc w:val="center"/>
              <w:rPr>
                <w:rFonts w:ascii="Calibri" w:hAnsi="Calibri" w:cs="Calibri"/>
              </w:rPr>
            </w:pPr>
            <w:r w:rsidRPr="004F3B18">
              <w:rPr>
                <w:rFonts w:ascii="Calibri" w:hAnsi="Calibri" w:cs="Calibri"/>
              </w:rPr>
              <w:t>0.97</w:t>
            </w:r>
          </w:p>
        </w:tc>
        <w:tc>
          <w:tcPr>
            <w:tcW w:w="1285" w:type="dxa"/>
          </w:tcPr>
          <w:p w14:paraId="12D943A2" w14:textId="0D726CC8" w:rsidR="00D2733E" w:rsidRPr="004F3B18" w:rsidRDefault="00FD3672" w:rsidP="00B260E9">
            <w:pPr>
              <w:jc w:val="center"/>
              <w:rPr>
                <w:rFonts w:ascii="Calibri" w:hAnsi="Calibri" w:cs="Calibri"/>
              </w:rPr>
            </w:pPr>
            <w:r w:rsidRPr="004F3B18">
              <w:rPr>
                <w:rFonts w:ascii="Calibri" w:hAnsi="Calibri" w:cs="Calibri"/>
              </w:rPr>
              <w:t>1.16</w:t>
            </w:r>
          </w:p>
        </w:tc>
        <w:tc>
          <w:tcPr>
            <w:tcW w:w="850" w:type="dxa"/>
          </w:tcPr>
          <w:p w14:paraId="340458AC" w14:textId="32E7F3B7" w:rsidR="00D2733E" w:rsidRPr="004F3B18" w:rsidRDefault="00FD3672" w:rsidP="00B260E9">
            <w:pPr>
              <w:jc w:val="center"/>
              <w:rPr>
                <w:rFonts w:ascii="Calibri" w:hAnsi="Calibri" w:cs="Calibri"/>
              </w:rPr>
            </w:pPr>
            <w:r w:rsidRPr="004F3B18">
              <w:rPr>
                <w:rFonts w:ascii="Calibri" w:hAnsi="Calibri" w:cs="Calibri"/>
              </w:rPr>
              <w:t>4.79</w:t>
            </w:r>
          </w:p>
        </w:tc>
        <w:tc>
          <w:tcPr>
            <w:tcW w:w="851" w:type="dxa"/>
          </w:tcPr>
          <w:p w14:paraId="25CA8884" w14:textId="04B87151" w:rsidR="00D2733E" w:rsidRPr="004F3B18" w:rsidRDefault="00FD3672" w:rsidP="00B260E9">
            <w:pPr>
              <w:jc w:val="center"/>
              <w:rPr>
                <w:rFonts w:ascii="Calibri" w:hAnsi="Calibri" w:cs="Calibri"/>
              </w:rPr>
            </w:pPr>
            <w:r w:rsidRPr="004F3B18">
              <w:rPr>
                <w:rFonts w:ascii="Calibri" w:hAnsi="Calibri" w:cs="Calibri"/>
              </w:rPr>
              <w:t>-10.29</w:t>
            </w:r>
          </w:p>
        </w:tc>
        <w:tc>
          <w:tcPr>
            <w:tcW w:w="992" w:type="dxa"/>
          </w:tcPr>
          <w:p w14:paraId="65E3F51C" w14:textId="4CEF8D32" w:rsidR="00D2733E" w:rsidRPr="004F3B18" w:rsidRDefault="00FD3672" w:rsidP="00B260E9">
            <w:pPr>
              <w:jc w:val="center"/>
              <w:rPr>
                <w:rFonts w:ascii="Calibri" w:hAnsi="Calibri" w:cs="Calibri"/>
              </w:rPr>
            </w:pPr>
            <w:r w:rsidRPr="004F3B18">
              <w:rPr>
                <w:rFonts w:ascii="Calibri" w:hAnsi="Calibri" w:cs="Calibri"/>
              </w:rPr>
              <w:t>7.47</w:t>
            </w:r>
          </w:p>
        </w:tc>
        <w:tc>
          <w:tcPr>
            <w:tcW w:w="941" w:type="dxa"/>
          </w:tcPr>
          <w:p w14:paraId="753F261C" w14:textId="3A7037C0" w:rsidR="00D2733E" w:rsidRPr="004F3B18" w:rsidRDefault="00FD3672" w:rsidP="00B260E9">
            <w:pPr>
              <w:jc w:val="center"/>
              <w:rPr>
                <w:rFonts w:ascii="Calibri" w:hAnsi="Calibri" w:cs="Calibri"/>
              </w:rPr>
            </w:pPr>
            <w:r w:rsidRPr="004F3B18">
              <w:rPr>
                <w:rFonts w:ascii="Calibri" w:hAnsi="Calibri" w:cs="Calibri"/>
              </w:rPr>
              <w:t>-31.65</w:t>
            </w:r>
          </w:p>
        </w:tc>
      </w:tr>
      <w:tr w:rsidR="00D2733E" w:rsidRPr="004F3B18" w14:paraId="583E249D" w14:textId="77777777" w:rsidTr="00B260E9">
        <w:tc>
          <w:tcPr>
            <w:tcW w:w="703" w:type="dxa"/>
            <w:vMerge/>
          </w:tcPr>
          <w:p w14:paraId="03528CAE" w14:textId="77777777" w:rsidR="00D2733E" w:rsidRPr="004F3B18" w:rsidRDefault="00D2733E" w:rsidP="00B260E9">
            <w:pPr>
              <w:jc w:val="center"/>
              <w:rPr>
                <w:rFonts w:ascii="Calibri" w:hAnsi="Calibri" w:cs="Calibri"/>
              </w:rPr>
            </w:pPr>
          </w:p>
        </w:tc>
        <w:tc>
          <w:tcPr>
            <w:tcW w:w="1124" w:type="dxa"/>
            <w:vMerge/>
          </w:tcPr>
          <w:p w14:paraId="10EBA876" w14:textId="77777777" w:rsidR="00D2733E" w:rsidRPr="004F3B18" w:rsidRDefault="00D2733E" w:rsidP="00B260E9">
            <w:pPr>
              <w:jc w:val="center"/>
              <w:rPr>
                <w:rFonts w:ascii="Calibri" w:hAnsi="Calibri" w:cs="Calibri"/>
              </w:rPr>
            </w:pPr>
          </w:p>
        </w:tc>
        <w:tc>
          <w:tcPr>
            <w:tcW w:w="851" w:type="dxa"/>
          </w:tcPr>
          <w:p w14:paraId="3BAA61A7"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127129A6" w14:textId="3979CCA6" w:rsidR="00D2733E" w:rsidRPr="004F3B18" w:rsidRDefault="00D235DD" w:rsidP="00B260E9">
            <w:pPr>
              <w:jc w:val="center"/>
              <w:rPr>
                <w:rFonts w:ascii="Calibri" w:hAnsi="Calibri" w:cs="Calibri"/>
              </w:rPr>
            </w:pPr>
            <w:r w:rsidRPr="004F3B18">
              <w:rPr>
                <w:rFonts w:ascii="Calibri" w:hAnsi="Calibri" w:cs="Calibri"/>
              </w:rPr>
              <w:t>1.56</w:t>
            </w:r>
          </w:p>
        </w:tc>
        <w:tc>
          <w:tcPr>
            <w:tcW w:w="671" w:type="dxa"/>
          </w:tcPr>
          <w:p w14:paraId="1A5780F3" w14:textId="1979D4C7" w:rsidR="00D2733E" w:rsidRPr="004F3B18" w:rsidRDefault="00D235DD" w:rsidP="00B260E9">
            <w:pPr>
              <w:jc w:val="center"/>
              <w:rPr>
                <w:rFonts w:ascii="Calibri" w:hAnsi="Calibri" w:cs="Calibri"/>
              </w:rPr>
            </w:pPr>
            <w:r w:rsidRPr="004F3B18">
              <w:rPr>
                <w:rFonts w:ascii="Calibri" w:hAnsi="Calibri" w:cs="Calibri"/>
              </w:rPr>
              <w:t>0.96</w:t>
            </w:r>
          </w:p>
        </w:tc>
        <w:tc>
          <w:tcPr>
            <w:tcW w:w="1285" w:type="dxa"/>
          </w:tcPr>
          <w:p w14:paraId="29FAB43C" w14:textId="4B0E9184" w:rsidR="00D2733E" w:rsidRPr="004F3B18" w:rsidRDefault="00881BD5" w:rsidP="00B260E9">
            <w:pPr>
              <w:jc w:val="center"/>
              <w:rPr>
                <w:rFonts w:ascii="Calibri" w:hAnsi="Calibri" w:cs="Calibri"/>
              </w:rPr>
            </w:pPr>
            <w:r w:rsidRPr="004F3B18">
              <w:rPr>
                <w:rFonts w:ascii="Calibri" w:hAnsi="Calibri" w:cs="Calibri"/>
              </w:rPr>
              <w:t>0.79</w:t>
            </w:r>
          </w:p>
        </w:tc>
        <w:tc>
          <w:tcPr>
            <w:tcW w:w="850" w:type="dxa"/>
          </w:tcPr>
          <w:p w14:paraId="11E11FFE" w14:textId="011D3A9C" w:rsidR="00D2733E" w:rsidRPr="004F3B18" w:rsidRDefault="00881BD5" w:rsidP="00B260E9">
            <w:pPr>
              <w:jc w:val="center"/>
              <w:rPr>
                <w:rFonts w:ascii="Calibri" w:hAnsi="Calibri" w:cs="Calibri"/>
              </w:rPr>
            </w:pPr>
            <w:r w:rsidRPr="004F3B18">
              <w:rPr>
                <w:rFonts w:ascii="Calibri" w:hAnsi="Calibri" w:cs="Calibri"/>
              </w:rPr>
              <w:t>2.73</w:t>
            </w:r>
          </w:p>
        </w:tc>
        <w:tc>
          <w:tcPr>
            <w:tcW w:w="851" w:type="dxa"/>
          </w:tcPr>
          <w:p w14:paraId="0494FD9D" w14:textId="404E6439" w:rsidR="00D2733E" w:rsidRPr="004F3B18" w:rsidRDefault="00881BD5" w:rsidP="00B260E9">
            <w:pPr>
              <w:jc w:val="center"/>
              <w:rPr>
                <w:rFonts w:ascii="Calibri" w:hAnsi="Calibri" w:cs="Calibri"/>
              </w:rPr>
            </w:pPr>
            <w:r w:rsidRPr="004F3B18">
              <w:rPr>
                <w:rFonts w:ascii="Calibri" w:hAnsi="Calibri" w:cs="Calibri"/>
              </w:rPr>
              <w:t>-2.52</w:t>
            </w:r>
          </w:p>
        </w:tc>
        <w:tc>
          <w:tcPr>
            <w:tcW w:w="992" w:type="dxa"/>
          </w:tcPr>
          <w:p w14:paraId="62D21533" w14:textId="0A14CDC5" w:rsidR="00D2733E" w:rsidRPr="004F3B18" w:rsidRDefault="004D79BE" w:rsidP="00B260E9">
            <w:pPr>
              <w:jc w:val="center"/>
              <w:rPr>
                <w:rFonts w:ascii="Calibri" w:hAnsi="Calibri" w:cs="Calibri"/>
              </w:rPr>
            </w:pPr>
            <w:r w:rsidRPr="004F3B18">
              <w:rPr>
                <w:rFonts w:ascii="Calibri" w:hAnsi="Calibri" w:cs="Calibri"/>
              </w:rPr>
              <w:t>3.12</w:t>
            </w:r>
          </w:p>
        </w:tc>
        <w:tc>
          <w:tcPr>
            <w:tcW w:w="941" w:type="dxa"/>
          </w:tcPr>
          <w:p w14:paraId="308422F7" w14:textId="544D1F65" w:rsidR="00D2733E" w:rsidRPr="004F3B18" w:rsidRDefault="004D79BE" w:rsidP="00B260E9">
            <w:pPr>
              <w:jc w:val="center"/>
              <w:rPr>
                <w:rFonts w:ascii="Calibri" w:hAnsi="Calibri" w:cs="Calibri"/>
              </w:rPr>
            </w:pPr>
            <w:r w:rsidRPr="004F3B18">
              <w:rPr>
                <w:rFonts w:ascii="Calibri" w:hAnsi="Calibri" w:cs="Calibri"/>
              </w:rPr>
              <w:t>-4.62</w:t>
            </w:r>
          </w:p>
        </w:tc>
      </w:tr>
      <w:tr w:rsidR="00D2733E" w:rsidRPr="004F3B18" w14:paraId="03AAF430" w14:textId="77777777" w:rsidTr="00B260E9">
        <w:tc>
          <w:tcPr>
            <w:tcW w:w="703" w:type="dxa"/>
            <w:vMerge/>
          </w:tcPr>
          <w:p w14:paraId="630F6E6E" w14:textId="77777777" w:rsidR="00D2733E" w:rsidRPr="004F3B18" w:rsidRDefault="00D2733E" w:rsidP="00B260E9">
            <w:pPr>
              <w:jc w:val="center"/>
              <w:rPr>
                <w:rFonts w:ascii="Calibri" w:hAnsi="Calibri" w:cs="Calibri"/>
              </w:rPr>
            </w:pPr>
          </w:p>
        </w:tc>
        <w:tc>
          <w:tcPr>
            <w:tcW w:w="1124" w:type="dxa"/>
            <w:vMerge/>
          </w:tcPr>
          <w:p w14:paraId="620C522B" w14:textId="77777777" w:rsidR="00D2733E" w:rsidRPr="004F3B18" w:rsidRDefault="00D2733E" w:rsidP="00B260E9">
            <w:pPr>
              <w:jc w:val="center"/>
              <w:rPr>
                <w:rFonts w:ascii="Calibri" w:hAnsi="Calibri" w:cs="Calibri"/>
              </w:rPr>
            </w:pPr>
          </w:p>
        </w:tc>
        <w:tc>
          <w:tcPr>
            <w:tcW w:w="851" w:type="dxa"/>
          </w:tcPr>
          <w:p w14:paraId="0DB91E28"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11C6928A" w14:textId="5AB848C0" w:rsidR="00D2733E" w:rsidRPr="004F3B18" w:rsidRDefault="008F45DB" w:rsidP="00B260E9">
            <w:pPr>
              <w:jc w:val="center"/>
              <w:rPr>
                <w:rFonts w:ascii="Calibri" w:hAnsi="Calibri" w:cs="Calibri"/>
              </w:rPr>
            </w:pPr>
            <w:r w:rsidRPr="004F3B18">
              <w:rPr>
                <w:rFonts w:ascii="Calibri" w:hAnsi="Calibri" w:cs="Calibri"/>
              </w:rPr>
              <w:t>1.42</w:t>
            </w:r>
          </w:p>
        </w:tc>
        <w:tc>
          <w:tcPr>
            <w:tcW w:w="671" w:type="dxa"/>
          </w:tcPr>
          <w:p w14:paraId="09F07FD8" w14:textId="49F8128B" w:rsidR="00D2733E" w:rsidRPr="004F3B18" w:rsidRDefault="008F45DB" w:rsidP="00B260E9">
            <w:pPr>
              <w:jc w:val="center"/>
              <w:rPr>
                <w:rFonts w:ascii="Calibri" w:hAnsi="Calibri" w:cs="Calibri"/>
              </w:rPr>
            </w:pPr>
            <w:r w:rsidRPr="004F3B18">
              <w:rPr>
                <w:rFonts w:ascii="Calibri" w:hAnsi="Calibri" w:cs="Calibri"/>
              </w:rPr>
              <w:t>0.97</w:t>
            </w:r>
          </w:p>
        </w:tc>
        <w:tc>
          <w:tcPr>
            <w:tcW w:w="1285" w:type="dxa"/>
          </w:tcPr>
          <w:p w14:paraId="6A652E6C" w14:textId="1BB11E94" w:rsidR="00D2733E" w:rsidRPr="004F3B18" w:rsidRDefault="008F45DB" w:rsidP="00B260E9">
            <w:pPr>
              <w:jc w:val="center"/>
              <w:rPr>
                <w:rFonts w:ascii="Calibri" w:hAnsi="Calibri" w:cs="Calibri"/>
              </w:rPr>
            </w:pPr>
            <w:r w:rsidRPr="004F3B18">
              <w:rPr>
                <w:rFonts w:ascii="Calibri" w:hAnsi="Calibri" w:cs="Calibri"/>
              </w:rPr>
              <w:t>0.51</w:t>
            </w:r>
          </w:p>
        </w:tc>
        <w:tc>
          <w:tcPr>
            <w:tcW w:w="850" w:type="dxa"/>
          </w:tcPr>
          <w:p w14:paraId="46B2E4D6" w14:textId="24E954F9" w:rsidR="00D2733E" w:rsidRPr="004F3B18" w:rsidRDefault="008F45DB" w:rsidP="00B260E9">
            <w:pPr>
              <w:jc w:val="center"/>
              <w:rPr>
                <w:rFonts w:ascii="Calibri" w:hAnsi="Calibri" w:cs="Calibri"/>
              </w:rPr>
            </w:pPr>
            <w:r w:rsidRPr="004F3B18">
              <w:rPr>
                <w:rFonts w:ascii="Calibri" w:hAnsi="Calibri" w:cs="Calibri"/>
              </w:rPr>
              <w:t>1.63</w:t>
            </w:r>
          </w:p>
        </w:tc>
        <w:tc>
          <w:tcPr>
            <w:tcW w:w="851" w:type="dxa"/>
          </w:tcPr>
          <w:p w14:paraId="5801CC65" w14:textId="300F6358" w:rsidR="00D2733E" w:rsidRPr="004F3B18" w:rsidRDefault="008F45DB" w:rsidP="00B260E9">
            <w:pPr>
              <w:jc w:val="center"/>
              <w:rPr>
                <w:rFonts w:ascii="Calibri" w:hAnsi="Calibri" w:cs="Calibri"/>
              </w:rPr>
            </w:pPr>
            <w:r w:rsidRPr="004F3B18">
              <w:rPr>
                <w:rFonts w:ascii="Calibri" w:hAnsi="Calibri" w:cs="Calibri"/>
              </w:rPr>
              <w:t>-0.37</w:t>
            </w:r>
          </w:p>
        </w:tc>
        <w:tc>
          <w:tcPr>
            <w:tcW w:w="992" w:type="dxa"/>
          </w:tcPr>
          <w:p w14:paraId="580B12AF" w14:textId="6B7571F2" w:rsidR="00D2733E" w:rsidRPr="004F3B18" w:rsidRDefault="008F45DB" w:rsidP="00B260E9">
            <w:pPr>
              <w:jc w:val="center"/>
              <w:rPr>
                <w:rFonts w:ascii="Calibri" w:hAnsi="Calibri" w:cs="Calibri"/>
              </w:rPr>
            </w:pPr>
            <w:r w:rsidRPr="004F3B18">
              <w:rPr>
                <w:rFonts w:ascii="Calibri" w:hAnsi="Calibri" w:cs="Calibri"/>
              </w:rPr>
              <w:t>3.28</w:t>
            </w:r>
          </w:p>
        </w:tc>
        <w:tc>
          <w:tcPr>
            <w:tcW w:w="941" w:type="dxa"/>
          </w:tcPr>
          <w:p w14:paraId="3BD8B52B" w14:textId="581FE23D" w:rsidR="00D2733E" w:rsidRPr="004F3B18" w:rsidRDefault="008F45DB" w:rsidP="00B260E9">
            <w:pPr>
              <w:jc w:val="center"/>
              <w:rPr>
                <w:rFonts w:ascii="Calibri" w:hAnsi="Calibri" w:cs="Calibri"/>
              </w:rPr>
            </w:pPr>
            <w:r w:rsidRPr="004F3B18">
              <w:rPr>
                <w:rFonts w:ascii="Calibri" w:hAnsi="Calibri" w:cs="Calibri"/>
              </w:rPr>
              <w:t>-5.63</w:t>
            </w:r>
          </w:p>
        </w:tc>
      </w:tr>
      <w:tr w:rsidR="00D2733E" w:rsidRPr="004F3B18" w14:paraId="2DF9179D" w14:textId="77777777" w:rsidTr="00B260E9">
        <w:tc>
          <w:tcPr>
            <w:tcW w:w="703" w:type="dxa"/>
            <w:vMerge/>
          </w:tcPr>
          <w:p w14:paraId="50668671" w14:textId="77777777" w:rsidR="00D2733E" w:rsidRPr="004F3B18" w:rsidRDefault="00D2733E" w:rsidP="00B260E9">
            <w:pPr>
              <w:jc w:val="center"/>
              <w:rPr>
                <w:rFonts w:ascii="Calibri" w:hAnsi="Calibri" w:cs="Calibri"/>
              </w:rPr>
            </w:pPr>
          </w:p>
        </w:tc>
        <w:tc>
          <w:tcPr>
            <w:tcW w:w="1124" w:type="dxa"/>
            <w:vMerge w:val="restart"/>
          </w:tcPr>
          <w:p w14:paraId="08406EF3"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2AED2836"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672C617A" w14:textId="7DDD4697" w:rsidR="00D2733E" w:rsidRPr="004F3B18" w:rsidRDefault="00C21094" w:rsidP="00B260E9">
            <w:pPr>
              <w:jc w:val="center"/>
              <w:rPr>
                <w:rFonts w:ascii="Calibri" w:hAnsi="Calibri" w:cs="Calibri"/>
              </w:rPr>
            </w:pPr>
            <w:r w:rsidRPr="004F3B18">
              <w:rPr>
                <w:rFonts w:ascii="Calibri" w:hAnsi="Calibri" w:cs="Calibri"/>
              </w:rPr>
              <w:t>1.4</w:t>
            </w:r>
          </w:p>
        </w:tc>
        <w:tc>
          <w:tcPr>
            <w:tcW w:w="671" w:type="dxa"/>
          </w:tcPr>
          <w:p w14:paraId="2CA47890" w14:textId="719591CE" w:rsidR="00D2733E" w:rsidRPr="004F3B18" w:rsidRDefault="00C21094" w:rsidP="00B260E9">
            <w:pPr>
              <w:jc w:val="center"/>
              <w:rPr>
                <w:rFonts w:ascii="Calibri" w:hAnsi="Calibri" w:cs="Calibri"/>
              </w:rPr>
            </w:pPr>
            <w:r w:rsidRPr="004F3B18">
              <w:rPr>
                <w:rFonts w:ascii="Calibri" w:hAnsi="Calibri" w:cs="Calibri"/>
              </w:rPr>
              <w:t>0.97</w:t>
            </w:r>
          </w:p>
        </w:tc>
        <w:tc>
          <w:tcPr>
            <w:tcW w:w="1285" w:type="dxa"/>
          </w:tcPr>
          <w:p w14:paraId="3CB1EDBA" w14:textId="47E17C1F" w:rsidR="00D2733E" w:rsidRPr="004F3B18" w:rsidRDefault="00585928" w:rsidP="00B260E9">
            <w:pPr>
              <w:jc w:val="center"/>
              <w:rPr>
                <w:rFonts w:ascii="Calibri" w:hAnsi="Calibri" w:cs="Calibri"/>
              </w:rPr>
            </w:pPr>
            <w:r w:rsidRPr="004F3B18">
              <w:rPr>
                <w:rFonts w:ascii="Calibri" w:hAnsi="Calibri" w:cs="Calibri"/>
              </w:rPr>
              <w:t>0.11</w:t>
            </w:r>
          </w:p>
        </w:tc>
        <w:tc>
          <w:tcPr>
            <w:tcW w:w="850" w:type="dxa"/>
          </w:tcPr>
          <w:p w14:paraId="10F9C201" w14:textId="500B50EA" w:rsidR="00D2733E" w:rsidRPr="004F3B18" w:rsidRDefault="00585928" w:rsidP="00B260E9">
            <w:pPr>
              <w:jc w:val="center"/>
              <w:rPr>
                <w:rFonts w:ascii="Calibri" w:hAnsi="Calibri" w:cs="Calibri"/>
              </w:rPr>
            </w:pPr>
            <w:r w:rsidRPr="004F3B18">
              <w:rPr>
                <w:rFonts w:ascii="Calibri" w:hAnsi="Calibri" w:cs="Calibri"/>
              </w:rPr>
              <w:t>2.46</w:t>
            </w:r>
          </w:p>
        </w:tc>
        <w:tc>
          <w:tcPr>
            <w:tcW w:w="851" w:type="dxa"/>
          </w:tcPr>
          <w:p w14:paraId="58945423" w14:textId="6008DB4B" w:rsidR="00D2733E" w:rsidRPr="004F3B18" w:rsidRDefault="00585928" w:rsidP="00B260E9">
            <w:pPr>
              <w:jc w:val="center"/>
              <w:rPr>
                <w:rFonts w:ascii="Calibri" w:hAnsi="Calibri" w:cs="Calibri"/>
              </w:rPr>
            </w:pPr>
            <w:r w:rsidRPr="004F3B18">
              <w:rPr>
                <w:rFonts w:ascii="Calibri" w:hAnsi="Calibri" w:cs="Calibri"/>
              </w:rPr>
              <w:t>-3.16</w:t>
            </w:r>
          </w:p>
        </w:tc>
        <w:tc>
          <w:tcPr>
            <w:tcW w:w="992" w:type="dxa"/>
          </w:tcPr>
          <w:p w14:paraId="4D6CB042" w14:textId="4152833F" w:rsidR="00D2733E" w:rsidRPr="004F3B18" w:rsidRDefault="00585928" w:rsidP="00B260E9">
            <w:pPr>
              <w:jc w:val="center"/>
              <w:rPr>
                <w:rFonts w:ascii="Calibri" w:hAnsi="Calibri" w:cs="Calibri"/>
              </w:rPr>
            </w:pPr>
            <w:r w:rsidRPr="004F3B18">
              <w:rPr>
                <w:rFonts w:ascii="Calibri" w:hAnsi="Calibri" w:cs="Calibri"/>
              </w:rPr>
              <w:t>6.13</w:t>
            </w:r>
          </w:p>
        </w:tc>
        <w:tc>
          <w:tcPr>
            <w:tcW w:w="941" w:type="dxa"/>
          </w:tcPr>
          <w:p w14:paraId="5DB2C33E" w14:textId="13850773" w:rsidR="00D2733E" w:rsidRPr="004F3B18" w:rsidRDefault="00585928" w:rsidP="00B260E9">
            <w:pPr>
              <w:jc w:val="center"/>
              <w:rPr>
                <w:rFonts w:ascii="Calibri" w:hAnsi="Calibri" w:cs="Calibri"/>
              </w:rPr>
            </w:pPr>
            <w:r w:rsidRPr="004F3B18">
              <w:rPr>
                <w:rFonts w:ascii="Calibri" w:hAnsi="Calibri" w:cs="Calibri"/>
              </w:rPr>
              <w:t>-24.21</w:t>
            </w:r>
          </w:p>
        </w:tc>
      </w:tr>
      <w:tr w:rsidR="00D2733E" w:rsidRPr="004F3B18" w14:paraId="1ACEE8C5" w14:textId="77777777" w:rsidTr="00B260E9">
        <w:tc>
          <w:tcPr>
            <w:tcW w:w="703" w:type="dxa"/>
            <w:vMerge/>
          </w:tcPr>
          <w:p w14:paraId="480B9FB3" w14:textId="77777777" w:rsidR="00D2733E" w:rsidRPr="004F3B18" w:rsidRDefault="00D2733E" w:rsidP="00B260E9">
            <w:pPr>
              <w:jc w:val="center"/>
              <w:rPr>
                <w:rFonts w:ascii="Calibri" w:hAnsi="Calibri" w:cs="Calibri"/>
              </w:rPr>
            </w:pPr>
          </w:p>
        </w:tc>
        <w:tc>
          <w:tcPr>
            <w:tcW w:w="1124" w:type="dxa"/>
            <w:vMerge/>
          </w:tcPr>
          <w:p w14:paraId="00FA82AD" w14:textId="77777777" w:rsidR="00D2733E" w:rsidRPr="004F3B18" w:rsidRDefault="00D2733E" w:rsidP="00B260E9">
            <w:pPr>
              <w:jc w:val="center"/>
              <w:rPr>
                <w:rFonts w:ascii="Calibri" w:hAnsi="Calibri" w:cs="Calibri"/>
              </w:rPr>
            </w:pPr>
          </w:p>
        </w:tc>
        <w:tc>
          <w:tcPr>
            <w:tcW w:w="851" w:type="dxa"/>
          </w:tcPr>
          <w:p w14:paraId="2573E8DD"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6AB91ABC" w14:textId="1FCDE1E0" w:rsidR="00D2733E" w:rsidRPr="004F3B18" w:rsidRDefault="00245273" w:rsidP="00B260E9">
            <w:pPr>
              <w:jc w:val="center"/>
              <w:rPr>
                <w:rFonts w:ascii="Calibri" w:hAnsi="Calibri" w:cs="Calibri"/>
              </w:rPr>
            </w:pPr>
            <w:r w:rsidRPr="004F3B18">
              <w:rPr>
                <w:rFonts w:ascii="Calibri" w:hAnsi="Calibri" w:cs="Calibri"/>
              </w:rPr>
              <w:t>1.46</w:t>
            </w:r>
          </w:p>
        </w:tc>
        <w:tc>
          <w:tcPr>
            <w:tcW w:w="671" w:type="dxa"/>
          </w:tcPr>
          <w:p w14:paraId="5A438955" w14:textId="344D901B" w:rsidR="00D2733E" w:rsidRPr="004F3B18" w:rsidRDefault="00245273" w:rsidP="00B260E9">
            <w:pPr>
              <w:jc w:val="center"/>
              <w:rPr>
                <w:rFonts w:ascii="Calibri" w:hAnsi="Calibri" w:cs="Calibri"/>
              </w:rPr>
            </w:pPr>
            <w:r w:rsidRPr="004F3B18">
              <w:rPr>
                <w:rFonts w:ascii="Calibri" w:hAnsi="Calibri" w:cs="Calibri"/>
              </w:rPr>
              <w:t>0.97</w:t>
            </w:r>
          </w:p>
        </w:tc>
        <w:tc>
          <w:tcPr>
            <w:tcW w:w="1285" w:type="dxa"/>
          </w:tcPr>
          <w:p w14:paraId="6BF85ABE" w14:textId="39BF14BE" w:rsidR="00D2733E" w:rsidRPr="004F3B18" w:rsidRDefault="001335DA" w:rsidP="00B260E9">
            <w:pPr>
              <w:jc w:val="center"/>
              <w:rPr>
                <w:rFonts w:ascii="Calibri" w:hAnsi="Calibri" w:cs="Calibri"/>
              </w:rPr>
            </w:pPr>
            <w:r w:rsidRPr="004F3B18">
              <w:rPr>
                <w:rFonts w:ascii="Calibri" w:hAnsi="Calibri" w:cs="Calibri"/>
              </w:rPr>
              <w:t>1.08</w:t>
            </w:r>
          </w:p>
        </w:tc>
        <w:tc>
          <w:tcPr>
            <w:tcW w:w="850" w:type="dxa"/>
          </w:tcPr>
          <w:p w14:paraId="31BE1533" w14:textId="76B44875" w:rsidR="00D2733E" w:rsidRPr="004F3B18" w:rsidRDefault="001335DA" w:rsidP="00B260E9">
            <w:pPr>
              <w:jc w:val="center"/>
              <w:rPr>
                <w:rFonts w:ascii="Calibri" w:hAnsi="Calibri" w:cs="Calibri"/>
              </w:rPr>
            </w:pPr>
            <w:r w:rsidRPr="004F3B18">
              <w:rPr>
                <w:rFonts w:ascii="Calibri" w:hAnsi="Calibri" w:cs="Calibri"/>
              </w:rPr>
              <w:t>4.07</w:t>
            </w:r>
          </w:p>
        </w:tc>
        <w:tc>
          <w:tcPr>
            <w:tcW w:w="851" w:type="dxa"/>
          </w:tcPr>
          <w:p w14:paraId="644007D6" w14:textId="5AB8EF1D" w:rsidR="00D2733E" w:rsidRPr="004F3B18" w:rsidRDefault="001335DA" w:rsidP="00B260E9">
            <w:pPr>
              <w:jc w:val="center"/>
              <w:rPr>
                <w:rFonts w:ascii="Calibri" w:hAnsi="Calibri" w:cs="Calibri"/>
              </w:rPr>
            </w:pPr>
            <w:r w:rsidRPr="004F3B18">
              <w:rPr>
                <w:rFonts w:ascii="Calibri" w:hAnsi="Calibri" w:cs="Calibri"/>
              </w:rPr>
              <w:t>-6.98</w:t>
            </w:r>
          </w:p>
        </w:tc>
        <w:tc>
          <w:tcPr>
            <w:tcW w:w="992" w:type="dxa"/>
          </w:tcPr>
          <w:p w14:paraId="0779936F" w14:textId="57091282" w:rsidR="00D2733E" w:rsidRPr="004F3B18" w:rsidRDefault="001335DA" w:rsidP="00B260E9">
            <w:pPr>
              <w:jc w:val="center"/>
              <w:rPr>
                <w:rFonts w:ascii="Calibri" w:hAnsi="Calibri" w:cs="Calibri"/>
              </w:rPr>
            </w:pPr>
            <w:r w:rsidRPr="004F3B18">
              <w:rPr>
                <w:rFonts w:ascii="Calibri" w:hAnsi="Calibri" w:cs="Calibri"/>
              </w:rPr>
              <w:t>5.71</w:t>
            </w:r>
          </w:p>
        </w:tc>
        <w:tc>
          <w:tcPr>
            <w:tcW w:w="941" w:type="dxa"/>
          </w:tcPr>
          <w:p w14:paraId="5E19B202" w14:textId="55C79834" w:rsidR="00D2733E" w:rsidRPr="004F3B18" w:rsidRDefault="00755273" w:rsidP="00B260E9">
            <w:pPr>
              <w:jc w:val="center"/>
              <w:rPr>
                <w:rFonts w:ascii="Calibri" w:hAnsi="Calibri" w:cs="Calibri"/>
              </w:rPr>
            </w:pPr>
            <w:r w:rsidRPr="004F3B18">
              <w:rPr>
                <w:rFonts w:ascii="Calibri" w:hAnsi="Calibri" w:cs="Calibri"/>
              </w:rPr>
              <w:t>-17.45</w:t>
            </w:r>
          </w:p>
        </w:tc>
      </w:tr>
      <w:tr w:rsidR="00D2733E" w:rsidRPr="004F3B18" w14:paraId="423104C9" w14:textId="77777777" w:rsidTr="00B260E9">
        <w:tc>
          <w:tcPr>
            <w:tcW w:w="703" w:type="dxa"/>
            <w:vMerge/>
          </w:tcPr>
          <w:p w14:paraId="0EC49294" w14:textId="77777777" w:rsidR="00D2733E" w:rsidRPr="004F3B18" w:rsidRDefault="00D2733E" w:rsidP="00B260E9">
            <w:pPr>
              <w:jc w:val="center"/>
              <w:rPr>
                <w:rFonts w:ascii="Calibri" w:hAnsi="Calibri" w:cs="Calibri"/>
              </w:rPr>
            </w:pPr>
          </w:p>
        </w:tc>
        <w:tc>
          <w:tcPr>
            <w:tcW w:w="1124" w:type="dxa"/>
            <w:vMerge/>
          </w:tcPr>
          <w:p w14:paraId="2637F668" w14:textId="77777777" w:rsidR="00D2733E" w:rsidRPr="004F3B18" w:rsidRDefault="00D2733E" w:rsidP="00B260E9">
            <w:pPr>
              <w:jc w:val="center"/>
              <w:rPr>
                <w:rFonts w:ascii="Calibri" w:hAnsi="Calibri" w:cs="Calibri"/>
              </w:rPr>
            </w:pPr>
          </w:p>
        </w:tc>
        <w:tc>
          <w:tcPr>
            <w:tcW w:w="851" w:type="dxa"/>
          </w:tcPr>
          <w:p w14:paraId="4BF4C7ED"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08A6A844" w14:textId="66BB44B1" w:rsidR="00D2733E" w:rsidRPr="004F3B18" w:rsidRDefault="00D85894" w:rsidP="00B260E9">
            <w:pPr>
              <w:jc w:val="center"/>
              <w:rPr>
                <w:rFonts w:ascii="Calibri" w:hAnsi="Calibri" w:cs="Calibri"/>
              </w:rPr>
            </w:pPr>
            <w:r w:rsidRPr="004F3B18">
              <w:rPr>
                <w:rFonts w:ascii="Calibri" w:hAnsi="Calibri" w:cs="Calibri"/>
              </w:rPr>
              <w:t>1.45</w:t>
            </w:r>
          </w:p>
        </w:tc>
        <w:tc>
          <w:tcPr>
            <w:tcW w:w="671" w:type="dxa"/>
          </w:tcPr>
          <w:p w14:paraId="7C91F205" w14:textId="4E46CFEB" w:rsidR="00D2733E" w:rsidRPr="004F3B18" w:rsidRDefault="00D85894" w:rsidP="00B260E9">
            <w:pPr>
              <w:jc w:val="center"/>
              <w:rPr>
                <w:rFonts w:ascii="Calibri" w:hAnsi="Calibri" w:cs="Calibri"/>
              </w:rPr>
            </w:pPr>
            <w:r w:rsidRPr="004F3B18">
              <w:rPr>
                <w:rFonts w:ascii="Calibri" w:hAnsi="Calibri" w:cs="Calibri"/>
              </w:rPr>
              <w:t>0.97</w:t>
            </w:r>
          </w:p>
        </w:tc>
        <w:tc>
          <w:tcPr>
            <w:tcW w:w="1285" w:type="dxa"/>
          </w:tcPr>
          <w:p w14:paraId="05FEA84D" w14:textId="4C2A307A" w:rsidR="00D2733E" w:rsidRPr="004F3B18" w:rsidRDefault="00DB5B77" w:rsidP="00B260E9">
            <w:pPr>
              <w:jc w:val="center"/>
              <w:rPr>
                <w:rFonts w:ascii="Calibri" w:hAnsi="Calibri" w:cs="Calibri"/>
              </w:rPr>
            </w:pPr>
            <w:r w:rsidRPr="004F3B18">
              <w:rPr>
                <w:rFonts w:ascii="Calibri" w:hAnsi="Calibri" w:cs="Calibri"/>
              </w:rPr>
              <w:t>0.87</w:t>
            </w:r>
          </w:p>
        </w:tc>
        <w:tc>
          <w:tcPr>
            <w:tcW w:w="850" w:type="dxa"/>
          </w:tcPr>
          <w:p w14:paraId="158B3677" w14:textId="4084D3DB" w:rsidR="00D2733E" w:rsidRPr="004F3B18" w:rsidRDefault="00DB5B77" w:rsidP="00B260E9">
            <w:pPr>
              <w:jc w:val="center"/>
              <w:rPr>
                <w:rFonts w:ascii="Calibri" w:hAnsi="Calibri" w:cs="Calibri"/>
              </w:rPr>
            </w:pPr>
            <w:r w:rsidRPr="004F3B18">
              <w:rPr>
                <w:rFonts w:ascii="Calibri" w:hAnsi="Calibri" w:cs="Calibri"/>
              </w:rPr>
              <w:t>2.78</w:t>
            </w:r>
          </w:p>
        </w:tc>
        <w:tc>
          <w:tcPr>
            <w:tcW w:w="851" w:type="dxa"/>
          </w:tcPr>
          <w:p w14:paraId="18B53851" w14:textId="6771C8F8" w:rsidR="00D2733E" w:rsidRPr="004F3B18" w:rsidRDefault="00DB5B77" w:rsidP="00B260E9">
            <w:pPr>
              <w:jc w:val="center"/>
              <w:rPr>
                <w:rFonts w:ascii="Calibri" w:hAnsi="Calibri" w:cs="Calibri"/>
              </w:rPr>
            </w:pPr>
            <w:r w:rsidRPr="004F3B18">
              <w:rPr>
                <w:rFonts w:ascii="Calibri" w:hAnsi="Calibri" w:cs="Calibri"/>
              </w:rPr>
              <w:t>-2.68</w:t>
            </w:r>
          </w:p>
        </w:tc>
        <w:tc>
          <w:tcPr>
            <w:tcW w:w="992" w:type="dxa"/>
          </w:tcPr>
          <w:p w14:paraId="7B3E4108" w14:textId="3BB2B859" w:rsidR="00D2733E" w:rsidRPr="004F3B18" w:rsidRDefault="00DB5B77" w:rsidP="00B260E9">
            <w:pPr>
              <w:jc w:val="center"/>
              <w:rPr>
                <w:rFonts w:ascii="Calibri" w:hAnsi="Calibri" w:cs="Calibri"/>
              </w:rPr>
            </w:pPr>
            <w:r w:rsidRPr="004F3B18">
              <w:rPr>
                <w:rFonts w:ascii="Calibri" w:hAnsi="Calibri" w:cs="Calibri"/>
              </w:rPr>
              <w:t>3.03</w:t>
            </w:r>
          </w:p>
        </w:tc>
        <w:tc>
          <w:tcPr>
            <w:tcW w:w="941" w:type="dxa"/>
          </w:tcPr>
          <w:p w14:paraId="1E51C64C" w14:textId="4917CD83" w:rsidR="00D2733E" w:rsidRPr="004F3B18" w:rsidRDefault="00DB5B77" w:rsidP="00B260E9">
            <w:pPr>
              <w:jc w:val="center"/>
              <w:rPr>
                <w:rFonts w:ascii="Calibri" w:hAnsi="Calibri" w:cs="Calibri"/>
              </w:rPr>
            </w:pPr>
            <w:r w:rsidRPr="004F3B18">
              <w:rPr>
                <w:rFonts w:ascii="Calibri" w:hAnsi="Calibri" w:cs="Calibri"/>
              </w:rPr>
              <w:t>-4.3</w:t>
            </w:r>
          </w:p>
        </w:tc>
      </w:tr>
      <w:tr w:rsidR="00D2733E" w:rsidRPr="004F3B18" w14:paraId="6782F659" w14:textId="77777777" w:rsidTr="00B260E9">
        <w:tc>
          <w:tcPr>
            <w:tcW w:w="703" w:type="dxa"/>
            <w:vMerge/>
          </w:tcPr>
          <w:p w14:paraId="6D916F2E" w14:textId="77777777" w:rsidR="00D2733E" w:rsidRPr="004F3B18" w:rsidRDefault="00D2733E" w:rsidP="00B260E9">
            <w:pPr>
              <w:jc w:val="center"/>
              <w:rPr>
                <w:rFonts w:ascii="Calibri" w:hAnsi="Calibri" w:cs="Calibri"/>
              </w:rPr>
            </w:pPr>
          </w:p>
        </w:tc>
        <w:tc>
          <w:tcPr>
            <w:tcW w:w="1124" w:type="dxa"/>
            <w:vMerge/>
          </w:tcPr>
          <w:p w14:paraId="7F632195" w14:textId="77777777" w:rsidR="00D2733E" w:rsidRPr="004F3B18" w:rsidRDefault="00D2733E" w:rsidP="00B260E9">
            <w:pPr>
              <w:jc w:val="center"/>
              <w:rPr>
                <w:rFonts w:ascii="Calibri" w:hAnsi="Calibri" w:cs="Calibri"/>
              </w:rPr>
            </w:pPr>
          </w:p>
        </w:tc>
        <w:tc>
          <w:tcPr>
            <w:tcW w:w="851" w:type="dxa"/>
          </w:tcPr>
          <w:p w14:paraId="190C444C"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06A4D222" w14:textId="0082F122" w:rsidR="00D2733E" w:rsidRPr="004F3B18" w:rsidRDefault="00923763" w:rsidP="00B260E9">
            <w:pPr>
              <w:jc w:val="center"/>
              <w:rPr>
                <w:rFonts w:ascii="Calibri" w:hAnsi="Calibri" w:cs="Calibri"/>
              </w:rPr>
            </w:pPr>
            <w:r w:rsidRPr="004F3B18">
              <w:rPr>
                <w:rFonts w:ascii="Calibri" w:hAnsi="Calibri" w:cs="Calibri"/>
              </w:rPr>
              <w:t>1.42</w:t>
            </w:r>
          </w:p>
        </w:tc>
        <w:tc>
          <w:tcPr>
            <w:tcW w:w="671" w:type="dxa"/>
          </w:tcPr>
          <w:p w14:paraId="7C1E1081" w14:textId="2E1F200D" w:rsidR="00D2733E" w:rsidRPr="004F3B18" w:rsidRDefault="00923763" w:rsidP="00B260E9">
            <w:pPr>
              <w:jc w:val="center"/>
              <w:rPr>
                <w:rFonts w:ascii="Calibri" w:hAnsi="Calibri" w:cs="Calibri"/>
              </w:rPr>
            </w:pPr>
            <w:r w:rsidRPr="004F3B18">
              <w:rPr>
                <w:rFonts w:ascii="Calibri" w:hAnsi="Calibri" w:cs="Calibri"/>
              </w:rPr>
              <w:t>0.97</w:t>
            </w:r>
          </w:p>
        </w:tc>
        <w:tc>
          <w:tcPr>
            <w:tcW w:w="1285" w:type="dxa"/>
          </w:tcPr>
          <w:p w14:paraId="286C20DF" w14:textId="4DB9204B" w:rsidR="00D2733E" w:rsidRPr="004F3B18" w:rsidRDefault="00420B20" w:rsidP="00B260E9">
            <w:pPr>
              <w:jc w:val="center"/>
              <w:rPr>
                <w:rFonts w:ascii="Calibri" w:hAnsi="Calibri" w:cs="Calibri"/>
              </w:rPr>
            </w:pPr>
            <w:r w:rsidRPr="004F3B18">
              <w:rPr>
                <w:rFonts w:ascii="Calibri" w:hAnsi="Calibri" w:cs="Calibri"/>
              </w:rPr>
              <w:t>0.53</w:t>
            </w:r>
          </w:p>
        </w:tc>
        <w:tc>
          <w:tcPr>
            <w:tcW w:w="850" w:type="dxa"/>
          </w:tcPr>
          <w:p w14:paraId="5735D62A" w14:textId="41FDA857" w:rsidR="00D2733E" w:rsidRPr="004F3B18" w:rsidRDefault="00420B20" w:rsidP="00B260E9">
            <w:pPr>
              <w:jc w:val="center"/>
              <w:rPr>
                <w:rFonts w:ascii="Calibri" w:hAnsi="Calibri" w:cs="Calibri"/>
              </w:rPr>
            </w:pPr>
            <w:r w:rsidRPr="004F3B18">
              <w:rPr>
                <w:rFonts w:ascii="Calibri" w:hAnsi="Calibri" w:cs="Calibri"/>
              </w:rPr>
              <w:t>1.65</w:t>
            </w:r>
          </w:p>
        </w:tc>
        <w:tc>
          <w:tcPr>
            <w:tcW w:w="851" w:type="dxa"/>
          </w:tcPr>
          <w:p w14:paraId="4765EA37" w14:textId="16BCD9EF" w:rsidR="00D2733E" w:rsidRPr="004F3B18" w:rsidRDefault="00420B20" w:rsidP="00B260E9">
            <w:pPr>
              <w:jc w:val="center"/>
              <w:rPr>
                <w:rFonts w:ascii="Calibri" w:hAnsi="Calibri" w:cs="Calibri"/>
              </w:rPr>
            </w:pPr>
            <w:r w:rsidRPr="004F3B18">
              <w:rPr>
                <w:rFonts w:ascii="Calibri" w:hAnsi="Calibri" w:cs="Calibri"/>
              </w:rPr>
              <w:t>-0.43</w:t>
            </w:r>
          </w:p>
        </w:tc>
        <w:tc>
          <w:tcPr>
            <w:tcW w:w="992" w:type="dxa"/>
          </w:tcPr>
          <w:p w14:paraId="2BD71B78" w14:textId="47B0BC18" w:rsidR="00D2733E" w:rsidRPr="004F3B18" w:rsidRDefault="00420B20" w:rsidP="00B260E9">
            <w:pPr>
              <w:jc w:val="center"/>
              <w:rPr>
                <w:rFonts w:ascii="Calibri" w:hAnsi="Calibri" w:cs="Calibri"/>
              </w:rPr>
            </w:pPr>
            <w:r w:rsidRPr="004F3B18">
              <w:rPr>
                <w:rFonts w:ascii="Calibri" w:hAnsi="Calibri" w:cs="Calibri"/>
              </w:rPr>
              <w:t>3.51</w:t>
            </w:r>
          </w:p>
        </w:tc>
        <w:tc>
          <w:tcPr>
            <w:tcW w:w="941" w:type="dxa"/>
          </w:tcPr>
          <w:p w14:paraId="76459C1D" w14:textId="4ECD7FF9" w:rsidR="00D2733E" w:rsidRPr="004F3B18" w:rsidRDefault="00420B20" w:rsidP="00B260E9">
            <w:pPr>
              <w:jc w:val="center"/>
              <w:rPr>
                <w:rFonts w:ascii="Calibri" w:hAnsi="Calibri" w:cs="Calibri"/>
              </w:rPr>
            </w:pPr>
            <w:r w:rsidRPr="004F3B18">
              <w:rPr>
                <w:rFonts w:ascii="Calibri" w:hAnsi="Calibri" w:cs="Calibri"/>
              </w:rPr>
              <w:t>-6.76</w:t>
            </w:r>
          </w:p>
        </w:tc>
      </w:tr>
    </w:tbl>
    <w:p w14:paraId="2631B13D" w14:textId="77777777" w:rsidR="00D2733E" w:rsidRPr="004F3B18" w:rsidRDefault="00D2733E" w:rsidP="00D2733E">
      <w:pPr>
        <w:rPr>
          <w:rFonts w:ascii="Calibri" w:hAnsi="Calibri" w:cs="Calibri"/>
        </w:rPr>
      </w:pPr>
    </w:p>
    <w:p w14:paraId="2ADF8B31" w14:textId="1981AC31" w:rsidR="0059309F" w:rsidRPr="004F3B18" w:rsidRDefault="0059309F" w:rsidP="0059309F">
      <w:pPr>
        <w:pStyle w:val="Caption"/>
        <w:keepNext/>
        <w:rPr>
          <w:rFonts w:ascii="Calibri" w:hAnsi="Calibri" w:cs="Calibri"/>
        </w:rPr>
      </w:pPr>
      <w:bookmarkStart w:id="138" w:name="_Toc165500164"/>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42</w:t>
      </w:r>
      <w:r w:rsidRPr="004F3B18">
        <w:rPr>
          <w:rFonts w:ascii="Calibri" w:hAnsi="Calibri" w:cs="Calibri"/>
        </w:rPr>
        <w:fldChar w:fldCharType="end"/>
      </w:r>
      <w:r w:rsidRPr="004F3B18">
        <w:rPr>
          <w:rFonts w:ascii="Calibri" w:hAnsi="Calibri" w:cs="Calibri"/>
        </w:rPr>
        <w:t>: Model-5 Metrics of SHEL With MinMaxScaler</w:t>
      </w:r>
      <w:bookmarkEnd w:id="138"/>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851"/>
        <w:gridCol w:w="992"/>
        <w:gridCol w:w="941"/>
      </w:tblGrid>
      <w:tr w:rsidR="00D2733E" w:rsidRPr="004F3B18" w14:paraId="18F8F2D5" w14:textId="77777777" w:rsidTr="00B260E9">
        <w:tc>
          <w:tcPr>
            <w:tcW w:w="2674" w:type="dxa"/>
            <w:gridSpan w:val="3"/>
          </w:tcPr>
          <w:p w14:paraId="5B694321" w14:textId="77777777" w:rsidR="00D2733E" w:rsidRPr="004F3B18" w:rsidRDefault="00D2733E" w:rsidP="00B260E9">
            <w:pPr>
              <w:jc w:val="center"/>
              <w:rPr>
                <w:rFonts w:ascii="Calibri" w:hAnsi="Calibri" w:cs="Calibri"/>
              </w:rPr>
            </w:pPr>
          </w:p>
        </w:tc>
        <w:tc>
          <w:tcPr>
            <w:tcW w:w="1424" w:type="dxa"/>
            <w:gridSpan w:val="2"/>
          </w:tcPr>
          <w:p w14:paraId="70413E40"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11FE015B"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01" w:type="dxa"/>
            <w:gridSpan w:val="2"/>
          </w:tcPr>
          <w:p w14:paraId="5886CD4F" w14:textId="77777777" w:rsidR="00D2733E" w:rsidRPr="004F3B18" w:rsidRDefault="00D2733E" w:rsidP="002F2791">
            <w:pPr>
              <w:ind w:right="-101"/>
              <w:jc w:val="center"/>
              <w:rPr>
                <w:rFonts w:ascii="Calibri" w:hAnsi="Calibri" w:cs="Calibri"/>
              </w:rPr>
            </w:pPr>
            <w:r w:rsidRPr="004F3B18">
              <w:rPr>
                <w:rFonts w:ascii="Calibri" w:hAnsi="Calibri" w:cs="Calibri"/>
              </w:rPr>
              <w:t>15 days Forecast metrics</w:t>
            </w:r>
          </w:p>
        </w:tc>
        <w:tc>
          <w:tcPr>
            <w:tcW w:w="1933" w:type="dxa"/>
            <w:gridSpan w:val="2"/>
          </w:tcPr>
          <w:p w14:paraId="467F33F4"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3C067FE4" w14:textId="77777777" w:rsidTr="00B260E9">
        <w:tc>
          <w:tcPr>
            <w:tcW w:w="699" w:type="dxa"/>
          </w:tcPr>
          <w:p w14:paraId="21888B08"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0E4A677C"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5770AEA7"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18E915C3"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40F48C31"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00B3100B"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707B1A1C"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1" w:type="dxa"/>
          </w:tcPr>
          <w:p w14:paraId="3DA59324"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992" w:type="dxa"/>
          </w:tcPr>
          <w:p w14:paraId="140AB1E9"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7957E559"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3A3357AB" w14:textId="77777777" w:rsidTr="00B260E9">
        <w:tc>
          <w:tcPr>
            <w:tcW w:w="699" w:type="dxa"/>
            <w:vMerge w:val="restart"/>
          </w:tcPr>
          <w:p w14:paraId="606531B5" w14:textId="77777777" w:rsidR="00D2733E" w:rsidRPr="004F3B18" w:rsidRDefault="00D2733E" w:rsidP="00B260E9">
            <w:pPr>
              <w:jc w:val="center"/>
              <w:rPr>
                <w:rFonts w:ascii="Calibri" w:hAnsi="Calibri" w:cs="Calibri"/>
              </w:rPr>
            </w:pPr>
            <w:r w:rsidRPr="004F3B18">
              <w:rPr>
                <w:rFonts w:ascii="Calibri" w:hAnsi="Calibri" w:cs="Calibri"/>
              </w:rPr>
              <w:t>SHEL</w:t>
            </w:r>
          </w:p>
        </w:tc>
        <w:tc>
          <w:tcPr>
            <w:tcW w:w="1124" w:type="dxa"/>
            <w:vMerge w:val="restart"/>
          </w:tcPr>
          <w:p w14:paraId="2530CB77"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5BFA5E7C"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2F07951D" w14:textId="4992469B" w:rsidR="00D2733E" w:rsidRPr="004F3B18" w:rsidRDefault="00940CBE" w:rsidP="00B260E9">
            <w:pPr>
              <w:jc w:val="center"/>
              <w:rPr>
                <w:rFonts w:ascii="Calibri" w:hAnsi="Calibri" w:cs="Calibri"/>
              </w:rPr>
            </w:pPr>
            <w:r w:rsidRPr="004F3B18">
              <w:rPr>
                <w:rFonts w:ascii="Calibri" w:hAnsi="Calibri" w:cs="Calibri"/>
              </w:rPr>
              <w:t>1.83</w:t>
            </w:r>
          </w:p>
        </w:tc>
        <w:tc>
          <w:tcPr>
            <w:tcW w:w="671" w:type="dxa"/>
          </w:tcPr>
          <w:p w14:paraId="50F039BF" w14:textId="053BB580" w:rsidR="00D2733E" w:rsidRPr="004F3B18" w:rsidRDefault="00940CBE" w:rsidP="00B260E9">
            <w:pPr>
              <w:jc w:val="center"/>
              <w:rPr>
                <w:rFonts w:ascii="Calibri" w:hAnsi="Calibri" w:cs="Calibri"/>
              </w:rPr>
            </w:pPr>
            <w:r w:rsidRPr="004F3B18">
              <w:rPr>
                <w:rFonts w:ascii="Calibri" w:hAnsi="Calibri" w:cs="Calibri"/>
              </w:rPr>
              <w:t>0.93</w:t>
            </w:r>
          </w:p>
        </w:tc>
        <w:tc>
          <w:tcPr>
            <w:tcW w:w="1285" w:type="dxa"/>
          </w:tcPr>
          <w:p w14:paraId="2AE447C7" w14:textId="7389B0C8" w:rsidR="00D2733E" w:rsidRPr="004F3B18" w:rsidRDefault="00940CBE" w:rsidP="00B260E9">
            <w:pPr>
              <w:jc w:val="center"/>
              <w:rPr>
                <w:rFonts w:ascii="Calibri" w:hAnsi="Calibri" w:cs="Calibri"/>
              </w:rPr>
            </w:pPr>
            <w:r w:rsidRPr="004F3B18">
              <w:rPr>
                <w:rFonts w:ascii="Calibri" w:hAnsi="Calibri" w:cs="Calibri"/>
              </w:rPr>
              <w:t>1.5</w:t>
            </w:r>
          </w:p>
        </w:tc>
        <w:tc>
          <w:tcPr>
            <w:tcW w:w="850" w:type="dxa"/>
          </w:tcPr>
          <w:p w14:paraId="12A26CA5" w14:textId="546F0160" w:rsidR="00D2733E" w:rsidRPr="004F3B18" w:rsidRDefault="00940CBE" w:rsidP="00B260E9">
            <w:pPr>
              <w:jc w:val="center"/>
              <w:rPr>
                <w:rFonts w:ascii="Calibri" w:hAnsi="Calibri" w:cs="Calibri"/>
              </w:rPr>
            </w:pPr>
            <w:r w:rsidRPr="004F3B18">
              <w:rPr>
                <w:rFonts w:ascii="Calibri" w:hAnsi="Calibri" w:cs="Calibri"/>
              </w:rPr>
              <w:t>1.57</w:t>
            </w:r>
          </w:p>
        </w:tc>
        <w:tc>
          <w:tcPr>
            <w:tcW w:w="851" w:type="dxa"/>
          </w:tcPr>
          <w:p w14:paraId="7C2EB720" w14:textId="67FEBE57" w:rsidR="00D2733E" w:rsidRPr="004F3B18" w:rsidRDefault="00940CBE" w:rsidP="00B260E9">
            <w:pPr>
              <w:jc w:val="center"/>
              <w:rPr>
                <w:rFonts w:ascii="Calibri" w:hAnsi="Calibri" w:cs="Calibri"/>
              </w:rPr>
            </w:pPr>
            <w:r w:rsidRPr="004F3B18">
              <w:rPr>
                <w:rFonts w:ascii="Calibri" w:hAnsi="Calibri" w:cs="Calibri"/>
              </w:rPr>
              <w:t>-10.28</w:t>
            </w:r>
          </w:p>
        </w:tc>
        <w:tc>
          <w:tcPr>
            <w:tcW w:w="992" w:type="dxa"/>
          </w:tcPr>
          <w:p w14:paraId="273447E1" w14:textId="024FC1D4" w:rsidR="00D2733E" w:rsidRPr="004F3B18" w:rsidRDefault="007B0AB0" w:rsidP="00B260E9">
            <w:pPr>
              <w:jc w:val="center"/>
              <w:rPr>
                <w:rFonts w:ascii="Calibri" w:hAnsi="Calibri" w:cs="Calibri"/>
              </w:rPr>
            </w:pPr>
            <w:r w:rsidRPr="004F3B18">
              <w:rPr>
                <w:rFonts w:ascii="Calibri" w:hAnsi="Calibri" w:cs="Calibri"/>
              </w:rPr>
              <w:t>3.67</w:t>
            </w:r>
          </w:p>
        </w:tc>
        <w:tc>
          <w:tcPr>
            <w:tcW w:w="941" w:type="dxa"/>
          </w:tcPr>
          <w:p w14:paraId="1BB642F4" w14:textId="22884AE0" w:rsidR="00D2733E" w:rsidRPr="004F3B18" w:rsidRDefault="007B0AB0" w:rsidP="00B260E9">
            <w:pPr>
              <w:jc w:val="center"/>
              <w:rPr>
                <w:rFonts w:ascii="Calibri" w:hAnsi="Calibri" w:cs="Calibri"/>
              </w:rPr>
            </w:pPr>
            <w:r w:rsidRPr="004F3B18">
              <w:rPr>
                <w:rFonts w:ascii="Calibri" w:hAnsi="Calibri" w:cs="Calibri"/>
              </w:rPr>
              <w:t>-13.9</w:t>
            </w:r>
          </w:p>
        </w:tc>
      </w:tr>
      <w:tr w:rsidR="00D2733E" w:rsidRPr="004F3B18" w14:paraId="1FB9B590" w14:textId="77777777" w:rsidTr="00B260E9">
        <w:tc>
          <w:tcPr>
            <w:tcW w:w="699" w:type="dxa"/>
            <w:vMerge/>
          </w:tcPr>
          <w:p w14:paraId="5EB70A78" w14:textId="77777777" w:rsidR="00D2733E" w:rsidRPr="004F3B18" w:rsidRDefault="00D2733E" w:rsidP="00B260E9">
            <w:pPr>
              <w:jc w:val="center"/>
              <w:rPr>
                <w:rFonts w:ascii="Calibri" w:hAnsi="Calibri" w:cs="Calibri"/>
              </w:rPr>
            </w:pPr>
          </w:p>
        </w:tc>
        <w:tc>
          <w:tcPr>
            <w:tcW w:w="1124" w:type="dxa"/>
            <w:vMerge/>
          </w:tcPr>
          <w:p w14:paraId="2F198525" w14:textId="77777777" w:rsidR="00D2733E" w:rsidRPr="004F3B18" w:rsidRDefault="00D2733E" w:rsidP="00B260E9">
            <w:pPr>
              <w:jc w:val="center"/>
              <w:rPr>
                <w:rFonts w:ascii="Calibri" w:hAnsi="Calibri" w:cs="Calibri"/>
              </w:rPr>
            </w:pPr>
          </w:p>
        </w:tc>
        <w:tc>
          <w:tcPr>
            <w:tcW w:w="851" w:type="dxa"/>
          </w:tcPr>
          <w:p w14:paraId="0115B755"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3926F805" w14:textId="116B429A" w:rsidR="00D2733E" w:rsidRPr="004F3B18" w:rsidRDefault="008B30DC" w:rsidP="00B260E9">
            <w:pPr>
              <w:jc w:val="center"/>
              <w:rPr>
                <w:rFonts w:ascii="Calibri" w:hAnsi="Calibri" w:cs="Calibri"/>
              </w:rPr>
            </w:pPr>
            <w:r w:rsidRPr="004F3B18">
              <w:rPr>
                <w:rFonts w:ascii="Calibri" w:hAnsi="Calibri" w:cs="Calibri"/>
              </w:rPr>
              <w:t>1.41</w:t>
            </w:r>
          </w:p>
        </w:tc>
        <w:tc>
          <w:tcPr>
            <w:tcW w:w="671" w:type="dxa"/>
          </w:tcPr>
          <w:p w14:paraId="27059DE1" w14:textId="0FDC6D46" w:rsidR="00D2733E" w:rsidRPr="004F3B18" w:rsidRDefault="008B30DC" w:rsidP="00B260E9">
            <w:pPr>
              <w:jc w:val="center"/>
              <w:rPr>
                <w:rFonts w:ascii="Calibri" w:hAnsi="Calibri" w:cs="Calibri"/>
              </w:rPr>
            </w:pPr>
            <w:r w:rsidRPr="004F3B18">
              <w:rPr>
                <w:rFonts w:ascii="Calibri" w:hAnsi="Calibri" w:cs="Calibri"/>
              </w:rPr>
              <w:t>0.95</w:t>
            </w:r>
          </w:p>
        </w:tc>
        <w:tc>
          <w:tcPr>
            <w:tcW w:w="1285" w:type="dxa"/>
          </w:tcPr>
          <w:p w14:paraId="1D867950" w14:textId="7A22230D" w:rsidR="00D2733E" w:rsidRPr="004F3B18" w:rsidRDefault="00AD72F2" w:rsidP="00B260E9">
            <w:pPr>
              <w:jc w:val="center"/>
              <w:rPr>
                <w:rFonts w:ascii="Calibri" w:hAnsi="Calibri" w:cs="Calibri"/>
              </w:rPr>
            </w:pPr>
            <w:r w:rsidRPr="004F3B18">
              <w:rPr>
                <w:rFonts w:ascii="Calibri" w:hAnsi="Calibri" w:cs="Calibri"/>
              </w:rPr>
              <w:t>1.83</w:t>
            </w:r>
          </w:p>
        </w:tc>
        <w:tc>
          <w:tcPr>
            <w:tcW w:w="850" w:type="dxa"/>
          </w:tcPr>
          <w:p w14:paraId="4AE8AADC" w14:textId="333057DC" w:rsidR="00D2733E" w:rsidRPr="004F3B18" w:rsidRDefault="00AD72F2" w:rsidP="00B260E9">
            <w:pPr>
              <w:jc w:val="center"/>
              <w:rPr>
                <w:rFonts w:ascii="Calibri" w:hAnsi="Calibri" w:cs="Calibri"/>
              </w:rPr>
            </w:pPr>
            <w:r w:rsidRPr="004F3B18">
              <w:rPr>
                <w:rFonts w:ascii="Calibri" w:hAnsi="Calibri" w:cs="Calibri"/>
              </w:rPr>
              <w:t>1.49</w:t>
            </w:r>
          </w:p>
        </w:tc>
        <w:tc>
          <w:tcPr>
            <w:tcW w:w="851" w:type="dxa"/>
          </w:tcPr>
          <w:p w14:paraId="5AEF879F" w14:textId="4D37A21A" w:rsidR="00D2733E" w:rsidRPr="004F3B18" w:rsidRDefault="00AD72F2" w:rsidP="00B260E9">
            <w:pPr>
              <w:jc w:val="center"/>
              <w:rPr>
                <w:rFonts w:ascii="Calibri" w:hAnsi="Calibri" w:cs="Calibri"/>
              </w:rPr>
            </w:pPr>
            <w:r w:rsidRPr="004F3B18">
              <w:rPr>
                <w:rFonts w:ascii="Calibri" w:hAnsi="Calibri" w:cs="Calibri"/>
              </w:rPr>
              <w:t>-7.44</w:t>
            </w:r>
          </w:p>
        </w:tc>
        <w:tc>
          <w:tcPr>
            <w:tcW w:w="992" w:type="dxa"/>
          </w:tcPr>
          <w:p w14:paraId="3232C677" w14:textId="60D6C47A" w:rsidR="00D2733E" w:rsidRPr="004F3B18" w:rsidRDefault="00AD72F2" w:rsidP="00B260E9">
            <w:pPr>
              <w:jc w:val="center"/>
              <w:rPr>
                <w:rFonts w:ascii="Calibri" w:hAnsi="Calibri" w:cs="Calibri"/>
              </w:rPr>
            </w:pPr>
            <w:r w:rsidRPr="004F3B18">
              <w:rPr>
                <w:rFonts w:ascii="Calibri" w:hAnsi="Calibri" w:cs="Calibri"/>
              </w:rPr>
              <w:t>1.84</w:t>
            </w:r>
          </w:p>
        </w:tc>
        <w:tc>
          <w:tcPr>
            <w:tcW w:w="941" w:type="dxa"/>
          </w:tcPr>
          <w:p w14:paraId="60F485B1" w14:textId="47B972F0" w:rsidR="00D2733E" w:rsidRPr="004F3B18" w:rsidRDefault="00AD72F2" w:rsidP="00B260E9">
            <w:pPr>
              <w:jc w:val="center"/>
              <w:rPr>
                <w:rFonts w:ascii="Calibri" w:hAnsi="Calibri" w:cs="Calibri"/>
              </w:rPr>
            </w:pPr>
            <w:r w:rsidRPr="004F3B18">
              <w:rPr>
                <w:rFonts w:ascii="Calibri" w:hAnsi="Calibri" w:cs="Calibri"/>
              </w:rPr>
              <w:t>-2.92</w:t>
            </w:r>
          </w:p>
        </w:tc>
      </w:tr>
      <w:tr w:rsidR="00D2733E" w:rsidRPr="004F3B18" w14:paraId="22A6D795" w14:textId="77777777" w:rsidTr="00B260E9">
        <w:tc>
          <w:tcPr>
            <w:tcW w:w="699" w:type="dxa"/>
            <w:vMerge/>
          </w:tcPr>
          <w:p w14:paraId="32771C1F" w14:textId="77777777" w:rsidR="00D2733E" w:rsidRPr="004F3B18" w:rsidRDefault="00D2733E" w:rsidP="00B260E9">
            <w:pPr>
              <w:jc w:val="center"/>
              <w:rPr>
                <w:rFonts w:ascii="Calibri" w:hAnsi="Calibri" w:cs="Calibri"/>
              </w:rPr>
            </w:pPr>
          </w:p>
        </w:tc>
        <w:tc>
          <w:tcPr>
            <w:tcW w:w="1124" w:type="dxa"/>
            <w:vMerge/>
          </w:tcPr>
          <w:p w14:paraId="1E7E9DB1" w14:textId="77777777" w:rsidR="00D2733E" w:rsidRPr="004F3B18" w:rsidRDefault="00D2733E" w:rsidP="00B260E9">
            <w:pPr>
              <w:jc w:val="center"/>
              <w:rPr>
                <w:rFonts w:ascii="Calibri" w:hAnsi="Calibri" w:cs="Calibri"/>
              </w:rPr>
            </w:pPr>
          </w:p>
        </w:tc>
        <w:tc>
          <w:tcPr>
            <w:tcW w:w="851" w:type="dxa"/>
          </w:tcPr>
          <w:p w14:paraId="7A744D43"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5AC50BDC" w14:textId="22EE98EE" w:rsidR="00D2733E" w:rsidRPr="004F3B18" w:rsidRDefault="001E568F" w:rsidP="00B260E9">
            <w:pPr>
              <w:jc w:val="center"/>
              <w:rPr>
                <w:rFonts w:ascii="Calibri" w:hAnsi="Calibri" w:cs="Calibri"/>
              </w:rPr>
            </w:pPr>
            <w:r w:rsidRPr="004F3B18">
              <w:rPr>
                <w:rFonts w:ascii="Calibri" w:hAnsi="Calibri" w:cs="Calibri"/>
              </w:rPr>
              <w:t>1.38</w:t>
            </w:r>
          </w:p>
        </w:tc>
        <w:tc>
          <w:tcPr>
            <w:tcW w:w="671" w:type="dxa"/>
          </w:tcPr>
          <w:p w14:paraId="5464CEF6" w14:textId="1B24EBD6" w:rsidR="00D2733E" w:rsidRPr="004F3B18" w:rsidRDefault="001E568F" w:rsidP="00B260E9">
            <w:pPr>
              <w:jc w:val="center"/>
              <w:rPr>
                <w:rFonts w:ascii="Calibri" w:hAnsi="Calibri" w:cs="Calibri"/>
              </w:rPr>
            </w:pPr>
            <w:r w:rsidRPr="004F3B18">
              <w:rPr>
                <w:rFonts w:ascii="Calibri" w:hAnsi="Calibri" w:cs="Calibri"/>
              </w:rPr>
              <w:t>0.96</w:t>
            </w:r>
          </w:p>
        </w:tc>
        <w:tc>
          <w:tcPr>
            <w:tcW w:w="1285" w:type="dxa"/>
          </w:tcPr>
          <w:p w14:paraId="3A649D9E" w14:textId="3BB58CFF" w:rsidR="00D2733E" w:rsidRPr="004F3B18" w:rsidRDefault="00354402" w:rsidP="00B260E9">
            <w:pPr>
              <w:jc w:val="center"/>
              <w:rPr>
                <w:rFonts w:ascii="Calibri" w:hAnsi="Calibri" w:cs="Calibri"/>
              </w:rPr>
            </w:pPr>
            <w:r w:rsidRPr="004F3B18">
              <w:rPr>
                <w:rFonts w:ascii="Calibri" w:hAnsi="Calibri" w:cs="Calibri"/>
              </w:rPr>
              <w:t>1.73</w:t>
            </w:r>
          </w:p>
        </w:tc>
        <w:tc>
          <w:tcPr>
            <w:tcW w:w="850" w:type="dxa"/>
          </w:tcPr>
          <w:p w14:paraId="40FF7F9B" w14:textId="3CA190F9" w:rsidR="00D2733E" w:rsidRPr="004F3B18" w:rsidRDefault="00354402" w:rsidP="00B260E9">
            <w:pPr>
              <w:jc w:val="center"/>
              <w:rPr>
                <w:rFonts w:ascii="Calibri" w:hAnsi="Calibri" w:cs="Calibri"/>
              </w:rPr>
            </w:pPr>
            <w:r w:rsidRPr="004F3B18">
              <w:rPr>
                <w:rFonts w:ascii="Calibri" w:hAnsi="Calibri" w:cs="Calibri"/>
              </w:rPr>
              <w:t>0.57</w:t>
            </w:r>
          </w:p>
        </w:tc>
        <w:tc>
          <w:tcPr>
            <w:tcW w:w="851" w:type="dxa"/>
          </w:tcPr>
          <w:p w14:paraId="24CF228B" w14:textId="49E4E867" w:rsidR="00D2733E" w:rsidRPr="004F3B18" w:rsidRDefault="00354402" w:rsidP="00B260E9">
            <w:pPr>
              <w:jc w:val="center"/>
              <w:rPr>
                <w:rFonts w:ascii="Calibri" w:hAnsi="Calibri" w:cs="Calibri"/>
              </w:rPr>
            </w:pPr>
            <w:r w:rsidRPr="004F3B18">
              <w:rPr>
                <w:rFonts w:ascii="Calibri" w:hAnsi="Calibri" w:cs="Calibri"/>
              </w:rPr>
              <w:t>-0.86</w:t>
            </w:r>
          </w:p>
        </w:tc>
        <w:tc>
          <w:tcPr>
            <w:tcW w:w="992" w:type="dxa"/>
          </w:tcPr>
          <w:p w14:paraId="396D020B" w14:textId="11921470" w:rsidR="00D2733E" w:rsidRPr="004F3B18" w:rsidRDefault="00354402" w:rsidP="00B260E9">
            <w:pPr>
              <w:jc w:val="center"/>
              <w:rPr>
                <w:rFonts w:ascii="Calibri" w:hAnsi="Calibri" w:cs="Calibri"/>
              </w:rPr>
            </w:pPr>
            <w:r w:rsidRPr="004F3B18">
              <w:rPr>
                <w:rFonts w:ascii="Calibri" w:hAnsi="Calibri" w:cs="Calibri"/>
              </w:rPr>
              <w:t>0.79</w:t>
            </w:r>
          </w:p>
        </w:tc>
        <w:tc>
          <w:tcPr>
            <w:tcW w:w="941" w:type="dxa"/>
          </w:tcPr>
          <w:p w14:paraId="25F427C8" w14:textId="31723A94" w:rsidR="00D2733E" w:rsidRPr="004F3B18" w:rsidRDefault="00354402" w:rsidP="00B260E9">
            <w:pPr>
              <w:jc w:val="center"/>
              <w:rPr>
                <w:rFonts w:ascii="Calibri" w:hAnsi="Calibri" w:cs="Calibri"/>
              </w:rPr>
            </w:pPr>
            <w:r w:rsidRPr="004F3B18">
              <w:rPr>
                <w:rFonts w:ascii="Calibri" w:hAnsi="Calibri" w:cs="Calibri"/>
              </w:rPr>
              <w:t>0.13</w:t>
            </w:r>
          </w:p>
        </w:tc>
      </w:tr>
      <w:tr w:rsidR="00D2733E" w:rsidRPr="004F3B18" w14:paraId="2F002342" w14:textId="77777777" w:rsidTr="00B260E9">
        <w:tc>
          <w:tcPr>
            <w:tcW w:w="699" w:type="dxa"/>
            <w:vMerge/>
          </w:tcPr>
          <w:p w14:paraId="75A9443F" w14:textId="77777777" w:rsidR="00D2733E" w:rsidRPr="004F3B18" w:rsidRDefault="00D2733E" w:rsidP="00B260E9">
            <w:pPr>
              <w:jc w:val="center"/>
              <w:rPr>
                <w:rFonts w:ascii="Calibri" w:hAnsi="Calibri" w:cs="Calibri"/>
              </w:rPr>
            </w:pPr>
          </w:p>
        </w:tc>
        <w:tc>
          <w:tcPr>
            <w:tcW w:w="1124" w:type="dxa"/>
            <w:vMerge/>
          </w:tcPr>
          <w:p w14:paraId="79AC0BE9" w14:textId="77777777" w:rsidR="00D2733E" w:rsidRPr="004F3B18" w:rsidRDefault="00D2733E" w:rsidP="00B260E9">
            <w:pPr>
              <w:jc w:val="center"/>
              <w:rPr>
                <w:rFonts w:ascii="Calibri" w:hAnsi="Calibri" w:cs="Calibri"/>
              </w:rPr>
            </w:pPr>
          </w:p>
        </w:tc>
        <w:tc>
          <w:tcPr>
            <w:tcW w:w="851" w:type="dxa"/>
          </w:tcPr>
          <w:p w14:paraId="5851E08E"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58208B9D" w14:textId="33DD7B99" w:rsidR="00D2733E" w:rsidRPr="004F3B18" w:rsidRDefault="00224FD5" w:rsidP="00B260E9">
            <w:pPr>
              <w:jc w:val="center"/>
              <w:rPr>
                <w:rFonts w:ascii="Calibri" w:hAnsi="Calibri" w:cs="Calibri"/>
              </w:rPr>
            </w:pPr>
            <w:r w:rsidRPr="004F3B18">
              <w:rPr>
                <w:rFonts w:ascii="Calibri" w:hAnsi="Calibri" w:cs="Calibri"/>
              </w:rPr>
              <w:t>1.37</w:t>
            </w:r>
          </w:p>
        </w:tc>
        <w:tc>
          <w:tcPr>
            <w:tcW w:w="671" w:type="dxa"/>
          </w:tcPr>
          <w:p w14:paraId="7398F2AE" w14:textId="11A944BF" w:rsidR="00D2733E" w:rsidRPr="004F3B18" w:rsidRDefault="00224FD5" w:rsidP="00B260E9">
            <w:pPr>
              <w:jc w:val="center"/>
              <w:rPr>
                <w:rFonts w:ascii="Calibri" w:hAnsi="Calibri" w:cs="Calibri"/>
              </w:rPr>
            </w:pPr>
            <w:r w:rsidRPr="004F3B18">
              <w:rPr>
                <w:rFonts w:ascii="Calibri" w:hAnsi="Calibri" w:cs="Calibri"/>
              </w:rPr>
              <w:t>0.96</w:t>
            </w:r>
          </w:p>
        </w:tc>
        <w:tc>
          <w:tcPr>
            <w:tcW w:w="1285" w:type="dxa"/>
          </w:tcPr>
          <w:p w14:paraId="4DA2E596" w14:textId="5A8417E7" w:rsidR="00D2733E" w:rsidRPr="004F3B18" w:rsidRDefault="00B236E2" w:rsidP="00B260E9">
            <w:pPr>
              <w:jc w:val="center"/>
              <w:rPr>
                <w:rFonts w:ascii="Calibri" w:hAnsi="Calibri" w:cs="Calibri"/>
              </w:rPr>
            </w:pPr>
            <w:r w:rsidRPr="004F3B18">
              <w:rPr>
                <w:rFonts w:ascii="Calibri" w:hAnsi="Calibri" w:cs="Calibri"/>
              </w:rPr>
              <w:t>1.5</w:t>
            </w:r>
          </w:p>
        </w:tc>
        <w:tc>
          <w:tcPr>
            <w:tcW w:w="850" w:type="dxa"/>
          </w:tcPr>
          <w:p w14:paraId="7D4E8660" w14:textId="60E1EBE0" w:rsidR="00D2733E" w:rsidRPr="004F3B18" w:rsidRDefault="00B236E2" w:rsidP="00B260E9">
            <w:pPr>
              <w:jc w:val="center"/>
              <w:rPr>
                <w:rFonts w:ascii="Calibri" w:hAnsi="Calibri" w:cs="Calibri"/>
              </w:rPr>
            </w:pPr>
            <w:r w:rsidRPr="004F3B18">
              <w:rPr>
                <w:rFonts w:ascii="Calibri" w:hAnsi="Calibri" w:cs="Calibri"/>
              </w:rPr>
              <w:t>1.76</w:t>
            </w:r>
          </w:p>
        </w:tc>
        <w:tc>
          <w:tcPr>
            <w:tcW w:w="851" w:type="dxa"/>
          </w:tcPr>
          <w:p w14:paraId="48861DBD" w14:textId="57094FC7" w:rsidR="00D2733E" w:rsidRPr="004F3B18" w:rsidRDefault="00B236E2" w:rsidP="00B260E9">
            <w:pPr>
              <w:jc w:val="center"/>
              <w:rPr>
                <w:rFonts w:ascii="Calibri" w:hAnsi="Calibri" w:cs="Calibri"/>
              </w:rPr>
            </w:pPr>
            <w:r w:rsidRPr="004F3B18">
              <w:rPr>
                <w:rFonts w:ascii="Calibri" w:hAnsi="Calibri" w:cs="Calibri"/>
              </w:rPr>
              <w:t>-12.38</w:t>
            </w:r>
          </w:p>
        </w:tc>
        <w:tc>
          <w:tcPr>
            <w:tcW w:w="992" w:type="dxa"/>
          </w:tcPr>
          <w:p w14:paraId="5C2FC814" w14:textId="19A4D246" w:rsidR="00D2733E" w:rsidRPr="004F3B18" w:rsidRDefault="00B236E2" w:rsidP="00B260E9">
            <w:pPr>
              <w:jc w:val="center"/>
              <w:rPr>
                <w:rFonts w:ascii="Calibri" w:hAnsi="Calibri" w:cs="Calibri"/>
              </w:rPr>
            </w:pPr>
            <w:r w:rsidRPr="004F3B18">
              <w:rPr>
                <w:rFonts w:ascii="Calibri" w:hAnsi="Calibri" w:cs="Calibri"/>
              </w:rPr>
              <w:t>3.87</w:t>
            </w:r>
          </w:p>
        </w:tc>
        <w:tc>
          <w:tcPr>
            <w:tcW w:w="941" w:type="dxa"/>
          </w:tcPr>
          <w:p w14:paraId="301BA11A" w14:textId="0CC9467F" w:rsidR="00D2733E" w:rsidRPr="004F3B18" w:rsidRDefault="00B236E2" w:rsidP="00B260E9">
            <w:pPr>
              <w:jc w:val="center"/>
              <w:rPr>
                <w:rFonts w:ascii="Calibri" w:hAnsi="Calibri" w:cs="Calibri"/>
              </w:rPr>
            </w:pPr>
            <w:r w:rsidRPr="004F3B18">
              <w:rPr>
                <w:rFonts w:ascii="Calibri" w:hAnsi="Calibri" w:cs="Calibri"/>
              </w:rPr>
              <w:t>-15.11</w:t>
            </w:r>
          </w:p>
        </w:tc>
      </w:tr>
      <w:tr w:rsidR="00D2733E" w:rsidRPr="004F3B18" w14:paraId="49D2AC98" w14:textId="77777777" w:rsidTr="00B260E9">
        <w:tc>
          <w:tcPr>
            <w:tcW w:w="699" w:type="dxa"/>
            <w:vMerge/>
          </w:tcPr>
          <w:p w14:paraId="33557963" w14:textId="77777777" w:rsidR="00D2733E" w:rsidRPr="004F3B18" w:rsidRDefault="00D2733E" w:rsidP="00B260E9">
            <w:pPr>
              <w:jc w:val="center"/>
              <w:rPr>
                <w:rFonts w:ascii="Calibri" w:hAnsi="Calibri" w:cs="Calibri"/>
              </w:rPr>
            </w:pPr>
          </w:p>
        </w:tc>
        <w:tc>
          <w:tcPr>
            <w:tcW w:w="1124" w:type="dxa"/>
            <w:vMerge w:val="restart"/>
          </w:tcPr>
          <w:p w14:paraId="711E9FB5"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3EE1CD4D"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778DE833" w14:textId="7CF048E1" w:rsidR="00D2733E" w:rsidRPr="004F3B18" w:rsidRDefault="00DC7F04" w:rsidP="00B260E9">
            <w:pPr>
              <w:jc w:val="center"/>
              <w:rPr>
                <w:rFonts w:ascii="Calibri" w:hAnsi="Calibri" w:cs="Calibri"/>
              </w:rPr>
            </w:pPr>
            <w:r w:rsidRPr="004F3B18">
              <w:rPr>
                <w:rFonts w:ascii="Calibri" w:hAnsi="Calibri" w:cs="Calibri"/>
              </w:rPr>
              <w:t>1.51</w:t>
            </w:r>
          </w:p>
        </w:tc>
        <w:tc>
          <w:tcPr>
            <w:tcW w:w="671" w:type="dxa"/>
          </w:tcPr>
          <w:p w14:paraId="1A11D594" w14:textId="0312DF0C" w:rsidR="00D2733E" w:rsidRPr="004F3B18" w:rsidRDefault="00DC7F04" w:rsidP="00B260E9">
            <w:pPr>
              <w:jc w:val="center"/>
              <w:rPr>
                <w:rFonts w:ascii="Calibri" w:hAnsi="Calibri" w:cs="Calibri"/>
              </w:rPr>
            </w:pPr>
            <w:r w:rsidRPr="004F3B18">
              <w:rPr>
                <w:rFonts w:ascii="Calibri" w:hAnsi="Calibri" w:cs="Calibri"/>
              </w:rPr>
              <w:t>0.95</w:t>
            </w:r>
          </w:p>
        </w:tc>
        <w:tc>
          <w:tcPr>
            <w:tcW w:w="1285" w:type="dxa"/>
          </w:tcPr>
          <w:p w14:paraId="393B5BB8" w14:textId="29BB2985" w:rsidR="00D2733E" w:rsidRPr="004F3B18" w:rsidRDefault="003C081F" w:rsidP="00B260E9">
            <w:pPr>
              <w:jc w:val="center"/>
              <w:rPr>
                <w:rFonts w:ascii="Calibri" w:hAnsi="Calibri" w:cs="Calibri"/>
              </w:rPr>
            </w:pPr>
            <w:r w:rsidRPr="004F3B18">
              <w:rPr>
                <w:rFonts w:ascii="Calibri" w:hAnsi="Calibri" w:cs="Calibri"/>
              </w:rPr>
              <w:t>0.31</w:t>
            </w:r>
          </w:p>
        </w:tc>
        <w:tc>
          <w:tcPr>
            <w:tcW w:w="850" w:type="dxa"/>
          </w:tcPr>
          <w:p w14:paraId="353A6A3A" w14:textId="0AF5ABB4" w:rsidR="00D2733E" w:rsidRPr="004F3B18" w:rsidRDefault="002F2791" w:rsidP="00B260E9">
            <w:pPr>
              <w:jc w:val="center"/>
              <w:rPr>
                <w:rFonts w:ascii="Calibri" w:hAnsi="Calibri" w:cs="Calibri"/>
              </w:rPr>
            </w:pPr>
            <w:r w:rsidRPr="004F3B18">
              <w:rPr>
                <w:rFonts w:ascii="Calibri" w:hAnsi="Calibri" w:cs="Calibri"/>
              </w:rPr>
              <w:t>9.95</w:t>
            </w:r>
          </w:p>
        </w:tc>
        <w:tc>
          <w:tcPr>
            <w:tcW w:w="851" w:type="dxa"/>
          </w:tcPr>
          <w:p w14:paraId="1D09F862" w14:textId="0AF40882" w:rsidR="00D2733E" w:rsidRPr="004F3B18" w:rsidRDefault="002F2791" w:rsidP="002F2791">
            <w:pPr>
              <w:ind w:right="-101"/>
              <w:jc w:val="center"/>
              <w:rPr>
                <w:rFonts w:ascii="Calibri" w:hAnsi="Calibri" w:cs="Calibri"/>
              </w:rPr>
            </w:pPr>
            <w:r w:rsidRPr="004F3B18">
              <w:rPr>
                <w:rFonts w:ascii="Calibri" w:hAnsi="Calibri" w:cs="Calibri"/>
              </w:rPr>
              <w:t>-412.42</w:t>
            </w:r>
          </w:p>
        </w:tc>
        <w:tc>
          <w:tcPr>
            <w:tcW w:w="992" w:type="dxa"/>
          </w:tcPr>
          <w:p w14:paraId="228A7BC1" w14:textId="7A76680D" w:rsidR="00D2733E" w:rsidRPr="004F3B18" w:rsidRDefault="00E36BAE" w:rsidP="00B260E9">
            <w:pPr>
              <w:jc w:val="center"/>
              <w:rPr>
                <w:rFonts w:ascii="Calibri" w:hAnsi="Calibri" w:cs="Calibri"/>
              </w:rPr>
            </w:pPr>
            <w:r w:rsidRPr="004F3B18">
              <w:rPr>
                <w:rFonts w:ascii="Calibri" w:hAnsi="Calibri" w:cs="Calibri"/>
              </w:rPr>
              <w:t>18.81</w:t>
            </w:r>
          </w:p>
        </w:tc>
        <w:tc>
          <w:tcPr>
            <w:tcW w:w="941" w:type="dxa"/>
          </w:tcPr>
          <w:p w14:paraId="35BA5EC6" w14:textId="34026C72" w:rsidR="00D2733E" w:rsidRPr="004F3B18" w:rsidRDefault="00E36BAE" w:rsidP="00B260E9">
            <w:pPr>
              <w:jc w:val="center"/>
              <w:rPr>
                <w:rFonts w:ascii="Calibri" w:hAnsi="Calibri" w:cs="Calibri"/>
              </w:rPr>
            </w:pPr>
            <w:r w:rsidRPr="004F3B18">
              <w:rPr>
                <w:rFonts w:ascii="Calibri" w:hAnsi="Calibri" w:cs="Calibri"/>
              </w:rPr>
              <w:t>-358.52</w:t>
            </w:r>
          </w:p>
        </w:tc>
      </w:tr>
      <w:tr w:rsidR="00D2733E" w:rsidRPr="004F3B18" w14:paraId="0D703451" w14:textId="77777777" w:rsidTr="00B260E9">
        <w:tc>
          <w:tcPr>
            <w:tcW w:w="699" w:type="dxa"/>
            <w:vMerge/>
          </w:tcPr>
          <w:p w14:paraId="323414D1" w14:textId="77777777" w:rsidR="00D2733E" w:rsidRPr="004F3B18" w:rsidRDefault="00D2733E" w:rsidP="00B260E9">
            <w:pPr>
              <w:jc w:val="center"/>
              <w:rPr>
                <w:rFonts w:ascii="Calibri" w:hAnsi="Calibri" w:cs="Calibri"/>
              </w:rPr>
            </w:pPr>
          </w:p>
        </w:tc>
        <w:tc>
          <w:tcPr>
            <w:tcW w:w="1124" w:type="dxa"/>
            <w:vMerge/>
          </w:tcPr>
          <w:p w14:paraId="130F685A" w14:textId="77777777" w:rsidR="00D2733E" w:rsidRPr="004F3B18" w:rsidRDefault="00D2733E" w:rsidP="00B260E9">
            <w:pPr>
              <w:jc w:val="center"/>
              <w:rPr>
                <w:rFonts w:ascii="Calibri" w:hAnsi="Calibri" w:cs="Calibri"/>
              </w:rPr>
            </w:pPr>
          </w:p>
        </w:tc>
        <w:tc>
          <w:tcPr>
            <w:tcW w:w="851" w:type="dxa"/>
          </w:tcPr>
          <w:p w14:paraId="5122F0AD"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44780E97" w14:textId="6B9F9645" w:rsidR="00D2733E" w:rsidRPr="004F3B18" w:rsidRDefault="00FD3672" w:rsidP="00B260E9">
            <w:pPr>
              <w:jc w:val="center"/>
              <w:rPr>
                <w:rFonts w:ascii="Calibri" w:hAnsi="Calibri" w:cs="Calibri"/>
              </w:rPr>
            </w:pPr>
            <w:r w:rsidRPr="004F3B18">
              <w:rPr>
                <w:rFonts w:ascii="Calibri" w:hAnsi="Calibri" w:cs="Calibri"/>
              </w:rPr>
              <w:t>1.4</w:t>
            </w:r>
          </w:p>
        </w:tc>
        <w:tc>
          <w:tcPr>
            <w:tcW w:w="671" w:type="dxa"/>
          </w:tcPr>
          <w:p w14:paraId="4CD4865B" w14:textId="1722293E" w:rsidR="00D2733E" w:rsidRPr="004F3B18" w:rsidRDefault="00FD3672" w:rsidP="00B260E9">
            <w:pPr>
              <w:jc w:val="center"/>
              <w:rPr>
                <w:rFonts w:ascii="Calibri" w:hAnsi="Calibri" w:cs="Calibri"/>
              </w:rPr>
            </w:pPr>
            <w:r w:rsidRPr="004F3B18">
              <w:rPr>
                <w:rFonts w:ascii="Calibri" w:hAnsi="Calibri" w:cs="Calibri"/>
              </w:rPr>
              <w:t>0.96</w:t>
            </w:r>
          </w:p>
        </w:tc>
        <w:tc>
          <w:tcPr>
            <w:tcW w:w="1285" w:type="dxa"/>
          </w:tcPr>
          <w:p w14:paraId="10332030" w14:textId="6F62CBFA" w:rsidR="00D2733E" w:rsidRPr="004F3B18" w:rsidRDefault="00FD3672" w:rsidP="00B260E9">
            <w:pPr>
              <w:jc w:val="center"/>
              <w:rPr>
                <w:rFonts w:ascii="Calibri" w:hAnsi="Calibri" w:cs="Calibri"/>
              </w:rPr>
            </w:pPr>
            <w:r w:rsidRPr="004F3B18">
              <w:rPr>
                <w:rFonts w:ascii="Calibri" w:hAnsi="Calibri" w:cs="Calibri"/>
              </w:rPr>
              <w:t>2.37</w:t>
            </w:r>
          </w:p>
        </w:tc>
        <w:tc>
          <w:tcPr>
            <w:tcW w:w="850" w:type="dxa"/>
          </w:tcPr>
          <w:p w14:paraId="14667DB9" w14:textId="358EFD74" w:rsidR="00D2733E" w:rsidRPr="004F3B18" w:rsidRDefault="00FD3672" w:rsidP="00B260E9">
            <w:pPr>
              <w:jc w:val="center"/>
              <w:rPr>
                <w:rFonts w:ascii="Calibri" w:hAnsi="Calibri" w:cs="Calibri"/>
              </w:rPr>
            </w:pPr>
            <w:r w:rsidRPr="004F3B18">
              <w:rPr>
                <w:rFonts w:ascii="Calibri" w:hAnsi="Calibri" w:cs="Calibri"/>
              </w:rPr>
              <w:t>4.47</w:t>
            </w:r>
          </w:p>
        </w:tc>
        <w:tc>
          <w:tcPr>
            <w:tcW w:w="851" w:type="dxa"/>
          </w:tcPr>
          <w:p w14:paraId="3AF1E318" w14:textId="0C1711D2" w:rsidR="00D2733E" w:rsidRPr="004F3B18" w:rsidRDefault="00FD3672" w:rsidP="00B260E9">
            <w:pPr>
              <w:jc w:val="center"/>
              <w:rPr>
                <w:rFonts w:ascii="Calibri" w:hAnsi="Calibri" w:cs="Calibri"/>
              </w:rPr>
            </w:pPr>
            <w:r w:rsidRPr="004F3B18">
              <w:rPr>
                <w:rFonts w:ascii="Calibri" w:hAnsi="Calibri" w:cs="Calibri"/>
              </w:rPr>
              <w:t>-74.81</w:t>
            </w:r>
          </w:p>
        </w:tc>
        <w:tc>
          <w:tcPr>
            <w:tcW w:w="992" w:type="dxa"/>
          </w:tcPr>
          <w:p w14:paraId="6CA1F518" w14:textId="27519AB6" w:rsidR="00D2733E" w:rsidRPr="004F3B18" w:rsidRDefault="00FD3672" w:rsidP="00B260E9">
            <w:pPr>
              <w:jc w:val="center"/>
              <w:rPr>
                <w:rFonts w:ascii="Calibri" w:hAnsi="Calibri" w:cs="Calibri"/>
              </w:rPr>
            </w:pPr>
            <w:r w:rsidRPr="004F3B18">
              <w:rPr>
                <w:rFonts w:ascii="Calibri" w:hAnsi="Calibri" w:cs="Calibri"/>
              </w:rPr>
              <w:t>7.72</w:t>
            </w:r>
          </w:p>
        </w:tc>
        <w:tc>
          <w:tcPr>
            <w:tcW w:w="941" w:type="dxa"/>
          </w:tcPr>
          <w:p w14:paraId="1C4490B5" w14:textId="0F5283E8" w:rsidR="00D2733E" w:rsidRPr="004F3B18" w:rsidRDefault="000E5648" w:rsidP="00B260E9">
            <w:pPr>
              <w:jc w:val="center"/>
              <w:rPr>
                <w:rFonts w:ascii="Calibri" w:hAnsi="Calibri" w:cs="Calibri"/>
              </w:rPr>
            </w:pPr>
            <w:r w:rsidRPr="004F3B18">
              <w:rPr>
                <w:rFonts w:ascii="Calibri" w:hAnsi="Calibri" w:cs="Calibri"/>
              </w:rPr>
              <w:t>-59.94</w:t>
            </w:r>
          </w:p>
        </w:tc>
      </w:tr>
      <w:tr w:rsidR="00D2733E" w:rsidRPr="004F3B18" w14:paraId="7289C85E" w14:textId="77777777" w:rsidTr="00B260E9">
        <w:tc>
          <w:tcPr>
            <w:tcW w:w="699" w:type="dxa"/>
            <w:vMerge/>
          </w:tcPr>
          <w:p w14:paraId="2493C29F" w14:textId="77777777" w:rsidR="00D2733E" w:rsidRPr="004F3B18" w:rsidRDefault="00D2733E" w:rsidP="00B260E9">
            <w:pPr>
              <w:jc w:val="center"/>
              <w:rPr>
                <w:rFonts w:ascii="Calibri" w:hAnsi="Calibri" w:cs="Calibri"/>
              </w:rPr>
            </w:pPr>
          </w:p>
        </w:tc>
        <w:tc>
          <w:tcPr>
            <w:tcW w:w="1124" w:type="dxa"/>
            <w:vMerge/>
          </w:tcPr>
          <w:p w14:paraId="539E1445" w14:textId="77777777" w:rsidR="00D2733E" w:rsidRPr="004F3B18" w:rsidRDefault="00D2733E" w:rsidP="00B260E9">
            <w:pPr>
              <w:jc w:val="center"/>
              <w:rPr>
                <w:rFonts w:ascii="Calibri" w:hAnsi="Calibri" w:cs="Calibri"/>
              </w:rPr>
            </w:pPr>
          </w:p>
        </w:tc>
        <w:tc>
          <w:tcPr>
            <w:tcW w:w="851" w:type="dxa"/>
          </w:tcPr>
          <w:p w14:paraId="727C71FB"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2B2D9F00" w14:textId="384B4FFD" w:rsidR="00D2733E" w:rsidRPr="004F3B18" w:rsidRDefault="00D235DD" w:rsidP="00B260E9">
            <w:pPr>
              <w:jc w:val="center"/>
              <w:rPr>
                <w:rFonts w:ascii="Calibri" w:hAnsi="Calibri" w:cs="Calibri"/>
              </w:rPr>
            </w:pPr>
            <w:r w:rsidRPr="004F3B18">
              <w:rPr>
                <w:rFonts w:ascii="Calibri" w:hAnsi="Calibri" w:cs="Calibri"/>
              </w:rPr>
              <w:t>1.5</w:t>
            </w:r>
          </w:p>
        </w:tc>
        <w:tc>
          <w:tcPr>
            <w:tcW w:w="671" w:type="dxa"/>
          </w:tcPr>
          <w:p w14:paraId="10397D5F" w14:textId="51A5B9F0" w:rsidR="00D2733E" w:rsidRPr="004F3B18" w:rsidRDefault="00D235DD" w:rsidP="00B260E9">
            <w:pPr>
              <w:jc w:val="center"/>
              <w:rPr>
                <w:rFonts w:ascii="Calibri" w:hAnsi="Calibri" w:cs="Calibri"/>
              </w:rPr>
            </w:pPr>
            <w:r w:rsidRPr="004F3B18">
              <w:rPr>
                <w:rFonts w:ascii="Calibri" w:hAnsi="Calibri" w:cs="Calibri"/>
              </w:rPr>
              <w:t>0.95</w:t>
            </w:r>
          </w:p>
        </w:tc>
        <w:tc>
          <w:tcPr>
            <w:tcW w:w="1285" w:type="dxa"/>
          </w:tcPr>
          <w:p w14:paraId="088B6C19" w14:textId="013890D2" w:rsidR="00D2733E" w:rsidRPr="004F3B18" w:rsidRDefault="004D79BE" w:rsidP="00B260E9">
            <w:pPr>
              <w:jc w:val="center"/>
              <w:rPr>
                <w:rFonts w:ascii="Calibri" w:hAnsi="Calibri" w:cs="Calibri"/>
              </w:rPr>
            </w:pPr>
            <w:r w:rsidRPr="004F3B18">
              <w:rPr>
                <w:rFonts w:ascii="Calibri" w:hAnsi="Calibri" w:cs="Calibri"/>
              </w:rPr>
              <w:t>1.92</w:t>
            </w:r>
          </w:p>
        </w:tc>
        <w:tc>
          <w:tcPr>
            <w:tcW w:w="850" w:type="dxa"/>
          </w:tcPr>
          <w:p w14:paraId="67BEB29A" w14:textId="0EA1F81B" w:rsidR="00D2733E" w:rsidRPr="004F3B18" w:rsidRDefault="00DE0824" w:rsidP="00B260E9">
            <w:pPr>
              <w:jc w:val="center"/>
              <w:rPr>
                <w:rFonts w:ascii="Calibri" w:hAnsi="Calibri" w:cs="Calibri"/>
              </w:rPr>
            </w:pPr>
            <w:r w:rsidRPr="004F3B18">
              <w:rPr>
                <w:rFonts w:ascii="Calibri" w:hAnsi="Calibri" w:cs="Calibri"/>
              </w:rPr>
              <w:t>1.72</w:t>
            </w:r>
          </w:p>
        </w:tc>
        <w:tc>
          <w:tcPr>
            <w:tcW w:w="851" w:type="dxa"/>
          </w:tcPr>
          <w:p w14:paraId="19D6AEA4" w14:textId="55F90652" w:rsidR="00D2733E" w:rsidRPr="004F3B18" w:rsidRDefault="002A0C14" w:rsidP="00B260E9">
            <w:pPr>
              <w:jc w:val="center"/>
              <w:rPr>
                <w:rFonts w:ascii="Calibri" w:hAnsi="Calibri" w:cs="Calibri"/>
              </w:rPr>
            </w:pPr>
            <w:r w:rsidRPr="004F3B18">
              <w:rPr>
                <w:rFonts w:ascii="Calibri" w:hAnsi="Calibri" w:cs="Calibri"/>
              </w:rPr>
              <w:t>-10.09</w:t>
            </w:r>
          </w:p>
        </w:tc>
        <w:tc>
          <w:tcPr>
            <w:tcW w:w="992" w:type="dxa"/>
          </w:tcPr>
          <w:p w14:paraId="5BF6843F" w14:textId="4D8C0CE9" w:rsidR="00D2733E" w:rsidRPr="004F3B18" w:rsidRDefault="002A0C14" w:rsidP="00B260E9">
            <w:pPr>
              <w:jc w:val="center"/>
              <w:rPr>
                <w:rFonts w:ascii="Calibri" w:hAnsi="Calibri" w:cs="Calibri"/>
              </w:rPr>
            </w:pPr>
            <w:r w:rsidRPr="004F3B18">
              <w:rPr>
                <w:rFonts w:ascii="Calibri" w:hAnsi="Calibri" w:cs="Calibri"/>
              </w:rPr>
              <w:t>2.5</w:t>
            </w:r>
          </w:p>
        </w:tc>
        <w:tc>
          <w:tcPr>
            <w:tcW w:w="941" w:type="dxa"/>
          </w:tcPr>
          <w:p w14:paraId="1B3C4758" w14:textId="6222C1C9" w:rsidR="00D2733E" w:rsidRPr="004F3B18" w:rsidRDefault="002A0C14" w:rsidP="00B260E9">
            <w:pPr>
              <w:jc w:val="center"/>
              <w:rPr>
                <w:rFonts w:ascii="Calibri" w:hAnsi="Calibri" w:cs="Calibri"/>
              </w:rPr>
            </w:pPr>
            <w:r w:rsidRPr="004F3B18">
              <w:rPr>
                <w:rFonts w:ascii="Calibri" w:hAnsi="Calibri" w:cs="Calibri"/>
              </w:rPr>
              <w:t>-5.98</w:t>
            </w:r>
          </w:p>
        </w:tc>
      </w:tr>
      <w:tr w:rsidR="00D2733E" w:rsidRPr="004F3B18" w14:paraId="6526DE98" w14:textId="77777777" w:rsidTr="00B260E9">
        <w:tc>
          <w:tcPr>
            <w:tcW w:w="699" w:type="dxa"/>
            <w:vMerge/>
          </w:tcPr>
          <w:p w14:paraId="2AD8B057" w14:textId="77777777" w:rsidR="00D2733E" w:rsidRPr="004F3B18" w:rsidRDefault="00D2733E" w:rsidP="00B260E9">
            <w:pPr>
              <w:jc w:val="center"/>
              <w:rPr>
                <w:rFonts w:ascii="Calibri" w:hAnsi="Calibri" w:cs="Calibri"/>
              </w:rPr>
            </w:pPr>
          </w:p>
        </w:tc>
        <w:tc>
          <w:tcPr>
            <w:tcW w:w="1124" w:type="dxa"/>
            <w:vMerge/>
          </w:tcPr>
          <w:p w14:paraId="55F1CC8D" w14:textId="77777777" w:rsidR="00D2733E" w:rsidRPr="004F3B18" w:rsidRDefault="00D2733E" w:rsidP="00B260E9">
            <w:pPr>
              <w:jc w:val="center"/>
              <w:rPr>
                <w:rFonts w:ascii="Calibri" w:hAnsi="Calibri" w:cs="Calibri"/>
              </w:rPr>
            </w:pPr>
          </w:p>
        </w:tc>
        <w:tc>
          <w:tcPr>
            <w:tcW w:w="851" w:type="dxa"/>
          </w:tcPr>
          <w:p w14:paraId="384119FC"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348EAD71" w14:textId="73E6CE3C" w:rsidR="00D2733E" w:rsidRPr="004F3B18" w:rsidRDefault="008F45DB" w:rsidP="00B260E9">
            <w:pPr>
              <w:jc w:val="center"/>
              <w:rPr>
                <w:rFonts w:ascii="Calibri" w:hAnsi="Calibri" w:cs="Calibri"/>
              </w:rPr>
            </w:pPr>
            <w:r w:rsidRPr="004F3B18">
              <w:rPr>
                <w:rFonts w:ascii="Calibri" w:hAnsi="Calibri" w:cs="Calibri"/>
              </w:rPr>
              <w:t>1.34</w:t>
            </w:r>
          </w:p>
        </w:tc>
        <w:tc>
          <w:tcPr>
            <w:tcW w:w="671" w:type="dxa"/>
          </w:tcPr>
          <w:p w14:paraId="60A09A2C" w14:textId="285B12B1" w:rsidR="00D2733E" w:rsidRPr="004F3B18" w:rsidRDefault="008F45DB" w:rsidP="00B260E9">
            <w:pPr>
              <w:jc w:val="center"/>
              <w:rPr>
                <w:rFonts w:ascii="Calibri" w:hAnsi="Calibri" w:cs="Calibri"/>
              </w:rPr>
            </w:pPr>
            <w:r w:rsidRPr="004F3B18">
              <w:rPr>
                <w:rFonts w:ascii="Calibri" w:hAnsi="Calibri" w:cs="Calibri"/>
              </w:rPr>
              <w:t>0.96</w:t>
            </w:r>
          </w:p>
        </w:tc>
        <w:tc>
          <w:tcPr>
            <w:tcW w:w="1285" w:type="dxa"/>
          </w:tcPr>
          <w:p w14:paraId="0C4766D3" w14:textId="3277CC6A" w:rsidR="00D2733E" w:rsidRPr="004F3B18" w:rsidRDefault="00692C22" w:rsidP="00B260E9">
            <w:pPr>
              <w:jc w:val="center"/>
              <w:rPr>
                <w:rFonts w:ascii="Calibri" w:hAnsi="Calibri" w:cs="Calibri"/>
              </w:rPr>
            </w:pPr>
            <w:r w:rsidRPr="004F3B18">
              <w:rPr>
                <w:rFonts w:ascii="Calibri" w:hAnsi="Calibri" w:cs="Calibri"/>
              </w:rPr>
              <w:t>1.6</w:t>
            </w:r>
          </w:p>
        </w:tc>
        <w:tc>
          <w:tcPr>
            <w:tcW w:w="850" w:type="dxa"/>
          </w:tcPr>
          <w:p w14:paraId="2A406227" w14:textId="0C14AC62" w:rsidR="00D2733E" w:rsidRPr="004F3B18" w:rsidRDefault="00692C22" w:rsidP="00B260E9">
            <w:pPr>
              <w:jc w:val="center"/>
              <w:rPr>
                <w:rFonts w:ascii="Calibri" w:hAnsi="Calibri" w:cs="Calibri"/>
              </w:rPr>
            </w:pPr>
            <w:r w:rsidRPr="004F3B18">
              <w:rPr>
                <w:rFonts w:ascii="Calibri" w:hAnsi="Calibri" w:cs="Calibri"/>
              </w:rPr>
              <w:t>1.77</w:t>
            </w:r>
          </w:p>
        </w:tc>
        <w:tc>
          <w:tcPr>
            <w:tcW w:w="851" w:type="dxa"/>
          </w:tcPr>
          <w:p w14:paraId="0302402C" w14:textId="674A785A" w:rsidR="00D2733E" w:rsidRPr="004F3B18" w:rsidRDefault="00692C22" w:rsidP="00B260E9">
            <w:pPr>
              <w:jc w:val="center"/>
              <w:rPr>
                <w:rFonts w:ascii="Calibri" w:hAnsi="Calibri" w:cs="Calibri"/>
              </w:rPr>
            </w:pPr>
            <w:r w:rsidRPr="004F3B18">
              <w:rPr>
                <w:rFonts w:ascii="Calibri" w:hAnsi="Calibri" w:cs="Calibri"/>
              </w:rPr>
              <w:t>-14.06</w:t>
            </w:r>
          </w:p>
        </w:tc>
        <w:tc>
          <w:tcPr>
            <w:tcW w:w="992" w:type="dxa"/>
          </w:tcPr>
          <w:p w14:paraId="08648ED6" w14:textId="08662BA8" w:rsidR="00D2733E" w:rsidRPr="004F3B18" w:rsidRDefault="00692C22" w:rsidP="00B260E9">
            <w:pPr>
              <w:jc w:val="center"/>
              <w:rPr>
                <w:rFonts w:ascii="Calibri" w:hAnsi="Calibri" w:cs="Calibri"/>
              </w:rPr>
            </w:pPr>
            <w:r w:rsidRPr="004F3B18">
              <w:rPr>
                <w:rFonts w:ascii="Calibri" w:hAnsi="Calibri" w:cs="Calibri"/>
              </w:rPr>
              <w:t>4.02</w:t>
            </w:r>
          </w:p>
        </w:tc>
        <w:tc>
          <w:tcPr>
            <w:tcW w:w="941" w:type="dxa"/>
          </w:tcPr>
          <w:p w14:paraId="14C859BA" w14:textId="4B104D2B" w:rsidR="00D2733E" w:rsidRPr="004F3B18" w:rsidRDefault="00692C22" w:rsidP="00B260E9">
            <w:pPr>
              <w:jc w:val="center"/>
              <w:rPr>
                <w:rFonts w:ascii="Calibri" w:hAnsi="Calibri" w:cs="Calibri"/>
              </w:rPr>
            </w:pPr>
            <w:r w:rsidRPr="004F3B18">
              <w:rPr>
                <w:rFonts w:ascii="Calibri" w:hAnsi="Calibri" w:cs="Calibri"/>
              </w:rPr>
              <w:t>-16.63</w:t>
            </w:r>
          </w:p>
        </w:tc>
      </w:tr>
      <w:tr w:rsidR="00D2733E" w:rsidRPr="004F3B18" w14:paraId="733809B9" w14:textId="77777777" w:rsidTr="00B260E9">
        <w:tc>
          <w:tcPr>
            <w:tcW w:w="699" w:type="dxa"/>
            <w:vMerge/>
          </w:tcPr>
          <w:p w14:paraId="1F365A5B" w14:textId="77777777" w:rsidR="00D2733E" w:rsidRPr="004F3B18" w:rsidRDefault="00D2733E" w:rsidP="00B260E9">
            <w:pPr>
              <w:jc w:val="center"/>
              <w:rPr>
                <w:rFonts w:ascii="Calibri" w:hAnsi="Calibri" w:cs="Calibri"/>
              </w:rPr>
            </w:pPr>
          </w:p>
        </w:tc>
        <w:tc>
          <w:tcPr>
            <w:tcW w:w="1124" w:type="dxa"/>
            <w:vMerge w:val="restart"/>
          </w:tcPr>
          <w:p w14:paraId="03350ADC"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24EE5D6F"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6783380D" w14:textId="7220E81A" w:rsidR="00D2733E" w:rsidRPr="004F3B18" w:rsidRDefault="00C3376D" w:rsidP="00B260E9">
            <w:pPr>
              <w:jc w:val="center"/>
              <w:rPr>
                <w:rFonts w:ascii="Calibri" w:hAnsi="Calibri" w:cs="Calibri"/>
              </w:rPr>
            </w:pPr>
            <w:r w:rsidRPr="004F3B18">
              <w:rPr>
                <w:rFonts w:ascii="Calibri" w:hAnsi="Calibri" w:cs="Calibri"/>
              </w:rPr>
              <w:t>1.33</w:t>
            </w:r>
          </w:p>
        </w:tc>
        <w:tc>
          <w:tcPr>
            <w:tcW w:w="671" w:type="dxa"/>
          </w:tcPr>
          <w:p w14:paraId="300A3B91" w14:textId="2793B52F" w:rsidR="00D2733E" w:rsidRPr="004F3B18" w:rsidRDefault="00C3376D" w:rsidP="00B260E9">
            <w:pPr>
              <w:jc w:val="center"/>
              <w:rPr>
                <w:rFonts w:ascii="Calibri" w:hAnsi="Calibri" w:cs="Calibri"/>
              </w:rPr>
            </w:pPr>
            <w:r w:rsidRPr="004F3B18">
              <w:rPr>
                <w:rFonts w:ascii="Calibri" w:hAnsi="Calibri" w:cs="Calibri"/>
              </w:rPr>
              <w:t>0.96</w:t>
            </w:r>
          </w:p>
        </w:tc>
        <w:tc>
          <w:tcPr>
            <w:tcW w:w="1285" w:type="dxa"/>
          </w:tcPr>
          <w:p w14:paraId="139BF249" w14:textId="30D9F3E3" w:rsidR="00D2733E" w:rsidRPr="004F3B18" w:rsidRDefault="00585928" w:rsidP="00B260E9">
            <w:pPr>
              <w:jc w:val="center"/>
              <w:rPr>
                <w:rFonts w:ascii="Calibri" w:hAnsi="Calibri" w:cs="Calibri"/>
              </w:rPr>
            </w:pPr>
            <w:r w:rsidRPr="004F3B18">
              <w:rPr>
                <w:rFonts w:ascii="Calibri" w:hAnsi="Calibri" w:cs="Calibri"/>
              </w:rPr>
              <w:t>1.12</w:t>
            </w:r>
          </w:p>
        </w:tc>
        <w:tc>
          <w:tcPr>
            <w:tcW w:w="850" w:type="dxa"/>
          </w:tcPr>
          <w:p w14:paraId="60AA8E5E" w14:textId="596C59D8" w:rsidR="00D2733E" w:rsidRPr="004F3B18" w:rsidRDefault="00585928" w:rsidP="00B260E9">
            <w:pPr>
              <w:jc w:val="center"/>
              <w:rPr>
                <w:rFonts w:ascii="Calibri" w:hAnsi="Calibri" w:cs="Calibri"/>
              </w:rPr>
            </w:pPr>
            <w:r w:rsidRPr="004F3B18">
              <w:rPr>
                <w:rFonts w:ascii="Calibri" w:hAnsi="Calibri" w:cs="Calibri"/>
              </w:rPr>
              <w:t>3.76</w:t>
            </w:r>
          </w:p>
        </w:tc>
        <w:tc>
          <w:tcPr>
            <w:tcW w:w="851" w:type="dxa"/>
          </w:tcPr>
          <w:p w14:paraId="0A24A0AA" w14:textId="30367322" w:rsidR="00D2733E" w:rsidRPr="004F3B18" w:rsidRDefault="00585928" w:rsidP="00B260E9">
            <w:pPr>
              <w:jc w:val="center"/>
              <w:rPr>
                <w:rFonts w:ascii="Calibri" w:hAnsi="Calibri" w:cs="Calibri"/>
              </w:rPr>
            </w:pPr>
            <w:r w:rsidRPr="004F3B18">
              <w:rPr>
                <w:rFonts w:ascii="Calibri" w:hAnsi="Calibri" w:cs="Calibri"/>
              </w:rPr>
              <w:t>-57.76</w:t>
            </w:r>
          </w:p>
        </w:tc>
        <w:tc>
          <w:tcPr>
            <w:tcW w:w="992" w:type="dxa"/>
          </w:tcPr>
          <w:p w14:paraId="3A345E8B" w14:textId="58E2487D" w:rsidR="00D2733E" w:rsidRPr="004F3B18" w:rsidRDefault="00585928" w:rsidP="00B260E9">
            <w:pPr>
              <w:jc w:val="center"/>
              <w:rPr>
                <w:rFonts w:ascii="Calibri" w:hAnsi="Calibri" w:cs="Calibri"/>
              </w:rPr>
            </w:pPr>
            <w:r w:rsidRPr="004F3B18">
              <w:rPr>
                <w:rFonts w:ascii="Calibri" w:hAnsi="Calibri" w:cs="Calibri"/>
              </w:rPr>
              <w:t>7.72</w:t>
            </w:r>
          </w:p>
        </w:tc>
        <w:tc>
          <w:tcPr>
            <w:tcW w:w="941" w:type="dxa"/>
          </w:tcPr>
          <w:p w14:paraId="061BCA99" w14:textId="60F79ED3" w:rsidR="00D2733E" w:rsidRPr="004F3B18" w:rsidRDefault="00585928" w:rsidP="00B260E9">
            <w:pPr>
              <w:jc w:val="center"/>
              <w:rPr>
                <w:rFonts w:ascii="Calibri" w:hAnsi="Calibri" w:cs="Calibri"/>
              </w:rPr>
            </w:pPr>
            <w:r w:rsidRPr="004F3B18">
              <w:rPr>
                <w:rFonts w:ascii="Calibri" w:hAnsi="Calibri" w:cs="Calibri"/>
              </w:rPr>
              <w:t>-60.93</w:t>
            </w:r>
          </w:p>
        </w:tc>
      </w:tr>
      <w:tr w:rsidR="00D2733E" w:rsidRPr="004F3B18" w14:paraId="55EDC33B" w14:textId="77777777" w:rsidTr="00B260E9">
        <w:tc>
          <w:tcPr>
            <w:tcW w:w="699" w:type="dxa"/>
            <w:vMerge/>
          </w:tcPr>
          <w:p w14:paraId="47D9FC9C" w14:textId="77777777" w:rsidR="00D2733E" w:rsidRPr="004F3B18" w:rsidRDefault="00D2733E" w:rsidP="00B260E9">
            <w:pPr>
              <w:jc w:val="center"/>
              <w:rPr>
                <w:rFonts w:ascii="Calibri" w:hAnsi="Calibri" w:cs="Calibri"/>
              </w:rPr>
            </w:pPr>
          </w:p>
        </w:tc>
        <w:tc>
          <w:tcPr>
            <w:tcW w:w="1124" w:type="dxa"/>
            <w:vMerge/>
          </w:tcPr>
          <w:p w14:paraId="10BCD700" w14:textId="77777777" w:rsidR="00D2733E" w:rsidRPr="004F3B18" w:rsidRDefault="00D2733E" w:rsidP="00B260E9">
            <w:pPr>
              <w:jc w:val="center"/>
              <w:rPr>
                <w:rFonts w:ascii="Calibri" w:hAnsi="Calibri" w:cs="Calibri"/>
              </w:rPr>
            </w:pPr>
          </w:p>
        </w:tc>
        <w:tc>
          <w:tcPr>
            <w:tcW w:w="851" w:type="dxa"/>
          </w:tcPr>
          <w:p w14:paraId="3790C4D0"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47DB20AD" w14:textId="13DB91B0" w:rsidR="00D2733E" w:rsidRPr="004F3B18" w:rsidRDefault="00245273" w:rsidP="00B260E9">
            <w:pPr>
              <w:jc w:val="center"/>
              <w:rPr>
                <w:rFonts w:ascii="Calibri" w:hAnsi="Calibri" w:cs="Calibri"/>
              </w:rPr>
            </w:pPr>
            <w:r w:rsidRPr="004F3B18">
              <w:rPr>
                <w:rFonts w:ascii="Calibri" w:hAnsi="Calibri" w:cs="Calibri"/>
              </w:rPr>
              <w:t>1.41</w:t>
            </w:r>
          </w:p>
        </w:tc>
        <w:tc>
          <w:tcPr>
            <w:tcW w:w="671" w:type="dxa"/>
          </w:tcPr>
          <w:p w14:paraId="3C8160C5" w14:textId="254916A2" w:rsidR="00D2733E" w:rsidRPr="004F3B18" w:rsidRDefault="00245273" w:rsidP="00B260E9">
            <w:pPr>
              <w:jc w:val="center"/>
              <w:rPr>
                <w:rFonts w:ascii="Calibri" w:hAnsi="Calibri" w:cs="Calibri"/>
              </w:rPr>
            </w:pPr>
            <w:r w:rsidRPr="004F3B18">
              <w:rPr>
                <w:rFonts w:ascii="Calibri" w:hAnsi="Calibri" w:cs="Calibri"/>
              </w:rPr>
              <w:t>0.95</w:t>
            </w:r>
          </w:p>
        </w:tc>
        <w:tc>
          <w:tcPr>
            <w:tcW w:w="1285" w:type="dxa"/>
          </w:tcPr>
          <w:p w14:paraId="4A6A29D3" w14:textId="4AB8C209" w:rsidR="00D2733E" w:rsidRPr="004F3B18" w:rsidRDefault="00755273" w:rsidP="00B260E9">
            <w:pPr>
              <w:jc w:val="center"/>
              <w:rPr>
                <w:rFonts w:ascii="Calibri" w:hAnsi="Calibri" w:cs="Calibri"/>
              </w:rPr>
            </w:pPr>
            <w:r w:rsidRPr="004F3B18">
              <w:rPr>
                <w:rFonts w:ascii="Calibri" w:hAnsi="Calibri" w:cs="Calibri"/>
              </w:rPr>
              <w:t>2.18</w:t>
            </w:r>
          </w:p>
        </w:tc>
        <w:tc>
          <w:tcPr>
            <w:tcW w:w="850" w:type="dxa"/>
          </w:tcPr>
          <w:p w14:paraId="65D36FB2" w14:textId="6EA10594" w:rsidR="00D2733E" w:rsidRPr="004F3B18" w:rsidRDefault="00755273" w:rsidP="00B260E9">
            <w:pPr>
              <w:jc w:val="center"/>
              <w:rPr>
                <w:rFonts w:ascii="Calibri" w:hAnsi="Calibri" w:cs="Calibri"/>
              </w:rPr>
            </w:pPr>
            <w:r w:rsidRPr="004F3B18">
              <w:rPr>
                <w:rFonts w:ascii="Calibri" w:hAnsi="Calibri" w:cs="Calibri"/>
              </w:rPr>
              <w:t>3.5</w:t>
            </w:r>
          </w:p>
        </w:tc>
        <w:tc>
          <w:tcPr>
            <w:tcW w:w="851" w:type="dxa"/>
          </w:tcPr>
          <w:p w14:paraId="7B70FD04" w14:textId="1A9C32A4" w:rsidR="00D2733E" w:rsidRPr="004F3B18" w:rsidRDefault="00755273" w:rsidP="00B260E9">
            <w:pPr>
              <w:jc w:val="center"/>
              <w:rPr>
                <w:rFonts w:ascii="Calibri" w:hAnsi="Calibri" w:cs="Calibri"/>
              </w:rPr>
            </w:pPr>
            <w:r w:rsidRPr="004F3B18">
              <w:rPr>
                <w:rFonts w:ascii="Calibri" w:hAnsi="Calibri" w:cs="Calibri"/>
              </w:rPr>
              <w:t>-45.63</w:t>
            </w:r>
          </w:p>
        </w:tc>
        <w:tc>
          <w:tcPr>
            <w:tcW w:w="992" w:type="dxa"/>
          </w:tcPr>
          <w:p w14:paraId="38A77E3C" w14:textId="0E0A885C" w:rsidR="00D2733E" w:rsidRPr="004F3B18" w:rsidRDefault="00755273" w:rsidP="00B260E9">
            <w:pPr>
              <w:jc w:val="center"/>
              <w:rPr>
                <w:rFonts w:ascii="Calibri" w:hAnsi="Calibri" w:cs="Calibri"/>
              </w:rPr>
            </w:pPr>
            <w:r w:rsidRPr="004F3B18">
              <w:rPr>
                <w:rFonts w:ascii="Calibri" w:hAnsi="Calibri" w:cs="Calibri"/>
              </w:rPr>
              <w:t>5.69</w:t>
            </w:r>
          </w:p>
        </w:tc>
        <w:tc>
          <w:tcPr>
            <w:tcW w:w="941" w:type="dxa"/>
          </w:tcPr>
          <w:p w14:paraId="0CA2A056" w14:textId="5D7432A9" w:rsidR="00D2733E" w:rsidRPr="004F3B18" w:rsidRDefault="00755273" w:rsidP="00B260E9">
            <w:pPr>
              <w:jc w:val="center"/>
              <w:rPr>
                <w:rFonts w:ascii="Calibri" w:hAnsi="Calibri" w:cs="Calibri"/>
              </w:rPr>
            </w:pPr>
            <w:r w:rsidRPr="004F3B18">
              <w:rPr>
                <w:rFonts w:ascii="Calibri" w:hAnsi="Calibri" w:cs="Calibri"/>
              </w:rPr>
              <w:t>-31.81</w:t>
            </w:r>
          </w:p>
        </w:tc>
      </w:tr>
      <w:tr w:rsidR="00D2733E" w:rsidRPr="004F3B18" w14:paraId="24742FEE" w14:textId="77777777" w:rsidTr="00B260E9">
        <w:tc>
          <w:tcPr>
            <w:tcW w:w="699" w:type="dxa"/>
            <w:vMerge/>
          </w:tcPr>
          <w:p w14:paraId="1D678CEC" w14:textId="77777777" w:rsidR="00D2733E" w:rsidRPr="004F3B18" w:rsidRDefault="00D2733E" w:rsidP="00B260E9">
            <w:pPr>
              <w:jc w:val="center"/>
              <w:rPr>
                <w:rFonts w:ascii="Calibri" w:hAnsi="Calibri" w:cs="Calibri"/>
              </w:rPr>
            </w:pPr>
          </w:p>
        </w:tc>
        <w:tc>
          <w:tcPr>
            <w:tcW w:w="1124" w:type="dxa"/>
            <w:vMerge/>
          </w:tcPr>
          <w:p w14:paraId="2895EF16" w14:textId="77777777" w:rsidR="00D2733E" w:rsidRPr="004F3B18" w:rsidRDefault="00D2733E" w:rsidP="00B260E9">
            <w:pPr>
              <w:jc w:val="center"/>
              <w:rPr>
                <w:rFonts w:ascii="Calibri" w:hAnsi="Calibri" w:cs="Calibri"/>
              </w:rPr>
            </w:pPr>
          </w:p>
        </w:tc>
        <w:tc>
          <w:tcPr>
            <w:tcW w:w="851" w:type="dxa"/>
          </w:tcPr>
          <w:p w14:paraId="1B01DF0F"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31D7018A" w14:textId="25680C08" w:rsidR="00D2733E" w:rsidRPr="004F3B18" w:rsidRDefault="00D85894" w:rsidP="00B260E9">
            <w:pPr>
              <w:jc w:val="center"/>
              <w:rPr>
                <w:rFonts w:ascii="Calibri" w:hAnsi="Calibri" w:cs="Calibri"/>
              </w:rPr>
            </w:pPr>
            <w:r w:rsidRPr="004F3B18">
              <w:rPr>
                <w:rFonts w:ascii="Calibri" w:hAnsi="Calibri" w:cs="Calibri"/>
              </w:rPr>
              <w:t>1.39</w:t>
            </w:r>
          </w:p>
        </w:tc>
        <w:tc>
          <w:tcPr>
            <w:tcW w:w="671" w:type="dxa"/>
          </w:tcPr>
          <w:p w14:paraId="2062E2BA" w14:textId="30A5A075" w:rsidR="00D2733E" w:rsidRPr="004F3B18" w:rsidRDefault="00D85894" w:rsidP="00B260E9">
            <w:pPr>
              <w:jc w:val="center"/>
              <w:rPr>
                <w:rFonts w:ascii="Calibri" w:hAnsi="Calibri" w:cs="Calibri"/>
              </w:rPr>
            </w:pPr>
            <w:r w:rsidRPr="004F3B18">
              <w:rPr>
                <w:rFonts w:ascii="Calibri" w:hAnsi="Calibri" w:cs="Calibri"/>
              </w:rPr>
              <w:t>0.96</w:t>
            </w:r>
          </w:p>
        </w:tc>
        <w:tc>
          <w:tcPr>
            <w:tcW w:w="1285" w:type="dxa"/>
          </w:tcPr>
          <w:p w14:paraId="0CA0BA03" w14:textId="62B67771" w:rsidR="00D2733E" w:rsidRPr="004F3B18" w:rsidRDefault="00DB5B77" w:rsidP="00B260E9">
            <w:pPr>
              <w:jc w:val="center"/>
              <w:rPr>
                <w:rFonts w:ascii="Calibri" w:hAnsi="Calibri" w:cs="Calibri"/>
              </w:rPr>
            </w:pPr>
            <w:r w:rsidRPr="004F3B18">
              <w:rPr>
                <w:rFonts w:ascii="Calibri" w:hAnsi="Calibri" w:cs="Calibri"/>
              </w:rPr>
              <w:t>1.98</w:t>
            </w:r>
          </w:p>
        </w:tc>
        <w:tc>
          <w:tcPr>
            <w:tcW w:w="850" w:type="dxa"/>
          </w:tcPr>
          <w:p w14:paraId="0D0CC0A9" w14:textId="237AC368" w:rsidR="00D2733E" w:rsidRPr="004F3B18" w:rsidRDefault="00DB5B77" w:rsidP="00B260E9">
            <w:pPr>
              <w:jc w:val="center"/>
              <w:rPr>
                <w:rFonts w:ascii="Calibri" w:hAnsi="Calibri" w:cs="Calibri"/>
              </w:rPr>
            </w:pPr>
            <w:r w:rsidRPr="004F3B18">
              <w:rPr>
                <w:rFonts w:ascii="Calibri" w:hAnsi="Calibri" w:cs="Calibri"/>
              </w:rPr>
              <w:t>1.96</w:t>
            </w:r>
          </w:p>
        </w:tc>
        <w:tc>
          <w:tcPr>
            <w:tcW w:w="851" w:type="dxa"/>
          </w:tcPr>
          <w:p w14:paraId="3D47D662" w14:textId="48B4E0C6" w:rsidR="00D2733E" w:rsidRPr="004F3B18" w:rsidRDefault="00DB5B77" w:rsidP="00B260E9">
            <w:pPr>
              <w:jc w:val="center"/>
              <w:rPr>
                <w:rFonts w:ascii="Calibri" w:hAnsi="Calibri" w:cs="Calibri"/>
              </w:rPr>
            </w:pPr>
            <w:r w:rsidRPr="004F3B18">
              <w:rPr>
                <w:rFonts w:ascii="Calibri" w:hAnsi="Calibri" w:cs="Calibri"/>
              </w:rPr>
              <w:t>-12.81</w:t>
            </w:r>
          </w:p>
        </w:tc>
        <w:tc>
          <w:tcPr>
            <w:tcW w:w="992" w:type="dxa"/>
          </w:tcPr>
          <w:p w14:paraId="07F82FEB" w14:textId="4BF8614C" w:rsidR="00D2733E" w:rsidRPr="004F3B18" w:rsidRDefault="00DB5B77" w:rsidP="00B260E9">
            <w:pPr>
              <w:jc w:val="center"/>
              <w:rPr>
                <w:rFonts w:ascii="Calibri" w:hAnsi="Calibri" w:cs="Calibri"/>
              </w:rPr>
            </w:pPr>
            <w:r w:rsidRPr="004F3B18">
              <w:rPr>
                <w:rFonts w:ascii="Calibri" w:hAnsi="Calibri" w:cs="Calibri"/>
              </w:rPr>
              <w:t>2.58</w:t>
            </w:r>
          </w:p>
        </w:tc>
        <w:tc>
          <w:tcPr>
            <w:tcW w:w="941" w:type="dxa"/>
          </w:tcPr>
          <w:p w14:paraId="5752F454" w14:textId="3141C870" w:rsidR="00D2733E" w:rsidRPr="004F3B18" w:rsidRDefault="00DB5B77" w:rsidP="00B260E9">
            <w:pPr>
              <w:jc w:val="center"/>
              <w:rPr>
                <w:rFonts w:ascii="Calibri" w:hAnsi="Calibri" w:cs="Calibri"/>
              </w:rPr>
            </w:pPr>
            <w:r w:rsidRPr="004F3B18">
              <w:rPr>
                <w:rFonts w:ascii="Calibri" w:hAnsi="Calibri" w:cs="Calibri"/>
              </w:rPr>
              <w:t>-6.07</w:t>
            </w:r>
          </w:p>
        </w:tc>
      </w:tr>
      <w:tr w:rsidR="00D2733E" w:rsidRPr="004F3B18" w14:paraId="0845BA43" w14:textId="77777777" w:rsidTr="00B260E9">
        <w:tc>
          <w:tcPr>
            <w:tcW w:w="699" w:type="dxa"/>
            <w:vMerge/>
          </w:tcPr>
          <w:p w14:paraId="185F8924" w14:textId="77777777" w:rsidR="00D2733E" w:rsidRPr="004F3B18" w:rsidRDefault="00D2733E" w:rsidP="00B260E9">
            <w:pPr>
              <w:jc w:val="center"/>
              <w:rPr>
                <w:rFonts w:ascii="Calibri" w:hAnsi="Calibri" w:cs="Calibri"/>
              </w:rPr>
            </w:pPr>
          </w:p>
        </w:tc>
        <w:tc>
          <w:tcPr>
            <w:tcW w:w="1124" w:type="dxa"/>
            <w:vMerge/>
          </w:tcPr>
          <w:p w14:paraId="241CEF17" w14:textId="77777777" w:rsidR="00D2733E" w:rsidRPr="004F3B18" w:rsidRDefault="00D2733E" w:rsidP="00B260E9">
            <w:pPr>
              <w:jc w:val="center"/>
              <w:rPr>
                <w:rFonts w:ascii="Calibri" w:hAnsi="Calibri" w:cs="Calibri"/>
              </w:rPr>
            </w:pPr>
          </w:p>
        </w:tc>
        <w:tc>
          <w:tcPr>
            <w:tcW w:w="851" w:type="dxa"/>
          </w:tcPr>
          <w:p w14:paraId="050D0400"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5F5F21C8" w14:textId="7A26EBA0" w:rsidR="00D2733E" w:rsidRPr="004F3B18" w:rsidRDefault="00923763" w:rsidP="00B260E9">
            <w:pPr>
              <w:jc w:val="center"/>
              <w:rPr>
                <w:rFonts w:ascii="Calibri" w:hAnsi="Calibri" w:cs="Calibri"/>
              </w:rPr>
            </w:pPr>
            <w:r w:rsidRPr="004F3B18">
              <w:rPr>
                <w:rFonts w:ascii="Calibri" w:hAnsi="Calibri" w:cs="Calibri"/>
              </w:rPr>
              <w:t>1.34</w:t>
            </w:r>
          </w:p>
        </w:tc>
        <w:tc>
          <w:tcPr>
            <w:tcW w:w="671" w:type="dxa"/>
          </w:tcPr>
          <w:p w14:paraId="5F9FCED2" w14:textId="7C9B78EC" w:rsidR="00D2733E" w:rsidRPr="004F3B18" w:rsidRDefault="00923763" w:rsidP="00B260E9">
            <w:pPr>
              <w:jc w:val="center"/>
              <w:rPr>
                <w:rFonts w:ascii="Calibri" w:hAnsi="Calibri" w:cs="Calibri"/>
              </w:rPr>
            </w:pPr>
            <w:r w:rsidRPr="004F3B18">
              <w:rPr>
                <w:rFonts w:ascii="Calibri" w:hAnsi="Calibri" w:cs="Calibri"/>
              </w:rPr>
              <w:t>0.96</w:t>
            </w:r>
          </w:p>
        </w:tc>
        <w:tc>
          <w:tcPr>
            <w:tcW w:w="1285" w:type="dxa"/>
          </w:tcPr>
          <w:p w14:paraId="10CE2DFA" w14:textId="4667D39D" w:rsidR="00D2733E" w:rsidRPr="004F3B18" w:rsidRDefault="00420B20" w:rsidP="00B260E9">
            <w:pPr>
              <w:jc w:val="center"/>
              <w:rPr>
                <w:rFonts w:ascii="Calibri" w:hAnsi="Calibri" w:cs="Calibri"/>
              </w:rPr>
            </w:pPr>
            <w:r w:rsidRPr="004F3B18">
              <w:rPr>
                <w:rFonts w:ascii="Calibri" w:hAnsi="Calibri" w:cs="Calibri"/>
              </w:rPr>
              <w:t>1.62</w:t>
            </w:r>
          </w:p>
        </w:tc>
        <w:tc>
          <w:tcPr>
            <w:tcW w:w="850" w:type="dxa"/>
          </w:tcPr>
          <w:p w14:paraId="50C68192" w14:textId="63AA4C56" w:rsidR="00D2733E" w:rsidRPr="004F3B18" w:rsidRDefault="00420B20" w:rsidP="00B260E9">
            <w:pPr>
              <w:jc w:val="center"/>
              <w:rPr>
                <w:rFonts w:ascii="Calibri" w:hAnsi="Calibri" w:cs="Calibri"/>
              </w:rPr>
            </w:pPr>
            <w:r w:rsidRPr="004F3B18">
              <w:rPr>
                <w:rFonts w:ascii="Calibri" w:hAnsi="Calibri" w:cs="Calibri"/>
              </w:rPr>
              <w:t>1.64</w:t>
            </w:r>
          </w:p>
        </w:tc>
        <w:tc>
          <w:tcPr>
            <w:tcW w:w="851" w:type="dxa"/>
          </w:tcPr>
          <w:p w14:paraId="6A65AF41" w14:textId="715287EC" w:rsidR="00D2733E" w:rsidRPr="004F3B18" w:rsidRDefault="00420B20" w:rsidP="00B260E9">
            <w:pPr>
              <w:jc w:val="center"/>
              <w:rPr>
                <w:rFonts w:ascii="Calibri" w:hAnsi="Calibri" w:cs="Calibri"/>
              </w:rPr>
            </w:pPr>
            <w:r w:rsidRPr="004F3B18">
              <w:rPr>
                <w:rFonts w:ascii="Calibri" w:hAnsi="Calibri" w:cs="Calibri"/>
              </w:rPr>
              <w:t>-11.52</w:t>
            </w:r>
          </w:p>
        </w:tc>
        <w:tc>
          <w:tcPr>
            <w:tcW w:w="992" w:type="dxa"/>
          </w:tcPr>
          <w:p w14:paraId="5A013C0F" w14:textId="4B9C7C75" w:rsidR="00D2733E" w:rsidRPr="004F3B18" w:rsidRDefault="00420B20" w:rsidP="00B260E9">
            <w:pPr>
              <w:jc w:val="center"/>
              <w:rPr>
                <w:rFonts w:ascii="Calibri" w:hAnsi="Calibri" w:cs="Calibri"/>
              </w:rPr>
            </w:pPr>
            <w:r w:rsidRPr="004F3B18">
              <w:rPr>
                <w:rFonts w:ascii="Calibri" w:hAnsi="Calibri" w:cs="Calibri"/>
              </w:rPr>
              <w:t>3.95</w:t>
            </w:r>
          </w:p>
        </w:tc>
        <w:tc>
          <w:tcPr>
            <w:tcW w:w="941" w:type="dxa"/>
          </w:tcPr>
          <w:p w14:paraId="7C69F76B" w14:textId="3A6B564B" w:rsidR="00D2733E" w:rsidRPr="004F3B18" w:rsidRDefault="00420B20" w:rsidP="00B260E9">
            <w:pPr>
              <w:jc w:val="center"/>
              <w:rPr>
                <w:rFonts w:ascii="Calibri" w:hAnsi="Calibri" w:cs="Calibri"/>
              </w:rPr>
            </w:pPr>
            <w:r w:rsidRPr="004F3B18">
              <w:rPr>
                <w:rFonts w:ascii="Calibri" w:hAnsi="Calibri" w:cs="Calibri"/>
              </w:rPr>
              <w:t>-16.3</w:t>
            </w:r>
          </w:p>
        </w:tc>
      </w:tr>
    </w:tbl>
    <w:p w14:paraId="1182571E" w14:textId="77777777" w:rsidR="00D2733E" w:rsidRPr="004F3B18" w:rsidRDefault="00D2733E" w:rsidP="00D2733E">
      <w:pPr>
        <w:rPr>
          <w:rFonts w:ascii="Calibri" w:hAnsi="Calibri" w:cs="Calibri"/>
        </w:rPr>
      </w:pPr>
    </w:p>
    <w:p w14:paraId="66A0DA6D" w14:textId="386AC7E1" w:rsidR="00FB1E6E" w:rsidRPr="004F3B18" w:rsidRDefault="00FB1E6E" w:rsidP="00FB1E6E">
      <w:pPr>
        <w:pStyle w:val="Caption"/>
        <w:keepNext/>
        <w:rPr>
          <w:rFonts w:ascii="Calibri" w:hAnsi="Calibri" w:cs="Calibri"/>
        </w:rPr>
      </w:pPr>
      <w:bookmarkStart w:id="139" w:name="_Toc165500165"/>
      <w:r w:rsidRPr="004F3B18">
        <w:rPr>
          <w:rFonts w:ascii="Calibri" w:hAnsi="Calibri" w:cs="Calibri"/>
        </w:rPr>
        <w:lastRenderedPageBreak/>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43</w:t>
      </w:r>
      <w:r w:rsidRPr="004F3B18">
        <w:rPr>
          <w:rFonts w:ascii="Calibri" w:hAnsi="Calibri" w:cs="Calibri"/>
        </w:rPr>
        <w:fldChar w:fldCharType="end"/>
      </w:r>
      <w:r w:rsidRPr="004F3B18">
        <w:rPr>
          <w:rFonts w:ascii="Calibri" w:hAnsi="Calibri" w:cs="Calibri"/>
        </w:rPr>
        <w:t xml:space="preserve">: Model-5 Metrics of </w:t>
      </w:r>
      <w:r w:rsidR="00CC657E" w:rsidRPr="004F3B18">
        <w:rPr>
          <w:rFonts w:ascii="Calibri" w:hAnsi="Calibri" w:cs="Calibri"/>
        </w:rPr>
        <w:t>XOM</w:t>
      </w:r>
      <w:r w:rsidRPr="004F3B18">
        <w:rPr>
          <w:rFonts w:ascii="Calibri" w:hAnsi="Calibri" w:cs="Calibri"/>
        </w:rPr>
        <w:t xml:space="preserve"> With MinMaxScaler</w:t>
      </w:r>
      <w:bookmarkEnd w:id="139"/>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851"/>
        <w:gridCol w:w="992"/>
        <w:gridCol w:w="941"/>
      </w:tblGrid>
      <w:tr w:rsidR="00D2733E" w:rsidRPr="004F3B18" w14:paraId="10390AAD" w14:textId="77777777" w:rsidTr="00B260E9">
        <w:tc>
          <w:tcPr>
            <w:tcW w:w="2674" w:type="dxa"/>
            <w:gridSpan w:val="3"/>
          </w:tcPr>
          <w:p w14:paraId="5054DD8F" w14:textId="77777777" w:rsidR="00D2733E" w:rsidRPr="004F3B18" w:rsidRDefault="00D2733E" w:rsidP="00B260E9">
            <w:pPr>
              <w:jc w:val="center"/>
              <w:rPr>
                <w:rFonts w:ascii="Calibri" w:hAnsi="Calibri" w:cs="Calibri"/>
              </w:rPr>
            </w:pPr>
          </w:p>
        </w:tc>
        <w:tc>
          <w:tcPr>
            <w:tcW w:w="1424" w:type="dxa"/>
            <w:gridSpan w:val="2"/>
          </w:tcPr>
          <w:p w14:paraId="62C4919C"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2A1305A2"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01" w:type="dxa"/>
            <w:gridSpan w:val="2"/>
          </w:tcPr>
          <w:p w14:paraId="36CBEA46"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933" w:type="dxa"/>
            <w:gridSpan w:val="2"/>
          </w:tcPr>
          <w:p w14:paraId="47E751C7"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76C4A631" w14:textId="77777777" w:rsidTr="00B260E9">
        <w:tc>
          <w:tcPr>
            <w:tcW w:w="699" w:type="dxa"/>
          </w:tcPr>
          <w:p w14:paraId="775B37FB"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017F8DAD"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156AD222"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3E0C233E"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72B0CC09"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03907AF2"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58C94B30"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1" w:type="dxa"/>
          </w:tcPr>
          <w:p w14:paraId="3D564FE6"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992" w:type="dxa"/>
          </w:tcPr>
          <w:p w14:paraId="3343EDC4"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50054F6B"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38D87983" w14:textId="77777777" w:rsidTr="00B260E9">
        <w:tc>
          <w:tcPr>
            <w:tcW w:w="699" w:type="dxa"/>
            <w:vMerge w:val="restart"/>
          </w:tcPr>
          <w:p w14:paraId="71289C56" w14:textId="77777777" w:rsidR="00D2733E" w:rsidRPr="004F3B18" w:rsidRDefault="00D2733E" w:rsidP="00B260E9">
            <w:pPr>
              <w:jc w:val="center"/>
              <w:rPr>
                <w:rFonts w:ascii="Calibri" w:hAnsi="Calibri" w:cs="Calibri"/>
              </w:rPr>
            </w:pPr>
            <w:r w:rsidRPr="004F3B18">
              <w:rPr>
                <w:rFonts w:ascii="Calibri" w:hAnsi="Calibri" w:cs="Calibri"/>
              </w:rPr>
              <w:t>XOM</w:t>
            </w:r>
          </w:p>
        </w:tc>
        <w:tc>
          <w:tcPr>
            <w:tcW w:w="1124" w:type="dxa"/>
            <w:vMerge w:val="restart"/>
          </w:tcPr>
          <w:p w14:paraId="3E0276DE"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7F970493"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5F978B1D" w14:textId="2BEE04F0" w:rsidR="00D2733E" w:rsidRPr="004F3B18" w:rsidRDefault="00940CBE" w:rsidP="00B260E9">
            <w:pPr>
              <w:jc w:val="center"/>
              <w:rPr>
                <w:rFonts w:ascii="Calibri" w:hAnsi="Calibri" w:cs="Calibri"/>
              </w:rPr>
            </w:pPr>
            <w:r w:rsidRPr="004F3B18">
              <w:rPr>
                <w:rFonts w:ascii="Calibri" w:hAnsi="Calibri" w:cs="Calibri"/>
              </w:rPr>
              <w:t>1.8</w:t>
            </w:r>
          </w:p>
        </w:tc>
        <w:tc>
          <w:tcPr>
            <w:tcW w:w="671" w:type="dxa"/>
          </w:tcPr>
          <w:p w14:paraId="53C0C05C" w14:textId="14976B6E" w:rsidR="00D2733E" w:rsidRPr="004F3B18" w:rsidRDefault="00940CBE" w:rsidP="00B260E9">
            <w:pPr>
              <w:jc w:val="center"/>
              <w:rPr>
                <w:rFonts w:ascii="Calibri" w:hAnsi="Calibri" w:cs="Calibri"/>
              </w:rPr>
            </w:pPr>
            <w:r w:rsidRPr="004F3B18">
              <w:rPr>
                <w:rFonts w:ascii="Calibri" w:hAnsi="Calibri" w:cs="Calibri"/>
              </w:rPr>
              <w:t>0.96</w:t>
            </w:r>
          </w:p>
        </w:tc>
        <w:tc>
          <w:tcPr>
            <w:tcW w:w="1285" w:type="dxa"/>
          </w:tcPr>
          <w:p w14:paraId="24A067AF" w14:textId="1E7412D6" w:rsidR="00D2733E" w:rsidRPr="004F3B18" w:rsidRDefault="007B0AB0" w:rsidP="00B260E9">
            <w:pPr>
              <w:jc w:val="center"/>
              <w:rPr>
                <w:rFonts w:ascii="Calibri" w:hAnsi="Calibri" w:cs="Calibri"/>
              </w:rPr>
            </w:pPr>
            <w:r w:rsidRPr="004F3B18">
              <w:rPr>
                <w:rFonts w:ascii="Calibri" w:hAnsi="Calibri" w:cs="Calibri"/>
              </w:rPr>
              <w:t>0.63</w:t>
            </w:r>
          </w:p>
        </w:tc>
        <w:tc>
          <w:tcPr>
            <w:tcW w:w="850" w:type="dxa"/>
          </w:tcPr>
          <w:p w14:paraId="38B66B62" w14:textId="3555DE10" w:rsidR="00D2733E" w:rsidRPr="004F3B18" w:rsidRDefault="007B0AB0" w:rsidP="00B260E9">
            <w:pPr>
              <w:jc w:val="center"/>
              <w:rPr>
                <w:rFonts w:ascii="Calibri" w:hAnsi="Calibri" w:cs="Calibri"/>
              </w:rPr>
            </w:pPr>
            <w:r w:rsidRPr="004F3B18">
              <w:rPr>
                <w:rFonts w:ascii="Calibri" w:hAnsi="Calibri" w:cs="Calibri"/>
              </w:rPr>
              <w:t>2.02</w:t>
            </w:r>
          </w:p>
        </w:tc>
        <w:tc>
          <w:tcPr>
            <w:tcW w:w="851" w:type="dxa"/>
          </w:tcPr>
          <w:p w14:paraId="49425B07" w14:textId="61033221" w:rsidR="00D2733E" w:rsidRPr="004F3B18" w:rsidRDefault="007B0AB0" w:rsidP="00B260E9">
            <w:pPr>
              <w:jc w:val="center"/>
              <w:rPr>
                <w:rFonts w:ascii="Calibri" w:hAnsi="Calibri" w:cs="Calibri"/>
              </w:rPr>
            </w:pPr>
            <w:r w:rsidRPr="004F3B18">
              <w:rPr>
                <w:rFonts w:ascii="Calibri" w:hAnsi="Calibri" w:cs="Calibri"/>
              </w:rPr>
              <w:t>-2.83</w:t>
            </w:r>
          </w:p>
        </w:tc>
        <w:tc>
          <w:tcPr>
            <w:tcW w:w="992" w:type="dxa"/>
          </w:tcPr>
          <w:p w14:paraId="11AAFFE0" w14:textId="75CF7BE0" w:rsidR="00D2733E" w:rsidRPr="004F3B18" w:rsidRDefault="007B0AB0" w:rsidP="00B260E9">
            <w:pPr>
              <w:jc w:val="center"/>
              <w:rPr>
                <w:rFonts w:ascii="Calibri" w:hAnsi="Calibri" w:cs="Calibri"/>
              </w:rPr>
            </w:pPr>
            <w:r w:rsidRPr="004F3B18">
              <w:rPr>
                <w:rFonts w:ascii="Calibri" w:hAnsi="Calibri" w:cs="Calibri"/>
              </w:rPr>
              <w:t>2.1</w:t>
            </w:r>
          </w:p>
        </w:tc>
        <w:tc>
          <w:tcPr>
            <w:tcW w:w="941" w:type="dxa"/>
          </w:tcPr>
          <w:p w14:paraId="6826F02A" w14:textId="590FFCF3" w:rsidR="00D2733E" w:rsidRPr="004F3B18" w:rsidRDefault="007B0AB0" w:rsidP="00B260E9">
            <w:pPr>
              <w:jc w:val="center"/>
              <w:rPr>
                <w:rFonts w:ascii="Calibri" w:hAnsi="Calibri" w:cs="Calibri"/>
              </w:rPr>
            </w:pPr>
            <w:r w:rsidRPr="004F3B18">
              <w:rPr>
                <w:rFonts w:ascii="Calibri" w:hAnsi="Calibri" w:cs="Calibri"/>
              </w:rPr>
              <w:t>0.14</w:t>
            </w:r>
          </w:p>
        </w:tc>
      </w:tr>
      <w:tr w:rsidR="00D2733E" w:rsidRPr="004F3B18" w14:paraId="2B402DF9" w14:textId="77777777" w:rsidTr="00B260E9">
        <w:tc>
          <w:tcPr>
            <w:tcW w:w="699" w:type="dxa"/>
            <w:vMerge/>
          </w:tcPr>
          <w:p w14:paraId="63BA72E6" w14:textId="77777777" w:rsidR="00D2733E" w:rsidRPr="004F3B18" w:rsidRDefault="00D2733E" w:rsidP="00B260E9">
            <w:pPr>
              <w:jc w:val="center"/>
              <w:rPr>
                <w:rFonts w:ascii="Calibri" w:hAnsi="Calibri" w:cs="Calibri"/>
              </w:rPr>
            </w:pPr>
          </w:p>
        </w:tc>
        <w:tc>
          <w:tcPr>
            <w:tcW w:w="1124" w:type="dxa"/>
            <w:vMerge/>
          </w:tcPr>
          <w:p w14:paraId="02D6D95E" w14:textId="77777777" w:rsidR="00D2733E" w:rsidRPr="004F3B18" w:rsidRDefault="00D2733E" w:rsidP="00B260E9">
            <w:pPr>
              <w:jc w:val="center"/>
              <w:rPr>
                <w:rFonts w:ascii="Calibri" w:hAnsi="Calibri" w:cs="Calibri"/>
              </w:rPr>
            </w:pPr>
          </w:p>
        </w:tc>
        <w:tc>
          <w:tcPr>
            <w:tcW w:w="851" w:type="dxa"/>
          </w:tcPr>
          <w:p w14:paraId="075DAFA3"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3027B472" w14:textId="0EAE0390" w:rsidR="00D2733E" w:rsidRPr="004F3B18" w:rsidRDefault="00FB0DB2" w:rsidP="00B260E9">
            <w:pPr>
              <w:jc w:val="center"/>
              <w:rPr>
                <w:rFonts w:ascii="Calibri" w:hAnsi="Calibri" w:cs="Calibri"/>
              </w:rPr>
            </w:pPr>
            <w:r w:rsidRPr="004F3B18">
              <w:rPr>
                <w:rFonts w:ascii="Calibri" w:hAnsi="Calibri" w:cs="Calibri"/>
              </w:rPr>
              <w:t>1.53</w:t>
            </w:r>
          </w:p>
        </w:tc>
        <w:tc>
          <w:tcPr>
            <w:tcW w:w="671" w:type="dxa"/>
          </w:tcPr>
          <w:p w14:paraId="7E4234AB" w14:textId="6787120F" w:rsidR="00D2733E" w:rsidRPr="004F3B18" w:rsidRDefault="00FB0DB2" w:rsidP="00B260E9">
            <w:pPr>
              <w:jc w:val="center"/>
              <w:rPr>
                <w:rFonts w:ascii="Calibri" w:hAnsi="Calibri" w:cs="Calibri"/>
              </w:rPr>
            </w:pPr>
            <w:r w:rsidRPr="004F3B18">
              <w:rPr>
                <w:rFonts w:ascii="Calibri" w:hAnsi="Calibri" w:cs="Calibri"/>
              </w:rPr>
              <w:t>0.97</w:t>
            </w:r>
          </w:p>
        </w:tc>
        <w:tc>
          <w:tcPr>
            <w:tcW w:w="1285" w:type="dxa"/>
          </w:tcPr>
          <w:p w14:paraId="4CEB8F13" w14:textId="3115EAD6" w:rsidR="00D2733E" w:rsidRPr="004F3B18" w:rsidRDefault="0000573A" w:rsidP="00B260E9">
            <w:pPr>
              <w:jc w:val="center"/>
              <w:rPr>
                <w:rFonts w:ascii="Calibri" w:hAnsi="Calibri" w:cs="Calibri"/>
              </w:rPr>
            </w:pPr>
            <w:r w:rsidRPr="004F3B18">
              <w:rPr>
                <w:rFonts w:ascii="Calibri" w:hAnsi="Calibri" w:cs="Calibri"/>
              </w:rPr>
              <w:t>0.38</w:t>
            </w:r>
          </w:p>
        </w:tc>
        <w:tc>
          <w:tcPr>
            <w:tcW w:w="850" w:type="dxa"/>
          </w:tcPr>
          <w:p w14:paraId="03DCB362" w14:textId="75A313AD" w:rsidR="00D2733E" w:rsidRPr="004F3B18" w:rsidRDefault="0000573A" w:rsidP="00B260E9">
            <w:pPr>
              <w:jc w:val="center"/>
              <w:rPr>
                <w:rFonts w:ascii="Calibri" w:hAnsi="Calibri" w:cs="Calibri"/>
              </w:rPr>
            </w:pPr>
            <w:r w:rsidRPr="004F3B18">
              <w:rPr>
                <w:rFonts w:ascii="Calibri" w:hAnsi="Calibri" w:cs="Calibri"/>
              </w:rPr>
              <w:t>1.21</w:t>
            </w:r>
          </w:p>
        </w:tc>
        <w:tc>
          <w:tcPr>
            <w:tcW w:w="851" w:type="dxa"/>
          </w:tcPr>
          <w:p w14:paraId="44DA6428" w14:textId="45FE90AF" w:rsidR="00D2733E" w:rsidRPr="004F3B18" w:rsidRDefault="0000573A" w:rsidP="00B260E9">
            <w:pPr>
              <w:jc w:val="center"/>
              <w:rPr>
                <w:rFonts w:ascii="Calibri" w:hAnsi="Calibri" w:cs="Calibri"/>
              </w:rPr>
            </w:pPr>
            <w:r w:rsidRPr="004F3B18">
              <w:rPr>
                <w:rFonts w:ascii="Calibri" w:hAnsi="Calibri" w:cs="Calibri"/>
              </w:rPr>
              <w:t>0.82</w:t>
            </w:r>
          </w:p>
        </w:tc>
        <w:tc>
          <w:tcPr>
            <w:tcW w:w="992" w:type="dxa"/>
          </w:tcPr>
          <w:p w14:paraId="09413D28" w14:textId="2EC5D74D" w:rsidR="00D2733E" w:rsidRPr="004F3B18" w:rsidRDefault="0000573A" w:rsidP="00B260E9">
            <w:pPr>
              <w:jc w:val="center"/>
              <w:rPr>
                <w:rFonts w:ascii="Calibri" w:hAnsi="Calibri" w:cs="Calibri"/>
              </w:rPr>
            </w:pPr>
            <w:r w:rsidRPr="004F3B18">
              <w:rPr>
                <w:rFonts w:ascii="Calibri" w:hAnsi="Calibri" w:cs="Calibri"/>
              </w:rPr>
              <w:t>3.2</w:t>
            </w:r>
          </w:p>
        </w:tc>
        <w:tc>
          <w:tcPr>
            <w:tcW w:w="941" w:type="dxa"/>
          </w:tcPr>
          <w:p w14:paraId="26D3ED37" w14:textId="04A5BCD3" w:rsidR="00D2733E" w:rsidRPr="004F3B18" w:rsidRDefault="0000573A" w:rsidP="00B260E9">
            <w:pPr>
              <w:jc w:val="center"/>
              <w:rPr>
                <w:rFonts w:ascii="Calibri" w:hAnsi="Calibri" w:cs="Calibri"/>
              </w:rPr>
            </w:pPr>
            <w:r w:rsidRPr="004F3B18">
              <w:rPr>
                <w:rFonts w:ascii="Calibri" w:hAnsi="Calibri" w:cs="Calibri"/>
              </w:rPr>
              <w:t>-1.91</w:t>
            </w:r>
          </w:p>
        </w:tc>
      </w:tr>
      <w:tr w:rsidR="00D2733E" w:rsidRPr="004F3B18" w14:paraId="18EFC8B6" w14:textId="77777777" w:rsidTr="00B260E9">
        <w:tc>
          <w:tcPr>
            <w:tcW w:w="699" w:type="dxa"/>
            <w:vMerge/>
          </w:tcPr>
          <w:p w14:paraId="58307EE0" w14:textId="77777777" w:rsidR="00D2733E" w:rsidRPr="004F3B18" w:rsidRDefault="00D2733E" w:rsidP="00B260E9">
            <w:pPr>
              <w:jc w:val="center"/>
              <w:rPr>
                <w:rFonts w:ascii="Calibri" w:hAnsi="Calibri" w:cs="Calibri"/>
              </w:rPr>
            </w:pPr>
          </w:p>
        </w:tc>
        <w:tc>
          <w:tcPr>
            <w:tcW w:w="1124" w:type="dxa"/>
            <w:vMerge/>
          </w:tcPr>
          <w:p w14:paraId="578033E9" w14:textId="77777777" w:rsidR="00D2733E" w:rsidRPr="004F3B18" w:rsidRDefault="00D2733E" w:rsidP="00B260E9">
            <w:pPr>
              <w:jc w:val="center"/>
              <w:rPr>
                <w:rFonts w:ascii="Calibri" w:hAnsi="Calibri" w:cs="Calibri"/>
              </w:rPr>
            </w:pPr>
          </w:p>
        </w:tc>
        <w:tc>
          <w:tcPr>
            <w:tcW w:w="851" w:type="dxa"/>
          </w:tcPr>
          <w:p w14:paraId="6C5457FF"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7AC0B01E" w14:textId="556E77C0" w:rsidR="00D2733E" w:rsidRPr="004F3B18" w:rsidRDefault="001E568F" w:rsidP="00B260E9">
            <w:pPr>
              <w:jc w:val="center"/>
              <w:rPr>
                <w:rFonts w:ascii="Calibri" w:hAnsi="Calibri" w:cs="Calibri"/>
              </w:rPr>
            </w:pPr>
            <w:r w:rsidRPr="004F3B18">
              <w:rPr>
                <w:rFonts w:ascii="Calibri" w:hAnsi="Calibri" w:cs="Calibri"/>
              </w:rPr>
              <w:t>1.5</w:t>
            </w:r>
          </w:p>
        </w:tc>
        <w:tc>
          <w:tcPr>
            <w:tcW w:w="671" w:type="dxa"/>
          </w:tcPr>
          <w:p w14:paraId="4D31710C" w14:textId="36E39342" w:rsidR="00D2733E" w:rsidRPr="004F3B18" w:rsidRDefault="001E568F" w:rsidP="00B260E9">
            <w:pPr>
              <w:jc w:val="center"/>
              <w:rPr>
                <w:rFonts w:ascii="Calibri" w:hAnsi="Calibri" w:cs="Calibri"/>
              </w:rPr>
            </w:pPr>
            <w:r w:rsidRPr="004F3B18">
              <w:rPr>
                <w:rFonts w:ascii="Calibri" w:hAnsi="Calibri" w:cs="Calibri"/>
              </w:rPr>
              <w:t>0.97</w:t>
            </w:r>
          </w:p>
        </w:tc>
        <w:tc>
          <w:tcPr>
            <w:tcW w:w="1285" w:type="dxa"/>
          </w:tcPr>
          <w:p w14:paraId="7CCAC6D4" w14:textId="55DE96E9" w:rsidR="00D2733E" w:rsidRPr="004F3B18" w:rsidRDefault="00354402" w:rsidP="00B260E9">
            <w:pPr>
              <w:jc w:val="center"/>
              <w:rPr>
                <w:rFonts w:ascii="Calibri" w:hAnsi="Calibri" w:cs="Calibri"/>
              </w:rPr>
            </w:pPr>
            <w:r w:rsidRPr="004F3B18">
              <w:rPr>
                <w:rFonts w:ascii="Calibri" w:hAnsi="Calibri" w:cs="Calibri"/>
              </w:rPr>
              <w:t>0.</w:t>
            </w:r>
            <w:r w:rsidR="00500721" w:rsidRPr="004F3B18">
              <w:rPr>
                <w:rFonts w:ascii="Calibri" w:hAnsi="Calibri" w:cs="Calibri"/>
              </w:rPr>
              <w:t>5</w:t>
            </w:r>
            <w:r w:rsidRPr="004F3B18">
              <w:rPr>
                <w:rFonts w:ascii="Calibri" w:hAnsi="Calibri" w:cs="Calibri"/>
              </w:rPr>
              <w:t>3</w:t>
            </w:r>
          </w:p>
        </w:tc>
        <w:tc>
          <w:tcPr>
            <w:tcW w:w="850" w:type="dxa"/>
          </w:tcPr>
          <w:p w14:paraId="0A3A9B52" w14:textId="30A58D65" w:rsidR="00D2733E" w:rsidRPr="004F3B18" w:rsidRDefault="00354402" w:rsidP="00B260E9">
            <w:pPr>
              <w:jc w:val="center"/>
              <w:rPr>
                <w:rFonts w:ascii="Calibri" w:hAnsi="Calibri" w:cs="Calibri"/>
              </w:rPr>
            </w:pPr>
            <w:r w:rsidRPr="004F3B18">
              <w:rPr>
                <w:rFonts w:ascii="Calibri" w:hAnsi="Calibri" w:cs="Calibri"/>
              </w:rPr>
              <w:t>1.01</w:t>
            </w:r>
          </w:p>
        </w:tc>
        <w:tc>
          <w:tcPr>
            <w:tcW w:w="851" w:type="dxa"/>
          </w:tcPr>
          <w:p w14:paraId="05654646" w14:textId="4BD17F7D" w:rsidR="00D2733E" w:rsidRPr="004F3B18" w:rsidRDefault="00500721" w:rsidP="00B260E9">
            <w:pPr>
              <w:jc w:val="center"/>
              <w:rPr>
                <w:rFonts w:ascii="Calibri" w:hAnsi="Calibri" w:cs="Calibri"/>
              </w:rPr>
            </w:pPr>
            <w:r w:rsidRPr="004F3B18">
              <w:rPr>
                <w:rFonts w:ascii="Calibri" w:hAnsi="Calibri" w:cs="Calibri"/>
              </w:rPr>
              <w:t>0.01</w:t>
            </w:r>
          </w:p>
        </w:tc>
        <w:tc>
          <w:tcPr>
            <w:tcW w:w="992" w:type="dxa"/>
          </w:tcPr>
          <w:p w14:paraId="1945A8B9" w14:textId="67A129E1" w:rsidR="00D2733E" w:rsidRPr="004F3B18" w:rsidRDefault="00500721" w:rsidP="00B260E9">
            <w:pPr>
              <w:jc w:val="center"/>
              <w:rPr>
                <w:rFonts w:ascii="Calibri" w:hAnsi="Calibri" w:cs="Calibri"/>
              </w:rPr>
            </w:pPr>
            <w:r w:rsidRPr="004F3B18">
              <w:rPr>
                <w:rFonts w:ascii="Calibri" w:hAnsi="Calibri" w:cs="Calibri"/>
              </w:rPr>
              <w:t>1.88</w:t>
            </w:r>
          </w:p>
        </w:tc>
        <w:tc>
          <w:tcPr>
            <w:tcW w:w="941" w:type="dxa"/>
          </w:tcPr>
          <w:p w14:paraId="20668B03" w14:textId="3B8541A3" w:rsidR="00D2733E" w:rsidRPr="004F3B18" w:rsidRDefault="00500721" w:rsidP="00B260E9">
            <w:pPr>
              <w:jc w:val="center"/>
              <w:rPr>
                <w:rFonts w:ascii="Calibri" w:hAnsi="Calibri" w:cs="Calibri"/>
              </w:rPr>
            </w:pPr>
            <w:r w:rsidRPr="004F3B18">
              <w:rPr>
                <w:rFonts w:ascii="Calibri" w:hAnsi="Calibri" w:cs="Calibri"/>
              </w:rPr>
              <w:t>-0.09</w:t>
            </w:r>
          </w:p>
        </w:tc>
      </w:tr>
      <w:tr w:rsidR="00D2733E" w:rsidRPr="004F3B18" w14:paraId="7D0D5CD7" w14:textId="77777777" w:rsidTr="00B260E9">
        <w:tc>
          <w:tcPr>
            <w:tcW w:w="699" w:type="dxa"/>
            <w:vMerge/>
          </w:tcPr>
          <w:p w14:paraId="41F3A0B2" w14:textId="77777777" w:rsidR="00D2733E" w:rsidRPr="004F3B18" w:rsidRDefault="00D2733E" w:rsidP="00B260E9">
            <w:pPr>
              <w:jc w:val="center"/>
              <w:rPr>
                <w:rFonts w:ascii="Calibri" w:hAnsi="Calibri" w:cs="Calibri"/>
              </w:rPr>
            </w:pPr>
          </w:p>
        </w:tc>
        <w:tc>
          <w:tcPr>
            <w:tcW w:w="1124" w:type="dxa"/>
            <w:vMerge/>
          </w:tcPr>
          <w:p w14:paraId="3A689771" w14:textId="77777777" w:rsidR="00D2733E" w:rsidRPr="004F3B18" w:rsidRDefault="00D2733E" w:rsidP="00B260E9">
            <w:pPr>
              <w:jc w:val="center"/>
              <w:rPr>
                <w:rFonts w:ascii="Calibri" w:hAnsi="Calibri" w:cs="Calibri"/>
              </w:rPr>
            </w:pPr>
          </w:p>
        </w:tc>
        <w:tc>
          <w:tcPr>
            <w:tcW w:w="851" w:type="dxa"/>
          </w:tcPr>
          <w:p w14:paraId="5986AE87"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1EE26123" w14:textId="420DCD2E" w:rsidR="00D2733E" w:rsidRPr="004F3B18" w:rsidRDefault="00224FD5" w:rsidP="00B260E9">
            <w:pPr>
              <w:jc w:val="center"/>
              <w:rPr>
                <w:rFonts w:ascii="Calibri" w:hAnsi="Calibri" w:cs="Calibri"/>
              </w:rPr>
            </w:pPr>
            <w:r w:rsidRPr="004F3B18">
              <w:rPr>
                <w:rFonts w:ascii="Calibri" w:hAnsi="Calibri" w:cs="Calibri"/>
              </w:rPr>
              <w:t>1.51</w:t>
            </w:r>
          </w:p>
        </w:tc>
        <w:tc>
          <w:tcPr>
            <w:tcW w:w="671" w:type="dxa"/>
          </w:tcPr>
          <w:p w14:paraId="6DB54B5C" w14:textId="73C187EA" w:rsidR="00D2733E" w:rsidRPr="004F3B18" w:rsidRDefault="00224FD5" w:rsidP="00B260E9">
            <w:pPr>
              <w:jc w:val="center"/>
              <w:rPr>
                <w:rFonts w:ascii="Calibri" w:hAnsi="Calibri" w:cs="Calibri"/>
              </w:rPr>
            </w:pPr>
            <w:r w:rsidRPr="004F3B18">
              <w:rPr>
                <w:rFonts w:ascii="Calibri" w:hAnsi="Calibri" w:cs="Calibri"/>
              </w:rPr>
              <w:t>0.97</w:t>
            </w:r>
          </w:p>
        </w:tc>
        <w:tc>
          <w:tcPr>
            <w:tcW w:w="1285" w:type="dxa"/>
          </w:tcPr>
          <w:p w14:paraId="5F190BD8" w14:textId="4F959B5F" w:rsidR="00D2733E" w:rsidRPr="004F3B18" w:rsidRDefault="00B236E2" w:rsidP="00B260E9">
            <w:pPr>
              <w:jc w:val="center"/>
              <w:rPr>
                <w:rFonts w:ascii="Calibri" w:hAnsi="Calibri" w:cs="Calibri"/>
              </w:rPr>
            </w:pPr>
            <w:r w:rsidRPr="004F3B18">
              <w:rPr>
                <w:rFonts w:ascii="Calibri" w:hAnsi="Calibri" w:cs="Calibri"/>
              </w:rPr>
              <w:t>0.63</w:t>
            </w:r>
          </w:p>
        </w:tc>
        <w:tc>
          <w:tcPr>
            <w:tcW w:w="850" w:type="dxa"/>
          </w:tcPr>
          <w:p w14:paraId="5EE84E62" w14:textId="29E8B55D" w:rsidR="00D2733E" w:rsidRPr="004F3B18" w:rsidRDefault="00B236E2" w:rsidP="00B260E9">
            <w:pPr>
              <w:jc w:val="center"/>
              <w:rPr>
                <w:rFonts w:ascii="Calibri" w:hAnsi="Calibri" w:cs="Calibri"/>
              </w:rPr>
            </w:pPr>
            <w:r w:rsidRPr="004F3B18">
              <w:rPr>
                <w:rFonts w:ascii="Calibri" w:hAnsi="Calibri" w:cs="Calibri"/>
              </w:rPr>
              <w:t>1.45</w:t>
            </w:r>
          </w:p>
        </w:tc>
        <w:tc>
          <w:tcPr>
            <w:tcW w:w="851" w:type="dxa"/>
          </w:tcPr>
          <w:p w14:paraId="1113FB8B" w14:textId="63754019" w:rsidR="00D2733E" w:rsidRPr="004F3B18" w:rsidRDefault="00B236E2" w:rsidP="00B260E9">
            <w:pPr>
              <w:jc w:val="center"/>
              <w:rPr>
                <w:rFonts w:ascii="Calibri" w:hAnsi="Calibri" w:cs="Calibri"/>
              </w:rPr>
            </w:pPr>
            <w:r w:rsidRPr="004F3B18">
              <w:rPr>
                <w:rFonts w:ascii="Calibri" w:hAnsi="Calibri" w:cs="Calibri"/>
              </w:rPr>
              <w:t>-1.2</w:t>
            </w:r>
          </w:p>
        </w:tc>
        <w:tc>
          <w:tcPr>
            <w:tcW w:w="992" w:type="dxa"/>
          </w:tcPr>
          <w:p w14:paraId="46A5B33A" w14:textId="6400293D" w:rsidR="00D2733E" w:rsidRPr="004F3B18" w:rsidRDefault="00B236E2" w:rsidP="00B260E9">
            <w:pPr>
              <w:jc w:val="center"/>
              <w:rPr>
                <w:rFonts w:ascii="Calibri" w:hAnsi="Calibri" w:cs="Calibri"/>
              </w:rPr>
            </w:pPr>
            <w:r w:rsidRPr="004F3B18">
              <w:rPr>
                <w:rFonts w:ascii="Calibri" w:hAnsi="Calibri" w:cs="Calibri"/>
              </w:rPr>
              <w:t>1.44</w:t>
            </w:r>
          </w:p>
        </w:tc>
        <w:tc>
          <w:tcPr>
            <w:tcW w:w="941" w:type="dxa"/>
          </w:tcPr>
          <w:p w14:paraId="5DD98698" w14:textId="4F654A1F" w:rsidR="00D2733E" w:rsidRPr="004F3B18" w:rsidRDefault="00B236E2" w:rsidP="00B260E9">
            <w:pPr>
              <w:jc w:val="center"/>
              <w:rPr>
                <w:rFonts w:ascii="Calibri" w:hAnsi="Calibri" w:cs="Calibri"/>
              </w:rPr>
            </w:pPr>
            <w:r w:rsidRPr="004F3B18">
              <w:rPr>
                <w:rFonts w:ascii="Calibri" w:hAnsi="Calibri" w:cs="Calibri"/>
              </w:rPr>
              <w:t>0.55</w:t>
            </w:r>
          </w:p>
        </w:tc>
      </w:tr>
      <w:tr w:rsidR="00D2733E" w:rsidRPr="004F3B18" w14:paraId="33BA78D9" w14:textId="77777777" w:rsidTr="00B260E9">
        <w:tc>
          <w:tcPr>
            <w:tcW w:w="699" w:type="dxa"/>
            <w:vMerge/>
          </w:tcPr>
          <w:p w14:paraId="04AFAC54" w14:textId="77777777" w:rsidR="00D2733E" w:rsidRPr="004F3B18" w:rsidRDefault="00D2733E" w:rsidP="00B260E9">
            <w:pPr>
              <w:jc w:val="center"/>
              <w:rPr>
                <w:rFonts w:ascii="Calibri" w:hAnsi="Calibri" w:cs="Calibri"/>
              </w:rPr>
            </w:pPr>
          </w:p>
        </w:tc>
        <w:tc>
          <w:tcPr>
            <w:tcW w:w="1124" w:type="dxa"/>
            <w:vMerge w:val="restart"/>
          </w:tcPr>
          <w:p w14:paraId="6272CEAE"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696FE3F1"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048882A0" w14:textId="34D038D9" w:rsidR="00D2733E" w:rsidRPr="004F3B18" w:rsidRDefault="00DC7F04" w:rsidP="00B260E9">
            <w:pPr>
              <w:jc w:val="center"/>
              <w:rPr>
                <w:rFonts w:ascii="Calibri" w:hAnsi="Calibri" w:cs="Calibri"/>
              </w:rPr>
            </w:pPr>
            <w:r w:rsidRPr="004F3B18">
              <w:rPr>
                <w:rFonts w:ascii="Calibri" w:hAnsi="Calibri" w:cs="Calibri"/>
              </w:rPr>
              <w:t>1.61</w:t>
            </w:r>
          </w:p>
        </w:tc>
        <w:tc>
          <w:tcPr>
            <w:tcW w:w="671" w:type="dxa"/>
          </w:tcPr>
          <w:p w14:paraId="0407E116" w14:textId="430B7442" w:rsidR="00D2733E" w:rsidRPr="004F3B18" w:rsidRDefault="00DC7F04" w:rsidP="00B260E9">
            <w:pPr>
              <w:jc w:val="center"/>
              <w:rPr>
                <w:rFonts w:ascii="Calibri" w:hAnsi="Calibri" w:cs="Calibri"/>
              </w:rPr>
            </w:pPr>
            <w:r w:rsidRPr="004F3B18">
              <w:rPr>
                <w:rFonts w:ascii="Calibri" w:hAnsi="Calibri" w:cs="Calibri"/>
              </w:rPr>
              <w:t>0.97</w:t>
            </w:r>
          </w:p>
        </w:tc>
        <w:tc>
          <w:tcPr>
            <w:tcW w:w="1285" w:type="dxa"/>
          </w:tcPr>
          <w:p w14:paraId="3D52BBDE" w14:textId="157FE5B1" w:rsidR="00D2733E" w:rsidRPr="004F3B18" w:rsidRDefault="00E36BAE" w:rsidP="00B260E9">
            <w:pPr>
              <w:jc w:val="center"/>
              <w:rPr>
                <w:rFonts w:ascii="Calibri" w:hAnsi="Calibri" w:cs="Calibri"/>
              </w:rPr>
            </w:pPr>
            <w:r w:rsidRPr="004F3B18">
              <w:rPr>
                <w:rFonts w:ascii="Calibri" w:hAnsi="Calibri" w:cs="Calibri"/>
              </w:rPr>
              <w:t>1.81</w:t>
            </w:r>
          </w:p>
        </w:tc>
        <w:tc>
          <w:tcPr>
            <w:tcW w:w="850" w:type="dxa"/>
          </w:tcPr>
          <w:p w14:paraId="29FE1A4D" w14:textId="0A456391" w:rsidR="00D2733E" w:rsidRPr="004F3B18" w:rsidRDefault="00E36BAE" w:rsidP="00B260E9">
            <w:pPr>
              <w:jc w:val="center"/>
              <w:rPr>
                <w:rFonts w:ascii="Calibri" w:hAnsi="Calibri" w:cs="Calibri"/>
              </w:rPr>
            </w:pPr>
            <w:r w:rsidRPr="004F3B18">
              <w:rPr>
                <w:rFonts w:ascii="Calibri" w:hAnsi="Calibri" w:cs="Calibri"/>
              </w:rPr>
              <w:t>10.28</w:t>
            </w:r>
          </w:p>
        </w:tc>
        <w:tc>
          <w:tcPr>
            <w:tcW w:w="851" w:type="dxa"/>
          </w:tcPr>
          <w:p w14:paraId="1443CFF8" w14:textId="31BB162A" w:rsidR="00D2733E" w:rsidRPr="004F3B18" w:rsidRDefault="00E36BAE" w:rsidP="00B260E9">
            <w:pPr>
              <w:jc w:val="center"/>
              <w:rPr>
                <w:rFonts w:ascii="Calibri" w:hAnsi="Calibri" w:cs="Calibri"/>
              </w:rPr>
            </w:pPr>
            <w:r w:rsidRPr="004F3B18">
              <w:rPr>
                <w:rFonts w:ascii="Calibri" w:hAnsi="Calibri" w:cs="Calibri"/>
              </w:rPr>
              <w:t>-94.1</w:t>
            </w:r>
          </w:p>
        </w:tc>
        <w:tc>
          <w:tcPr>
            <w:tcW w:w="992" w:type="dxa"/>
          </w:tcPr>
          <w:p w14:paraId="088E2853" w14:textId="1FAC392B" w:rsidR="00D2733E" w:rsidRPr="004F3B18" w:rsidRDefault="00E36BAE" w:rsidP="00B260E9">
            <w:pPr>
              <w:jc w:val="center"/>
              <w:rPr>
                <w:rFonts w:ascii="Calibri" w:hAnsi="Calibri" w:cs="Calibri"/>
              </w:rPr>
            </w:pPr>
            <w:r w:rsidRPr="004F3B18">
              <w:rPr>
                <w:rFonts w:ascii="Calibri" w:hAnsi="Calibri" w:cs="Calibri"/>
              </w:rPr>
              <w:t>16.38</w:t>
            </w:r>
          </w:p>
        </w:tc>
        <w:tc>
          <w:tcPr>
            <w:tcW w:w="941" w:type="dxa"/>
          </w:tcPr>
          <w:p w14:paraId="50ADB9B7" w14:textId="74A8F64F" w:rsidR="00D2733E" w:rsidRPr="004F3B18" w:rsidRDefault="00E36BAE" w:rsidP="00B260E9">
            <w:pPr>
              <w:jc w:val="center"/>
              <w:rPr>
                <w:rFonts w:ascii="Calibri" w:hAnsi="Calibri" w:cs="Calibri"/>
              </w:rPr>
            </w:pPr>
            <w:r w:rsidRPr="004F3B18">
              <w:rPr>
                <w:rFonts w:ascii="Calibri" w:hAnsi="Calibri" w:cs="Calibri"/>
              </w:rPr>
              <w:t>-50.72</w:t>
            </w:r>
          </w:p>
        </w:tc>
      </w:tr>
      <w:tr w:rsidR="00D2733E" w:rsidRPr="004F3B18" w14:paraId="0FD90EFC" w14:textId="77777777" w:rsidTr="00B260E9">
        <w:tc>
          <w:tcPr>
            <w:tcW w:w="699" w:type="dxa"/>
            <w:vMerge/>
          </w:tcPr>
          <w:p w14:paraId="13BAEEBB" w14:textId="77777777" w:rsidR="00D2733E" w:rsidRPr="004F3B18" w:rsidRDefault="00D2733E" w:rsidP="00B260E9">
            <w:pPr>
              <w:jc w:val="center"/>
              <w:rPr>
                <w:rFonts w:ascii="Calibri" w:hAnsi="Calibri" w:cs="Calibri"/>
              </w:rPr>
            </w:pPr>
          </w:p>
        </w:tc>
        <w:tc>
          <w:tcPr>
            <w:tcW w:w="1124" w:type="dxa"/>
            <w:vMerge/>
          </w:tcPr>
          <w:p w14:paraId="056543DE" w14:textId="77777777" w:rsidR="00D2733E" w:rsidRPr="004F3B18" w:rsidRDefault="00D2733E" w:rsidP="00B260E9">
            <w:pPr>
              <w:jc w:val="center"/>
              <w:rPr>
                <w:rFonts w:ascii="Calibri" w:hAnsi="Calibri" w:cs="Calibri"/>
              </w:rPr>
            </w:pPr>
          </w:p>
        </w:tc>
        <w:tc>
          <w:tcPr>
            <w:tcW w:w="851" w:type="dxa"/>
          </w:tcPr>
          <w:p w14:paraId="18E95D83"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4BB53777" w14:textId="58CD23C5" w:rsidR="00D2733E" w:rsidRPr="004F3B18" w:rsidRDefault="00FD3672" w:rsidP="00B260E9">
            <w:pPr>
              <w:jc w:val="center"/>
              <w:rPr>
                <w:rFonts w:ascii="Calibri" w:hAnsi="Calibri" w:cs="Calibri"/>
              </w:rPr>
            </w:pPr>
            <w:r w:rsidRPr="004F3B18">
              <w:rPr>
                <w:rFonts w:ascii="Calibri" w:hAnsi="Calibri" w:cs="Calibri"/>
              </w:rPr>
              <w:t>1.5</w:t>
            </w:r>
          </w:p>
        </w:tc>
        <w:tc>
          <w:tcPr>
            <w:tcW w:w="671" w:type="dxa"/>
          </w:tcPr>
          <w:p w14:paraId="021DB803" w14:textId="1B42072C" w:rsidR="00D2733E" w:rsidRPr="004F3B18" w:rsidRDefault="00FD3672" w:rsidP="00B260E9">
            <w:pPr>
              <w:jc w:val="center"/>
              <w:rPr>
                <w:rFonts w:ascii="Calibri" w:hAnsi="Calibri" w:cs="Calibri"/>
              </w:rPr>
            </w:pPr>
            <w:r w:rsidRPr="004F3B18">
              <w:rPr>
                <w:rFonts w:ascii="Calibri" w:hAnsi="Calibri" w:cs="Calibri"/>
              </w:rPr>
              <w:t>0.97</w:t>
            </w:r>
          </w:p>
        </w:tc>
        <w:tc>
          <w:tcPr>
            <w:tcW w:w="1285" w:type="dxa"/>
          </w:tcPr>
          <w:p w14:paraId="4928EE28" w14:textId="7E50CEB6" w:rsidR="00D2733E" w:rsidRPr="004F3B18" w:rsidRDefault="000E5648" w:rsidP="00B260E9">
            <w:pPr>
              <w:jc w:val="center"/>
              <w:rPr>
                <w:rFonts w:ascii="Calibri" w:hAnsi="Calibri" w:cs="Calibri"/>
              </w:rPr>
            </w:pPr>
            <w:r w:rsidRPr="004F3B18">
              <w:rPr>
                <w:rFonts w:ascii="Calibri" w:hAnsi="Calibri" w:cs="Calibri"/>
              </w:rPr>
              <w:t>0.08</w:t>
            </w:r>
          </w:p>
        </w:tc>
        <w:tc>
          <w:tcPr>
            <w:tcW w:w="850" w:type="dxa"/>
          </w:tcPr>
          <w:p w14:paraId="42454EAC" w14:textId="45488789" w:rsidR="00D2733E" w:rsidRPr="004F3B18" w:rsidRDefault="000E5648" w:rsidP="00B260E9">
            <w:pPr>
              <w:jc w:val="center"/>
              <w:rPr>
                <w:rFonts w:ascii="Calibri" w:hAnsi="Calibri" w:cs="Calibri"/>
              </w:rPr>
            </w:pPr>
            <w:r w:rsidRPr="004F3B18">
              <w:rPr>
                <w:rFonts w:ascii="Calibri" w:hAnsi="Calibri" w:cs="Calibri"/>
              </w:rPr>
              <w:t>3.22</w:t>
            </w:r>
          </w:p>
        </w:tc>
        <w:tc>
          <w:tcPr>
            <w:tcW w:w="851" w:type="dxa"/>
          </w:tcPr>
          <w:p w14:paraId="77E7FAAB" w14:textId="474AF12A" w:rsidR="00D2733E" w:rsidRPr="004F3B18" w:rsidRDefault="000E5648" w:rsidP="00B260E9">
            <w:pPr>
              <w:jc w:val="center"/>
              <w:rPr>
                <w:rFonts w:ascii="Calibri" w:hAnsi="Calibri" w:cs="Calibri"/>
              </w:rPr>
            </w:pPr>
            <w:r w:rsidRPr="004F3B18">
              <w:rPr>
                <w:rFonts w:ascii="Calibri" w:hAnsi="Calibri" w:cs="Calibri"/>
              </w:rPr>
              <w:t>-11.49</w:t>
            </w:r>
          </w:p>
        </w:tc>
        <w:tc>
          <w:tcPr>
            <w:tcW w:w="992" w:type="dxa"/>
          </w:tcPr>
          <w:p w14:paraId="19885853" w14:textId="2AF80FEA" w:rsidR="00D2733E" w:rsidRPr="004F3B18" w:rsidRDefault="000E5648" w:rsidP="00B260E9">
            <w:pPr>
              <w:jc w:val="center"/>
              <w:rPr>
                <w:rFonts w:ascii="Calibri" w:hAnsi="Calibri" w:cs="Calibri"/>
              </w:rPr>
            </w:pPr>
            <w:r w:rsidRPr="004F3B18">
              <w:rPr>
                <w:rFonts w:ascii="Calibri" w:hAnsi="Calibri" w:cs="Calibri"/>
              </w:rPr>
              <w:t>7.95</w:t>
            </w:r>
          </w:p>
        </w:tc>
        <w:tc>
          <w:tcPr>
            <w:tcW w:w="941" w:type="dxa"/>
          </w:tcPr>
          <w:p w14:paraId="1EB138B4" w14:textId="7B8B5329" w:rsidR="00D2733E" w:rsidRPr="004F3B18" w:rsidRDefault="000E5648" w:rsidP="00B260E9">
            <w:pPr>
              <w:jc w:val="center"/>
              <w:rPr>
                <w:rFonts w:ascii="Calibri" w:hAnsi="Calibri" w:cs="Calibri"/>
              </w:rPr>
            </w:pPr>
            <w:r w:rsidRPr="004F3B18">
              <w:rPr>
                <w:rFonts w:ascii="Calibri" w:hAnsi="Calibri" w:cs="Calibri"/>
              </w:rPr>
              <w:t>-14.85</w:t>
            </w:r>
          </w:p>
        </w:tc>
      </w:tr>
      <w:tr w:rsidR="00D2733E" w:rsidRPr="004F3B18" w14:paraId="241DA337" w14:textId="77777777" w:rsidTr="00B260E9">
        <w:tc>
          <w:tcPr>
            <w:tcW w:w="699" w:type="dxa"/>
            <w:vMerge/>
          </w:tcPr>
          <w:p w14:paraId="152098DD" w14:textId="77777777" w:rsidR="00D2733E" w:rsidRPr="004F3B18" w:rsidRDefault="00D2733E" w:rsidP="00B260E9">
            <w:pPr>
              <w:jc w:val="center"/>
              <w:rPr>
                <w:rFonts w:ascii="Calibri" w:hAnsi="Calibri" w:cs="Calibri"/>
              </w:rPr>
            </w:pPr>
          </w:p>
        </w:tc>
        <w:tc>
          <w:tcPr>
            <w:tcW w:w="1124" w:type="dxa"/>
            <w:vMerge/>
          </w:tcPr>
          <w:p w14:paraId="1E951C6C" w14:textId="77777777" w:rsidR="00D2733E" w:rsidRPr="004F3B18" w:rsidRDefault="00D2733E" w:rsidP="00B260E9">
            <w:pPr>
              <w:jc w:val="center"/>
              <w:rPr>
                <w:rFonts w:ascii="Calibri" w:hAnsi="Calibri" w:cs="Calibri"/>
              </w:rPr>
            </w:pPr>
          </w:p>
        </w:tc>
        <w:tc>
          <w:tcPr>
            <w:tcW w:w="851" w:type="dxa"/>
          </w:tcPr>
          <w:p w14:paraId="59700F4F"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3B082CC1" w14:textId="7A3DC7AD" w:rsidR="00D2733E" w:rsidRPr="004F3B18" w:rsidRDefault="00681B08" w:rsidP="00B260E9">
            <w:pPr>
              <w:jc w:val="center"/>
              <w:rPr>
                <w:rFonts w:ascii="Calibri" w:hAnsi="Calibri" w:cs="Calibri"/>
              </w:rPr>
            </w:pPr>
            <w:r w:rsidRPr="004F3B18">
              <w:rPr>
                <w:rFonts w:ascii="Calibri" w:hAnsi="Calibri" w:cs="Calibri"/>
              </w:rPr>
              <w:t>1.66</w:t>
            </w:r>
          </w:p>
        </w:tc>
        <w:tc>
          <w:tcPr>
            <w:tcW w:w="671" w:type="dxa"/>
          </w:tcPr>
          <w:p w14:paraId="43A9C6E6" w14:textId="2EDA4D6A" w:rsidR="00D2733E" w:rsidRPr="004F3B18" w:rsidRDefault="00681B08" w:rsidP="00B260E9">
            <w:pPr>
              <w:jc w:val="center"/>
              <w:rPr>
                <w:rFonts w:ascii="Calibri" w:hAnsi="Calibri" w:cs="Calibri"/>
              </w:rPr>
            </w:pPr>
            <w:r w:rsidRPr="004F3B18">
              <w:rPr>
                <w:rFonts w:ascii="Calibri" w:hAnsi="Calibri" w:cs="Calibri"/>
              </w:rPr>
              <w:t>0.96</w:t>
            </w:r>
          </w:p>
        </w:tc>
        <w:tc>
          <w:tcPr>
            <w:tcW w:w="1285" w:type="dxa"/>
          </w:tcPr>
          <w:p w14:paraId="634036C6" w14:textId="7FE8E6E7" w:rsidR="00D2733E" w:rsidRPr="004F3B18" w:rsidRDefault="002A0C14" w:rsidP="00B260E9">
            <w:pPr>
              <w:jc w:val="center"/>
              <w:rPr>
                <w:rFonts w:ascii="Calibri" w:hAnsi="Calibri" w:cs="Calibri"/>
              </w:rPr>
            </w:pPr>
            <w:r w:rsidRPr="004F3B18">
              <w:rPr>
                <w:rFonts w:ascii="Calibri" w:hAnsi="Calibri" w:cs="Calibri"/>
              </w:rPr>
              <w:t>0.34</w:t>
            </w:r>
          </w:p>
        </w:tc>
        <w:tc>
          <w:tcPr>
            <w:tcW w:w="850" w:type="dxa"/>
          </w:tcPr>
          <w:p w14:paraId="3182463D" w14:textId="784C3EF6" w:rsidR="00D2733E" w:rsidRPr="004F3B18" w:rsidRDefault="002A0C14" w:rsidP="00B260E9">
            <w:pPr>
              <w:jc w:val="center"/>
              <w:rPr>
                <w:rFonts w:ascii="Calibri" w:hAnsi="Calibri" w:cs="Calibri"/>
              </w:rPr>
            </w:pPr>
            <w:r w:rsidRPr="004F3B18">
              <w:rPr>
                <w:rFonts w:ascii="Calibri" w:hAnsi="Calibri" w:cs="Calibri"/>
              </w:rPr>
              <w:t>1.19</w:t>
            </w:r>
          </w:p>
        </w:tc>
        <w:tc>
          <w:tcPr>
            <w:tcW w:w="851" w:type="dxa"/>
          </w:tcPr>
          <w:p w14:paraId="6DCD52BF" w14:textId="213BE3FE" w:rsidR="00D2733E" w:rsidRPr="004F3B18" w:rsidRDefault="002A0C14" w:rsidP="00B260E9">
            <w:pPr>
              <w:jc w:val="center"/>
              <w:rPr>
                <w:rFonts w:ascii="Calibri" w:hAnsi="Calibri" w:cs="Calibri"/>
              </w:rPr>
            </w:pPr>
            <w:r w:rsidRPr="004F3B18">
              <w:rPr>
                <w:rFonts w:ascii="Calibri" w:hAnsi="Calibri" w:cs="Calibri"/>
              </w:rPr>
              <w:t>-0.75</w:t>
            </w:r>
          </w:p>
        </w:tc>
        <w:tc>
          <w:tcPr>
            <w:tcW w:w="992" w:type="dxa"/>
          </w:tcPr>
          <w:p w14:paraId="78EC5940" w14:textId="3746EEF5" w:rsidR="00D2733E" w:rsidRPr="004F3B18" w:rsidRDefault="002A0C14" w:rsidP="00B260E9">
            <w:pPr>
              <w:jc w:val="center"/>
              <w:rPr>
                <w:rFonts w:ascii="Calibri" w:hAnsi="Calibri" w:cs="Calibri"/>
              </w:rPr>
            </w:pPr>
            <w:r w:rsidRPr="004F3B18">
              <w:rPr>
                <w:rFonts w:ascii="Calibri" w:hAnsi="Calibri" w:cs="Calibri"/>
              </w:rPr>
              <w:t>3.43</w:t>
            </w:r>
          </w:p>
        </w:tc>
        <w:tc>
          <w:tcPr>
            <w:tcW w:w="941" w:type="dxa"/>
          </w:tcPr>
          <w:p w14:paraId="1E28F3CC" w14:textId="629E1A11" w:rsidR="00D2733E" w:rsidRPr="004F3B18" w:rsidRDefault="002A0C14" w:rsidP="00B260E9">
            <w:pPr>
              <w:jc w:val="center"/>
              <w:rPr>
                <w:rFonts w:ascii="Calibri" w:hAnsi="Calibri" w:cs="Calibri"/>
              </w:rPr>
            </w:pPr>
            <w:r w:rsidRPr="004F3B18">
              <w:rPr>
                <w:rFonts w:ascii="Calibri" w:hAnsi="Calibri" w:cs="Calibri"/>
              </w:rPr>
              <w:t>-2.41</w:t>
            </w:r>
          </w:p>
        </w:tc>
      </w:tr>
      <w:tr w:rsidR="00D2733E" w:rsidRPr="004F3B18" w14:paraId="334A4EB8" w14:textId="77777777" w:rsidTr="00B260E9">
        <w:tc>
          <w:tcPr>
            <w:tcW w:w="699" w:type="dxa"/>
            <w:vMerge/>
          </w:tcPr>
          <w:p w14:paraId="200B411C" w14:textId="77777777" w:rsidR="00D2733E" w:rsidRPr="004F3B18" w:rsidRDefault="00D2733E" w:rsidP="00B260E9">
            <w:pPr>
              <w:jc w:val="center"/>
              <w:rPr>
                <w:rFonts w:ascii="Calibri" w:hAnsi="Calibri" w:cs="Calibri"/>
              </w:rPr>
            </w:pPr>
          </w:p>
        </w:tc>
        <w:tc>
          <w:tcPr>
            <w:tcW w:w="1124" w:type="dxa"/>
            <w:vMerge/>
          </w:tcPr>
          <w:p w14:paraId="6ACD97A0" w14:textId="77777777" w:rsidR="00D2733E" w:rsidRPr="004F3B18" w:rsidRDefault="00D2733E" w:rsidP="00B260E9">
            <w:pPr>
              <w:jc w:val="center"/>
              <w:rPr>
                <w:rFonts w:ascii="Calibri" w:hAnsi="Calibri" w:cs="Calibri"/>
              </w:rPr>
            </w:pPr>
          </w:p>
        </w:tc>
        <w:tc>
          <w:tcPr>
            <w:tcW w:w="851" w:type="dxa"/>
          </w:tcPr>
          <w:p w14:paraId="6C3EC7C3"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3F8280BF" w14:textId="5C63A6EE" w:rsidR="00D2733E" w:rsidRPr="004F3B18" w:rsidRDefault="008F45DB" w:rsidP="00B260E9">
            <w:pPr>
              <w:jc w:val="center"/>
              <w:rPr>
                <w:rFonts w:ascii="Calibri" w:hAnsi="Calibri" w:cs="Calibri"/>
              </w:rPr>
            </w:pPr>
            <w:r w:rsidRPr="004F3B18">
              <w:rPr>
                <w:rFonts w:ascii="Calibri" w:hAnsi="Calibri" w:cs="Calibri"/>
              </w:rPr>
              <w:t>1.48</w:t>
            </w:r>
          </w:p>
        </w:tc>
        <w:tc>
          <w:tcPr>
            <w:tcW w:w="671" w:type="dxa"/>
          </w:tcPr>
          <w:p w14:paraId="0C91F170" w14:textId="55C4792B" w:rsidR="00D2733E" w:rsidRPr="004F3B18" w:rsidRDefault="008F45DB" w:rsidP="00B260E9">
            <w:pPr>
              <w:jc w:val="center"/>
              <w:rPr>
                <w:rFonts w:ascii="Calibri" w:hAnsi="Calibri" w:cs="Calibri"/>
              </w:rPr>
            </w:pPr>
            <w:r w:rsidRPr="004F3B18">
              <w:rPr>
                <w:rFonts w:ascii="Calibri" w:hAnsi="Calibri" w:cs="Calibri"/>
              </w:rPr>
              <w:t>0.97</w:t>
            </w:r>
          </w:p>
        </w:tc>
        <w:tc>
          <w:tcPr>
            <w:tcW w:w="1285" w:type="dxa"/>
          </w:tcPr>
          <w:p w14:paraId="55E80531" w14:textId="2E9ECACF" w:rsidR="00D2733E" w:rsidRPr="004F3B18" w:rsidRDefault="00692C22" w:rsidP="00B260E9">
            <w:pPr>
              <w:jc w:val="center"/>
              <w:rPr>
                <w:rFonts w:ascii="Calibri" w:hAnsi="Calibri" w:cs="Calibri"/>
              </w:rPr>
            </w:pPr>
            <w:r w:rsidRPr="004F3B18">
              <w:rPr>
                <w:rFonts w:ascii="Calibri" w:hAnsi="Calibri" w:cs="Calibri"/>
              </w:rPr>
              <w:t>0.66</w:t>
            </w:r>
          </w:p>
        </w:tc>
        <w:tc>
          <w:tcPr>
            <w:tcW w:w="850" w:type="dxa"/>
          </w:tcPr>
          <w:p w14:paraId="411C08C9" w14:textId="1FE290C7" w:rsidR="00D2733E" w:rsidRPr="004F3B18" w:rsidRDefault="00692C22" w:rsidP="00B260E9">
            <w:pPr>
              <w:jc w:val="center"/>
              <w:rPr>
                <w:rFonts w:ascii="Calibri" w:hAnsi="Calibri" w:cs="Calibri"/>
              </w:rPr>
            </w:pPr>
            <w:r w:rsidRPr="004F3B18">
              <w:rPr>
                <w:rFonts w:ascii="Calibri" w:hAnsi="Calibri" w:cs="Calibri"/>
              </w:rPr>
              <w:t>2.35</w:t>
            </w:r>
          </w:p>
        </w:tc>
        <w:tc>
          <w:tcPr>
            <w:tcW w:w="851" w:type="dxa"/>
          </w:tcPr>
          <w:p w14:paraId="6B89D4A5" w14:textId="7E1A31AE" w:rsidR="00D2733E" w:rsidRPr="004F3B18" w:rsidRDefault="00692C22" w:rsidP="00B260E9">
            <w:pPr>
              <w:jc w:val="center"/>
              <w:rPr>
                <w:rFonts w:ascii="Calibri" w:hAnsi="Calibri" w:cs="Calibri"/>
              </w:rPr>
            </w:pPr>
            <w:r w:rsidRPr="004F3B18">
              <w:rPr>
                <w:rFonts w:ascii="Calibri" w:hAnsi="Calibri" w:cs="Calibri"/>
              </w:rPr>
              <w:t>-4.16</w:t>
            </w:r>
          </w:p>
        </w:tc>
        <w:tc>
          <w:tcPr>
            <w:tcW w:w="992" w:type="dxa"/>
          </w:tcPr>
          <w:p w14:paraId="21AF9EAD" w14:textId="12ED79A1" w:rsidR="00D2733E" w:rsidRPr="004F3B18" w:rsidRDefault="00692C22" w:rsidP="00B260E9">
            <w:pPr>
              <w:jc w:val="center"/>
              <w:rPr>
                <w:rFonts w:ascii="Calibri" w:hAnsi="Calibri" w:cs="Calibri"/>
              </w:rPr>
            </w:pPr>
            <w:r w:rsidRPr="004F3B18">
              <w:rPr>
                <w:rFonts w:ascii="Calibri" w:hAnsi="Calibri" w:cs="Calibri"/>
              </w:rPr>
              <w:t>2.16</w:t>
            </w:r>
          </w:p>
        </w:tc>
        <w:tc>
          <w:tcPr>
            <w:tcW w:w="941" w:type="dxa"/>
          </w:tcPr>
          <w:p w14:paraId="69671981" w14:textId="00518757" w:rsidR="00D2733E" w:rsidRPr="004F3B18" w:rsidRDefault="00692C22" w:rsidP="00B260E9">
            <w:pPr>
              <w:jc w:val="center"/>
              <w:rPr>
                <w:rFonts w:ascii="Calibri" w:hAnsi="Calibri" w:cs="Calibri"/>
              </w:rPr>
            </w:pPr>
            <w:r w:rsidRPr="004F3B18">
              <w:rPr>
                <w:rFonts w:ascii="Calibri" w:hAnsi="Calibri" w:cs="Calibri"/>
              </w:rPr>
              <w:t>0.05</w:t>
            </w:r>
          </w:p>
        </w:tc>
      </w:tr>
      <w:tr w:rsidR="00D2733E" w:rsidRPr="004F3B18" w14:paraId="5C8DAA50" w14:textId="77777777" w:rsidTr="00B260E9">
        <w:tc>
          <w:tcPr>
            <w:tcW w:w="699" w:type="dxa"/>
            <w:vMerge/>
          </w:tcPr>
          <w:p w14:paraId="44BAAF0D" w14:textId="77777777" w:rsidR="00D2733E" w:rsidRPr="004F3B18" w:rsidRDefault="00D2733E" w:rsidP="00B260E9">
            <w:pPr>
              <w:jc w:val="center"/>
              <w:rPr>
                <w:rFonts w:ascii="Calibri" w:hAnsi="Calibri" w:cs="Calibri"/>
              </w:rPr>
            </w:pPr>
          </w:p>
        </w:tc>
        <w:tc>
          <w:tcPr>
            <w:tcW w:w="1124" w:type="dxa"/>
            <w:vMerge w:val="restart"/>
          </w:tcPr>
          <w:p w14:paraId="48DA6721"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7DB33BEB"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600EABE4" w14:textId="67B96A4B" w:rsidR="00D2733E" w:rsidRPr="004F3B18" w:rsidRDefault="00C3376D" w:rsidP="00B260E9">
            <w:pPr>
              <w:jc w:val="center"/>
              <w:rPr>
                <w:rFonts w:ascii="Calibri" w:hAnsi="Calibri" w:cs="Calibri"/>
              </w:rPr>
            </w:pPr>
            <w:r w:rsidRPr="004F3B18">
              <w:rPr>
                <w:rFonts w:ascii="Calibri" w:hAnsi="Calibri" w:cs="Calibri"/>
              </w:rPr>
              <w:t>1.47</w:t>
            </w:r>
          </w:p>
        </w:tc>
        <w:tc>
          <w:tcPr>
            <w:tcW w:w="671" w:type="dxa"/>
          </w:tcPr>
          <w:p w14:paraId="2DE53E0B" w14:textId="0B4D8CCC" w:rsidR="00D2733E" w:rsidRPr="004F3B18" w:rsidRDefault="00C3376D" w:rsidP="00B260E9">
            <w:pPr>
              <w:jc w:val="center"/>
              <w:rPr>
                <w:rFonts w:ascii="Calibri" w:hAnsi="Calibri" w:cs="Calibri"/>
              </w:rPr>
            </w:pPr>
            <w:r w:rsidRPr="004F3B18">
              <w:rPr>
                <w:rFonts w:ascii="Calibri" w:hAnsi="Calibri" w:cs="Calibri"/>
              </w:rPr>
              <w:t>0.97</w:t>
            </w:r>
          </w:p>
        </w:tc>
        <w:tc>
          <w:tcPr>
            <w:tcW w:w="1285" w:type="dxa"/>
          </w:tcPr>
          <w:p w14:paraId="4E89FB45" w14:textId="4E44730C" w:rsidR="00D2733E" w:rsidRPr="004F3B18" w:rsidRDefault="00585928" w:rsidP="00B260E9">
            <w:pPr>
              <w:jc w:val="center"/>
              <w:rPr>
                <w:rFonts w:ascii="Calibri" w:hAnsi="Calibri" w:cs="Calibri"/>
              </w:rPr>
            </w:pPr>
            <w:r w:rsidRPr="004F3B18">
              <w:rPr>
                <w:rFonts w:ascii="Calibri" w:hAnsi="Calibri" w:cs="Calibri"/>
              </w:rPr>
              <w:t>0.96</w:t>
            </w:r>
          </w:p>
        </w:tc>
        <w:tc>
          <w:tcPr>
            <w:tcW w:w="850" w:type="dxa"/>
          </w:tcPr>
          <w:p w14:paraId="1E7966A7" w14:textId="1A80EF21" w:rsidR="00D2733E" w:rsidRPr="004F3B18" w:rsidRDefault="00585928" w:rsidP="00B260E9">
            <w:pPr>
              <w:jc w:val="center"/>
              <w:rPr>
                <w:rFonts w:ascii="Calibri" w:hAnsi="Calibri" w:cs="Calibri"/>
              </w:rPr>
            </w:pPr>
            <w:r w:rsidRPr="004F3B18">
              <w:rPr>
                <w:rFonts w:ascii="Calibri" w:hAnsi="Calibri" w:cs="Calibri"/>
              </w:rPr>
              <w:t>3.91</w:t>
            </w:r>
          </w:p>
        </w:tc>
        <w:tc>
          <w:tcPr>
            <w:tcW w:w="851" w:type="dxa"/>
          </w:tcPr>
          <w:p w14:paraId="3263CD51" w14:textId="7561BBD3" w:rsidR="00D2733E" w:rsidRPr="004F3B18" w:rsidRDefault="00585928" w:rsidP="00B260E9">
            <w:pPr>
              <w:jc w:val="center"/>
              <w:rPr>
                <w:rFonts w:ascii="Calibri" w:hAnsi="Calibri" w:cs="Calibri"/>
              </w:rPr>
            </w:pPr>
            <w:r w:rsidRPr="004F3B18">
              <w:rPr>
                <w:rFonts w:ascii="Calibri" w:hAnsi="Calibri" w:cs="Calibri"/>
              </w:rPr>
              <w:t>-12.26</w:t>
            </w:r>
          </w:p>
        </w:tc>
        <w:tc>
          <w:tcPr>
            <w:tcW w:w="992" w:type="dxa"/>
          </w:tcPr>
          <w:p w14:paraId="39C85C31" w14:textId="252C36A4" w:rsidR="00D2733E" w:rsidRPr="004F3B18" w:rsidRDefault="00585928" w:rsidP="00B260E9">
            <w:pPr>
              <w:jc w:val="center"/>
              <w:rPr>
                <w:rFonts w:ascii="Calibri" w:hAnsi="Calibri" w:cs="Calibri"/>
              </w:rPr>
            </w:pPr>
            <w:r w:rsidRPr="004F3B18">
              <w:rPr>
                <w:rFonts w:ascii="Calibri" w:hAnsi="Calibri" w:cs="Calibri"/>
              </w:rPr>
              <w:t>5.31</w:t>
            </w:r>
          </w:p>
        </w:tc>
        <w:tc>
          <w:tcPr>
            <w:tcW w:w="941" w:type="dxa"/>
          </w:tcPr>
          <w:p w14:paraId="56858D61" w14:textId="039739BE" w:rsidR="00D2733E" w:rsidRPr="004F3B18" w:rsidRDefault="00585928" w:rsidP="00B260E9">
            <w:pPr>
              <w:jc w:val="center"/>
              <w:rPr>
                <w:rFonts w:ascii="Calibri" w:hAnsi="Calibri" w:cs="Calibri"/>
              </w:rPr>
            </w:pPr>
            <w:r w:rsidRPr="004F3B18">
              <w:rPr>
                <w:rFonts w:ascii="Calibri" w:hAnsi="Calibri" w:cs="Calibri"/>
              </w:rPr>
              <w:t>-4.08</w:t>
            </w:r>
          </w:p>
        </w:tc>
      </w:tr>
      <w:tr w:rsidR="00D2733E" w:rsidRPr="004F3B18" w14:paraId="7682DEB7" w14:textId="77777777" w:rsidTr="00B260E9">
        <w:tc>
          <w:tcPr>
            <w:tcW w:w="699" w:type="dxa"/>
            <w:vMerge/>
          </w:tcPr>
          <w:p w14:paraId="41CBA45E" w14:textId="77777777" w:rsidR="00D2733E" w:rsidRPr="004F3B18" w:rsidRDefault="00D2733E" w:rsidP="00B260E9">
            <w:pPr>
              <w:jc w:val="center"/>
              <w:rPr>
                <w:rFonts w:ascii="Calibri" w:hAnsi="Calibri" w:cs="Calibri"/>
              </w:rPr>
            </w:pPr>
          </w:p>
        </w:tc>
        <w:tc>
          <w:tcPr>
            <w:tcW w:w="1124" w:type="dxa"/>
            <w:vMerge/>
          </w:tcPr>
          <w:p w14:paraId="3C6D73CE" w14:textId="77777777" w:rsidR="00D2733E" w:rsidRPr="004F3B18" w:rsidRDefault="00D2733E" w:rsidP="00B260E9">
            <w:pPr>
              <w:jc w:val="center"/>
              <w:rPr>
                <w:rFonts w:ascii="Calibri" w:hAnsi="Calibri" w:cs="Calibri"/>
              </w:rPr>
            </w:pPr>
          </w:p>
        </w:tc>
        <w:tc>
          <w:tcPr>
            <w:tcW w:w="851" w:type="dxa"/>
          </w:tcPr>
          <w:p w14:paraId="4E006E84"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019C9F24" w14:textId="7362FADF" w:rsidR="00D2733E" w:rsidRPr="004F3B18" w:rsidRDefault="00245273" w:rsidP="00B260E9">
            <w:pPr>
              <w:jc w:val="center"/>
              <w:rPr>
                <w:rFonts w:ascii="Calibri" w:hAnsi="Calibri" w:cs="Calibri"/>
              </w:rPr>
            </w:pPr>
            <w:r w:rsidRPr="004F3B18">
              <w:rPr>
                <w:rFonts w:ascii="Calibri" w:hAnsi="Calibri" w:cs="Calibri"/>
              </w:rPr>
              <w:t>1.51</w:t>
            </w:r>
          </w:p>
        </w:tc>
        <w:tc>
          <w:tcPr>
            <w:tcW w:w="671" w:type="dxa"/>
          </w:tcPr>
          <w:p w14:paraId="7091CBBE" w14:textId="2C1FA6FA" w:rsidR="00D2733E" w:rsidRPr="004F3B18" w:rsidRDefault="00245273" w:rsidP="00B260E9">
            <w:pPr>
              <w:jc w:val="center"/>
              <w:rPr>
                <w:rFonts w:ascii="Calibri" w:hAnsi="Calibri" w:cs="Calibri"/>
              </w:rPr>
            </w:pPr>
            <w:r w:rsidRPr="004F3B18">
              <w:rPr>
                <w:rFonts w:ascii="Calibri" w:hAnsi="Calibri" w:cs="Calibri"/>
              </w:rPr>
              <w:t>0.97</w:t>
            </w:r>
          </w:p>
        </w:tc>
        <w:tc>
          <w:tcPr>
            <w:tcW w:w="1285" w:type="dxa"/>
          </w:tcPr>
          <w:p w14:paraId="2442238C" w14:textId="2383487E" w:rsidR="00D2733E" w:rsidRPr="004F3B18" w:rsidRDefault="00755273" w:rsidP="00B260E9">
            <w:pPr>
              <w:jc w:val="center"/>
              <w:rPr>
                <w:rFonts w:ascii="Calibri" w:hAnsi="Calibri" w:cs="Calibri"/>
              </w:rPr>
            </w:pPr>
            <w:r w:rsidRPr="004F3B18">
              <w:rPr>
                <w:rFonts w:ascii="Calibri" w:hAnsi="Calibri" w:cs="Calibri"/>
              </w:rPr>
              <w:t>0.08</w:t>
            </w:r>
          </w:p>
        </w:tc>
        <w:tc>
          <w:tcPr>
            <w:tcW w:w="850" w:type="dxa"/>
          </w:tcPr>
          <w:p w14:paraId="185A8A0D" w14:textId="63EFC4E4" w:rsidR="00D2733E" w:rsidRPr="004F3B18" w:rsidRDefault="00755273" w:rsidP="00B260E9">
            <w:pPr>
              <w:jc w:val="center"/>
              <w:rPr>
                <w:rFonts w:ascii="Calibri" w:hAnsi="Calibri" w:cs="Calibri"/>
              </w:rPr>
            </w:pPr>
            <w:r w:rsidRPr="004F3B18">
              <w:rPr>
                <w:rFonts w:ascii="Calibri" w:hAnsi="Calibri" w:cs="Calibri"/>
              </w:rPr>
              <w:t>2.95</w:t>
            </w:r>
          </w:p>
        </w:tc>
        <w:tc>
          <w:tcPr>
            <w:tcW w:w="851" w:type="dxa"/>
          </w:tcPr>
          <w:p w14:paraId="646EE68B" w14:textId="304DC153" w:rsidR="00D2733E" w:rsidRPr="004F3B18" w:rsidRDefault="004860C7" w:rsidP="00B260E9">
            <w:pPr>
              <w:jc w:val="center"/>
              <w:rPr>
                <w:rFonts w:ascii="Calibri" w:hAnsi="Calibri" w:cs="Calibri"/>
              </w:rPr>
            </w:pPr>
            <w:r w:rsidRPr="004F3B18">
              <w:rPr>
                <w:rFonts w:ascii="Calibri" w:hAnsi="Calibri" w:cs="Calibri"/>
              </w:rPr>
              <w:t>-9.87</w:t>
            </w:r>
          </w:p>
        </w:tc>
        <w:tc>
          <w:tcPr>
            <w:tcW w:w="992" w:type="dxa"/>
          </w:tcPr>
          <w:p w14:paraId="0D8F49D3" w14:textId="2AD36CDA" w:rsidR="00D2733E" w:rsidRPr="004F3B18" w:rsidRDefault="004860C7" w:rsidP="00B260E9">
            <w:pPr>
              <w:jc w:val="center"/>
              <w:rPr>
                <w:rFonts w:ascii="Calibri" w:hAnsi="Calibri" w:cs="Calibri"/>
              </w:rPr>
            </w:pPr>
            <w:r w:rsidRPr="004F3B18">
              <w:rPr>
                <w:rFonts w:ascii="Calibri" w:hAnsi="Calibri" w:cs="Calibri"/>
              </w:rPr>
              <w:t>7.12</w:t>
            </w:r>
          </w:p>
        </w:tc>
        <w:tc>
          <w:tcPr>
            <w:tcW w:w="941" w:type="dxa"/>
          </w:tcPr>
          <w:p w14:paraId="4D0FE9A3" w14:textId="40F93FD5" w:rsidR="00D2733E" w:rsidRPr="004F3B18" w:rsidRDefault="004860C7" w:rsidP="00B260E9">
            <w:pPr>
              <w:jc w:val="center"/>
              <w:rPr>
                <w:rFonts w:ascii="Calibri" w:hAnsi="Calibri" w:cs="Calibri"/>
              </w:rPr>
            </w:pPr>
            <w:r w:rsidRPr="004F3B18">
              <w:rPr>
                <w:rFonts w:ascii="Calibri" w:hAnsi="Calibri" w:cs="Calibri"/>
              </w:rPr>
              <w:t>-12.07</w:t>
            </w:r>
          </w:p>
        </w:tc>
      </w:tr>
      <w:tr w:rsidR="00D2733E" w:rsidRPr="004F3B18" w14:paraId="4CD810E6" w14:textId="77777777" w:rsidTr="00B260E9">
        <w:tc>
          <w:tcPr>
            <w:tcW w:w="699" w:type="dxa"/>
            <w:vMerge/>
          </w:tcPr>
          <w:p w14:paraId="15A6FDC8" w14:textId="77777777" w:rsidR="00D2733E" w:rsidRPr="004F3B18" w:rsidRDefault="00D2733E" w:rsidP="00B260E9">
            <w:pPr>
              <w:jc w:val="center"/>
              <w:rPr>
                <w:rFonts w:ascii="Calibri" w:hAnsi="Calibri" w:cs="Calibri"/>
              </w:rPr>
            </w:pPr>
          </w:p>
        </w:tc>
        <w:tc>
          <w:tcPr>
            <w:tcW w:w="1124" w:type="dxa"/>
            <w:vMerge/>
          </w:tcPr>
          <w:p w14:paraId="42629954" w14:textId="77777777" w:rsidR="00D2733E" w:rsidRPr="004F3B18" w:rsidRDefault="00D2733E" w:rsidP="00B260E9">
            <w:pPr>
              <w:jc w:val="center"/>
              <w:rPr>
                <w:rFonts w:ascii="Calibri" w:hAnsi="Calibri" w:cs="Calibri"/>
              </w:rPr>
            </w:pPr>
          </w:p>
        </w:tc>
        <w:tc>
          <w:tcPr>
            <w:tcW w:w="851" w:type="dxa"/>
          </w:tcPr>
          <w:p w14:paraId="5BA103C8"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4B1AE872" w14:textId="4C43F2FC" w:rsidR="00D2733E" w:rsidRPr="004F3B18" w:rsidRDefault="00D85894" w:rsidP="00B260E9">
            <w:pPr>
              <w:jc w:val="center"/>
              <w:rPr>
                <w:rFonts w:ascii="Calibri" w:hAnsi="Calibri" w:cs="Calibri"/>
              </w:rPr>
            </w:pPr>
            <w:r w:rsidRPr="004F3B18">
              <w:rPr>
                <w:rFonts w:ascii="Calibri" w:hAnsi="Calibri" w:cs="Calibri"/>
              </w:rPr>
              <w:t>1.49</w:t>
            </w:r>
          </w:p>
        </w:tc>
        <w:tc>
          <w:tcPr>
            <w:tcW w:w="671" w:type="dxa"/>
          </w:tcPr>
          <w:p w14:paraId="6254409E" w14:textId="5F4E638A" w:rsidR="00D2733E" w:rsidRPr="004F3B18" w:rsidRDefault="00D85894" w:rsidP="00B260E9">
            <w:pPr>
              <w:jc w:val="center"/>
              <w:rPr>
                <w:rFonts w:ascii="Calibri" w:hAnsi="Calibri" w:cs="Calibri"/>
              </w:rPr>
            </w:pPr>
            <w:r w:rsidRPr="004F3B18">
              <w:rPr>
                <w:rFonts w:ascii="Calibri" w:hAnsi="Calibri" w:cs="Calibri"/>
              </w:rPr>
              <w:t>0.97</w:t>
            </w:r>
          </w:p>
        </w:tc>
        <w:tc>
          <w:tcPr>
            <w:tcW w:w="1285" w:type="dxa"/>
          </w:tcPr>
          <w:p w14:paraId="553FDA1E" w14:textId="05992498" w:rsidR="00D2733E" w:rsidRPr="004F3B18" w:rsidRDefault="00DB5B77" w:rsidP="00B260E9">
            <w:pPr>
              <w:jc w:val="center"/>
              <w:rPr>
                <w:rFonts w:ascii="Calibri" w:hAnsi="Calibri" w:cs="Calibri"/>
              </w:rPr>
            </w:pPr>
            <w:r w:rsidRPr="004F3B18">
              <w:rPr>
                <w:rFonts w:ascii="Calibri" w:hAnsi="Calibri" w:cs="Calibri"/>
              </w:rPr>
              <w:t>0.2</w:t>
            </w:r>
          </w:p>
        </w:tc>
        <w:tc>
          <w:tcPr>
            <w:tcW w:w="850" w:type="dxa"/>
          </w:tcPr>
          <w:p w14:paraId="0D9FA03F" w14:textId="2D748410" w:rsidR="00D2733E" w:rsidRPr="004F3B18" w:rsidRDefault="00DB5B77" w:rsidP="00B260E9">
            <w:pPr>
              <w:jc w:val="center"/>
              <w:rPr>
                <w:rFonts w:ascii="Calibri" w:hAnsi="Calibri" w:cs="Calibri"/>
              </w:rPr>
            </w:pPr>
            <w:r w:rsidRPr="004F3B18">
              <w:rPr>
                <w:rFonts w:ascii="Calibri" w:hAnsi="Calibri" w:cs="Calibri"/>
              </w:rPr>
              <w:t>1.49</w:t>
            </w:r>
          </w:p>
        </w:tc>
        <w:tc>
          <w:tcPr>
            <w:tcW w:w="851" w:type="dxa"/>
          </w:tcPr>
          <w:p w14:paraId="3FD34137" w14:textId="60193561" w:rsidR="00D2733E" w:rsidRPr="004F3B18" w:rsidRDefault="00DB5B77" w:rsidP="00B260E9">
            <w:pPr>
              <w:jc w:val="center"/>
              <w:rPr>
                <w:rFonts w:ascii="Calibri" w:hAnsi="Calibri" w:cs="Calibri"/>
              </w:rPr>
            </w:pPr>
            <w:r w:rsidRPr="004F3B18">
              <w:rPr>
                <w:rFonts w:ascii="Calibri" w:hAnsi="Calibri" w:cs="Calibri"/>
              </w:rPr>
              <w:t>-2.21</w:t>
            </w:r>
          </w:p>
        </w:tc>
        <w:tc>
          <w:tcPr>
            <w:tcW w:w="992" w:type="dxa"/>
          </w:tcPr>
          <w:p w14:paraId="2679BAE4" w14:textId="2FC9CCDD" w:rsidR="00D2733E" w:rsidRPr="004F3B18" w:rsidRDefault="005D73F2" w:rsidP="00B260E9">
            <w:pPr>
              <w:jc w:val="center"/>
              <w:rPr>
                <w:rFonts w:ascii="Calibri" w:hAnsi="Calibri" w:cs="Calibri"/>
              </w:rPr>
            </w:pPr>
            <w:r w:rsidRPr="004F3B18">
              <w:rPr>
                <w:rFonts w:ascii="Calibri" w:hAnsi="Calibri" w:cs="Calibri"/>
              </w:rPr>
              <w:t>4.19</w:t>
            </w:r>
          </w:p>
        </w:tc>
        <w:tc>
          <w:tcPr>
            <w:tcW w:w="941" w:type="dxa"/>
          </w:tcPr>
          <w:p w14:paraId="2703837D" w14:textId="49F2F54E" w:rsidR="00D2733E" w:rsidRPr="004F3B18" w:rsidRDefault="005D73F2" w:rsidP="00B260E9">
            <w:pPr>
              <w:jc w:val="center"/>
              <w:rPr>
                <w:rFonts w:ascii="Calibri" w:hAnsi="Calibri" w:cs="Calibri"/>
              </w:rPr>
            </w:pPr>
            <w:r w:rsidRPr="004F3B18">
              <w:rPr>
                <w:rFonts w:ascii="Calibri" w:hAnsi="Calibri" w:cs="Calibri"/>
              </w:rPr>
              <w:t>-3.93</w:t>
            </w:r>
          </w:p>
        </w:tc>
      </w:tr>
      <w:tr w:rsidR="00D2733E" w:rsidRPr="004F3B18" w14:paraId="75FF481B" w14:textId="77777777" w:rsidTr="00B260E9">
        <w:tc>
          <w:tcPr>
            <w:tcW w:w="699" w:type="dxa"/>
            <w:vMerge/>
          </w:tcPr>
          <w:p w14:paraId="180D3421" w14:textId="77777777" w:rsidR="00D2733E" w:rsidRPr="004F3B18" w:rsidRDefault="00D2733E" w:rsidP="00B260E9">
            <w:pPr>
              <w:jc w:val="center"/>
              <w:rPr>
                <w:rFonts w:ascii="Calibri" w:hAnsi="Calibri" w:cs="Calibri"/>
              </w:rPr>
            </w:pPr>
          </w:p>
        </w:tc>
        <w:tc>
          <w:tcPr>
            <w:tcW w:w="1124" w:type="dxa"/>
            <w:vMerge/>
          </w:tcPr>
          <w:p w14:paraId="4D959108" w14:textId="77777777" w:rsidR="00D2733E" w:rsidRPr="004F3B18" w:rsidRDefault="00D2733E" w:rsidP="00B260E9">
            <w:pPr>
              <w:jc w:val="center"/>
              <w:rPr>
                <w:rFonts w:ascii="Calibri" w:hAnsi="Calibri" w:cs="Calibri"/>
              </w:rPr>
            </w:pPr>
          </w:p>
        </w:tc>
        <w:tc>
          <w:tcPr>
            <w:tcW w:w="851" w:type="dxa"/>
          </w:tcPr>
          <w:p w14:paraId="7DE9BED6"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0B4B1D45" w14:textId="7072BC25" w:rsidR="00D2733E" w:rsidRPr="004F3B18" w:rsidRDefault="00923763" w:rsidP="00B260E9">
            <w:pPr>
              <w:jc w:val="center"/>
              <w:rPr>
                <w:rFonts w:ascii="Calibri" w:hAnsi="Calibri" w:cs="Calibri"/>
              </w:rPr>
            </w:pPr>
            <w:r w:rsidRPr="004F3B18">
              <w:rPr>
                <w:rFonts w:ascii="Calibri" w:hAnsi="Calibri" w:cs="Calibri"/>
              </w:rPr>
              <w:t>1.47</w:t>
            </w:r>
          </w:p>
        </w:tc>
        <w:tc>
          <w:tcPr>
            <w:tcW w:w="671" w:type="dxa"/>
          </w:tcPr>
          <w:p w14:paraId="5BAE878D" w14:textId="575C2060" w:rsidR="00D2733E" w:rsidRPr="004F3B18" w:rsidRDefault="00923763" w:rsidP="00B260E9">
            <w:pPr>
              <w:jc w:val="center"/>
              <w:rPr>
                <w:rFonts w:ascii="Calibri" w:hAnsi="Calibri" w:cs="Calibri"/>
              </w:rPr>
            </w:pPr>
            <w:r w:rsidRPr="004F3B18">
              <w:rPr>
                <w:rFonts w:ascii="Calibri" w:hAnsi="Calibri" w:cs="Calibri"/>
              </w:rPr>
              <w:t>0.97</w:t>
            </w:r>
          </w:p>
        </w:tc>
        <w:tc>
          <w:tcPr>
            <w:tcW w:w="1285" w:type="dxa"/>
          </w:tcPr>
          <w:p w14:paraId="519321DC" w14:textId="4DB817F3" w:rsidR="00D2733E" w:rsidRPr="004F3B18" w:rsidRDefault="00420B20" w:rsidP="00B260E9">
            <w:pPr>
              <w:jc w:val="center"/>
              <w:rPr>
                <w:rFonts w:ascii="Calibri" w:hAnsi="Calibri" w:cs="Calibri"/>
              </w:rPr>
            </w:pPr>
            <w:r w:rsidRPr="004F3B18">
              <w:rPr>
                <w:rFonts w:ascii="Calibri" w:hAnsi="Calibri" w:cs="Calibri"/>
              </w:rPr>
              <w:t>0.6</w:t>
            </w:r>
          </w:p>
        </w:tc>
        <w:tc>
          <w:tcPr>
            <w:tcW w:w="850" w:type="dxa"/>
          </w:tcPr>
          <w:p w14:paraId="1486D582" w14:textId="5273365E" w:rsidR="00D2733E" w:rsidRPr="004F3B18" w:rsidRDefault="00420B20" w:rsidP="00B260E9">
            <w:pPr>
              <w:jc w:val="center"/>
              <w:rPr>
                <w:rFonts w:ascii="Calibri" w:hAnsi="Calibri" w:cs="Calibri"/>
              </w:rPr>
            </w:pPr>
            <w:r w:rsidRPr="004F3B18">
              <w:rPr>
                <w:rFonts w:ascii="Calibri" w:hAnsi="Calibri" w:cs="Calibri"/>
              </w:rPr>
              <w:t>1.3</w:t>
            </w:r>
          </w:p>
        </w:tc>
        <w:tc>
          <w:tcPr>
            <w:tcW w:w="851" w:type="dxa"/>
          </w:tcPr>
          <w:p w14:paraId="13B994E0" w14:textId="0EE566B8" w:rsidR="00D2733E" w:rsidRPr="004F3B18" w:rsidRDefault="00420B20" w:rsidP="00B260E9">
            <w:pPr>
              <w:jc w:val="center"/>
              <w:rPr>
                <w:rFonts w:ascii="Calibri" w:hAnsi="Calibri" w:cs="Calibri"/>
              </w:rPr>
            </w:pPr>
            <w:r w:rsidRPr="004F3B18">
              <w:rPr>
                <w:rFonts w:ascii="Calibri" w:hAnsi="Calibri" w:cs="Calibri"/>
              </w:rPr>
              <w:t>-0.91</w:t>
            </w:r>
          </w:p>
        </w:tc>
        <w:tc>
          <w:tcPr>
            <w:tcW w:w="992" w:type="dxa"/>
          </w:tcPr>
          <w:p w14:paraId="51911523" w14:textId="554E1192" w:rsidR="00D2733E" w:rsidRPr="004F3B18" w:rsidRDefault="00420B20" w:rsidP="00B260E9">
            <w:pPr>
              <w:jc w:val="center"/>
              <w:rPr>
                <w:rFonts w:ascii="Calibri" w:hAnsi="Calibri" w:cs="Calibri"/>
              </w:rPr>
            </w:pPr>
            <w:r w:rsidRPr="004F3B18">
              <w:rPr>
                <w:rFonts w:ascii="Calibri" w:hAnsi="Calibri" w:cs="Calibri"/>
              </w:rPr>
              <w:t>1.46</w:t>
            </w:r>
          </w:p>
        </w:tc>
        <w:tc>
          <w:tcPr>
            <w:tcW w:w="941" w:type="dxa"/>
          </w:tcPr>
          <w:p w14:paraId="45E4CFA8" w14:textId="71B90620" w:rsidR="00D2733E" w:rsidRPr="004F3B18" w:rsidRDefault="00420B20" w:rsidP="00B260E9">
            <w:pPr>
              <w:jc w:val="center"/>
              <w:rPr>
                <w:rFonts w:ascii="Calibri" w:hAnsi="Calibri" w:cs="Calibri"/>
              </w:rPr>
            </w:pPr>
            <w:r w:rsidRPr="004F3B18">
              <w:rPr>
                <w:rFonts w:ascii="Calibri" w:hAnsi="Calibri" w:cs="Calibri"/>
              </w:rPr>
              <w:t>0.49</w:t>
            </w:r>
          </w:p>
        </w:tc>
      </w:tr>
    </w:tbl>
    <w:p w14:paraId="5D7E191C" w14:textId="77777777" w:rsidR="00D2733E" w:rsidRPr="004F3B18" w:rsidRDefault="00D2733E" w:rsidP="00D2733E">
      <w:pPr>
        <w:rPr>
          <w:rFonts w:ascii="Calibri" w:hAnsi="Calibri" w:cs="Calibri"/>
        </w:rPr>
      </w:pPr>
    </w:p>
    <w:p w14:paraId="3EBF8C03" w14:textId="10FBB328" w:rsidR="00CC657E" w:rsidRPr="004F3B18" w:rsidRDefault="00CC657E" w:rsidP="00CC657E">
      <w:pPr>
        <w:pStyle w:val="Caption"/>
        <w:keepNext/>
        <w:rPr>
          <w:rFonts w:ascii="Calibri" w:hAnsi="Calibri" w:cs="Calibri"/>
        </w:rPr>
      </w:pPr>
      <w:bookmarkStart w:id="140" w:name="_Toc165500166"/>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44</w:t>
      </w:r>
      <w:r w:rsidRPr="004F3B18">
        <w:rPr>
          <w:rFonts w:ascii="Calibri" w:hAnsi="Calibri" w:cs="Calibri"/>
        </w:rPr>
        <w:fldChar w:fldCharType="end"/>
      </w:r>
      <w:r w:rsidRPr="004F3B18">
        <w:rPr>
          <w:rFonts w:ascii="Calibri" w:hAnsi="Calibri" w:cs="Calibri"/>
        </w:rPr>
        <w:t>: Model-5 Metrics of CVX With MinMaxScaler</w:t>
      </w:r>
      <w:bookmarkEnd w:id="140"/>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851"/>
        <w:gridCol w:w="992"/>
        <w:gridCol w:w="941"/>
      </w:tblGrid>
      <w:tr w:rsidR="00D2733E" w:rsidRPr="004F3B18" w14:paraId="26DE1517" w14:textId="77777777" w:rsidTr="00B260E9">
        <w:tc>
          <w:tcPr>
            <w:tcW w:w="2674" w:type="dxa"/>
            <w:gridSpan w:val="3"/>
          </w:tcPr>
          <w:p w14:paraId="49963730" w14:textId="77777777" w:rsidR="00D2733E" w:rsidRPr="004F3B18" w:rsidRDefault="00D2733E" w:rsidP="00B260E9">
            <w:pPr>
              <w:jc w:val="center"/>
              <w:rPr>
                <w:rFonts w:ascii="Calibri" w:hAnsi="Calibri" w:cs="Calibri"/>
              </w:rPr>
            </w:pPr>
          </w:p>
        </w:tc>
        <w:tc>
          <w:tcPr>
            <w:tcW w:w="1424" w:type="dxa"/>
            <w:gridSpan w:val="2"/>
          </w:tcPr>
          <w:p w14:paraId="22D01B7C"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24BB1EDE"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01" w:type="dxa"/>
            <w:gridSpan w:val="2"/>
          </w:tcPr>
          <w:p w14:paraId="399BF4AE"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933" w:type="dxa"/>
            <w:gridSpan w:val="2"/>
          </w:tcPr>
          <w:p w14:paraId="2F067C5F"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0C6F0C21" w14:textId="77777777" w:rsidTr="00B260E9">
        <w:tc>
          <w:tcPr>
            <w:tcW w:w="699" w:type="dxa"/>
          </w:tcPr>
          <w:p w14:paraId="30DBDF42"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7E10C0E3"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63C4C377"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0E8BA7F1"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1EB677C2"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591D1196"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4B38859A"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1" w:type="dxa"/>
          </w:tcPr>
          <w:p w14:paraId="526A442E"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992" w:type="dxa"/>
          </w:tcPr>
          <w:p w14:paraId="51C66D61"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445F05D1"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5D2BC2A3" w14:textId="77777777" w:rsidTr="00B260E9">
        <w:tc>
          <w:tcPr>
            <w:tcW w:w="699" w:type="dxa"/>
            <w:vMerge w:val="restart"/>
          </w:tcPr>
          <w:p w14:paraId="1B31025E" w14:textId="77777777" w:rsidR="00D2733E" w:rsidRPr="004F3B18" w:rsidRDefault="00D2733E" w:rsidP="00B260E9">
            <w:pPr>
              <w:jc w:val="center"/>
              <w:rPr>
                <w:rFonts w:ascii="Calibri" w:hAnsi="Calibri" w:cs="Calibri"/>
              </w:rPr>
            </w:pPr>
            <w:r w:rsidRPr="004F3B18">
              <w:rPr>
                <w:rFonts w:ascii="Calibri" w:hAnsi="Calibri" w:cs="Calibri"/>
              </w:rPr>
              <w:t>CVX</w:t>
            </w:r>
          </w:p>
        </w:tc>
        <w:tc>
          <w:tcPr>
            <w:tcW w:w="1124" w:type="dxa"/>
            <w:vMerge w:val="restart"/>
          </w:tcPr>
          <w:p w14:paraId="4234825A"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737984FE"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17EFFD5C" w14:textId="0C7521D2" w:rsidR="00D2733E" w:rsidRPr="004F3B18" w:rsidRDefault="00940CBE" w:rsidP="00B260E9">
            <w:pPr>
              <w:jc w:val="center"/>
              <w:rPr>
                <w:rFonts w:ascii="Calibri" w:hAnsi="Calibri" w:cs="Calibri"/>
              </w:rPr>
            </w:pPr>
            <w:r w:rsidRPr="004F3B18">
              <w:rPr>
                <w:rFonts w:ascii="Calibri" w:hAnsi="Calibri" w:cs="Calibri"/>
              </w:rPr>
              <w:t>1.71</w:t>
            </w:r>
          </w:p>
        </w:tc>
        <w:tc>
          <w:tcPr>
            <w:tcW w:w="671" w:type="dxa"/>
          </w:tcPr>
          <w:p w14:paraId="6CD77A47" w14:textId="37AD9257" w:rsidR="00D2733E" w:rsidRPr="004F3B18" w:rsidRDefault="00940CBE" w:rsidP="00B260E9">
            <w:pPr>
              <w:jc w:val="center"/>
              <w:rPr>
                <w:rFonts w:ascii="Calibri" w:hAnsi="Calibri" w:cs="Calibri"/>
              </w:rPr>
            </w:pPr>
            <w:r w:rsidRPr="004F3B18">
              <w:rPr>
                <w:rFonts w:ascii="Calibri" w:hAnsi="Calibri" w:cs="Calibri"/>
              </w:rPr>
              <w:t>0.91</w:t>
            </w:r>
          </w:p>
        </w:tc>
        <w:tc>
          <w:tcPr>
            <w:tcW w:w="1285" w:type="dxa"/>
          </w:tcPr>
          <w:p w14:paraId="217AD70D" w14:textId="44409E4E" w:rsidR="00D2733E" w:rsidRPr="004F3B18" w:rsidRDefault="007B0AB0" w:rsidP="00B260E9">
            <w:pPr>
              <w:jc w:val="center"/>
              <w:rPr>
                <w:rFonts w:ascii="Calibri" w:hAnsi="Calibri" w:cs="Calibri"/>
              </w:rPr>
            </w:pPr>
            <w:r w:rsidRPr="004F3B18">
              <w:rPr>
                <w:rFonts w:ascii="Calibri" w:hAnsi="Calibri" w:cs="Calibri"/>
              </w:rPr>
              <w:t>0.03</w:t>
            </w:r>
          </w:p>
        </w:tc>
        <w:tc>
          <w:tcPr>
            <w:tcW w:w="850" w:type="dxa"/>
          </w:tcPr>
          <w:p w14:paraId="0098DEE0" w14:textId="017CF399" w:rsidR="00D2733E" w:rsidRPr="004F3B18" w:rsidRDefault="007B0AB0" w:rsidP="00B260E9">
            <w:pPr>
              <w:jc w:val="center"/>
              <w:rPr>
                <w:rFonts w:ascii="Calibri" w:hAnsi="Calibri" w:cs="Calibri"/>
              </w:rPr>
            </w:pPr>
            <w:r w:rsidRPr="004F3B18">
              <w:rPr>
                <w:rFonts w:ascii="Calibri" w:hAnsi="Calibri" w:cs="Calibri"/>
              </w:rPr>
              <w:t>1.29</w:t>
            </w:r>
          </w:p>
        </w:tc>
        <w:tc>
          <w:tcPr>
            <w:tcW w:w="851" w:type="dxa"/>
          </w:tcPr>
          <w:p w14:paraId="03AADFFD" w14:textId="6BF07DDE" w:rsidR="00D2733E" w:rsidRPr="004F3B18" w:rsidRDefault="007B0AB0" w:rsidP="00B260E9">
            <w:pPr>
              <w:jc w:val="center"/>
              <w:rPr>
                <w:rFonts w:ascii="Calibri" w:hAnsi="Calibri" w:cs="Calibri"/>
              </w:rPr>
            </w:pPr>
            <w:r w:rsidRPr="004F3B18">
              <w:rPr>
                <w:rFonts w:ascii="Calibri" w:hAnsi="Calibri" w:cs="Calibri"/>
              </w:rPr>
              <w:t>-0.39</w:t>
            </w:r>
          </w:p>
        </w:tc>
        <w:tc>
          <w:tcPr>
            <w:tcW w:w="992" w:type="dxa"/>
          </w:tcPr>
          <w:p w14:paraId="4D5FB19F" w14:textId="54FE613C" w:rsidR="00D2733E" w:rsidRPr="004F3B18" w:rsidRDefault="007B0AB0" w:rsidP="00B260E9">
            <w:pPr>
              <w:jc w:val="center"/>
              <w:rPr>
                <w:rFonts w:ascii="Calibri" w:hAnsi="Calibri" w:cs="Calibri"/>
              </w:rPr>
            </w:pPr>
            <w:r w:rsidRPr="004F3B18">
              <w:rPr>
                <w:rFonts w:ascii="Calibri" w:hAnsi="Calibri" w:cs="Calibri"/>
              </w:rPr>
              <w:t>2.46</w:t>
            </w:r>
          </w:p>
        </w:tc>
        <w:tc>
          <w:tcPr>
            <w:tcW w:w="941" w:type="dxa"/>
          </w:tcPr>
          <w:p w14:paraId="6B2DF563" w14:textId="5A5770FA" w:rsidR="00D2733E" w:rsidRPr="004F3B18" w:rsidRDefault="007B0AB0" w:rsidP="00B260E9">
            <w:pPr>
              <w:jc w:val="center"/>
              <w:rPr>
                <w:rFonts w:ascii="Calibri" w:hAnsi="Calibri" w:cs="Calibri"/>
              </w:rPr>
            </w:pPr>
            <w:r w:rsidRPr="004F3B18">
              <w:rPr>
                <w:rFonts w:ascii="Calibri" w:hAnsi="Calibri" w:cs="Calibri"/>
              </w:rPr>
              <w:t>-3.84</w:t>
            </w:r>
          </w:p>
        </w:tc>
      </w:tr>
      <w:tr w:rsidR="00D2733E" w:rsidRPr="004F3B18" w14:paraId="7D968DD7" w14:textId="77777777" w:rsidTr="00B260E9">
        <w:tc>
          <w:tcPr>
            <w:tcW w:w="699" w:type="dxa"/>
            <w:vMerge/>
          </w:tcPr>
          <w:p w14:paraId="72D6C1CD" w14:textId="77777777" w:rsidR="00D2733E" w:rsidRPr="004F3B18" w:rsidRDefault="00D2733E" w:rsidP="00B260E9">
            <w:pPr>
              <w:jc w:val="center"/>
              <w:rPr>
                <w:rFonts w:ascii="Calibri" w:hAnsi="Calibri" w:cs="Calibri"/>
              </w:rPr>
            </w:pPr>
          </w:p>
        </w:tc>
        <w:tc>
          <w:tcPr>
            <w:tcW w:w="1124" w:type="dxa"/>
            <w:vMerge/>
          </w:tcPr>
          <w:p w14:paraId="33D5C677" w14:textId="77777777" w:rsidR="00D2733E" w:rsidRPr="004F3B18" w:rsidRDefault="00D2733E" w:rsidP="00B260E9">
            <w:pPr>
              <w:jc w:val="center"/>
              <w:rPr>
                <w:rFonts w:ascii="Calibri" w:hAnsi="Calibri" w:cs="Calibri"/>
              </w:rPr>
            </w:pPr>
          </w:p>
        </w:tc>
        <w:tc>
          <w:tcPr>
            <w:tcW w:w="851" w:type="dxa"/>
          </w:tcPr>
          <w:p w14:paraId="2B2B99C6"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42B712E7" w14:textId="3028146F" w:rsidR="00D2733E" w:rsidRPr="004F3B18" w:rsidRDefault="00FB0DB2" w:rsidP="00B260E9">
            <w:pPr>
              <w:jc w:val="center"/>
              <w:rPr>
                <w:rFonts w:ascii="Calibri" w:hAnsi="Calibri" w:cs="Calibri"/>
              </w:rPr>
            </w:pPr>
            <w:r w:rsidRPr="004F3B18">
              <w:rPr>
                <w:rFonts w:ascii="Calibri" w:hAnsi="Calibri" w:cs="Calibri"/>
              </w:rPr>
              <w:t>1.42</w:t>
            </w:r>
          </w:p>
        </w:tc>
        <w:tc>
          <w:tcPr>
            <w:tcW w:w="671" w:type="dxa"/>
          </w:tcPr>
          <w:p w14:paraId="045CF6D2" w14:textId="3BF98E06" w:rsidR="00D2733E" w:rsidRPr="004F3B18" w:rsidRDefault="00FB0DB2" w:rsidP="00B260E9">
            <w:pPr>
              <w:jc w:val="center"/>
              <w:rPr>
                <w:rFonts w:ascii="Calibri" w:hAnsi="Calibri" w:cs="Calibri"/>
              </w:rPr>
            </w:pPr>
            <w:r w:rsidRPr="004F3B18">
              <w:rPr>
                <w:rFonts w:ascii="Calibri" w:hAnsi="Calibri" w:cs="Calibri"/>
              </w:rPr>
              <w:t>0.94</w:t>
            </w:r>
          </w:p>
        </w:tc>
        <w:tc>
          <w:tcPr>
            <w:tcW w:w="1285" w:type="dxa"/>
          </w:tcPr>
          <w:p w14:paraId="7D759407" w14:textId="275D68DD" w:rsidR="00D2733E" w:rsidRPr="004F3B18" w:rsidRDefault="0000573A" w:rsidP="00B260E9">
            <w:pPr>
              <w:jc w:val="center"/>
              <w:rPr>
                <w:rFonts w:ascii="Calibri" w:hAnsi="Calibri" w:cs="Calibri"/>
              </w:rPr>
            </w:pPr>
            <w:r w:rsidRPr="004F3B18">
              <w:rPr>
                <w:rFonts w:ascii="Calibri" w:hAnsi="Calibri" w:cs="Calibri"/>
              </w:rPr>
              <w:t>0.32</w:t>
            </w:r>
          </w:p>
        </w:tc>
        <w:tc>
          <w:tcPr>
            <w:tcW w:w="850" w:type="dxa"/>
          </w:tcPr>
          <w:p w14:paraId="22BCC429" w14:textId="00855481" w:rsidR="00D2733E" w:rsidRPr="004F3B18" w:rsidRDefault="0000573A" w:rsidP="00B260E9">
            <w:pPr>
              <w:jc w:val="center"/>
              <w:rPr>
                <w:rFonts w:ascii="Calibri" w:hAnsi="Calibri" w:cs="Calibri"/>
              </w:rPr>
            </w:pPr>
            <w:r w:rsidRPr="004F3B18">
              <w:rPr>
                <w:rFonts w:ascii="Calibri" w:hAnsi="Calibri" w:cs="Calibri"/>
              </w:rPr>
              <w:t>3.79</w:t>
            </w:r>
          </w:p>
        </w:tc>
        <w:tc>
          <w:tcPr>
            <w:tcW w:w="851" w:type="dxa"/>
          </w:tcPr>
          <w:p w14:paraId="3EBE16DC" w14:textId="64A1546A" w:rsidR="00D2733E" w:rsidRPr="004F3B18" w:rsidRDefault="0000573A" w:rsidP="00B260E9">
            <w:pPr>
              <w:jc w:val="center"/>
              <w:rPr>
                <w:rFonts w:ascii="Calibri" w:hAnsi="Calibri" w:cs="Calibri"/>
              </w:rPr>
            </w:pPr>
            <w:r w:rsidRPr="004F3B18">
              <w:rPr>
                <w:rFonts w:ascii="Calibri" w:hAnsi="Calibri" w:cs="Calibri"/>
              </w:rPr>
              <w:t>-8.7</w:t>
            </w:r>
          </w:p>
        </w:tc>
        <w:tc>
          <w:tcPr>
            <w:tcW w:w="992" w:type="dxa"/>
          </w:tcPr>
          <w:p w14:paraId="1D7FD815" w14:textId="4FC0C49A" w:rsidR="00D2733E" w:rsidRPr="004F3B18" w:rsidRDefault="0000573A" w:rsidP="00B260E9">
            <w:pPr>
              <w:jc w:val="center"/>
              <w:rPr>
                <w:rFonts w:ascii="Calibri" w:hAnsi="Calibri" w:cs="Calibri"/>
              </w:rPr>
            </w:pPr>
            <w:r w:rsidRPr="004F3B18">
              <w:rPr>
                <w:rFonts w:ascii="Calibri" w:hAnsi="Calibri" w:cs="Calibri"/>
              </w:rPr>
              <w:t>3.78</w:t>
            </w:r>
          </w:p>
        </w:tc>
        <w:tc>
          <w:tcPr>
            <w:tcW w:w="941" w:type="dxa"/>
          </w:tcPr>
          <w:p w14:paraId="4C914F28" w14:textId="35DA4544" w:rsidR="00D2733E" w:rsidRPr="004F3B18" w:rsidRDefault="0000573A" w:rsidP="00B260E9">
            <w:pPr>
              <w:jc w:val="center"/>
              <w:rPr>
                <w:rFonts w:ascii="Calibri" w:hAnsi="Calibri" w:cs="Calibri"/>
              </w:rPr>
            </w:pPr>
            <w:r w:rsidRPr="004F3B18">
              <w:rPr>
                <w:rFonts w:ascii="Calibri" w:hAnsi="Calibri" w:cs="Calibri"/>
              </w:rPr>
              <w:t>-7.45</w:t>
            </w:r>
          </w:p>
        </w:tc>
      </w:tr>
      <w:tr w:rsidR="00D2733E" w:rsidRPr="004F3B18" w14:paraId="369F06EB" w14:textId="77777777" w:rsidTr="00B260E9">
        <w:tc>
          <w:tcPr>
            <w:tcW w:w="699" w:type="dxa"/>
            <w:vMerge/>
          </w:tcPr>
          <w:p w14:paraId="13CC68EB" w14:textId="77777777" w:rsidR="00D2733E" w:rsidRPr="004F3B18" w:rsidRDefault="00D2733E" w:rsidP="00B260E9">
            <w:pPr>
              <w:jc w:val="center"/>
              <w:rPr>
                <w:rFonts w:ascii="Calibri" w:hAnsi="Calibri" w:cs="Calibri"/>
              </w:rPr>
            </w:pPr>
          </w:p>
        </w:tc>
        <w:tc>
          <w:tcPr>
            <w:tcW w:w="1124" w:type="dxa"/>
            <w:vMerge/>
          </w:tcPr>
          <w:p w14:paraId="23E1C3EF" w14:textId="77777777" w:rsidR="00D2733E" w:rsidRPr="004F3B18" w:rsidRDefault="00D2733E" w:rsidP="00B260E9">
            <w:pPr>
              <w:jc w:val="center"/>
              <w:rPr>
                <w:rFonts w:ascii="Calibri" w:hAnsi="Calibri" w:cs="Calibri"/>
              </w:rPr>
            </w:pPr>
          </w:p>
        </w:tc>
        <w:tc>
          <w:tcPr>
            <w:tcW w:w="851" w:type="dxa"/>
          </w:tcPr>
          <w:p w14:paraId="27266305"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06B17D54" w14:textId="6B8CC7DD" w:rsidR="00D2733E" w:rsidRPr="004F3B18" w:rsidRDefault="001E568F" w:rsidP="00B260E9">
            <w:pPr>
              <w:jc w:val="center"/>
              <w:rPr>
                <w:rFonts w:ascii="Calibri" w:hAnsi="Calibri" w:cs="Calibri"/>
              </w:rPr>
            </w:pPr>
            <w:r w:rsidRPr="004F3B18">
              <w:rPr>
                <w:rFonts w:ascii="Calibri" w:hAnsi="Calibri" w:cs="Calibri"/>
              </w:rPr>
              <w:t>1.38</w:t>
            </w:r>
          </w:p>
        </w:tc>
        <w:tc>
          <w:tcPr>
            <w:tcW w:w="671" w:type="dxa"/>
          </w:tcPr>
          <w:p w14:paraId="6221B011" w14:textId="501E4FF4" w:rsidR="00D2733E" w:rsidRPr="004F3B18" w:rsidRDefault="001E568F" w:rsidP="00B260E9">
            <w:pPr>
              <w:jc w:val="center"/>
              <w:rPr>
                <w:rFonts w:ascii="Calibri" w:hAnsi="Calibri" w:cs="Calibri"/>
              </w:rPr>
            </w:pPr>
            <w:r w:rsidRPr="004F3B18">
              <w:rPr>
                <w:rFonts w:ascii="Calibri" w:hAnsi="Calibri" w:cs="Calibri"/>
              </w:rPr>
              <w:t>0.94</w:t>
            </w:r>
          </w:p>
        </w:tc>
        <w:tc>
          <w:tcPr>
            <w:tcW w:w="1285" w:type="dxa"/>
          </w:tcPr>
          <w:p w14:paraId="416C70FD" w14:textId="31AE08BD" w:rsidR="00D2733E" w:rsidRPr="004F3B18" w:rsidRDefault="00500721" w:rsidP="00B260E9">
            <w:pPr>
              <w:jc w:val="center"/>
              <w:rPr>
                <w:rFonts w:ascii="Calibri" w:hAnsi="Calibri" w:cs="Calibri"/>
              </w:rPr>
            </w:pPr>
            <w:r w:rsidRPr="004F3B18">
              <w:rPr>
                <w:rFonts w:ascii="Calibri" w:hAnsi="Calibri" w:cs="Calibri"/>
              </w:rPr>
              <w:t>0.18</w:t>
            </w:r>
          </w:p>
        </w:tc>
        <w:tc>
          <w:tcPr>
            <w:tcW w:w="850" w:type="dxa"/>
          </w:tcPr>
          <w:p w14:paraId="78377A91" w14:textId="3AAE48FF" w:rsidR="00D2733E" w:rsidRPr="004F3B18" w:rsidRDefault="00500721" w:rsidP="00B260E9">
            <w:pPr>
              <w:jc w:val="center"/>
              <w:rPr>
                <w:rFonts w:ascii="Calibri" w:hAnsi="Calibri" w:cs="Calibri"/>
              </w:rPr>
            </w:pPr>
            <w:r w:rsidRPr="004F3B18">
              <w:rPr>
                <w:rFonts w:ascii="Calibri" w:hAnsi="Calibri" w:cs="Calibri"/>
              </w:rPr>
              <w:t>2.82</w:t>
            </w:r>
          </w:p>
        </w:tc>
        <w:tc>
          <w:tcPr>
            <w:tcW w:w="851" w:type="dxa"/>
          </w:tcPr>
          <w:p w14:paraId="0365F2A8" w14:textId="714DDCC9" w:rsidR="00D2733E" w:rsidRPr="004F3B18" w:rsidRDefault="00500721" w:rsidP="00B260E9">
            <w:pPr>
              <w:jc w:val="center"/>
              <w:rPr>
                <w:rFonts w:ascii="Calibri" w:hAnsi="Calibri" w:cs="Calibri"/>
              </w:rPr>
            </w:pPr>
            <w:r w:rsidRPr="004F3B18">
              <w:rPr>
                <w:rFonts w:ascii="Calibri" w:hAnsi="Calibri" w:cs="Calibri"/>
              </w:rPr>
              <w:t>-4.44</w:t>
            </w:r>
          </w:p>
        </w:tc>
        <w:tc>
          <w:tcPr>
            <w:tcW w:w="992" w:type="dxa"/>
          </w:tcPr>
          <w:p w14:paraId="791AD2BF" w14:textId="1BE06F39" w:rsidR="00D2733E" w:rsidRPr="004F3B18" w:rsidRDefault="00500721" w:rsidP="00B260E9">
            <w:pPr>
              <w:jc w:val="center"/>
              <w:rPr>
                <w:rFonts w:ascii="Calibri" w:hAnsi="Calibri" w:cs="Calibri"/>
              </w:rPr>
            </w:pPr>
            <w:r w:rsidRPr="004F3B18">
              <w:rPr>
                <w:rFonts w:ascii="Calibri" w:hAnsi="Calibri" w:cs="Calibri"/>
              </w:rPr>
              <w:t>2.23</w:t>
            </w:r>
          </w:p>
        </w:tc>
        <w:tc>
          <w:tcPr>
            <w:tcW w:w="941" w:type="dxa"/>
          </w:tcPr>
          <w:p w14:paraId="1513E0AD" w14:textId="1B7E2C50" w:rsidR="00D2733E" w:rsidRPr="004F3B18" w:rsidRDefault="00500721" w:rsidP="00B260E9">
            <w:pPr>
              <w:jc w:val="center"/>
              <w:rPr>
                <w:rFonts w:ascii="Calibri" w:hAnsi="Calibri" w:cs="Calibri"/>
              </w:rPr>
            </w:pPr>
            <w:r w:rsidRPr="004F3B18">
              <w:rPr>
                <w:rFonts w:ascii="Calibri" w:hAnsi="Calibri" w:cs="Calibri"/>
              </w:rPr>
              <w:t>-2.41</w:t>
            </w:r>
          </w:p>
        </w:tc>
      </w:tr>
      <w:tr w:rsidR="00D2733E" w:rsidRPr="004F3B18" w14:paraId="0A235215" w14:textId="77777777" w:rsidTr="00B260E9">
        <w:tc>
          <w:tcPr>
            <w:tcW w:w="699" w:type="dxa"/>
            <w:vMerge/>
          </w:tcPr>
          <w:p w14:paraId="0DD93672" w14:textId="77777777" w:rsidR="00D2733E" w:rsidRPr="004F3B18" w:rsidRDefault="00D2733E" w:rsidP="00B260E9">
            <w:pPr>
              <w:jc w:val="center"/>
              <w:rPr>
                <w:rFonts w:ascii="Calibri" w:hAnsi="Calibri" w:cs="Calibri"/>
              </w:rPr>
            </w:pPr>
          </w:p>
        </w:tc>
        <w:tc>
          <w:tcPr>
            <w:tcW w:w="1124" w:type="dxa"/>
            <w:vMerge/>
          </w:tcPr>
          <w:p w14:paraId="610A7B6B" w14:textId="77777777" w:rsidR="00D2733E" w:rsidRPr="004F3B18" w:rsidRDefault="00D2733E" w:rsidP="00B260E9">
            <w:pPr>
              <w:jc w:val="center"/>
              <w:rPr>
                <w:rFonts w:ascii="Calibri" w:hAnsi="Calibri" w:cs="Calibri"/>
              </w:rPr>
            </w:pPr>
          </w:p>
        </w:tc>
        <w:tc>
          <w:tcPr>
            <w:tcW w:w="851" w:type="dxa"/>
          </w:tcPr>
          <w:p w14:paraId="6A2DA710"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746EFFEE" w14:textId="3184917A" w:rsidR="00D2733E" w:rsidRPr="004F3B18" w:rsidRDefault="00224FD5" w:rsidP="00B260E9">
            <w:pPr>
              <w:jc w:val="center"/>
              <w:rPr>
                <w:rFonts w:ascii="Calibri" w:hAnsi="Calibri" w:cs="Calibri"/>
              </w:rPr>
            </w:pPr>
            <w:r w:rsidRPr="004F3B18">
              <w:rPr>
                <w:rFonts w:ascii="Calibri" w:hAnsi="Calibri" w:cs="Calibri"/>
              </w:rPr>
              <w:t>1.39</w:t>
            </w:r>
          </w:p>
        </w:tc>
        <w:tc>
          <w:tcPr>
            <w:tcW w:w="671" w:type="dxa"/>
          </w:tcPr>
          <w:p w14:paraId="615D359C" w14:textId="3712709A" w:rsidR="00D2733E" w:rsidRPr="004F3B18" w:rsidRDefault="00224FD5" w:rsidP="00B260E9">
            <w:pPr>
              <w:jc w:val="center"/>
              <w:rPr>
                <w:rFonts w:ascii="Calibri" w:hAnsi="Calibri" w:cs="Calibri"/>
              </w:rPr>
            </w:pPr>
            <w:r w:rsidRPr="004F3B18">
              <w:rPr>
                <w:rFonts w:ascii="Calibri" w:hAnsi="Calibri" w:cs="Calibri"/>
              </w:rPr>
              <w:t>0.94</w:t>
            </w:r>
          </w:p>
        </w:tc>
        <w:tc>
          <w:tcPr>
            <w:tcW w:w="1285" w:type="dxa"/>
          </w:tcPr>
          <w:p w14:paraId="4FDE8E18" w14:textId="2028DD2A" w:rsidR="00D2733E" w:rsidRPr="004F3B18" w:rsidRDefault="00B236E2" w:rsidP="00B260E9">
            <w:pPr>
              <w:jc w:val="center"/>
              <w:rPr>
                <w:rFonts w:ascii="Calibri" w:hAnsi="Calibri" w:cs="Calibri"/>
              </w:rPr>
            </w:pPr>
            <w:r w:rsidRPr="004F3B18">
              <w:rPr>
                <w:rFonts w:ascii="Calibri" w:hAnsi="Calibri" w:cs="Calibri"/>
              </w:rPr>
              <w:t>0.05</w:t>
            </w:r>
          </w:p>
        </w:tc>
        <w:tc>
          <w:tcPr>
            <w:tcW w:w="850" w:type="dxa"/>
          </w:tcPr>
          <w:p w14:paraId="27FE0231" w14:textId="58A551C1" w:rsidR="00D2733E" w:rsidRPr="004F3B18" w:rsidRDefault="00B236E2" w:rsidP="00B260E9">
            <w:pPr>
              <w:jc w:val="center"/>
              <w:rPr>
                <w:rFonts w:ascii="Calibri" w:hAnsi="Calibri" w:cs="Calibri"/>
              </w:rPr>
            </w:pPr>
            <w:r w:rsidRPr="004F3B18">
              <w:rPr>
                <w:rFonts w:ascii="Calibri" w:hAnsi="Calibri" w:cs="Calibri"/>
              </w:rPr>
              <w:t>1.24</w:t>
            </w:r>
          </w:p>
        </w:tc>
        <w:tc>
          <w:tcPr>
            <w:tcW w:w="851" w:type="dxa"/>
          </w:tcPr>
          <w:p w14:paraId="56A6D29D" w14:textId="53B36268" w:rsidR="00D2733E" w:rsidRPr="004F3B18" w:rsidRDefault="00B236E2" w:rsidP="00B260E9">
            <w:pPr>
              <w:jc w:val="center"/>
              <w:rPr>
                <w:rFonts w:ascii="Calibri" w:hAnsi="Calibri" w:cs="Calibri"/>
              </w:rPr>
            </w:pPr>
            <w:r w:rsidRPr="004F3B18">
              <w:rPr>
                <w:rFonts w:ascii="Calibri" w:hAnsi="Calibri" w:cs="Calibri"/>
              </w:rPr>
              <w:t>-0.25</w:t>
            </w:r>
          </w:p>
        </w:tc>
        <w:tc>
          <w:tcPr>
            <w:tcW w:w="992" w:type="dxa"/>
          </w:tcPr>
          <w:p w14:paraId="58EAAF72" w14:textId="6474B4C1" w:rsidR="00D2733E" w:rsidRPr="004F3B18" w:rsidRDefault="00B236E2" w:rsidP="00B260E9">
            <w:pPr>
              <w:jc w:val="center"/>
              <w:rPr>
                <w:rFonts w:ascii="Calibri" w:hAnsi="Calibri" w:cs="Calibri"/>
              </w:rPr>
            </w:pPr>
            <w:r w:rsidRPr="004F3B18">
              <w:rPr>
                <w:rFonts w:ascii="Calibri" w:hAnsi="Calibri" w:cs="Calibri"/>
              </w:rPr>
              <w:t>2.36</w:t>
            </w:r>
          </w:p>
        </w:tc>
        <w:tc>
          <w:tcPr>
            <w:tcW w:w="941" w:type="dxa"/>
          </w:tcPr>
          <w:p w14:paraId="3E597D29" w14:textId="1095B45C" w:rsidR="00D2733E" w:rsidRPr="004F3B18" w:rsidRDefault="00B236E2" w:rsidP="00B260E9">
            <w:pPr>
              <w:jc w:val="center"/>
              <w:rPr>
                <w:rFonts w:ascii="Calibri" w:hAnsi="Calibri" w:cs="Calibri"/>
              </w:rPr>
            </w:pPr>
            <w:r w:rsidRPr="004F3B18">
              <w:rPr>
                <w:rFonts w:ascii="Calibri" w:hAnsi="Calibri" w:cs="Calibri"/>
              </w:rPr>
              <w:t>-3.48</w:t>
            </w:r>
          </w:p>
        </w:tc>
      </w:tr>
      <w:tr w:rsidR="00D2733E" w:rsidRPr="004F3B18" w14:paraId="2D496840" w14:textId="77777777" w:rsidTr="00B260E9">
        <w:tc>
          <w:tcPr>
            <w:tcW w:w="699" w:type="dxa"/>
            <w:vMerge/>
          </w:tcPr>
          <w:p w14:paraId="0810AE59" w14:textId="77777777" w:rsidR="00D2733E" w:rsidRPr="004F3B18" w:rsidRDefault="00D2733E" w:rsidP="00B260E9">
            <w:pPr>
              <w:jc w:val="center"/>
              <w:rPr>
                <w:rFonts w:ascii="Calibri" w:hAnsi="Calibri" w:cs="Calibri"/>
              </w:rPr>
            </w:pPr>
          </w:p>
        </w:tc>
        <w:tc>
          <w:tcPr>
            <w:tcW w:w="1124" w:type="dxa"/>
            <w:vMerge w:val="restart"/>
          </w:tcPr>
          <w:p w14:paraId="02FD4116"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48B697AC"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1FE5818C" w14:textId="54D0A49A" w:rsidR="00D2733E" w:rsidRPr="004F3B18" w:rsidRDefault="00DC7F04" w:rsidP="00B260E9">
            <w:pPr>
              <w:jc w:val="center"/>
              <w:rPr>
                <w:rFonts w:ascii="Calibri" w:hAnsi="Calibri" w:cs="Calibri"/>
              </w:rPr>
            </w:pPr>
            <w:r w:rsidRPr="004F3B18">
              <w:rPr>
                <w:rFonts w:ascii="Calibri" w:hAnsi="Calibri" w:cs="Calibri"/>
              </w:rPr>
              <w:t>1.5</w:t>
            </w:r>
          </w:p>
        </w:tc>
        <w:tc>
          <w:tcPr>
            <w:tcW w:w="671" w:type="dxa"/>
          </w:tcPr>
          <w:p w14:paraId="42A79D18" w14:textId="46814FCF" w:rsidR="00D2733E" w:rsidRPr="004F3B18" w:rsidRDefault="00DC7F04" w:rsidP="00B260E9">
            <w:pPr>
              <w:jc w:val="center"/>
              <w:rPr>
                <w:rFonts w:ascii="Calibri" w:hAnsi="Calibri" w:cs="Calibri"/>
              </w:rPr>
            </w:pPr>
            <w:r w:rsidRPr="004F3B18">
              <w:rPr>
                <w:rFonts w:ascii="Calibri" w:hAnsi="Calibri" w:cs="Calibri"/>
              </w:rPr>
              <w:t>0.93</w:t>
            </w:r>
          </w:p>
        </w:tc>
        <w:tc>
          <w:tcPr>
            <w:tcW w:w="1285" w:type="dxa"/>
          </w:tcPr>
          <w:p w14:paraId="33427544" w14:textId="6C71A06C" w:rsidR="00D2733E" w:rsidRPr="004F3B18" w:rsidRDefault="00652B35" w:rsidP="00B260E9">
            <w:pPr>
              <w:jc w:val="center"/>
              <w:rPr>
                <w:rFonts w:ascii="Calibri" w:hAnsi="Calibri" w:cs="Calibri"/>
              </w:rPr>
            </w:pPr>
            <w:r w:rsidRPr="004F3B18">
              <w:rPr>
                <w:rFonts w:ascii="Calibri" w:hAnsi="Calibri" w:cs="Calibri"/>
              </w:rPr>
              <w:t>1.12</w:t>
            </w:r>
          </w:p>
        </w:tc>
        <w:tc>
          <w:tcPr>
            <w:tcW w:w="850" w:type="dxa"/>
          </w:tcPr>
          <w:p w14:paraId="1799797D" w14:textId="2D33C885" w:rsidR="00D2733E" w:rsidRPr="004F3B18" w:rsidRDefault="00652B35" w:rsidP="00B260E9">
            <w:pPr>
              <w:jc w:val="center"/>
              <w:rPr>
                <w:rFonts w:ascii="Calibri" w:hAnsi="Calibri" w:cs="Calibri"/>
              </w:rPr>
            </w:pPr>
            <w:r w:rsidRPr="004F3B18">
              <w:rPr>
                <w:rFonts w:ascii="Calibri" w:hAnsi="Calibri" w:cs="Calibri"/>
              </w:rPr>
              <w:t>6.6</w:t>
            </w:r>
          </w:p>
        </w:tc>
        <w:tc>
          <w:tcPr>
            <w:tcW w:w="851" w:type="dxa"/>
          </w:tcPr>
          <w:p w14:paraId="75D66455" w14:textId="1704A9EC" w:rsidR="00D2733E" w:rsidRPr="004F3B18" w:rsidRDefault="00652B35" w:rsidP="00B260E9">
            <w:pPr>
              <w:jc w:val="center"/>
              <w:rPr>
                <w:rFonts w:ascii="Calibri" w:hAnsi="Calibri" w:cs="Calibri"/>
              </w:rPr>
            </w:pPr>
            <w:r w:rsidRPr="004F3B18">
              <w:rPr>
                <w:rFonts w:ascii="Calibri" w:hAnsi="Calibri" w:cs="Calibri"/>
              </w:rPr>
              <w:t>-35.34</w:t>
            </w:r>
          </w:p>
        </w:tc>
        <w:tc>
          <w:tcPr>
            <w:tcW w:w="992" w:type="dxa"/>
          </w:tcPr>
          <w:p w14:paraId="3CD40C5C" w14:textId="7B7A8F82" w:rsidR="00D2733E" w:rsidRPr="004F3B18" w:rsidRDefault="00652B35" w:rsidP="00B260E9">
            <w:pPr>
              <w:jc w:val="center"/>
              <w:rPr>
                <w:rFonts w:ascii="Calibri" w:hAnsi="Calibri" w:cs="Calibri"/>
              </w:rPr>
            </w:pPr>
            <w:r w:rsidRPr="004F3B18">
              <w:rPr>
                <w:rFonts w:ascii="Calibri" w:hAnsi="Calibri" w:cs="Calibri"/>
              </w:rPr>
              <w:t>15.23</w:t>
            </w:r>
          </w:p>
        </w:tc>
        <w:tc>
          <w:tcPr>
            <w:tcW w:w="941" w:type="dxa"/>
          </w:tcPr>
          <w:p w14:paraId="2DEB0C73" w14:textId="32500B18" w:rsidR="00D2733E" w:rsidRPr="004F3B18" w:rsidRDefault="00652B35" w:rsidP="00B260E9">
            <w:pPr>
              <w:jc w:val="center"/>
              <w:rPr>
                <w:rFonts w:ascii="Calibri" w:hAnsi="Calibri" w:cs="Calibri"/>
              </w:rPr>
            </w:pPr>
            <w:r w:rsidRPr="004F3B18">
              <w:rPr>
                <w:rFonts w:ascii="Calibri" w:hAnsi="Calibri" w:cs="Calibri"/>
              </w:rPr>
              <w:t>-166.24</w:t>
            </w:r>
          </w:p>
        </w:tc>
      </w:tr>
      <w:tr w:rsidR="00D2733E" w:rsidRPr="004F3B18" w14:paraId="03192488" w14:textId="77777777" w:rsidTr="00B260E9">
        <w:tc>
          <w:tcPr>
            <w:tcW w:w="699" w:type="dxa"/>
            <w:vMerge/>
          </w:tcPr>
          <w:p w14:paraId="74313C3C" w14:textId="77777777" w:rsidR="00D2733E" w:rsidRPr="004F3B18" w:rsidRDefault="00D2733E" w:rsidP="00B260E9">
            <w:pPr>
              <w:jc w:val="center"/>
              <w:rPr>
                <w:rFonts w:ascii="Calibri" w:hAnsi="Calibri" w:cs="Calibri"/>
              </w:rPr>
            </w:pPr>
          </w:p>
        </w:tc>
        <w:tc>
          <w:tcPr>
            <w:tcW w:w="1124" w:type="dxa"/>
            <w:vMerge/>
          </w:tcPr>
          <w:p w14:paraId="1FE0B399" w14:textId="77777777" w:rsidR="00D2733E" w:rsidRPr="004F3B18" w:rsidRDefault="00D2733E" w:rsidP="00B260E9">
            <w:pPr>
              <w:jc w:val="center"/>
              <w:rPr>
                <w:rFonts w:ascii="Calibri" w:hAnsi="Calibri" w:cs="Calibri"/>
              </w:rPr>
            </w:pPr>
          </w:p>
        </w:tc>
        <w:tc>
          <w:tcPr>
            <w:tcW w:w="851" w:type="dxa"/>
          </w:tcPr>
          <w:p w14:paraId="0A56BA58"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3C377991" w14:textId="2A0D3FA1" w:rsidR="00D2733E" w:rsidRPr="004F3B18" w:rsidRDefault="00FD3672" w:rsidP="00B260E9">
            <w:pPr>
              <w:jc w:val="center"/>
              <w:rPr>
                <w:rFonts w:ascii="Calibri" w:hAnsi="Calibri" w:cs="Calibri"/>
              </w:rPr>
            </w:pPr>
            <w:r w:rsidRPr="004F3B18">
              <w:rPr>
                <w:rFonts w:ascii="Calibri" w:hAnsi="Calibri" w:cs="Calibri"/>
              </w:rPr>
              <w:t>1.38</w:t>
            </w:r>
          </w:p>
        </w:tc>
        <w:tc>
          <w:tcPr>
            <w:tcW w:w="671" w:type="dxa"/>
          </w:tcPr>
          <w:p w14:paraId="373F80F9" w14:textId="5FB0CB67" w:rsidR="00D2733E" w:rsidRPr="004F3B18" w:rsidRDefault="00FD3672" w:rsidP="00B260E9">
            <w:pPr>
              <w:jc w:val="center"/>
              <w:rPr>
                <w:rFonts w:ascii="Calibri" w:hAnsi="Calibri" w:cs="Calibri"/>
              </w:rPr>
            </w:pPr>
            <w:r w:rsidRPr="004F3B18">
              <w:rPr>
                <w:rFonts w:ascii="Calibri" w:hAnsi="Calibri" w:cs="Calibri"/>
              </w:rPr>
              <w:t>0.94</w:t>
            </w:r>
          </w:p>
        </w:tc>
        <w:tc>
          <w:tcPr>
            <w:tcW w:w="1285" w:type="dxa"/>
          </w:tcPr>
          <w:p w14:paraId="1A43AD5F" w14:textId="6F8FC059" w:rsidR="00D2733E" w:rsidRPr="004F3B18" w:rsidRDefault="000E5648" w:rsidP="00B260E9">
            <w:pPr>
              <w:jc w:val="center"/>
              <w:rPr>
                <w:rFonts w:ascii="Calibri" w:hAnsi="Calibri" w:cs="Calibri"/>
              </w:rPr>
            </w:pPr>
            <w:r w:rsidRPr="004F3B18">
              <w:rPr>
                <w:rFonts w:ascii="Calibri" w:hAnsi="Calibri" w:cs="Calibri"/>
              </w:rPr>
              <w:t>0.78</w:t>
            </w:r>
          </w:p>
        </w:tc>
        <w:tc>
          <w:tcPr>
            <w:tcW w:w="850" w:type="dxa"/>
          </w:tcPr>
          <w:p w14:paraId="315ED1FB" w14:textId="28AC5924" w:rsidR="00D2733E" w:rsidRPr="004F3B18" w:rsidRDefault="000E5648" w:rsidP="00B260E9">
            <w:pPr>
              <w:jc w:val="center"/>
              <w:rPr>
                <w:rFonts w:ascii="Calibri" w:hAnsi="Calibri" w:cs="Calibri"/>
              </w:rPr>
            </w:pPr>
            <w:r w:rsidRPr="004F3B18">
              <w:rPr>
                <w:rFonts w:ascii="Calibri" w:hAnsi="Calibri" w:cs="Calibri"/>
              </w:rPr>
              <w:t>6.3</w:t>
            </w:r>
          </w:p>
        </w:tc>
        <w:tc>
          <w:tcPr>
            <w:tcW w:w="851" w:type="dxa"/>
          </w:tcPr>
          <w:p w14:paraId="1DAA5411" w14:textId="4CB01EB8" w:rsidR="00D2733E" w:rsidRPr="004F3B18" w:rsidRDefault="00566BCD" w:rsidP="00B260E9">
            <w:pPr>
              <w:jc w:val="center"/>
              <w:rPr>
                <w:rFonts w:ascii="Calibri" w:hAnsi="Calibri" w:cs="Calibri"/>
              </w:rPr>
            </w:pPr>
            <w:r w:rsidRPr="004F3B18">
              <w:rPr>
                <w:rFonts w:ascii="Calibri" w:hAnsi="Calibri" w:cs="Calibri"/>
              </w:rPr>
              <w:t>-26.52</w:t>
            </w:r>
          </w:p>
        </w:tc>
        <w:tc>
          <w:tcPr>
            <w:tcW w:w="992" w:type="dxa"/>
          </w:tcPr>
          <w:p w14:paraId="2A67C766" w14:textId="23D00C27" w:rsidR="00D2733E" w:rsidRPr="004F3B18" w:rsidRDefault="00566BCD" w:rsidP="00B260E9">
            <w:pPr>
              <w:jc w:val="center"/>
              <w:rPr>
                <w:rFonts w:ascii="Calibri" w:hAnsi="Calibri" w:cs="Calibri"/>
              </w:rPr>
            </w:pPr>
            <w:r w:rsidRPr="004F3B18">
              <w:rPr>
                <w:rFonts w:ascii="Calibri" w:hAnsi="Calibri" w:cs="Calibri"/>
              </w:rPr>
              <w:t>9.04</w:t>
            </w:r>
          </w:p>
        </w:tc>
        <w:tc>
          <w:tcPr>
            <w:tcW w:w="941" w:type="dxa"/>
          </w:tcPr>
          <w:p w14:paraId="6A5968DF" w14:textId="31DC111F" w:rsidR="00D2733E" w:rsidRPr="004F3B18" w:rsidRDefault="00566BCD" w:rsidP="00B260E9">
            <w:pPr>
              <w:jc w:val="center"/>
              <w:rPr>
                <w:rFonts w:ascii="Calibri" w:hAnsi="Calibri" w:cs="Calibri"/>
              </w:rPr>
            </w:pPr>
            <w:r w:rsidRPr="004F3B18">
              <w:rPr>
                <w:rFonts w:ascii="Calibri" w:hAnsi="Calibri" w:cs="Calibri"/>
              </w:rPr>
              <w:t>-47.79</w:t>
            </w:r>
          </w:p>
        </w:tc>
      </w:tr>
      <w:tr w:rsidR="00D2733E" w:rsidRPr="004F3B18" w14:paraId="61BB310C" w14:textId="77777777" w:rsidTr="00B260E9">
        <w:tc>
          <w:tcPr>
            <w:tcW w:w="699" w:type="dxa"/>
            <w:vMerge/>
          </w:tcPr>
          <w:p w14:paraId="769B2FFF" w14:textId="77777777" w:rsidR="00D2733E" w:rsidRPr="004F3B18" w:rsidRDefault="00D2733E" w:rsidP="00B260E9">
            <w:pPr>
              <w:jc w:val="center"/>
              <w:rPr>
                <w:rFonts w:ascii="Calibri" w:hAnsi="Calibri" w:cs="Calibri"/>
              </w:rPr>
            </w:pPr>
          </w:p>
        </w:tc>
        <w:tc>
          <w:tcPr>
            <w:tcW w:w="1124" w:type="dxa"/>
            <w:vMerge/>
          </w:tcPr>
          <w:p w14:paraId="3A8D4B7E" w14:textId="77777777" w:rsidR="00D2733E" w:rsidRPr="004F3B18" w:rsidRDefault="00D2733E" w:rsidP="00B260E9">
            <w:pPr>
              <w:jc w:val="center"/>
              <w:rPr>
                <w:rFonts w:ascii="Calibri" w:hAnsi="Calibri" w:cs="Calibri"/>
              </w:rPr>
            </w:pPr>
          </w:p>
        </w:tc>
        <w:tc>
          <w:tcPr>
            <w:tcW w:w="851" w:type="dxa"/>
          </w:tcPr>
          <w:p w14:paraId="5995E2EF"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662FD392" w14:textId="3192CB0F" w:rsidR="00D2733E" w:rsidRPr="004F3B18" w:rsidRDefault="00681B08" w:rsidP="00B260E9">
            <w:pPr>
              <w:jc w:val="center"/>
              <w:rPr>
                <w:rFonts w:ascii="Calibri" w:hAnsi="Calibri" w:cs="Calibri"/>
              </w:rPr>
            </w:pPr>
            <w:r w:rsidRPr="004F3B18">
              <w:rPr>
                <w:rFonts w:ascii="Calibri" w:hAnsi="Calibri" w:cs="Calibri"/>
              </w:rPr>
              <w:t>1.54</w:t>
            </w:r>
          </w:p>
        </w:tc>
        <w:tc>
          <w:tcPr>
            <w:tcW w:w="671" w:type="dxa"/>
          </w:tcPr>
          <w:p w14:paraId="53D485B1" w14:textId="4785FC29" w:rsidR="00D2733E" w:rsidRPr="004F3B18" w:rsidRDefault="00681B08" w:rsidP="00B260E9">
            <w:pPr>
              <w:jc w:val="center"/>
              <w:rPr>
                <w:rFonts w:ascii="Calibri" w:hAnsi="Calibri" w:cs="Calibri"/>
              </w:rPr>
            </w:pPr>
            <w:r w:rsidRPr="004F3B18">
              <w:rPr>
                <w:rFonts w:ascii="Calibri" w:hAnsi="Calibri" w:cs="Calibri"/>
              </w:rPr>
              <w:t>0.93</w:t>
            </w:r>
          </w:p>
        </w:tc>
        <w:tc>
          <w:tcPr>
            <w:tcW w:w="1285" w:type="dxa"/>
          </w:tcPr>
          <w:p w14:paraId="1B19C898" w14:textId="551257C5" w:rsidR="00D2733E" w:rsidRPr="004F3B18" w:rsidRDefault="002A0C14" w:rsidP="00B260E9">
            <w:pPr>
              <w:jc w:val="center"/>
              <w:rPr>
                <w:rFonts w:ascii="Calibri" w:hAnsi="Calibri" w:cs="Calibri"/>
              </w:rPr>
            </w:pPr>
            <w:r w:rsidRPr="004F3B18">
              <w:rPr>
                <w:rFonts w:ascii="Calibri" w:hAnsi="Calibri" w:cs="Calibri"/>
              </w:rPr>
              <w:t>0.35</w:t>
            </w:r>
          </w:p>
        </w:tc>
        <w:tc>
          <w:tcPr>
            <w:tcW w:w="850" w:type="dxa"/>
          </w:tcPr>
          <w:p w14:paraId="47313B45" w14:textId="1EF35E0C" w:rsidR="00D2733E" w:rsidRPr="004F3B18" w:rsidRDefault="002A0C14" w:rsidP="00B260E9">
            <w:pPr>
              <w:jc w:val="center"/>
              <w:rPr>
                <w:rFonts w:ascii="Calibri" w:hAnsi="Calibri" w:cs="Calibri"/>
              </w:rPr>
            </w:pPr>
            <w:r w:rsidRPr="004F3B18">
              <w:rPr>
                <w:rFonts w:ascii="Calibri" w:hAnsi="Calibri" w:cs="Calibri"/>
              </w:rPr>
              <w:t>3.82</w:t>
            </w:r>
          </w:p>
        </w:tc>
        <w:tc>
          <w:tcPr>
            <w:tcW w:w="851" w:type="dxa"/>
          </w:tcPr>
          <w:p w14:paraId="46BBADEB" w14:textId="22322807" w:rsidR="00D2733E" w:rsidRPr="004F3B18" w:rsidRDefault="002A0C14" w:rsidP="00B260E9">
            <w:pPr>
              <w:jc w:val="center"/>
              <w:rPr>
                <w:rFonts w:ascii="Calibri" w:hAnsi="Calibri" w:cs="Calibri"/>
              </w:rPr>
            </w:pPr>
            <w:r w:rsidRPr="004F3B18">
              <w:rPr>
                <w:rFonts w:ascii="Calibri" w:hAnsi="Calibri" w:cs="Calibri"/>
              </w:rPr>
              <w:t>-8.97</w:t>
            </w:r>
          </w:p>
        </w:tc>
        <w:tc>
          <w:tcPr>
            <w:tcW w:w="992" w:type="dxa"/>
          </w:tcPr>
          <w:p w14:paraId="290BE0C5" w14:textId="675B8E6C" w:rsidR="00D2733E" w:rsidRPr="004F3B18" w:rsidRDefault="002A0C14" w:rsidP="00B260E9">
            <w:pPr>
              <w:jc w:val="center"/>
              <w:rPr>
                <w:rFonts w:ascii="Calibri" w:hAnsi="Calibri" w:cs="Calibri"/>
              </w:rPr>
            </w:pPr>
            <w:r w:rsidRPr="004F3B18">
              <w:rPr>
                <w:rFonts w:ascii="Calibri" w:hAnsi="Calibri" w:cs="Calibri"/>
              </w:rPr>
              <w:t>4.21</w:t>
            </w:r>
          </w:p>
        </w:tc>
        <w:tc>
          <w:tcPr>
            <w:tcW w:w="941" w:type="dxa"/>
          </w:tcPr>
          <w:p w14:paraId="47BABB95" w14:textId="34B07CD0" w:rsidR="00D2733E" w:rsidRPr="004F3B18" w:rsidRDefault="00E76948" w:rsidP="00B260E9">
            <w:pPr>
              <w:jc w:val="center"/>
              <w:rPr>
                <w:rFonts w:ascii="Calibri" w:hAnsi="Calibri" w:cs="Calibri"/>
              </w:rPr>
            </w:pPr>
            <w:r w:rsidRPr="004F3B18">
              <w:rPr>
                <w:rFonts w:ascii="Calibri" w:hAnsi="Calibri" w:cs="Calibri"/>
              </w:rPr>
              <w:t>-9.35</w:t>
            </w:r>
          </w:p>
        </w:tc>
      </w:tr>
      <w:tr w:rsidR="00D2733E" w:rsidRPr="004F3B18" w14:paraId="0E0D920A" w14:textId="77777777" w:rsidTr="00B260E9">
        <w:tc>
          <w:tcPr>
            <w:tcW w:w="699" w:type="dxa"/>
            <w:vMerge/>
          </w:tcPr>
          <w:p w14:paraId="6555851B" w14:textId="77777777" w:rsidR="00D2733E" w:rsidRPr="004F3B18" w:rsidRDefault="00D2733E" w:rsidP="00B260E9">
            <w:pPr>
              <w:jc w:val="center"/>
              <w:rPr>
                <w:rFonts w:ascii="Calibri" w:hAnsi="Calibri" w:cs="Calibri"/>
              </w:rPr>
            </w:pPr>
          </w:p>
        </w:tc>
        <w:tc>
          <w:tcPr>
            <w:tcW w:w="1124" w:type="dxa"/>
            <w:vMerge/>
          </w:tcPr>
          <w:p w14:paraId="1CE03E4B" w14:textId="77777777" w:rsidR="00D2733E" w:rsidRPr="004F3B18" w:rsidRDefault="00D2733E" w:rsidP="00B260E9">
            <w:pPr>
              <w:jc w:val="center"/>
              <w:rPr>
                <w:rFonts w:ascii="Calibri" w:hAnsi="Calibri" w:cs="Calibri"/>
              </w:rPr>
            </w:pPr>
          </w:p>
        </w:tc>
        <w:tc>
          <w:tcPr>
            <w:tcW w:w="851" w:type="dxa"/>
          </w:tcPr>
          <w:p w14:paraId="61C282C9"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7E20340E" w14:textId="490FCCC3" w:rsidR="00D2733E" w:rsidRPr="004F3B18" w:rsidRDefault="008F45DB" w:rsidP="00B260E9">
            <w:pPr>
              <w:jc w:val="center"/>
              <w:rPr>
                <w:rFonts w:ascii="Calibri" w:hAnsi="Calibri" w:cs="Calibri"/>
              </w:rPr>
            </w:pPr>
            <w:r w:rsidRPr="004F3B18">
              <w:rPr>
                <w:rFonts w:ascii="Calibri" w:hAnsi="Calibri" w:cs="Calibri"/>
              </w:rPr>
              <w:t>1.36</w:t>
            </w:r>
          </w:p>
        </w:tc>
        <w:tc>
          <w:tcPr>
            <w:tcW w:w="671" w:type="dxa"/>
          </w:tcPr>
          <w:p w14:paraId="3479F187" w14:textId="33BC8ADD" w:rsidR="00D2733E" w:rsidRPr="004F3B18" w:rsidRDefault="008F45DB" w:rsidP="00B260E9">
            <w:pPr>
              <w:jc w:val="center"/>
              <w:rPr>
                <w:rFonts w:ascii="Calibri" w:hAnsi="Calibri" w:cs="Calibri"/>
              </w:rPr>
            </w:pPr>
            <w:r w:rsidRPr="004F3B18">
              <w:rPr>
                <w:rFonts w:ascii="Calibri" w:hAnsi="Calibri" w:cs="Calibri"/>
              </w:rPr>
              <w:t>0.94</w:t>
            </w:r>
          </w:p>
        </w:tc>
        <w:tc>
          <w:tcPr>
            <w:tcW w:w="1285" w:type="dxa"/>
          </w:tcPr>
          <w:p w14:paraId="45338602" w14:textId="76631E4B" w:rsidR="00D2733E" w:rsidRPr="004F3B18" w:rsidRDefault="00692C22" w:rsidP="00B260E9">
            <w:pPr>
              <w:jc w:val="center"/>
              <w:rPr>
                <w:rFonts w:ascii="Calibri" w:hAnsi="Calibri" w:cs="Calibri"/>
              </w:rPr>
            </w:pPr>
            <w:r w:rsidRPr="004F3B18">
              <w:rPr>
                <w:rFonts w:ascii="Calibri" w:hAnsi="Calibri" w:cs="Calibri"/>
              </w:rPr>
              <w:t>0.06</w:t>
            </w:r>
          </w:p>
        </w:tc>
        <w:tc>
          <w:tcPr>
            <w:tcW w:w="850" w:type="dxa"/>
          </w:tcPr>
          <w:p w14:paraId="64A8DCE1" w14:textId="0DB99976" w:rsidR="00D2733E" w:rsidRPr="004F3B18" w:rsidRDefault="00692C22" w:rsidP="00B260E9">
            <w:pPr>
              <w:jc w:val="center"/>
              <w:rPr>
                <w:rFonts w:ascii="Calibri" w:hAnsi="Calibri" w:cs="Calibri"/>
              </w:rPr>
            </w:pPr>
            <w:r w:rsidRPr="004F3B18">
              <w:rPr>
                <w:rFonts w:ascii="Calibri" w:hAnsi="Calibri" w:cs="Calibri"/>
              </w:rPr>
              <w:t>1.09</w:t>
            </w:r>
          </w:p>
        </w:tc>
        <w:tc>
          <w:tcPr>
            <w:tcW w:w="851" w:type="dxa"/>
          </w:tcPr>
          <w:p w14:paraId="3D2EA1FE" w14:textId="2496B28F" w:rsidR="00D2733E" w:rsidRPr="004F3B18" w:rsidRDefault="00692C22" w:rsidP="00B260E9">
            <w:pPr>
              <w:jc w:val="center"/>
              <w:rPr>
                <w:rFonts w:ascii="Calibri" w:hAnsi="Calibri" w:cs="Calibri"/>
              </w:rPr>
            </w:pPr>
            <w:r w:rsidRPr="004F3B18">
              <w:rPr>
                <w:rFonts w:ascii="Calibri" w:hAnsi="Calibri" w:cs="Calibri"/>
              </w:rPr>
              <w:t>-0.14</w:t>
            </w:r>
          </w:p>
        </w:tc>
        <w:tc>
          <w:tcPr>
            <w:tcW w:w="992" w:type="dxa"/>
          </w:tcPr>
          <w:p w14:paraId="41096996" w14:textId="1E995794" w:rsidR="00D2733E" w:rsidRPr="004F3B18" w:rsidRDefault="00692C22" w:rsidP="00B260E9">
            <w:pPr>
              <w:jc w:val="center"/>
              <w:rPr>
                <w:rFonts w:ascii="Calibri" w:hAnsi="Calibri" w:cs="Calibri"/>
              </w:rPr>
            </w:pPr>
            <w:r w:rsidRPr="004F3B18">
              <w:rPr>
                <w:rFonts w:ascii="Calibri" w:hAnsi="Calibri" w:cs="Calibri"/>
              </w:rPr>
              <w:t>2.57</w:t>
            </w:r>
          </w:p>
        </w:tc>
        <w:tc>
          <w:tcPr>
            <w:tcW w:w="941" w:type="dxa"/>
          </w:tcPr>
          <w:p w14:paraId="212470F1" w14:textId="52611AEF" w:rsidR="00D2733E" w:rsidRPr="004F3B18" w:rsidRDefault="00692C22" w:rsidP="00B260E9">
            <w:pPr>
              <w:jc w:val="center"/>
              <w:rPr>
                <w:rFonts w:ascii="Calibri" w:hAnsi="Calibri" w:cs="Calibri"/>
              </w:rPr>
            </w:pPr>
            <w:r w:rsidRPr="004F3B18">
              <w:rPr>
                <w:rFonts w:ascii="Calibri" w:hAnsi="Calibri" w:cs="Calibri"/>
              </w:rPr>
              <w:t>-4.57</w:t>
            </w:r>
          </w:p>
        </w:tc>
      </w:tr>
      <w:tr w:rsidR="00D2733E" w:rsidRPr="004F3B18" w14:paraId="094A4942" w14:textId="77777777" w:rsidTr="00B260E9">
        <w:tc>
          <w:tcPr>
            <w:tcW w:w="699" w:type="dxa"/>
            <w:vMerge/>
          </w:tcPr>
          <w:p w14:paraId="39A83DDC" w14:textId="77777777" w:rsidR="00D2733E" w:rsidRPr="004F3B18" w:rsidRDefault="00D2733E" w:rsidP="00B260E9">
            <w:pPr>
              <w:jc w:val="center"/>
              <w:rPr>
                <w:rFonts w:ascii="Calibri" w:hAnsi="Calibri" w:cs="Calibri"/>
              </w:rPr>
            </w:pPr>
          </w:p>
        </w:tc>
        <w:tc>
          <w:tcPr>
            <w:tcW w:w="1124" w:type="dxa"/>
            <w:vMerge w:val="restart"/>
          </w:tcPr>
          <w:p w14:paraId="0659EB8E"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42AE56C4"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35436F2D" w14:textId="0AB0AF35" w:rsidR="00D2733E" w:rsidRPr="004F3B18" w:rsidRDefault="00585928" w:rsidP="00B260E9">
            <w:pPr>
              <w:jc w:val="center"/>
              <w:rPr>
                <w:rFonts w:ascii="Calibri" w:hAnsi="Calibri" w:cs="Calibri"/>
              </w:rPr>
            </w:pPr>
            <w:r w:rsidRPr="004F3B18">
              <w:rPr>
                <w:rFonts w:ascii="Calibri" w:hAnsi="Calibri" w:cs="Calibri"/>
              </w:rPr>
              <w:t>1.36</w:t>
            </w:r>
          </w:p>
        </w:tc>
        <w:tc>
          <w:tcPr>
            <w:tcW w:w="671" w:type="dxa"/>
          </w:tcPr>
          <w:p w14:paraId="770CE03E" w14:textId="68510451" w:rsidR="00D2733E" w:rsidRPr="004F3B18" w:rsidRDefault="00585928" w:rsidP="00B260E9">
            <w:pPr>
              <w:jc w:val="center"/>
              <w:rPr>
                <w:rFonts w:ascii="Calibri" w:hAnsi="Calibri" w:cs="Calibri"/>
              </w:rPr>
            </w:pPr>
            <w:r w:rsidRPr="004F3B18">
              <w:rPr>
                <w:rFonts w:ascii="Calibri" w:hAnsi="Calibri" w:cs="Calibri"/>
              </w:rPr>
              <w:t>0.94</w:t>
            </w:r>
          </w:p>
        </w:tc>
        <w:tc>
          <w:tcPr>
            <w:tcW w:w="1285" w:type="dxa"/>
          </w:tcPr>
          <w:p w14:paraId="4403B4FE" w14:textId="33199C9D" w:rsidR="00D2733E" w:rsidRPr="004F3B18" w:rsidRDefault="00585928" w:rsidP="00B260E9">
            <w:pPr>
              <w:jc w:val="center"/>
              <w:rPr>
                <w:rFonts w:ascii="Calibri" w:hAnsi="Calibri" w:cs="Calibri"/>
              </w:rPr>
            </w:pPr>
            <w:r w:rsidRPr="004F3B18">
              <w:rPr>
                <w:rFonts w:ascii="Calibri" w:hAnsi="Calibri" w:cs="Calibri"/>
              </w:rPr>
              <w:t>0.32</w:t>
            </w:r>
          </w:p>
        </w:tc>
        <w:tc>
          <w:tcPr>
            <w:tcW w:w="850" w:type="dxa"/>
          </w:tcPr>
          <w:p w14:paraId="5D434186" w14:textId="524F4F1B" w:rsidR="00D2733E" w:rsidRPr="004F3B18" w:rsidRDefault="00585928" w:rsidP="00B260E9">
            <w:pPr>
              <w:jc w:val="center"/>
              <w:rPr>
                <w:rFonts w:ascii="Calibri" w:hAnsi="Calibri" w:cs="Calibri"/>
              </w:rPr>
            </w:pPr>
            <w:r w:rsidRPr="004F3B18">
              <w:rPr>
                <w:rFonts w:ascii="Calibri" w:hAnsi="Calibri" w:cs="Calibri"/>
              </w:rPr>
              <w:t>1.55</w:t>
            </w:r>
          </w:p>
        </w:tc>
        <w:tc>
          <w:tcPr>
            <w:tcW w:w="851" w:type="dxa"/>
          </w:tcPr>
          <w:p w14:paraId="783595EE" w14:textId="6F3F90D2" w:rsidR="00D2733E" w:rsidRPr="004F3B18" w:rsidRDefault="00585928" w:rsidP="00B260E9">
            <w:pPr>
              <w:jc w:val="center"/>
              <w:rPr>
                <w:rFonts w:ascii="Calibri" w:hAnsi="Calibri" w:cs="Calibri"/>
              </w:rPr>
            </w:pPr>
            <w:r w:rsidRPr="004F3B18">
              <w:rPr>
                <w:rFonts w:ascii="Calibri" w:hAnsi="Calibri" w:cs="Calibri"/>
              </w:rPr>
              <w:t>-0.75</w:t>
            </w:r>
          </w:p>
        </w:tc>
        <w:tc>
          <w:tcPr>
            <w:tcW w:w="992" w:type="dxa"/>
          </w:tcPr>
          <w:p w14:paraId="3AC5CD03" w14:textId="3A77158C" w:rsidR="00D2733E" w:rsidRPr="004F3B18" w:rsidRDefault="00585928" w:rsidP="00B260E9">
            <w:pPr>
              <w:jc w:val="center"/>
              <w:rPr>
                <w:rFonts w:ascii="Calibri" w:hAnsi="Calibri" w:cs="Calibri"/>
              </w:rPr>
            </w:pPr>
            <w:r w:rsidRPr="004F3B18">
              <w:rPr>
                <w:rFonts w:ascii="Calibri" w:hAnsi="Calibri" w:cs="Calibri"/>
              </w:rPr>
              <w:t>5.18</w:t>
            </w:r>
          </w:p>
        </w:tc>
        <w:tc>
          <w:tcPr>
            <w:tcW w:w="941" w:type="dxa"/>
          </w:tcPr>
          <w:p w14:paraId="5156C82D" w14:textId="2D0F8052" w:rsidR="00D2733E" w:rsidRPr="004F3B18" w:rsidRDefault="00585928" w:rsidP="00B260E9">
            <w:pPr>
              <w:jc w:val="center"/>
              <w:rPr>
                <w:rFonts w:ascii="Calibri" w:hAnsi="Calibri" w:cs="Calibri"/>
              </w:rPr>
            </w:pPr>
            <w:r w:rsidRPr="004F3B18">
              <w:rPr>
                <w:rFonts w:ascii="Calibri" w:hAnsi="Calibri" w:cs="Calibri"/>
              </w:rPr>
              <w:t>-21.2</w:t>
            </w:r>
          </w:p>
        </w:tc>
      </w:tr>
      <w:tr w:rsidR="00D2733E" w:rsidRPr="004F3B18" w14:paraId="5FDCB912" w14:textId="77777777" w:rsidTr="00B260E9">
        <w:tc>
          <w:tcPr>
            <w:tcW w:w="699" w:type="dxa"/>
            <w:vMerge/>
          </w:tcPr>
          <w:p w14:paraId="01E91377" w14:textId="77777777" w:rsidR="00D2733E" w:rsidRPr="004F3B18" w:rsidRDefault="00D2733E" w:rsidP="00B260E9">
            <w:pPr>
              <w:jc w:val="center"/>
              <w:rPr>
                <w:rFonts w:ascii="Calibri" w:hAnsi="Calibri" w:cs="Calibri"/>
              </w:rPr>
            </w:pPr>
          </w:p>
        </w:tc>
        <w:tc>
          <w:tcPr>
            <w:tcW w:w="1124" w:type="dxa"/>
            <w:vMerge/>
          </w:tcPr>
          <w:p w14:paraId="659C6F54" w14:textId="77777777" w:rsidR="00D2733E" w:rsidRPr="004F3B18" w:rsidRDefault="00D2733E" w:rsidP="00B260E9">
            <w:pPr>
              <w:jc w:val="center"/>
              <w:rPr>
                <w:rFonts w:ascii="Calibri" w:hAnsi="Calibri" w:cs="Calibri"/>
              </w:rPr>
            </w:pPr>
          </w:p>
        </w:tc>
        <w:tc>
          <w:tcPr>
            <w:tcW w:w="851" w:type="dxa"/>
          </w:tcPr>
          <w:p w14:paraId="3D67E513"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55CBE889" w14:textId="56F969CD" w:rsidR="00D2733E" w:rsidRPr="004F3B18" w:rsidRDefault="00245273" w:rsidP="00B260E9">
            <w:pPr>
              <w:jc w:val="center"/>
              <w:rPr>
                <w:rFonts w:ascii="Calibri" w:hAnsi="Calibri" w:cs="Calibri"/>
              </w:rPr>
            </w:pPr>
            <w:r w:rsidRPr="004F3B18">
              <w:rPr>
                <w:rFonts w:ascii="Calibri" w:hAnsi="Calibri" w:cs="Calibri"/>
              </w:rPr>
              <w:t>1.39</w:t>
            </w:r>
          </w:p>
        </w:tc>
        <w:tc>
          <w:tcPr>
            <w:tcW w:w="671" w:type="dxa"/>
          </w:tcPr>
          <w:p w14:paraId="0AA4B96C" w14:textId="40CF9ACE" w:rsidR="00D2733E" w:rsidRPr="004F3B18" w:rsidRDefault="001335DA" w:rsidP="00B260E9">
            <w:pPr>
              <w:jc w:val="center"/>
              <w:rPr>
                <w:rFonts w:ascii="Calibri" w:hAnsi="Calibri" w:cs="Calibri"/>
              </w:rPr>
            </w:pPr>
            <w:r w:rsidRPr="004F3B18">
              <w:rPr>
                <w:rFonts w:ascii="Calibri" w:hAnsi="Calibri" w:cs="Calibri"/>
              </w:rPr>
              <w:t>0.94</w:t>
            </w:r>
          </w:p>
        </w:tc>
        <w:tc>
          <w:tcPr>
            <w:tcW w:w="1285" w:type="dxa"/>
          </w:tcPr>
          <w:p w14:paraId="6C6A1C0E" w14:textId="41978CD3" w:rsidR="00D2733E" w:rsidRPr="004F3B18" w:rsidRDefault="004860C7" w:rsidP="00B260E9">
            <w:pPr>
              <w:jc w:val="center"/>
              <w:rPr>
                <w:rFonts w:ascii="Calibri" w:hAnsi="Calibri" w:cs="Calibri"/>
              </w:rPr>
            </w:pPr>
            <w:r w:rsidRPr="004F3B18">
              <w:rPr>
                <w:rFonts w:ascii="Calibri" w:hAnsi="Calibri" w:cs="Calibri"/>
              </w:rPr>
              <w:t>0.64</w:t>
            </w:r>
          </w:p>
        </w:tc>
        <w:tc>
          <w:tcPr>
            <w:tcW w:w="850" w:type="dxa"/>
          </w:tcPr>
          <w:p w14:paraId="3DC32B4A" w14:textId="6EAD83B8" w:rsidR="00D2733E" w:rsidRPr="004F3B18" w:rsidRDefault="004860C7" w:rsidP="00B260E9">
            <w:pPr>
              <w:jc w:val="center"/>
              <w:rPr>
                <w:rFonts w:ascii="Calibri" w:hAnsi="Calibri" w:cs="Calibri"/>
              </w:rPr>
            </w:pPr>
            <w:r w:rsidRPr="004F3B18">
              <w:rPr>
                <w:rFonts w:ascii="Calibri" w:hAnsi="Calibri" w:cs="Calibri"/>
              </w:rPr>
              <w:t>5.38</w:t>
            </w:r>
          </w:p>
        </w:tc>
        <w:tc>
          <w:tcPr>
            <w:tcW w:w="851" w:type="dxa"/>
          </w:tcPr>
          <w:p w14:paraId="0360866F" w14:textId="481BC787" w:rsidR="00D2733E" w:rsidRPr="004F3B18" w:rsidRDefault="004860C7" w:rsidP="00B260E9">
            <w:pPr>
              <w:jc w:val="center"/>
              <w:rPr>
                <w:rFonts w:ascii="Calibri" w:hAnsi="Calibri" w:cs="Calibri"/>
              </w:rPr>
            </w:pPr>
            <w:r w:rsidRPr="004F3B18">
              <w:rPr>
                <w:rFonts w:ascii="Calibri" w:hAnsi="Calibri" w:cs="Calibri"/>
              </w:rPr>
              <w:t>-18.95</w:t>
            </w:r>
          </w:p>
        </w:tc>
        <w:tc>
          <w:tcPr>
            <w:tcW w:w="992" w:type="dxa"/>
          </w:tcPr>
          <w:p w14:paraId="29120DEB" w14:textId="69C00316" w:rsidR="00D2733E" w:rsidRPr="004F3B18" w:rsidRDefault="004860C7" w:rsidP="00B260E9">
            <w:pPr>
              <w:jc w:val="center"/>
              <w:rPr>
                <w:rFonts w:ascii="Calibri" w:hAnsi="Calibri" w:cs="Calibri"/>
              </w:rPr>
            </w:pPr>
            <w:r w:rsidRPr="004F3B18">
              <w:rPr>
                <w:rFonts w:ascii="Calibri" w:hAnsi="Calibri" w:cs="Calibri"/>
              </w:rPr>
              <w:t>7.08</w:t>
            </w:r>
          </w:p>
        </w:tc>
        <w:tc>
          <w:tcPr>
            <w:tcW w:w="941" w:type="dxa"/>
          </w:tcPr>
          <w:p w14:paraId="34ACAFB0" w14:textId="2919C2B8" w:rsidR="00D2733E" w:rsidRPr="004F3B18" w:rsidRDefault="004860C7" w:rsidP="00B260E9">
            <w:pPr>
              <w:jc w:val="center"/>
              <w:rPr>
                <w:rFonts w:ascii="Calibri" w:hAnsi="Calibri" w:cs="Calibri"/>
              </w:rPr>
            </w:pPr>
            <w:r w:rsidRPr="004F3B18">
              <w:rPr>
                <w:rFonts w:ascii="Calibri" w:hAnsi="Calibri" w:cs="Calibri"/>
              </w:rPr>
              <w:t>-28.36</w:t>
            </w:r>
          </w:p>
        </w:tc>
      </w:tr>
      <w:tr w:rsidR="00D2733E" w:rsidRPr="004F3B18" w14:paraId="5839B787" w14:textId="77777777" w:rsidTr="00B260E9">
        <w:tc>
          <w:tcPr>
            <w:tcW w:w="699" w:type="dxa"/>
            <w:vMerge/>
          </w:tcPr>
          <w:p w14:paraId="31B4C1FB" w14:textId="77777777" w:rsidR="00D2733E" w:rsidRPr="004F3B18" w:rsidRDefault="00D2733E" w:rsidP="00B260E9">
            <w:pPr>
              <w:jc w:val="center"/>
              <w:rPr>
                <w:rFonts w:ascii="Calibri" w:hAnsi="Calibri" w:cs="Calibri"/>
              </w:rPr>
            </w:pPr>
          </w:p>
        </w:tc>
        <w:tc>
          <w:tcPr>
            <w:tcW w:w="1124" w:type="dxa"/>
            <w:vMerge/>
          </w:tcPr>
          <w:p w14:paraId="7E8276DF" w14:textId="77777777" w:rsidR="00D2733E" w:rsidRPr="004F3B18" w:rsidRDefault="00D2733E" w:rsidP="00B260E9">
            <w:pPr>
              <w:jc w:val="center"/>
              <w:rPr>
                <w:rFonts w:ascii="Calibri" w:hAnsi="Calibri" w:cs="Calibri"/>
              </w:rPr>
            </w:pPr>
          </w:p>
        </w:tc>
        <w:tc>
          <w:tcPr>
            <w:tcW w:w="851" w:type="dxa"/>
          </w:tcPr>
          <w:p w14:paraId="6E174E28"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0F1E4C32" w14:textId="7FE56626" w:rsidR="00D2733E" w:rsidRPr="004F3B18" w:rsidRDefault="00D85894" w:rsidP="00B260E9">
            <w:pPr>
              <w:jc w:val="center"/>
              <w:rPr>
                <w:rFonts w:ascii="Calibri" w:hAnsi="Calibri" w:cs="Calibri"/>
              </w:rPr>
            </w:pPr>
            <w:r w:rsidRPr="004F3B18">
              <w:rPr>
                <w:rFonts w:ascii="Calibri" w:hAnsi="Calibri" w:cs="Calibri"/>
              </w:rPr>
              <w:t>1.37</w:t>
            </w:r>
          </w:p>
        </w:tc>
        <w:tc>
          <w:tcPr>
            <w:tcW w:w="671" w:type="dxa"/>
          </w:tcPr>
          <w:p w14:paraId="185DD0CA" w14:textId="2A5A15E6" w:rsidR="00D2733E" w:rsidRPr="004F3B18" w:rsidRDefault="00D85894" w:rsidP="00B260E9">
            <w:pPr>
              <w:jc w:val="center"/>
              <w:rPr>
                <w:rFonts w:ascii="Calibri" w:hAnsi="Calibri" w:cs="Calibri"/>
              </w:rPr>
            </w:pPr>
            <w:r w:rsidRPr="004F3B18">
              <w:rPr>
                <w:rFonts w:ascii="Calibri" w:hAnsi="Calibri" w:cs="Calibri"/>
              </w:rPr>
              <w:t>0.94</w:t>
            </w:r>
          </w:p>
        </w:tc>
        <w:tc>
          <w:tcPr>
            <w:tcW w:w="1285" w:type="dxa"/>
          </w:tcPr>
          <w:p w14:paraId="621F98D1" w14:textId="71481510" w:rsidR="00D2733E" w:rsidRPr="004F3B18" w:rsidRDefault="005D73F2" w:rsidP="00B260E9">
            <w:pPr>
              <w:jc w:val="center"/>
              <w:rPr>
                <w:rFonts w:ascii="Calibri" w:hAnsi="Calibri" w:cs="Calibri"/>
              </w:rPr>
            </w:pPr>
            <w:r w:rsidRPr="004F3B18">
              <w:rPr>
                <w:rFonts w:ascii="Calibri" w:hAnsi="Calibri" w:cs="Calibri"/>
              </w:rPr>
              <w:t>0.47</w:t>
            </w:r>
          </w:p>
        </w:tc>
        <w:tc>
          <w:tcPr>
            <w:tcW w:w="850" w:type="dxa"/>
          </w:tcPr>
          <w:p w14:paraId="7136760B" w14:textId="52489B05" w:rsidR="00D2733E" w:rsidRPr="004F3B18" w:rsidRDefault="005D73F2" w:rsidP="00B260E9">
            <w:pPr>
              <w:jc w:val="center"/>
              <w:rPr>
                <w:rFonts w:ascii="Calibri" w:hAnsi="Calibri" w:cs="Calibri"/>
              </w:rPr>
            </w:pPr>
            <w:r w:rsidRPr="004F3B18">
              <w:rPr>
                <w:rFonts w:ascii="Calibri" w:hAnsi="Calibri" w:cs="Calibri"/>
              </w:rPr>
              <w:t>4.02</w:t>
            </w:r>
          </w:p>
        </w:tc>
        <w:tc>
          <w:tcPr>
            <w:tcW w:w="851" w:type="dxa"/>
          </w:tcPr>
          <w:p w14:paraId="515B8852" w14:textId="7218516C" w:rsidR="00D2733E" w:rsidRPr="004F3B18" w:rsidRDefault="005D73F2" w:rsidP="00B260E9">
            <w:pPr>
              <w:jc w:val="center"/>
              <w:rPr>
                <w:rFonts w:ascii="Calibri" w:hAnsi="Calibri" w:cs="Calibri"/>
              </w:rPr>
            </w:pPr>
            <w:r w:rsidRPr="004F3B18">
              <w:rPr>
                <w:rFonts w:ascii="Calibri" w:hAnsi="Calibri" w:cs="Calibri"/>
              </w:rPr>
              <w:t>-9.9</w:t>
            </w:r>
          </w:p>
        </w:tc>
        <w:tc>
          <w:tcPr>
            <w:tcW w:w="992" w:type="dxa"/>
          </w:tcPr>
          <w:p w14:paraId="3F89833D" w14:textId="394B288E" w:rsidR="00D2733E" w:rsidRPr="004F3B18" w:rsidRDefault="005D73F2" w:rsidP="00B260E9">
            <w:pPr>
              <w:jc w:val="center"/>
              <w:rPr>
                <w:rFonts w:ascii="Calibri" w:hAnsi="Calibri" w:cs="Calibri"/>
              </w:rPr>
            </w:pPr>
            <w:r w:rsidRPr="004F3B18">
              <w:rPr>
                <w:rFonts w:ascii="Calibri" w:hAnsi="Calibri" w:cs="Calibri"/>
              </w:rPr>
              <w:t>4.3</w:t>
            </w:r>
          </w:p>
        </w:tc>
        <w:tc>
          <w:tcPr>
            <w:tcW w:w="941" w:type="dxa"/>
          </w:tcPr>
          <w:p w14:paraId="197C7FA6" w14:textId="0A47B04A" w:rsidR="00D2733E" w:rsidRPr="004F3B18" w:rsidRDefault="005D73F2" w:rsidP="00B260E9">
            <w:pPr>
              <w:jc w:val="center"/>
              <w:rPr>
                <w:rFonts w:ascii="Calibri" w:hAnsi="Calibri" w:cs="Calibri"/>
              </w:rPr>
            </w:pPr>
            <w:r w:rsidRPr="004F3B18">
              <w:rPr>
                <w:rFonts w:ascii="Calibri" w:hAnsi="Calibri" w:cs="Calibri"/>
              </w:rPr>
              <w:t>-9.76</w:t>
            </w:r>
          </w:p>
        </w:tc>
      </w:tr>
      <w:tr w:rsidR="00D2733E" w:rsidRPr="004F3B18" w14:paraId="54AE436E" w14:textId="77777777" w:rsidTr="00B260E9">
        <w:tc>
          <w:tcPr>
            <w:tcW w:w="699" w:type="dxa"/>
            <w:vMerge/>
          </w:tcPr>
          <w:p w14:paraId="3942A709" w14:textId="77777777" w:rsidR="00D2733E" w:rsidRPr="004F3B18" w:rsidRDefault="00D2733E" w:rsidP="00B260E9">
            <w:pPr>
              <w:jc w:val="center"/>
              <w:rPr>
                <w:rFonts w:ascii="Calibri" w:hAnsi="Calibri" w:cs="Calibri"/>
              </w:rPr>
            </w:pPr>
          </w:p>
        </w:tc>
        <w:tc>
          <w:tcPr>
            <w:tcW w:w="1124" w:type="dxa"/>
            <w:vMerge/>
          </w:tcPr>
          <w:p w14:paraId="4D0EDAD0" w14:textId="77777777" w:rsidR="00D2733E" w:rsidRPr="004F3B18" w:rsidRDefault="00D2733E" w:rsidP="00B260E9">
            <w:pPr>
              <w:jc w:val="center"/>
              <w:rPr>
                <w:rFonts w:ascii="Calibri" w:hAnsi="Calibri" w:cs="Calibri"/>
              </w:rPr>
            </w:pPr>
          </w:p>
        </w:tc>
        <w:tc>
          <w:tcPr>
            <w:tcW w:w="851" w:type="dxa"/>
          </w:tcPr>
          <w:p w14:paraId="4DED2F89"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1F4569AC" w14:textId="334A1AE7" w:rsidR="00D2733E" w:rsidRPr="004F3B18" w:rsidRDefault="00923763" w:rsidP="00B260E9">
            <w:pPr>
              <w:jc w:val="center"/>
              <w:rPr>
                <w:rFonts w:ascii="Calibri" w:hAnsi="Calibri" w:cs="Calibri"/>
              </w:rPr>
            </w:pPr>
            <w:r w:rsidRPr="004F3B18">
              <w:rPr>
                <w:rFonts w:ascii="Calibri" w:hAnsi="Calibri" w:cs="Calibri"/>
              </w:rPr>
              <w:t>1.35</w:t>
            </w:r>
          </w:p>
        </w:tc>
        <w:tc>
          <w:tcPr>
            <w:tcW w:w="671" w:type="dxa"/>
          </w:tcPr>
          <w:p w14:paraId="44F3A93A" w14:textId="7F37E202" w:rsidR="00D2733E" w:rsidRPr="004F3B18" w:rsidRDefault="00923763" w:rsidP="00B260E9">
            <w:pPr>
              <w:jc w:val="center"/>
              <w:rPr>
                <w:rFonts w:ascii="Calibri" w:hAnsi="Calibri" w:cs="Calibri"/>
              </w:rPr>
            </w:pPr>
            <w:r w:rsidRPr="004F3B18">
              <w:rPr>
                <w:rFonts w:ascii="Calibri" w:hAnsi="Calibri" w:cs="Calibri"/>
              </w:rPr>
              <w:t>0.94</w:t>
            </w:r>
          </w:p>
        </w:tc>
        <w:tc>
          <w:tcPr>
            <w:tcW w:w="1285" w:type="dxa"/>
          </w:tcPr>
          <w:p w14:paraId="52AFE352" w14:textId="1733D5C0" w:rsidR="00D2733E" w:rsidRPr="004F3B18" w:rsidRDefault="00420B20" w:rsidP="00B260E9">
            <w:pPr>
              <w:jc w:val="center"/>
              <w:rPr>
                <w:rFonts w:ascii="Calibri" w:hAnsi="Calibri" w:cs="Calibri"/>
              </w:rPr>
            </w:pPr>
            <w:r w:rsidRPr="004F3B18">
              <w:rPr>
                <w:rFonts w:ascii="Calibri" w:hAnsi="Calibri" w:cs="Calibri"/>
              </w:rPr>
              <w:t>0.08</w:t>
            </w:r>
          </w:p>
        </w:tc>
        <w:tc>
          <w:tcPr>
            <w:tcW w:w="850" w:type="dxa"/>
          </w:tcPr>
          <w:p w14:paraId="40B0A50B" w14:textId="1137195B" w:rsidR="00D2733E" w:rsidRPr="004F3B18" w:rsidRDefault="00420B20" w:rsidP="00B260E9">
            <w:pPr>
              <w:jc w:val="center"/>
              <w:rPr>
                <w:rFonts w:ascii="Calibri" w:hAnsi="Calibri" w:cs="Calibri"/>
              </w:rPr>
            </w:pPr>
            <w:r w:rsidRPr="004F3B18">
              <w:rPr>
                <w:rFonts w:ascii="Calibri" w:hAnsi="Calibri" w:cs="Calibri"/>
              </w:rPr>
              <w:t>1.12</w:t>
            </w:r>
          </w:p>
        </w:tc>
        <w:tc>
          <w:tcPr>
            <w:tcW w:w="851" w:type="dxa"/>
          </w:tcPr>
          <w:p w14:paraId="53B8722F" w14:textId="33E44881" w:rsidR="00D2733E" w:rsidRPr="004F3B18" w:rsidRDefault="00420B20" w:rsidP="00B260E9">
            <w:pPr>
              <w:jc w:val="center"/>
              <w:rPr>
                <w:rFonts w:ascii="Calibri" w:hAnsi="Calibri" w:cs="Calibri"/>
              </w:rPr>
            </w:pPr>
            <w:r w:rsidRPr="004F3B18">
              <w:rPr>
                <w:rFonts w:ascii="Calibri" w:hAnsi="Calibri" w:cs="Calibri"/>
              </w:rPr>
              <w:t>-0.14</w:t>
            </w:r>
          </w:p>
        </w:tc>
        <w:tc>
          <w:tcPr>
            <w:tcW w:w="992" w:type="dxa"/>
          </w:tcPr>
          <w:p w14:paraId="66015116" w14:textId="1A1CA584" w:rsidR="00D2733E" w:rsidRPr="004F3B18" w:rsidRDefault="00B56315" w:rsidP="00B260E9">
            <w:pPr>
              <w:jc w:val="center"/>
              <w:rPr>
                <w:rFonts w:ascii="Calibri" w:hAnsi="Calibri" w:cs="Calibri"/>
              </w:rPr>
            </w:pPr>
            <w:r w:rsidRPr="004F3B18">
              <w:rPr>
                <w:rFonts w:ascii="Calibri" w:hAnsi="Calibri" w:cs="Calibri"/>
              </w:rPr>
              <w:t>2.58</w:t>
            </w:r>
          </w:p>
        </w:tc>
        <w:tc>
          <w:tcPr>
            <w:tcW w:w="941" w:type="dxa"/>
          </w:tcPr>
          <w:p w14:paraId="5B9094EE" w14:textId="4ADA78F4" w:rsidR="00D2733E" w:rsidRPr="004F3B18" w:rsidRDefault="00B56315" w:rsidP="00B260E9">
            <w:pPr>
              <w:jc w:val="center"/>
              <w:rPr>
                <w:rFonts w:ascii="Calibri" w:hAnsi="Calibri" w:cs="Calibri"/>
              </w:rPr>
            </w:pPr>
            <w:r w:rsidRPr="004F3B18">
              <w:rPr>
                <w:rFonts w:ascii="Calibri" w:hAnsi="Calibri" w:cs="Calibri"/>
              </w:rPr>
              <w:t>-4.49</w:t>
            </w:r>
          </w:p>
        </w:tc>
      </w:tr>
    </w:tbl>
    <w:p w14:paraId="07CFBF39" w14:textId="77777777" w:rsidR="00D2733E" w:rsidRPr="004F3B18" w:rsidRDefault="00D2733E" w:rsidP="00D2733E">
      <w:pPr>
        <w:rPr>
          <w:rFonts w:ascii="Calibri" w:hAnsi="Calibri" w:cs="Calibri"/>
        </w:rPr>
      </w:pPr>
    </w:p>
    <w:p w14:paraId="56BA202C" w14:textId="0DCFE3ED" w:rsidR="00CC657E" w:rsidRPr="004F3B18" w:rsidRDefault="00CC657E" w:rsidP="00CC657E">
      <w:pPr>
        <w:pStyle w:val="Caption"/>
        <w:keepNext/>
        <w:rPr>
          <w:rFonts w:ascii="Calibri" w:hAnsi="Calibri" w:cs="Calibri"/>
        </w:rPr>
      </w:pPr>
      <w:bookmarkStart w:id="141" w:name="_Toc165500167"/>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45</w:t>
      </w:r>
      <w:r w:rsidRPr="004F3B18">
        <w:rPr>
          <w:rFonts w:ascii="Calibri" w:hAnsi="Calibri" w:cs="Calibri"/>
        </w:rPr>
        <w:fldChar w:fldCharType="end"/>
      </w:r>
      <w:r w:rsidRPr="004F3B18">
        <w:rPr>
          <w:rFonts w:ascii="Calibri" w:hAnsi="Calibri" w:cs="Calibri"/>
        </w:rPr>
        <w:t>: Model-6 Metrics of BP With StandardScaler</w:t>
      </w:r>
      <w:bookmarkEnd w:id="141"/>
    </w:p>
    <w:tbl>
      <w:tblPr>
        <w:tblStyle w:val="TableGrid"/>
        <w:tblW w:w="0" w:type="auto"/>
        <w:tblInd w:w="-5" w:type="dxa"/>
        <w:tblLook w:val="04A0" w:firstRow="1" w:lastRow="0" w:firstColumn="1" w:lastColumn="0" w:noHBand="0" w:noVBand="1"/>
      </w:tblPr>
      <w:tblGrid>
        <w:gridCol w:w="703"/>
        <w:gridCol w:w="1124"/>
        <w:gridCol w:w="851"/>
        <w:gridCol w:w="753"/>
        <w:gridCol w:w="671"/>
        <w:gridCol w:w="1285"/>
        <w:gridCol w:w="850"/>
        <w:gridCol w:w="851"/>
        <w:gridCol w:w="992"/>
        <w:gridCol w:w="941"/>
      </w:tblGrid>
      <w:tr w:rsidR="00D2733E" w:rsidRPr="004F3B18" w14:paraId="2C048825" w14:textId="77777777" w:rsidTr="00B260E9">
        <w:tc>
          <w:tcPr>
            <w:tcW w:w="2678" w:type="dxa"/>
            <w:gridSpan w:val="3"/>
          </w:tcPr>
          <w:p w14:paraId="47E7AFCB" w14:textId="77777777" w:rsidR="00D2733E" w:rsidRPr="004F3B18" w:rsidRDefault="00D2733E" w:rsidP="00B260E9">
            <w:pPr>
              <w:jc w:val="center"/>
              <w:rPr>
                <w:rFonts w:ascii="Calibri" w:hAnsi="Calibri" w:cs="Calibri"/>
              </w:rPr>
            </w:pPr>
          </w:p>
        </w:tc>
        <w:tc>
          <w:tcPr>
            <w:tcW w:w="1424" w:type="dxa"/>
            <w:gridSpan w:val="2"/>
          </w:tcPr>
          <w:p w14:paraId="1E4FE088"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79657674"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01" w:type="dxa"/>
            <w:gridSpan w:val="2"/>
          </w:tcPr>
          <w:p w14:paraId="447E310F"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933" w:type="dxa"/>
            <w:gridSpan w:val="2"/>
          </w:tcPr>
          <w:p w14:paraId="382CDC19"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7A4C864D" w14:textId="77777777" w:rsidTr="00B260E9">
        <w:tc>
          <w:tcPr>
            <w:tcW w:w="703" w:type="dxa"/>
          </w:tcPr>
          <w:p w14:paraId="44E7BDD8"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096AEF79"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6671ACED"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3203F43D"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5CBD9077"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6F5C09EE"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38F5F476"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1" w:type="dxa"/>
          </w:tcPr>
          <w:p w14:paraId="4EB0163A"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992" w:type="dxa"/>
          </w:tcPr>
          <w:p w14:paraId="54519439"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58B030C9"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60A598E1" w14:textId="77777777" w:rsidTr="00B260E9">
        <w:tc>
          <w:tcPr>
            <w:tcW w:w="703" w:type="dxa"/>
            <w:vMerge w:val="restart"/>
          </w:tcPr>
          <w:p w14:paraId="64C93EC4" w14:textId="77777777" w:rsidR="00D2733E" w:rsidRPr="004F3B18" w:rsidRDefault="00D2733E" w:rsidP="00B260E9">
            <w:pPr>
              <w:jc w:val="center"/>
              <w:rPr>
                <w:rFonts w:ascii="Calibri" w:hAnsi="Calibri" w:cs="Calibri"/>
              </w:rPr>
            </w:pPr>
            <w:r w:rsidRPr="004F3B18">
              <w:rPr>
                <w:rFonts w:ascii="Calibri" w:hAnsi="Calibri" w:cs="Calibri"/>
              </w:rPr>
              <w:t>BP</w:t>
            </w:r>
          </w:p>
        </w:tc>
        <w:tc>
          <w:tcPr>
            <w:tcW w:w="1124" w:type="dxa"/>
            <w:vMerge w:val="restart"/>
          </w:tcPr>
          <w:p w14:paraId="1779DCB7"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39152775"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7B977836" w14:textId="64B40504" w:rsidR="00D2733E" w:rsidRPr="004F3B18" w:rsidRDefault="007B0AB0" w:rsidP="00B260E9">
            <w:pPr>
              <w:jc w:val="center"/>
              <w:rPr>
                <w:rFonts w:ascii="Calibri" w:hAnsi="Calibri" w:cs="Calibri"/>
              </w:rPr>
            </w:pPr>
            <w:r w:rsidRPr="004F3B18">
              <w:rPr>
                <w:rFonts w:ascii="Calibri" w:hAnsi="Calibri" w:cs="Calibri"/>
              </w:rPr>
              <w:t>1.5</w:t>
            </w:r>
          </w:p>
        </w:tc>
        <w:tc>
          <w:tcPr>
            <w:tcW w:w="671" w:type="dxa"/>
          </w:tcPr>
          <w:p w14:paraId="7CEB9F1B" w14:textId="609CA371" w:rsidR="00D2733E" w:rsidRPr="004F3B18" w:rsidRDefault="007B0AB0" w:rsidP="00B260E9">
            <w:pPr>
              <w:jc w:val="center"/>
              <w:rPr>
                <w:rFonts w:ascii="Calibri" w:hAnsi="Calibri" w:cs="Calibri"/>
              </w:rPr>
            </w:pPr>
            <w:r w:rsidRPr="004F3B18">
              <w:rPr>
                <w:rFonts w:ascii="Calibri" w:hAnsi="Calibri" w:cs="Calibri"/>
              </w:rPr>
              <w:t>0.97</w:t>
            </w:r>
          </w:p>
        </w:tc>
        <w:tc>
          <w:tcPr>
            <w:tcW w:w="1285" w:type="dxa"/>
          </w:tcPr>
          <w:p w14:paraId="7643D9CC" w14:textId="010728BF" w:rsidR="00D2733E" w:rsidRPr="004F3B18" w:rsidRDefault="00293590" w:rsidP="00B260E9">
            <w:pPr>
              <w:jc w:val="center"/>
              <w:rPr>
                <w:rFonts w:ascii="Calibri" w:hAnsi="Calibri" w:cs="Calibri"/>
              </w:rPr>
            </w:pPr>
            <w:r w:rsidRPr="004F3B18">
              <w:rPr>
                <w:rFonts w:ascii="Calibri" w:hAnsi="Calibri" w:cs="Calibri"/>
              </w:rPr>
              <w:t>0.76</w:t>
            </w:r>
          </w:p>
        </w:tc>
        <w:tc>
          <w:tcPr>
            <w:tcW w:w="850" w:type="dxa"/>
          </w:tcPr>
          <w:p w14:paraId="24076537" w14:textId="70068C2A" w:rsidR="00D2733E" w:rsidRPr="004F3B18" w:rsidRDefault="00293590" w:rsidP="00B260E9">
            <w:pPr>
              <w:jc w:val="center"/>
              <w:rPr>
                <w:rFonts w:ascii="Calibri" w:hAnsi="Calibri" w:cs="Calibri"/>
              </w:rPr>
            </w:pPr>
            <w:r w:rsidRPr="004F3B18">
              <w:rPr>
                <w:rFonts w:ascii="Calibri" w:hAnsi="Calibri" w:cs="Calibri"/>
              </w:rPr>
              <w:t>2.85</w:t>
            </w:r>
          </w:p>
        </w:tc>
        <w:tc>
          <w:tcPr>
            <w:tcW w:w="851" w:type="dxa"/>
          </w:tcPr>
          <w:p w14:paraId="4AC2BD6E" w14:textId="216DFD41" w:rsidR="00D2733E" w:rsidRPr="004F3B18" w:rsidRDefault="00293590" w:rsidP="00B260E9">
            <w:pPr>
              <w:jc w:val="center"/>
              <w:rPr>
                <w:rFonts w:ascii="Calibri" w:hAnsi="Calibri" w:cs="Calibri"/>
              </w:rPr>
            </w:pPr>
            <w:r w:rsidRPr="004F3B18">
              <w:rPr>
                <w:rFonts w:ascii="Calibri" w:hAnsi="Calibri" w:cs="Calibri"/>
              </w:rPr>
              <w:t>-2.83</w:t>
            </w:r>
          </w:p>
        </w:tc>
        <w:tc>
          <w:tcPr>
            <w:tcW w:w="992" w:type="dxa"/>
          </w:tcPr>
          <w:p w14:paraId="2BEA059F" w14:textId="5ECF4667" w:rsidR="00D2733E" w:rsidRPr="004F3B18" w:rsidRDefault="00293590" w:rsidP="00B260E9">
            <w:pPr>
              <w:jc w:val="center"/>
              <w:rPr>
                <w:rFonts w:ascii="Calibri" w:hAnsi="Calibri" w:cs="Calibri"/>
              </w:rPr>
            </w:pPr>
            <w:r w:rsidRPr="004F3B18">
              <w:rPr>
                <w:rFonts w:ascii="Calibri" w:hAnsi="Calibri" w:cs="Calibri"/>
              </w:rPr>
              <w:t>3.35</w:t>
            </w:r>
          </w:p>
        </w:tc>
        <w:tc>
          <w:tcPr>
            <w:tcW w:w="941" w:type="dxa"/>
          </w:tcPr>
          <w:p w14:paraId="4BE66460" w14:textId="2359FA89" w:rsidR="00D2733E" w:rsidRPr="004F3B18" w:rsidRDefault="00293590" w:rsidP="00B260E9">
            <w:pPr>
              <w:jc w:val="center"/>
              <w:rPr>
                <w:rFonts w:ascii="Calibri" w:hAnsi="Calibri" w:cs="Calibri"/>
              </w:rPr>
            </w:pPr>
            <w:r w:rsidRPr="004F3B18">
              <w:rPr>
                <w:rFonts w:ascii="Calibri" w:hAnsi="Calibri" w:cs="Calibri"/>
              </w:rPr>
              <w:t>-5.</w:t>
            </w:r>
            <w:r w:rsidR="00727EF4" w:rsidRPr="004F3B18">
              <w:rPr>
                <w:rFonts w:ascii="Calibri" w:hAnsi="Calibri" w:cs="Calibri"/>
              </w:rPr>
              <w:t>42</w:t>
            </w:r>
          </w:p>
        </w:tc>
      </w:tr>
      <w:tr w:rsidR="00D2733E" w:rsidRPr="004F3B18" w14:paraId="50CA8802" w14:textId="77777777" w:rsidTr="00B260E9">
        <w:tc>
          <w:tcPr>
            <w:tcW w:w="703" w:type="dxa"/>
            <w:vMerge/>
          </w:tcPr>
          <w:p w14:paraId="4BE6E00E" w14:textId="77777777" w:rsidR="00D2733E" w:rsidRPr="004F3B18" w:rsidRDefault="00D2733E" w:rsidP="00B260E9">
            <w:pPr>
              <w:jc w:val="center"/>
              <w:rPr>
                <w:rFonts w:ascii="Calibri" w:hAnsi="Calibri" w:cs="Calibri"/>
              </w:rPr>
            </w:pPr>
          </w:p>
        </w:tc>
        <w:tc>
          <w:tcPr>
            <w:tcW w:w="1124" w:type="dxa"/>
            <w:vMerge/>
          </w:tcPr>
          <w:p w14:paraId="732E5DA3" w14:textId="77777777" w:rsidR="00D2733E" w:rsidRPr="004F3B18" w:rsidRDefault="00D2733E" w:rsidP="00B260E9">
            <w:pPr>
              <w:jc w:val="center"/>
              <w:rPr>
                <w:rFonts w:ascii="Calibri" w:hAnsi="Calibri" w:cs="Calibri"/>
              </w:rPr>
            </w:pPr>
          </w:p>
        </w:tc>
        <w:tc>
          <w:tcPr>
            <w:tcW w:w="851" w:type="dxa"/>
          </w:tcPr>
          <w:p w14:paraId="54CB2D46"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1194C866" w14:textId="69E1718F" w:rsidR="00D2733E" w:rsidRPr="004F3B18" w:rsidRDefault="002D2644" w:rsidP="00B260E9">
            <w:pPr>
              <w:jc w:val="center"/>
              <w:rPr>
                <w:rFonts w:ascii="Calibri" w:hAnsi="Calibri" w:cs="Calibri"/>
              </w:rPr>
            </w:pPr>
            <w:r w:rsidRPr="004F3B18">
              <w:rPr>
                <w:rFonts w:ascii="Calibri" w:hAnsi="Calibri" w:cs="Calibri"/>
              </w:rPr>
              <w:t>1.5</w:t>
            </w:r>
          </w:p>
        </w:tc>
        <w:tc>
          <w:tcPr>
            <w:tcW w:w="671" w:type="dxa"/>
          </w:tcPr>
          <w:p w14:paraId="13D8AF19" w14:textId="11465A98" w:rsidR="00D2733E" w:rsidRPr="004F3B18" w:rsidRDefault="002D2644" w:rsidP="00B260E9">
            <w:pPr>
              <w:jc w:val="center"/>
              <w:rPr>
                <w:rFonts w:ascii="Calibri" w:hAnsi="Calibri" w:cs="Calibri"/>
              </w:rPr>
            </w:pPr>
            <w:r w:rsidRPr="004F3B18">
              <w:rPr>
                <w:rFonts w:ascii="Calibri" w:hAnsi="Calibri" w:cs="Calibri"/>
              </w:rPr>
              <w:t>0.97</w:t>
            </w:r>
          </w:p>
        </w:tc>
        <w:tc>
          <w:tcPr>
            <w:tcW w:w="1285" w:type="dxa"/>
          </w:tcPr>
          <w:p w14:paraId="7AC214D7" w14:textId="4DACAE41" w:rsidR="00D2733E" w:rsidRPr="004F3B18" w:rsidRDefault="002D2644" w:rsidP="00B260E9">
            <w:pPr>
              <w:jc w:val="center"/>
              <w:rPr>
                <w:rFonts w:ascii="Calibri" w:hAnsi="Calibri" w:cs="Calibri"/>
              </w:rPr>
            </w:pPr>
            <w:r w:rsidRPr="004F3B18">
              <w:rPr>
                <w:rFonts w:ascii="Calibri" w:hAnsi="Calibri" w:cs="Calibri"/>
              </w:rPr>
              <w:t>0.81</w:t>
            </w:r>
          </w:p>
        </w:tc>
        <w:tc>
          <w:tcPr>
            <w:tcW w:w="850" w:type="dxa"/>
          </w:tcPr>
          <w:p w14:paraId="02A6763E" w14:textId="4F54CC07" w:rsidR="00D2733E" w:rsidRPr="004F3B18" w:rsidRDefault="002D2644" w:rsidP="00B260E9">
            <w:pPr>
              <w:jc w:val="center"/>
              <w:rPr>
                <w:rFonts w:ascii="Calibri" w:hAnsi="Calibri" w:cs="Calibri"/>
              </w:rPr>
            </w:pPr>
            <w:r w:rsidRPr="004F3B18">
              <w:rPr>
                <w:rFonts w:ascii="Calibri" w:hAnsi="Calibri" w:cs="Calibri"/>
              </w:rPr>
              <w:t>3.17</w:t>
            </w:r>
          </w:p>
        </w:tc>
        <w:tc>
          <w:tcPr>
            <w:tcW w:w="851" w:type="dxa"/>
          </w:tcPr>
          <w:p w14:paraId="4712DEFF" w14:textId="73E3E5B2" w:rsidR="00D2733E" w:rsidRPr="004F3B18" w:rsidRDefault="002D2644" w:rsidP="00B260E9">
            <w:pPr>
              <w:jc w:val="center"/>
              <w:rPr>
                <w:rFonts w:ascii="Calibri" w:hAnsi="Calibri" w:cs="Calibri"/>
              </w:rPr>
            </w:pPr>
            <w:r w:rsidRPr="004F3B18">
              <w:rPr>
                <w:rFonts w:ascii="Calibri" w:hAnsi="Calibri" w:cs="Calibri"/>
              </w:rPr>
              <w:t>-3.74</w:t>
            </w:r>
          </w:p>
        </w:tc>
        <w:tc>
          <w:tcPr>
            <w:tcW w:w="992" w:type="dxa"/>
          </w:tcPr>
          <w:p w14:paraId="3A01B880" w14:textId="31D32D56" w:rsidR="00D2733E" w:rsidRPr="004F3B18" w:rsidRDefault="002D2644" w:rsidP="00B260E9">
            <w:pPr>
              <w:jc w:val="center"/>
              <w:rPr>
                <w:rFonts w:ascii="Calibri" w:hAnsi="Calibri" w:cs="Calibri"/>
              </w:rPr>
            </w:pPr>
            <w:r w:rsidRPr="004F3B18">
              <w:rPr>
                <w:rFonts w:ascii="Calibri" w:hAnsi="Calibri" w:cs="Calibri"/>
              </w:rPr>
              <w:t>3.76</w:t>
            </w:r>
          </w:p>
        </w:tc>
        <w:tc>
          <w:tcPr>
            <w:tcW w:w="941" w:type="dxa"/>
          </w:tcPr>
          <w:p w14:paraId="6F0FEB80" w14:textId="61D1ED3C" w:rsidR="00D2733E" w:rsidRPr="004F3B18" w:rsidRDefault="002D2644" w:rsidP="00B260E9">
            <w:pPr>
              <w:jc w:val="center"/>
              <w:rPr>
                <w:rFonts w:ascii="Calibri" w:hAnsi="Calibri" w:cs="Calibri"/>
              </w:rPr>
            </w:pPr>
            <w:r w:rsidRPr="004F3B18">
              <w:rPr>
                <w:rFonts w:ascii="Calibri" w:hAnsi="Calibri" w:cs="Calibri"/>
              </w:rPr>
              <w:t>-6.83</w:t>
            </w:r>
          </w:p>
        </w:tc>
      </w:tr>
      <w:tr w:rsidR="00D2733E" w:rsidRPr="004F3B18" w14:paraId="718C9E33" w14:textId="77777777" w:rsidTr="00B260E9">
        <w:tc>
          <w:tcPr>
            <w:tcW w:w="703" w:type="dxa"/>
            <w:vMerge/>
          </w:tcPr>
          <w:p w14:paraId="04D08DF8" w14:textId="77777777" w:rsidR="00D2733E" w:rsidRPr="004F3B18" w:rsidRDefault="00D2733E" w:rsidP="00B260E9">
            <w:pPr>
              <w:jc w:val="center"/>
              <w:rPr>
                <w:rFonts w:ascii="Calibri" w:hAnsi="Calibri" w:cs="Calibri"/>
              </w:rPr>
            </w:pPr>
          </w:p>
        </w:tc>
        <w:tc>
          <w:tcPr>
            <w:tcW w:w="1124" w:type="dxa"/>
            <w:vMerge/>
          </w:tcPr>
          <w:p w14:paraId="4FE32362" w14:textId="77777777" w:rsidR="00D2733E" w:rsidRPr="004F3B18" w:rsidRDefault="00D2733E" w:rsidP="00B260E9">
            <w:pPr>
              <w:jc w:val="center"/>
              <w:rPr>
                <w:rFonts w:ascii="Calibri" w:hAnsi="Calibri" w:cs="Calibri"/>
              </w:rPr>
            </w:pPr>
          </w:p>
        </w:tc>
        <w:tc>
          <w:tcPr>
            <w:tcW w:w="851" w:type="dxa"/>
          </w:tcPr>
          <w:p w14:paraId="57D13A98"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10C1CAD0" w14:textId="774013D2" w:rsidR="00D2733E" w:rsidRPr="004F3B18" w:rsidRDefault="00500721" w:rsidP="00B260E9">
            <w:pPr>
              <w:jc w:val="center"/>
              <w:rPr>
                <w:rFonts w:ascii="Calibri" w:hAnsi="Calibri" w:cs="Calibri"/>
              </w:rPr>
            </w:pPr>
            <w:r w:rsidRPr="004F3B18">
              <w:rPr>
                <w:rFonts w:ascii="Calibri" w:hAnsi="Calibri" w:cs="Calibri"/>
              </w:rPr>
              <w:t>1.42</w:t>
            </w:r>
          </w:p>
        </w:tc>
        <w:tc>
          <w:tcPr>
            <w:tcW w:w="671" w:type="dxa"/>
          </w:tcPr>
          <w:p w14:paraId="758E4F1F" w14:textId="56BA0D12" w:rsidR="00D2733E" w:rsidRPr="004F3B18" w:rsidRDefault="00500721" w:rsidP="00B260E9">
            <w:pPr>
              <w:jc w:val="center"/>
              <w:rPr>
                <w:rFonts w:ascii="Calibri" w:hAnsi="Calibri" w:cs="Calibri"/>
              </w:rPr>
            </w:pPr>
            <w:r w:rsidRPr="004F3B18">
              <w:rPr>
                <w:rFonts w:ascii="Calibri" w:hAnsi="Calibri" w:cs="Calibri"/>
              </w:rPr>
              <w:t>0.97</w:t>
            </w:r>
          </w:p>
        </w:tc>
        <w:tc>
          <w:tcPr>
            <w:tcW w:w="1285" w:type="dxa"/>
          </w:tcPr>
          <w:p w14:paraId="6F7E55FD" w14:textId="3F9A0C61" w:rsidR="00D2733E" w:rsidRPr="004F3B18" w:rsidRDefault="00500721" w:rsidP="00B260E9">
            <w:pPr>
              <w:jc w:val="center"/>
              <w:rPr>
                <w:rFonts w:ascii="Calibri" w:hAnsi="Calibri" w:cs="Calibri"/>
              </w:rPr>
            </w:pPr>
            <w:r w:rsidRPr="004F3B18">
              <w:rPr>
                <w:rFonts w:ascii="Calibri" w:hAnsi="Calibri" w:cs="Calibri"/>
              </w:rPr>
              <w:t>0.74</w:t>
            </w:r>
          </w:p>
        </w:tc>
        <w:tc>
          <w:tcPr>
            <w:tcW w:w="850" w:type="dxa"/>
          </w:tcPr>
          <w:p w14:paraId="5CB5C352" w14:textId="016FE25E" w:rsidR="00D2733E" w:rsidRPr="004F3B18" w:rsidRDefault="00500721" w:rsidP="00B260E9">
            <w:pPr>
              <w:jc w:val="center"/>
              <w:rPr>
                <w:rFonts w:ascii="Calibri" w:hAnsi="Calibri" w:cs="Calibri"/>
              </w:rPr>
            </w:pPr>
            <w:r w:rsidRPr="004F3B18">
              <w:rPr>
                <w:rFonts w:ascii="Calibri" w:hAnsi="Calibri" w:cs="Calibri"/>
              </w:rPr>
              <w:t>2.23</w:t>
            </w:r>
          </w:p>
        </w:tc>
        <w:tc>
          <w:tcPr>
            <w:tcW w:w="851" w:type="dxa"/>
          </w:tcPr>
          <w:p w14:paraId="4412F6BB" w14:textId="13676455" w:rsidR="00D2733E" w:rsidRPr="004F3B18" w:rsidRDefault="00500721" w:rsidP="00B260E9">
            <w:pPr>
              <w:jc w:val="center"/>
              <w:rPr>
                <w:rFonts w:ascii="Calibri" w:hAnsi="Calibri" w:cs="Calibri"/>
              </w:rPr>
            </w:pPr>
            <w:r w:rsidRPr="004F3B18">
              <w:rPr>
                <w:rFonts w:ascii="Calibri" w:hAnsi="Calibri" w:cs="Calibri"/>
              </w:rPr>
              <w:t>-1.41</w:t>
            </w:r>
          </w:p>
        </w:tc>
        <w:tc>
          <w:tcPr>
            <w:tcW w:w="992" w:type="dxa"/>
          </w:tcPr>
          <w:p w14:paraId="26904AE3" w14:textId="3E58F077" w:rsidR="00D2733E" w:rsidRPr="004F3B18" w:rsidRDefault="00500721" w:rsidP="00B260E9">
            <w:pPr>
              <w:jc w:val="center"/>
              <w:rPr>
                <w:rFonts w:ascii="Calibri" w:hAnsi="Calibri" w:cs="Calibri"/>
              </w:rPr>
            </w:pPr>
            <w:r w:rsidRPr="004F3B18">
              <w:rPr>
                <w:rFonts w:ascii="Calibri" w:hAnsi="Calibri" w:cs="Calibri"/>
              </w:rPr>
              <w:t>1.97</w:t>
            </w:r>
          </w:p>
        </w:tc>
        <w:tc>
          <w:tcPr>
            <w:tcW w:w="941" w:type="dxa"/>
          </w:tcPr>
          <w:p w14:paraId="0895AFF9" w14:textId="7159A252" w:rsidR="00D2733E" w:rsidRPr="004F3B18" w:rsidRDefault="00500721" w:rsidP="00B260E9">
            <w:pPr>
              <w:jc w:val="center"/>
              <w:rPr>
                <w:rFonts w:ascii="Calibri" w:hAnsi="Calibri" w:cs="Calibri"/>
              </w:rPr>
            </w:pPr>
            <w:r w:rsidRPr="004F3B18">
              <w:rPr>
                <w:rFonts w:ascii="Calibri" w:hAnsi="Calibri" w:cs="Calibri"/>
              </w:rPr>
              <w:t>-1.44</w:t>
            </w:r>
          </w:p>
        </w:tc>
      </w:tr>
      <w:tr w:rsidR="00D2733E" w:rsidRPr="004F3B18" w14:paraId="15302484" w14:textId="77777777" w:rsidTr="00B260E9">
        <w:tc>
          <w:tcPr>
            <w:tcW w:w="703" w:type="dxa"/>
            <w:vMerge/>
          </w:tcPr>
          <w:p w14:paraId="3A9DF3F4" w14:textId="77777777" w:rsidR="00D2733E" w:rsidRPr="004F3B18" w:rsidRDefault="00D2733E" w:rsidP="00B260E9">
            <w:pPr>
              <w:jc w:val="center"/>
              <w:rPr>
                <w:rFonts w:ascii="Calibri" w:hAnsi="Calibri" w:cs="Calibri"/>
              </w:rPr>
            </w:pPr>
          </w:p>
        </w:tc>
        <w:tc>
          <w:tcPr>
            <w:tcW w:w="1124" w:type="dxa"/>
            <w:vMerge/>
          </w:tcPr>
          <w:p w14:paraId="58A4A0FF" w14:textId="77777777" w:rsidR="00D2733E" w:rsidRPr="004F3B18" w:rsidRDefault="00D2733E" w:rsidP="00B260E9">
            <w:pPr>
              <w:jc w:val="center"/>
              <w:rPr>
                <w:rFonts w:ascii="Calibri" w:hAnsi="Calibri" w:cs="Calibri"/>
              </w:rPr>
            </w:pPr>
          </w:p>
        </w:tc>
        <w:tc>
          <w:tcPr>
            <w:tcW w:w="851" w:type="dxa"/>
          </w:tcPr>
          <w:p w14:paraId="3EC129CF"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136DB581" w14:textId="56DEFBE4" w:rsidR="00D2733E" w:rsidRPr="004F3B18" w:rsidRDefault="00B236E2" w:rsidP="00B260E9">
            <w:pPr>
              <w:jc w:val="center"/>
              <w:rPr>
                <w:rFonts w:ascii="Calibri" w:hAnsi="Calibri" w:cs="Calibri"/>
              </w:rPr>
            </w:pPr>
            <w:r w:rsidRPr="004F3B18">
              <w:rPr>
                <w:rFonts w:ascii="Calibri" w:hAnsi="Calibri" w:cs="Calibri"/>
              </w:rPr>
              <w:t>1.41</w:t>
            </w:r>
          </w:p>
        </w:tc>
        <w:tc>
          <w:tcPr>
            <w:tcW w:w="671" w:type="dxa"/>
          </w:tcPr>
          <w:p w14:paraId="72D8DE64" w14:textId="2FE781AA" w:rsidR="00D2733E" w:rsidRPr="004F3B18" w:rsidRDefault="00B236E2" w:rsidP="00B260E9">
            <w:pPr>
              <w:jc w:val="center"/>
              <w:rPr>
                <w:rFonts w:ascii="Calibri" w:hAnsi="Calibri" w:cs="Calibri"/>
              </w:rPr>
            </w:pPr>
            <w:r w:rsidRPr="004F3B18">
              <w:rPr>
                <w:rFonts w:ascii="Calibri" w:hAnsi="Calibri" w:cs="Calibri"/>
              </w:rPr>
              <w:t>0.97</w:t>
            </w:r>
          </w:p>
        </w:tc>
        <w:tc>
          <w:tcPr>
            <w:tcW w:w="1285" w:type="dxa"/>
          </w:tcPr>
          <w:p w14:paraId="04D89BF1" w14:textId="6BC44C70" w:rsidR="00D2733E" w:rsidRPr="004F3B18" w:rsidRDefault="00B236E2" w:rsidP="00B260E9">
            <w:pPr>
              <w:jc w:val="center"/>
              <w:rPr>
                <w:rFonts w:ascii="Calibri" w:hAnsi="Calibri" w:cs="Calibri"/>
              </w:rPr>
            </w:pPr>
            <w:r w:rsidRPr="004F3B18">
              <w:rPr>
                <w:rFonts w:ascii="Calibri" w:hAnsi="Calibri" w:cs="Calibri"/>
              </w:rPr>
              <w:t>0.84</w:t>
            </w:r>
          </w:p>
        </w:tc>
        <w:tc>
          <w:tcPr>
            <w:tcW w:w="850" w:type="dxa"/>
          </w:tcPr>
          <w:p w14:paraId="04E3188A" w14:textId="67F225CD" w:rsidR="00D2733E" w:rsidRPr="004F3B18" w:rsidRDefault="00B236E2" w:rsidP="00B260E9">
            <w:pPr>
              <w:jc w:val="center"/>
              <w:rPr>
                <w:rFonts w:ascii="Calibri" w:hAnsi="Calibri" w:cs="Calibri"/>
              </w:rPr>
            </w:pPr>
            <w:r w:rsidRPr="004F3B18">
              <w:rPr>
                <w:rFonts w:ascii="Calibri" w:hAnsi="Calibri" w:cs="Calibri"/>
              </w:rPr>
              <w:t>3.28</w:t>
            </w:r>
          </w:p>
        </w:tc>
        <w:tc>
          <w:tcPr>
            <w:tcW w:w="851" w:type="dxa"/>
          </w:tcPr>
          <w:p w14:paraId="17310B26" w14:textId="092770DF" w:rsidR="00D2733E" w:rsidRPr="004F3B18" w:rsidRDefault="00B236E2" w:rsidP="00B260E9">
            <w:pPr>
              <w:jc w:val="center"/>
              <w:rPr>
                <w:rFonts w:ascii="Calibri" w:hAnsi="Calibri" w:cs="Calibri"/>
              </w:rPr>
            </w:pPr>
            <w:r w:rsidRPr="004F3B18">
              <w:rPr>
                <w:rFonts w:ascii="Calibri" w:hAnsi="Calibri" w:cs="Calibri"/>
              </w:rPr>
              <w:t>-4.0</w:t>
            </w:r>
          </w:p>
        </w:tc>
        <w:tc>
          <w:tcPr>
            <w:tcW w:w="992" w:type="dxa"/>
          </w:tcPr>
          <w:p w14:paraId="4F85804E" w14:textId="5BF57EA4" w:rsidR="00D2733E" w:rsidRPr="004F3B18" w:rsidRDefault="00B236E2" w:rsidP="00B260E9">
            <w:pPr>
              <w:jc w:val="center"/>
              <w:rPr>
                <w:rFonts w:ascii="Calibri" w:hAnsi="Calibri" w:cs="Calibri"/>
              </w:rPr>
            </w:pPr>
            <w:r w:rsidRPr="004F3B18">
              <w:rPr>
                <w:rFonts w:ascii="Calibri" w:hAnsi="Calibri" w:cs="Calibri"/>
              </w:rPr>
              <w:t>4.76</w:t>
            </w:r>
          </w:p>
        </w:tc>
        <w:tc>
          <w:tcPr>
            <w:tcW w:w="941" w:type="dxa"/>
          </w:tcPr>
          <w:p w14:paraId="4F97FF76" w14:textId="2A7028BE" w:rsidR="00D2733E" w:rsidRPr="004F3B18" w:rsidRDefault="00B236E2" w:rsidP="00B260E9">
            <w:pPr>
              <w:jc w:val="center"/>
              <w:rPr>
                <w:rFonts w:ascii="Calibri" w:hAnsi="Calibri" w:cs="Calibri"/>
              </w:rPr>
            </w:pPr>
            <w:r w:rsidRPr="004F3B18">
              <w:rPr>
                <w:rFonts w:ascii="Calibri" w:hAnsi="Calibri" w:cs="Calibri"/>
              </w:rPr>
              <w:t>-12.51</w:t>
            </w:r>
          </w:p>
        </w:tc>
      </w:tr>
      <w:tr w:rsidR="00D2733E" w:rsidRPr="004F3B18" w14:paraId="6714AAD9" w14:textId="77777777" w:rsidTr="00B260E9">
        <w:tc>
          <w:tcPr>
            <w:tcW w:w="703" w:type="dxa"/>
            <w:vMerge/>
          </w:tcPr>
          <w:p w14:paraId="72F59CD7" w14:textId="77777777" w:rsidR="00D2733E" w:rsidRPr="004F3B18" w:rsidRDefault="00D2733E" w:rsidP="00B260E9">
            <w:pPr>
              <w:jc w:val="center"/>
              <w:rPr>
                <w:rFonts w:ascii="Calibri" w:hAnsi="Calibri" w:cs="Calibri"/>
              </w:rPr>
            </w:pPr>
          </w:p>
        </w:tc>
        <w:tc>
          <w:tcPr>
            <w:tcW w:w="1124" w:type="dxa"/>
            <w:vMerge w:val="restart"/>
          </w:tcPr>
          <w:p w14:paraId="538EC97C"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27D46ABF"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1B0FECEB" w14:textId="1B6DD600" w:rsidR="00D2733E" w:rsidRPr="004F3B18" w:rsidRDefault="00C21E6E" w:rsidP="00B260E9">
            <w:pPr>
              <w:jc w:val="center"/>
              <w:rPr>
                <w:rFonts w:ascii="Calibri" w:hAnsi="Calibri" w:cs="Calibri"/>
              </w:rPr>
            </w:pPr>
            <w:r w:rsidRPr="004F3B18">
              <w:rPr>
                <w:rFonts w:ascii="Calibri" w:hAnsi="Calibri" w:cs="Calibri"/>
              </w:rPr>
              <w:t>1.5</w:t>
            </w:r>
          </w:p>
        </w:tc>
        <w:tc>
          <w:tcPr>
            <w:tcW w:w="671" w:type="dxa"/>
          </w:tcPr>
          <w:p w14:paraId="4D00AA71" w14:textId="4E114305" w:rsidR="00D2733E" w:rsidRPr="004F3B18" w:rsidRDefault="00C21E6E" w:rsidP="00B260E9">
            <w:pPr>
              <w:jc w:val="center"/>
              <w:rPr>
                <w:rFonts w:ascii="Calibri" w:hAnsi="Calibri" w:cs="Calibri"/>
              </w:rPr>
            </w:pPr>
            <w:r w:rsidRPr="004F3B18">
              <w:rPr>
                <w:rFonts w:ascii="Calibri" w:hAnsi="Calibri" w:cs="Calibri"/>
              </w:rPr>
              <w:t>0.96</w:t>
            </w:r>
          </w:p>
        </w:tc>
        <w:tc>
          <w:tcPr>
            <w:tcW w:w="1285" w:type="dxa"/>
          </w:tcPr>
          <w:p w14:paraId="2D979E4C" w14:textId="2474F0AF" w:rsidR="00D2733E" w:rsidRPr="004F3B18" w:rsidRDefault="00363430" w:rsidP="00B260E9">
            <w:pPr>
              <w:jc w:val="center"/>
              <w:rPr>
                <w:rFonts w:ascii="Calibri" w:hAnsi="Calibri" w:cs="Calibri"/>
              </w:rPr>
            </w:pPr>
            <w:r w:rsidRPr="004F3B18">
              <w:rPr>
                <w:rFonts w:ascii="Calibri" w:hAnsi="Calibri" w:cs="Calibri"/>
              </w:rPr>
              <w:t>0.16</w:t>
            </w:r>
          </w:p>
        </w:tc>
        <w:tc>
          <w:tcPr>
            <w:tcW w:w="850" w:type="dxa"/>
          </w:tcPr>
          <w:p w14:paraId="2CA09D02" w14:textId="5474E732" w:rsidR="00D2733E" w:rsidRPr="004F3B18" w:rsidRDefault="00363430" w:rsidP="00B260E9">
            <w:pPr>
              <w:jc w:val="center"/>
              <w:rPr>
                <w:rFonts w:ascii="Calibri" w:hAnsi="Calibri" w:cs="Calibri"/>
              </w:rPr>
            </w:pPr>
            <w:r w:rsidRPr="004F3B18">
              <w:rPr>
                <w:rFonts w:ascii="Calibri" w:hAnsi="Calibri" w:cs="Calibri"/>
              </w:rPr>
              <w:t>2.04</w:t>
            </w:r>
          </w:p>
        </w:tc>
        <w:tc>
          <w:tcPr>
            <w:tcW w:w="851" w:type="dxa"/>
          </w:tcPr>
          <w:p w14:paraId="28B40F93" w14:textId="09AC1D4B" w:rsidR="00D2733E" w:rsidRPr="004F3B18" w:rsidRDefault="00363430" w:rsidP="00B260E9">
            <w:pPr>
              <w:jc w:val="center"/>
              <w:rPr>
                <w:rFonts w:ascii="Calibri" w:hAnsi="Calibri" w:cs="Calibri"/>
              </w:rPr>
            </w:pPr>
            <w:r w:rsidRPr="004F3B18">
              <w:rPr>
                <w:rFonts w:ascii="Calibri" w:hAnsi="Calibri" w:cs="Calibri"/>
              </w:rPr>
              <w:t>-1.93</w:t>
            </w:r>
          </w:p>
        </w:tc>
        <w:tc>
          <w:tcPr>
            <w:tcW w:w="992" w:type="dxa"/>
          </w:tcPr>
          <w:p w14:paraId="1EC63692" w14:textId="2EC110C0" w:rsidR="00D2733E" w:rsidRPr="004F3B18" w:rsidRDefault="00363430" w:rsidP="00B260E9">
            <w:pPr>
              <w:jc w:val="center"/>
              <w:rPr>
                <w:rFonts w:ascii="Calibri" w:hAnsi="Calibri" w:cs="Calibri"/>
              </w:rPr>
            </w:pPr>
            <w:r w:rsidRPr="004F3B18">
              <w:rPr>
                <w:rFonts w:ascii="Calibri" w:hAnsi="Calibri" w:cs="Calibri"/>
              </w:rPr>
              <w:t>5.23</w:t>
            </w:r>
          </w:p>
        </w:tc>
        <w:tc>
          <w:tcPr>
            <w:tcW w:w="941" w:type="dxa"/>
          </w:tcPr>
          <w:p w14:paraId="35285369" w14:textId="5021F9DF" w:rsidR="00D2733E" w:rsidRPr="004F3B18" w:rsidRDefault="00363430" w:rsidP="00B260E9">
            <w:pPr>
              <w:jc w:val="center"/>
              <w:rPr>
                <w:rFonts w:ascii="Calibri" w:hAnsi="Calibri" w:cs="Calibri"/>
              </w:rPr>
            </w:pPr>
            <w:r w:rsidRPr="004F3B18">
              <w:rPr>
                <w:rFonts w:ascii="Calibri" w:hAnsi="Calibri" w:cs="Calibri"/>
              </w:rPr>
              <w:t>-17.57</w:t>
            </w:r>
          </w:p>
        </w:tc>
      </w:tr>
      <w:tr w:rsidR="00D2733E" w:rsidRPr="004F3B18" w14:paraId="7C17F545" w14:textId="77777777" w:rsidTr="00B260E9">
        <w:tc>
          <w:tcPr>
            <w:tcW w:w="703" w:type="dxa"/>
            <w:vMerge/>
          </w:tcPr>
          <w:p w14:paraId="1EEB4085" w14:textId="77777777" w:rsidR="00D2733E" w:rsidRPr="004F3B18" w:rsidRDefault="00D2733E" w:rsidP="00B260E9">
            <w:pPr>
              <w:jc w:val="center"/>
              <w:rPr>
                <w:rFonts w:ascii="Calibri" w:hAnsi="Calibri" w:cs="Calibri"/>
              </w:rPr>
            </w:pPr>
          </w:p>
        </w:tc>
        <w:tc>
          <w:tcPr>
            <w:tcW w:w="1124" w:type="dxa"/>
            <w:vMerge/>
          </w:tcPr>
          <w:p w14:paraId="4216E131" w14:textId="77777777" w:rsidR="00D2733E" w:rsidRPr="004F3B18" w:rsidRDefault="00D2733E" w:rsidP="00B260E9">
            <w:pPr>
              <w:jc w:val="center"/>
              <w:rPr>
                <w:rFonts w:ascii="Calibri" w:hAnsi="Calibri" w:cs="Calibri"/>
              </w:rPr>
            </w:pPr>
          </w:p>
        </w:tc>
        <w:tc>
          <w:tcPr>
            <w:tcW w:w="851" w:type="dxa"/>
          </w:tcPr>
          <w:p w14:paraId="02C9FB75"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19C06523" w14:textId="373F9D91" w:rsidR="00D2733E" w:rsidRPr="004F3B18" w:rsidRDefault="00566BCD" w:rsidP="00B260E9">
            <w:pPr>
              <w:jc w:val="center"/>
              <w:rPr>
                <w:rFonts w:ascii="Calibri" w:hAnsi="Calibri" w:cs="Calibri"/>
              </w:rPr>
            </w:pPr>
            <w:r w:rsidRPr="004F3B18">
              <w:rPr>
                <w:rFonts w:ascii="Calibri" w:hAnsi="Calibri" w:cs="Calibri"/>
              </w:rPr>
              <w:t>1.43</w:t>
            </w:r>
          </w:p>
        </w:tc>
        <w:tc>
          <w:tcPr>
            <w:tcW w:w="671" w:type="dxa"/>
          </w:tcPr>
          <w:p w14:paraId="04F4BAF3" w14:textId="63283189" w:rsidR="00D2733E" w:rsidRPr="004F3B18" w:rsidRDefault="00566BCD" w:rsidP="00B260E9">
            <w:pPr>
              <w:jc w:val="center"/>
              <w:rPr>
                <w:rFonts w:ascii="Calibri" w:hAnsi="Calibri" w:cs="Calibri"/>
              </w:rPr>
            </w:pPr>
            <w:r w:rsidRPr="004F3B18">
              <w:rPr>
                <w:rFonts w:ascii="Calibri" w:hAnsi="Calibri" w:cs="Calibri"/>
              </w:rPr>
              <w:t>0.97</w:t>
            </w:r>
          </w:p>
        </w:tc>
        <w:tc>
          <w:tcPr>
            <w:tcW w:w="1285" w:type="dxa"/>
          </w:tcPr>
          <w:p w14:paraId="3BB4AE7B" w14:textId="0281D3BB" w:rsidR="00D2733E" w:rsidRPr="004F3B18" w:rsidRDefault="00566BCD" w:rsidP="00B260E9">
            <w:pPr>
              <w:jc w:val="center"/>
              <w:rPr>
                <w:rFonts w:ascii="Calibri" w:hAnsi="Calibri" w:cs="Calibri"/>
              </w:rPr>
            </w:pPr>
            <w:r w:rsidRPr="004F3B18">
              <w:rPr>
                <w:rFonts w:ascii="Calibri" w:hAnsi="Calibri" w:cs="Calibri"/>
              </w:rPr>
              <w:t>0.71</w:t>
            </w:r>
          </w:p>
        </w:tc>
        <w:tc>
          <w:tcPr>
            <w:tcW w:w="850" w:type="dxa"/>
          </w:tcPr>
          <w:p w14:paraId="1D9672FC" w14:textId="4DB81102" w:rsidR="00D2733E" w:rsidRPr="004F3B18" w:rsidRDefault="00566BCD" w:rsidP="00B260E9">
            <w:pPr>
              <w:jc w:val="center"/>
              <w:rPr>
                <w:rFonts w:ascii="Calibri" w:hAnsi="Calibri" w:cs="Calibri"/>
              </w:rPr>
            </w:pPr>
            <w:r w:rsidRPr="004F3B18">
              <w:rPr>
                <w:rFonts w:ascii="Calibri" w:hAnsi="Calibri" w:cs="Calibri"/>
              </w:rPr>
              <w:t>2.12</w:t>
            </w:r>
          </w:p>
        </w:tc>
        <w:tc>
          <w:tcPr>
            <w:tcW w:w="851" w:type="dxa"/>
          </w:tcPr>
          <w:p w14:paraId="2FC60045" w14:textId="3DE7861D" w:rsidR="00D2733E" w:rsidRPr="004F3B18" w:rsidRDefault="00566BCD" w:rsidP="00B260E9">
            <w:pPr>
              <w:jc w:val="center"/>
              <w:rPr>
                <w:rFonts w:ascii="Calibri" w:hAnsi="Calibri" w:cs="Calibri"/>
              </w:rPr>
            </w:pPr>
            <w:r w:rsidRPr="004F3B18">
              <w:rPr>
                <w:rFonts w:ascii="Calibri" w:hAnsi="Calibri" w:cs="Calibri"/>
              </w:rPr>
              <w:t>-1.19</w:t>
            </w:r>
          </w:p>
        </w:tc>
        <w:tc>
          <w:tcPr>
            <w:tcW w:w="992" w:type="dxa"/>
          </w:tcPr>
          <w:p w14:paraId="5A051EEC" w14:textId="56B67EB1" w:rsidR="00D2733E" w:rsidRPr="004F3B18" w:rsidRDefault="00566BCD" w:rsidP="00B260E9">
            <w:pPr>
              <w:jc w:val="center"/>
              <w:rPr>
                <w:rFonts w:ascii="Calibri" w:hAnsi="Calibri" w:cs="Calibri"/>
              </w:rPr>
            </w:pPr>
            <w:r w:rsidRPr="004F3B18">
              <w:rPr>
                <w:rFonts w:ascii="Calibri" w:hAnsi="Calibri" w:cs="Calibri"/>
              </w:rPr>
              <w:t>2.03</w:t>
            </w:r>
          </w:p>
        </w:tc>
        <w:tc>
          <w:tcPr>
            <w:tcW w:w="941" w:type="dxa"/>
          </w:tcPr>
          <w:p w14:paraId="118024FF" w14:textId="15A6FB0C" w:rsidR="00D2733E" w:rsidRPr="004F3B18" w:rsidRDefault="00566BCD" w:rsidP="00B260E9">
            <w:pPr>
              <w:jc w:val="center"/>
              <w:rPr>
                <w:rFonts w:ascii="Calibri" w:hAnsi="Calibri" w:cs="Calibri"/>
              </w:rPr>
            </w:pPr>
            <w:r w:rsidRPr="004F3B18">
              <w:rPr>
                <w:rFonts w:ascii="Calibri" w:hAnsi="Calibri" w:cs="Calibri"/>
              </w:rPr>
              <w:t>-1.61</w:t>
            </w:r>
          </w:p>
        </w:tc>
      </w:tr>
      <w:tr w:rsidR="00D2733E" w:rsidRPr="004F3B18" w14:paraId="26F5E92E" w14:textId="77777777" w:rsidTr="00B260E9">
        <w:tc>
          <w:tcPr>
            <w:tcW w:w="703" w:type="dxa"/>
            <w:vMerge/>
          </w:tcPr>
          <w:p w14:paraId="3E293F78" w14:textId="77777777" w:rsidR="00D2733E" w:rsidRPr="004F3B18" w:rsidRDefault="00D2733E" w:rsidP="00B260E9">
            <w:pPr>
              <w:jc w:val="center"/>
              <w:rPr>
                <w:rFonts w:ascii="Calibri" w:hAnsi="Calibri" w:cs="Calibri"/>
              </w:rPr>
            </w:pPr>
          </w:p>
        </w:tc>
        <w:tc>
          <w:tcPr>
            <w:tcW w:w="1124" w:type="dxa"/>
            <w:vMerge/>
          </w:tcPr>
          <w:p w14:paraId="4F74AB8B" w14:textId="77777777" w:rsidR="00D2733E" w:rsidRPr="004F3B18" w:rsidRDefault="00D2733E" w:rsidP="00B260E9">
            <w:pPr>
              <w:jc w:val="center"/>
              <w:rPr>
                <w:rFonts w:ascii="Calibri" w:hAnsi="Calibri" w:cs="Calibri"/>
              </w:rPr>
            </w:pPr>
          </w:p>
        </w:tc>
        <w:tc>
          <w:tcPr>
            <w:tcW w:w="851" w:type="dxa"/>
          </w:tcPr>
          <w:p w14:paraId="49E5E23D"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132529D6" w14:textId="66D9B8FD" w:rsidR="00D2733E" w:rsidRPr="004F3B18" w:rsidRDefault="00E76948" w:rsidP="00B260E9">
            <w:pPr>
              <w:jc w:val="center"/>
              <w:rPr>
                <w:rFonts w:ascii="Calibri" w:hAnsi="Calibri" w:cs="Calibri"/>
              </w:rPr>
            </w:pPr>
            <w:r w:rsidRPr="004F3B18">
              <w:rPr>
                <w:rFonts w:ascii="Calibri" w:hAnsi="Calibri" w:cs="Calibri"/>
              </w:rPr>
              <w:t>1.42</w:t>
            </w:r>
          </w:p>
        </w:tc>
        <w:tc>
          <w:tcPr>
            <w:tcW w:w="671" w:type="dxa"/>
          </w:tcPr>
          <w:p w14:paraId="13C2AAE5" w14:textId="17F4789A" w:rsidR="00D2733E" w:rsidRPr="004F3B18" w:rsidRDefault="00E76948" w:rsidP="00B260E9">
            <w:pPr>
              <w:jc w:val="center"/>
              <w:rPr>
                <w:rFonts w:ascii="Calibri" w:hAnsi="Calibri" w:cs="Calibri"/>
              </w:rPr>
            </w:pPr>
            <w:r w:rsidRPr="004F3B18">
              <w:rPr>
                <w:rFonts w:ascii="Calibri" w:hAnsi="Calibri" w:cs="Calibri"/>
              </w:rPr>
              <w:t>0.97</w:t>
            </w:r>
          </w:p>
        </w:tc>
        <w:tc>
          <w:tcPr>
            <w:tcW w:w="1285" w:type="dxa"/>
          </w:tcPr>
          <w:p w14:paraId="2E22D6DA" w14:textId="5A10FCA5" w:rsidR="00D2733E" w:rsidRPr="004F3B18" w:rsidRDefault="00E4264F" w:rsidP="00B260E9">
            <w:pPr>
              <w:jc w:val="center"/>
              <w:rPr>
                <w:rFonts w:ascii="Calibri" w:hAnsi="Calibri" w:cs="Calibri"/>
              </w:rPr>
            </w:pPr>
            <w:r w:rsidRPr="004F3B18">
              <w:rPr>
                <w:rFonts w:ascii="Calibri" w:hAnsi="Calibri" w:cs="Calibri"/>
              </w:rPr>
              <w:t>0.42</w:t>
            </w:r>
          </w:p>
        </w:tc>
        <w:tc>
          <w:tcPr>
            <w:tcW w:w="850" w:type="dxa"/>
          </w:tcPr>
          <w:p w14:paraId="099943DD" w14:textId="7137D4DD" w:rsidR="00D2733E" w:rsidRPr="004F3B18" w:rsidRDefault="00E4264F" w:rsidP="00B260E9">
            <w:pPr>
              <w:jc w:val="center"/>
              <w:rPr>
                <w:rFonts w:ascii="Calibri" w:hAnsi="Calibri" w:cs="Calibri"/>
              </w:rPr>
            </w:pPr>
            <w:r w:rsidRPr="004F3B18">
              <w:rPr>
                <w:rFonts w:ascii="Calibri" w:hAnsi="Calibri" w:cs="Calibri"/>
              </w:rPr>
              <w:t>1.66</w:t>
            </w:r>
          </w:p>
        </w:tc>
        <w:tc>
          <w:tcPr>
            <w:tcW w:w="851" w:type="dxa"/>
          </w:tcPr>
          <w:p w14:paraId="57CD2085" w14:textId="14498321" w:rsidR="00D2733E" w:rsidRPr="004F3B18" w:rsidRDefault="00E4264F" w:rsidP="00B260E9">
            <w:pPr>
              <w:jc w:val="center"/>
              <w:rPr>
                <w:rFonts w:ascii="Calibri" w:hAnsi="Calibri" w:cs="Calibri"/>
              </w:rPr>
            </w:pPr>
            <w:r w:rsidRPr="004F3B18">
              <w:rPr>
                <w:rFonts w:ascii="Calibri" w:hAnsi="Calibri" w:cs="Calibri"/>
              </w:rPr>
              <w:t>-0.55</w:t>
            </w:r>
          </w:p>
        </w:tc>
        <w:tc>
          <w:tcPr>
            <w:tcW w:w="992" w:type="dxa"/>
          </w:tcPr>
          <w:p w14:paraId="736560BC" w14:textId="598A5D18" w:rsidR="00D2733E" w:rsidRPr="004F3B18" w:rsidRDefault="00E4264F" w:rsidP="00B260E9">
            <w:pPr>
              <w:jc w:val="center"/>
              <w:rPr>
                <w:rFonts w:ascii="Calibri" w:hAnsi="Calibri" w:cs="Calibri"/>
              </w:rPr>
            </w:pPr>
            <w:r w:rsidRPr="004F3B18">
              <w:rPr>
                <w:rFonts w:ascii="Calibri" w:hAnsi="Calibri" w:cs="Calibri"/>
              </w:rPr>
              <w:t>3.46</w:t>
            </w:r>
          </w:p>
        </w:tc>
        <w:tc>
          <w:tcPr>
            <w:tcW w:w="941" w:type="dxa"/>
          </w:tcPr>
          <w:p w14:paraId="133D0502" w14:textId="6C8D33A1" w:rsidR="00D2733E" w:rsidRPr="004F3B18" w:rsidRDefault="00E4264F" w:rsidP="00B260E9">
            <w:pPr>
              <w:jc w:val="center"/>
              <w:rPr>
                <w:rFonts w:ascii="Calibri" w:hAnsi="Calibri" w:cs="Calibri"/>
              </w:rPr>
            </w:pPr>
            <w:r w:rsidRPr="004F3B18">
              <w:rPr>
                <w:rFonts w:ascii="Calibri" w:hAnsi="Calibri" w:cs="Calibri"/>
              </w:rPr>
              <w:t>-6.51</w:t>
            </w:r>
          </w:p>
        </w:tc>
      </w:tr>
      <w:tr w:rsidR="00D2733E" w:rsidRPr="004F3B18" w14:paraId="45935178" w14:textId="77777777" w:rsidTr="00B260E9">
        <w:tc>
          <w:tcPr>
            <w:tcW w:w="703" w:type="dxa"/>
            <w:vMerge/>
          </w:tcPr>
          <w:p w14:paraId="42FF602E" w14:textId="77777777" w:rsidR="00D2733E" w:rsidRPr="004F3B18" w:rsidRDefault="00D2733E" w:rsidP="00B260E9">
            <w:pPr>
              <w:jc w:val="center"/>
              <w:rPr>
                <w:rFonts w:ascii="Calibri" w:hAnsi="Calibri" w:cs="Calibri"/>
              </w:rPr>
            </w:pPr>
          </w:p>
        </w:tc>
        <w:tc>
          <w:tcPr>
            <w:tcW w:w="1124" w:type="dxa"/>
            <w:vMerge/>
          </w:tcPr>
          <w:p w14:paraId="5A198FB7" w14:textId="77777777" w:rsidR="00D2733E" w:rsidRPr="004F3B18" w:rsidRDefault="00D2733E" w:rsidP="00B260E9">
            <w:pPr>
              <w:jc w:val="center"/>
              <w:rPr>
                <w:rFonts w:ascii="Calibri" w:hAnsi="Calibri" w:cs="Calibri"/>
              </w:rPr>
            </w:pPr>
          </w:p>
        </w:tc>
        <w:tc>
          <w:tcPr>
            <w:tcW w:w="851" w:type="dxa"/>
          </w:tcPr>
          <w:p w14:paraId="21AB3281"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3FBD3C3B" w14:textId="73FC416E" w:rsidR="00D2733E" w:rsidRPr="004F3B18" w:rsidRDefault="00C80ED9" w:rsidP="00B260E9">
            <w:pPr>
              <w:jc w:val="center"/>
              <w:rPr>
                <w:rFonts w:ascii="Calibri" w:hAnsi="Calibri" w:cs="Calibri"/>
              </w:rPr>
            </w:pPr>
            <w:r w:rsidRPr="004F3B18">
              <w:rPr>
                <w:rFonts w:ascii="Calibri" w:hAnsi="Calibri" w:cs="Calibri"/>
              </w:rPr>
              <w:t>1.41</w:t>
            </w:r>
          </w:p>
        </w:tc>
        <w:tc>
          <w:tcPr>
            <w:tcW w:w="671" w:type="dxa"/>
          </w:tcPr>
          <w:p w14:paraId="59BC7434" w14:textId="12D38193" w:rsidR="00D2733E" w:rsidRPr="004F3B18" w:rsidRDefault="00C80ED9" w:rsidP="00B260E9">
            <w:pPr>
              <w:jc w:val="center"/>
              <w:rPr>
                <w:rFonts w:ascii="Calibri" w:hAnsi="Calibri" w:cs="Calibri"/>
              </w:rPr>
            </w:pPr>
            <w:r w:rsidRPr="004F3B18">
              <w:rPr>
                <w:rFonts w:ascii="Calibri" w:hAnsi="Calibri" w:cs="Calibri"/>
              </w:rPr>
              <w:t>0.97</w:t>
            </w:r>
          </w:p>
        </w:tc>
        <w:tc>
          <w:tcPr>
            <w:tcW w:w="1285" w:type="dxa"/>
          </w:tcPr>
          <w:p w14:paraId="2DC2E7C0" w14:textId="512D9801" w:rsidR="00D2733E" w:rsidRPr="004F3B18" w:rsidRDefault="00C80ED9" w:rsidP="00B260E9">
            <w:pPr>
              <w:jc w:val="center"/>
              <w:rPr>
                <w:rFonts w:ascii="Calibri" w:hAnsi="Calibri" w:cs="Calibri"/>
              </w:rPr>
            </w:pPr>
            <w:r w:rsidRPr="004F3B18">
              <w:rPr>
                <w:rFonts w:ascii="Calibri" w:hAnsi="Calibri" w:cs="Calibri"/>
              </w:rPr>
              <w:t>0.53</w:t>
            </w:r>
          </w:p>
        </w:tc>
        <w:tc>
          <w:tcPr>
            <w:tcW w:w="850" w:type="dxa"/>
          </w:tcPr>
          <w:p w14:paraId="29418A11" w14:textId="100759DF" w:rsidR="00D2733E" w:rsidRPr="004F3B18" w:rsidRDefault="00C80ED9" w:rsidP="00B260E9">
            <w:pPr>
              <w:jc w:val="center"/>
              <w:rPr>
                <w:rFonts w:ascii="Calibri" w:hAnsi="Calibri" w:cs="Calibri"/>
              </w:rPr>
            </w:pPr>
            <w:r w:rsidRPr="004F3B18">
              <w:rPr>
                <w:rFonts w:ascii="Calibri" w:hAnsi="Calibri" w:cs="Calibri"/>
              </w:rPr>
              <w:t>1.53</w:t>
            </w:r>
          </w:p>
        </w:tc>
        <w:tc>
          <w:tcPr>
            <w:tcW w:w="851" w:type="dxa"/>
          </w:tcPr>
          <w:p w14:paraId="525A756F" w14:textId="00604137" w:rsidR="00D2733E" w:rsidRPr="004F3B18" w:rsidRDefault="00C80ED9" w:rsidP="00B260E9">
            <w:pPr>
              <w:jc w:val="center"/>
              <w:rPr>
                <w:rFonts w:ascii="Calibri" w:hAnsi="Calibri" w:cs="Calibri"/>
              </w:rPr>
            </w:pPr>
            <w:r w:rsidRPr="004F3B18">
              <w:rPr>
                <w:rFonts w:ascii="Calibri" w:hAnsi="Calibri" w:cs="Calibri"/>
              </w:rPr>
              <w:t>-0.28</w:t>
            </w:r>
          </w:p>
        </w:tc>
        <w:tc>
          <w:tcPr>
            <w:tcW w:w="992" w:type="dxa"/>
          </w:tcPr>
          <w:p w14:paraId="7357F332" w14:textId="4EB63570" w:rsidR="00D2733E" w:rsidRPr="004F3B18" w:rsidRDefault="00C80ED9" w:rsidP="00B260E9">
            <w:pPr>
              <w:jc w:val="center"/>
              <w:rPr>
                <w:rFonts w:ascii="Calibri" w:hAnsi="Calibri" w:cs="Calibri"/>
              </w:rPr>
            </w:pPr>
            <w:r w:rsidRPr="004F3B18">
              <w:rPr>
                <w:rFonts w:ascii="Calibri" w:hAnsi="Calibri" w:cs="Calibri"/>
              </w:rPr>
              <w:t>1.29</w:t>
            </w:r>
          </w:p>
        </w:tc>
        <w:tc>
          <w:tcPr>
            <w:tcW w:w="941" w:type="dxa"/>
          </w:tcPr>
          <w:p w14:paraId="1019B722" w14:textId="6600FC32" w:rsidR="00D2733E" w:rsidRPr="004F3B18" w:rsidRDefault="00C80ED9" w:rsidP="00B260E9">
            <w:pPr>
              <w:jc w:val="center"/>
              <w:rPr>
                <w:rFonts w:ascii="Calibri" w:hAnsi="Calibri" w:cs="Calibri"/>
              </w:rPr>
            </w:pPr>
            <w:r w:rsidRPr="004F3B18">
              <w:rPr>
                <w:rFonts w:ascii="Calibri" w:hAnsi="Calibri" w:cs="Calibri"/>
              </w:rPr>
              <w:t>-0.14</w:t>
            </w:r>
          </w:p>
        </w:tc>
      </w:tr>
      <w:tr w:rsidR="00D2733E" w:rsidRPr="004F3B18" w14:paraId="7EC9529E" w14:textId="77777777" w:rsidTr="00B260E9">
        <w:tc>
          <w:tcPr>
            <w:tcW w:w="703" w:type="dxa"/>
            <w:vMerge/>
          </w:tcPr>
          <w:p w14:paraId="3FA93253" w14:textId="77777777" w:rsidR="00D2733E" w:rsidRPr="004F3B18" w:rsidRDefault="00D2733E" w:rsidP="00B260E9">
            <w:pPr>
              <w:jc w:val="center"/>
              <w:rPr>
                <w:rFonts w:ascii="Calibri" w:hAnsi="Calibri" w:cs="Calibri"/>
              </w:rPr>
            </w:pPr>
          </w:p>
        </w:tc>
        <w:tc>
          <w:tcPr>
            <w:tcW w:w="1124" w:type="dxa"/>
            <w:vMerge w:val="restart"/>
          </w:tcPr>
          <w:p w14:paraId="58FC69CD"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6673BA88"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00C7E42D" w14:textId="1F879896" w:rsidR="00D2733E" w:rsidRPr="004F3B18" w:rsidRDefault="00585928" w:rsidP="00B260E9">
            <w:pPr>
              <w:jc w:val="center"/>
              <w:rPr>
                <w:rFonts w:ascii="Calibri" w:hAnsi="Calibri" w:cs="Calibri"/>
              </w:rPr>
            </w:pPr>
            <w:r w:rsidRPr="004F3B18">
              <w:rPr>
                <w:rFonts w:ascii="Calibri" w:hAnsi="Calibri" w:cs="Calibri"/>
              </w:rPr>
              <w:t>1.57</w:t>
            </w:r>
          </w:p>
        </w:tc>
        <w:tc>
          <w:tcPr>
            <w:tcW w:w="671" w:type="dxa"/>
          </w:tcPr>
          <w:p w14:paraId="0F8953FD" w14:textId="7001FCD6" w:rsidR="00D2733E" w:rsidRPr="004F3B18" w:rsidRDefault="00585928" w:rsidP="00B260E9">
            <w:pPr>
              <w:jc w:val="center"/>
              <w:rPr>
                <w:rFonts w:ascii="Calibri" w:hAnsi="Calibri" w:cs="Calibri"/>
              </w:rPr>
            </w:pPr>
            <w:r w:rsidRPr="004F3B18">
              <w:rPr>
                <w:rFonts w:ascii="Calibri" w:hAnsi="Calibri" w:cs="Calibri"/>
              </w:rPr>
              <w:t>0.96</w:t>
            </w:r>
          </w:p>
        </w:tc>
        <w:tc>
          <w:tcPr>
            <w:tcW w:w="1285" w:type="dxa"/>
          </w:tcPr>
          <w:p w14:paraId="2267C8E3" w14:textId="250B39E7" w:rsidR="00D2733E" w:rsidRPr="004F3B18" w:rsidRDefault="00585928" w:rsidP="00B260E9">
            <w:pPr>
              <w:jc w:val="center"/>
              <w:rPr>
                <w:rFonts w:ascii="Calibri" w:hAnsi="Calibri" w:cs="Calibri"/>
              </w:rPr>
            </w:pPr>
            <w:r w:rsidRPr="004F3B18">
              <w:rPr>
                <w:rFonts w:ascii="Calibri" w:hAnsi="Calibri" w:cs="Calibri"/>
              </w:rPr>
              <w:t>0.47</w:t>
            </w:r>
          </w:p>
        </w:tc>
        <w:tc>
          <w:tcPr>
            <w:tcW w:w="850" w:type="dxa"/>
          </w:tcPr>
          <w:p w14:paraId="02925F62" w14:textId="1A2F636A" w:rsidR="00D2733E" w:rsidRPr="004F3B18" w:rsidRDefault="00585928" w:rsidP="00B260E9">
            <w:pPr>
              <w:jc w:val="center"/>
              <w:rPr>
                <w:rFonts w:ascii="Calibri" w:hAnsi="Calibri" w:cs="Calibri"/>
              </w:rPr>
            </w:pPr>
            <w:r w:rsidRPr="004F3B18">
              <w:rPr>
                <w:rFonts w:ascii="Calibri" w:hAnsi="Calibri" w:cs="Calibri"/>
              </w:rPr>
              <w:t>1.38</w:t>
            </w:r>
          </w:p>
        </w:tc>
        <w:tc>
          <w:tcPr>
            <w:tcW w:w="851" w:type="dxa"/>
          </w:tcPr>
          <w:p w14:paraId="4461E331" w14:textId="6BE90435" w:rsidR="00D2733E" w:rsidRPr="004F3B18" w:rsidRDefault="00585928" w:rsidP="00B260E9">
            <w:pPr>
              <w:jc w:val="center"/>
              <w:rPr>
                <w:rFonts w:ascii="Calibri" w:hAnsi="Calibri" w:cs="Calibri"/>
              </w:rPr>
            </w:pPr>
            <w:r w:rsidRPr="004F3B18">
              <w:rPr>
                <w:rFonts w:ascii="Calibri" w:hAnsi="Calibri" w:cs="Calibri"/>
              </w:rPr>
              <w:t>0.05</w:t>
            </w:r>
          </w:p>
        </w:tc>
        <w:tc>
          <w:tcPr>
            <w:tcW w:w="992" w:type="dxa"/>
          </w:tcPr>
          <w:p w14:paraId="7A55B3EA" w14:textId="74F0A402" w:rsidR="00D2733E" w:rsidRPr="004F3B18" w:rsidRDefault="00585928" w:rsidP="00B260E9">
            <w:pPr>
              <w:jc w:val="center"/>
              <w:rPr>
                <w:rFonts w:ascii="Calibri" w:hAnsi="Calibri" w:cs="Calibri"/>
              </w:rPr>
            </w:pPr>
            <w:r w:rsidRPr="004F3B18">
              <w:rPr>
                <w:rFonts w:ascii="Calibri" w:hAnsi="Calibri" w:cs="Calibri"/>
              </w:rPr>
              <w:t>2.05</w:t>
            </w:r>
          </w:p>
        </w:tc>
        <w:tc>
          <w:tcPr>
            <w:tcW w:w="941" w:type="dxa"/>
          </w:tcPr>
          <w:p w14:paraId="44E420C1" w14:textId="23C34553" w:rsidR="00D2733E" w:rsidRPr="004F3B18" w:rsidRDefault="00585928" w:rsidP="00B260E9">
            <w:pPr>
              <w:jc w:val="center"/>
              <w:rPr>
                <w:rFonts w:ascii="Calibri" w:hAnsi="Calibri" w:cs="Calibri"/>
              </w:rPr>
            </w:pPr>
            <w:r w:rsidRPr="004F3B18">
              <w:rPr>
                <w:rFonts w:ascii="Calibri" w:hAnsi="Calibri" w:cs="Calibri"/>
              </w:rPr>
              <w:t>-1.44</w:t>
            </w:r>
          </w:p>
        </w:tc>
      </w:tr>
      <w:tr w:rsidR="00D2733E" w:rsidRPr="004F3B18" w14:paraId="39C4CF21" w14:textId="77777777" w:rsidTr="00B260E9">
        <w:tc>
          <w:tcPr>
            <w:tcW w:w="703" w:type="dxa"/>
            <w:vMerge/>
          </w:tcPr>
          <w:p w14:paraId="0C7374AF" w14:textId="77777777" w:rsidR="00D2733E" w:rsidRPr="004F3B18" w:rsidRDefault="00D2733E" w:rsidP="00B260E9">
            <w:pPr>
              <w:jc w:val="center"/>
              <w:rPr>
                <w:rFonts w:ascii="Calibri" w:hAnsi="Calibri" w:cs="Calibri"/>
              </w:rPr>
            </w:pPr>
          </w:p>
        </w:tc>
        <w:tc>
          <w:tcPr>
            <w:tcW w:w="1124" w:type="dxa"/>
            <w:vMerge/>
          </w:tcPr>
          <w:p w14:paraId="445005A9" w14:textId="77777777" w:rsidR="00D2733E" w:rsidRPr="004F3B18" w:rsidRDefault="00D2733E" w:rsidP="00B260E9">
            <w:pPr>
              <w:jc w:val="center"/>
              <w:rPr>
                <w:rFonts w:ascii="Calibri" w:hAnsi="Calibri" w:cs="Calibri"/>
              </w:rPr>
            </w:pPr>
          </w:p>
        </w:tc>
        <w:tc>
          <w:tcPr>
            <w:tcW w:w="851" w:type="dxa"/>
          </w:tcPr>
          <w:p w14:paraId="4CF6050D"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152CA9B4" w14:textId="0C85C7B7" w:rsidR="00D2733E" w:rsidRPr="004F3B18" w:rsidRDefault="004860C7" w:rsidP="00B260E9">
            <w:pPr>
              <w:jc w:val="center"/>
              <w:rPr>
                <w:rFonts w:ascii="Calibri" w:hAnsi="Calibri" w:cs="Calibri"/>
              </w:rPr>
            </w:pPr>
            <w:r w:rsidRPr="004F3B18">
              <w:rPr>
                <w:rFonts w:ascii="Calibri" w:hAnsi="Calibri" w:cs="Calibri"/>
              </w:rPr>
              <w:t>1.41</w:t>
            </w:r>
          </w:p>
        </w:tc>
        <w:tc>
          <w:tcPr>
            <w:tcW w:w="671" w:type="dxa"/>
          </w:tcPr>
          <w:p w14:paraId="6D771A08" w14:textId="1FC47449" w:rsidR="00D2733E" w:rsidRPr="004F3B18" w:rsidRDefault="004860C7" w:rsidP="00B260E9">
            <w:pPr>
              <w:jc w:val="center"/>
              <w:rPr>
                <w:rFonts w:ascii="Calibri" w:hAnsi="Calibri" w:cs="Calibri"/>
              </w:rPr>
            </w:pPr>
            <w:r w:rsidRPr="004F3B18">
              <w:rPr>
                <w:rFonts w:ascii="Calibri" w:hAnsi="Calibri" w:cs="Calibri"/>
              </w:rPr>
              <w:t>0.97</w:t>
            </w:r>
          </w:p>
        </w:tc>
        <w:tc>
          <w:tcPr>
            <w:tcW w:w="1285" w:type="dxa"/>
          </w:tcPr>
          <w:p w14:paraId="0D2E953A" w14:textId="46B640D2" w:rsidR="00D2733E" w:rsidRPr="004F3B18" w:rsidRDefault="00AB70C7" w:rsidP="00B260E9">
            <w:pPr>
              <w:jc w:val="center"/>
              <w:rPr>
                <w:rFonts w:ascii="Calibri" w:hAnsi="Calibri" w:cs="Calibri"/>
              </w:rPr>
            </w:pPr>
            <w:r w:rsidRPr="004F3B18">
              <w:rPr>
                <w:rFonts w:ascii="Calibri" w:hAnsi="Calibri" w:cs="Calibri"/>
              </w:rPr>
              <w:t>0.54</w:t>
            </w:r>
          </w:p>
        </w:tc>
        <w:tc>
          <w:tcPr>
            <w:tcW w:w="850" w:type="dxa"/>
          </w:tcPr>
          <w:p w14:paraId="4F1F9056" w14:textId="74D1F0E1" w:rsidR="00D2733E" w:rsidRPr="004F3B18" w:rsidRDefault="00AB70C7" w:rsidP="00B260E9">
            <w:pPr>
              <w:jc w:val="center"/>
              <w:rPr>
                <w:rFonts w:ascii="Calibri" w:hAnsi="Calibri" w:cs="Calibri"/>
              </w:rPr>
            </w:pPr>
            <w:r w:rsidRPr="004F3B18">
              <w:rPr>
                <w:rFonts w:ascii="Calibri" w:hAnsi="Calibri" w:cs="Calibri"/>
              </w:rPr>
              <w:t>1.39</w:t>
            </w:r>
          </w:p>
        </w:tc>
        <w:tc>
          <w:tcPr>
            <w:tcW w:w="851" w:type="dxa"/>
          </w:tcPr>
          <w:p w14:paraId="08F10AE9" w14:textId="5B67DB35" w:rsidR="00D2733E" w:rsidRPr="004F3B18" w:rsidRDefault="00AB70C7" w:rsidP="00B260E9">
            <w:pPr>
              <w:jc w:val="center"/>
              <w:rPr>
                <w:rFonts w:ascii="Calibri" w:hAnsi="Calibri" w:cs="Calibri"/>
              </w:rPr>
            </w:pPr>
            <w:r w:rsidRPr="004F3B18">
              <w:rPr>
                <w:rFonts w:ascii="Calibri" w:hAnsi="Calibri" w:cs="Calibri"/>
              </w:rPr>
              <w:t>0.02</w:t>
            </w:r>
          </w:p>
        </w:tc>
        <w:tc>
          <w:tcPr>
            <w:tcW w:w="992" w:type="dxa"/>
          </w:tcPr>
          <w:p w14:paraId="223C540E" w14:textId="3B222353" w:rsidR="00D2733E" w:rsidRPr="004F3B18" w:rsidRDefault="00AB70C7" w:rsidP="00B260E9">
            <w:pPr>
              <w:jc w:val="center"/>
              <w:rPr>
                <w:rFonts w:ascii="Calibri" w:hAnsi="Calibri" w:cs="Calibri"/>
              </w:rPr>
            </w:pPr>
            <w:r w:rsidRPr="004F3B18">
              <w:rPr>
                <w:rFonts w:ascii="Calibri" w:hAnsi="Calibri" w:cs="Calibri"/>
              </w:rPr>
              <w:t>1.96</w:t>
            </w:r>
          </w:p>
        </w:tc>
        <w:tc>
          <w:tcPr>
            <w:tcW w:w="941" w:type="dxa"/>
          </w:tcPr>
          <w:p w14:paraId="7F715488" w14:textId="6E551A3B" w:rsidR="00D2733E" w:rsidRPr="004F3B18" w:rsidRDefault="00AB70C7" w:rsidP="00B260E9">
            <w:pPr>
              <w:jc w:val="center"/>
              <w:rPr>
                <w:rFonts w:ascii="Calibri" w:hAnsi="Calibri" w:cs="Calibri"/>
              </w:rPr>
            </w:pPr>
            <w:r w:rsidRPr="004F3B18">
              <w:rPr>
                <w:rFonts w:ascii="Calibri" w:hAnsi="Calibri" w:cs="Calibri"/>
              </w:rPr>
              <w:t>-1.23</w:t>
            </w:r>
          </w:p>
        </w:tc>
      </w:tr>
      <w:tr w:rsidR="00D2733E" w:rsidRPr="004F3B18" w14:paraId="4CF234ED" w14:textId="77777777" w:rsidTr="00B260E9">
        <w:tc>
          <w:tcPr>
            <w:tcW w:w="703" w:type="dxa"/>
            <w:vMerge/>
          </w:tcPr>
          <w:p w14:paraId="4E4B0A37" w14:textId="77777777" w:rsidR="00D2733E" w:rsidRPr="004F3B18" w:rsidRDefault="00D2733E" w:rsidP="00B260E9">
            <w:pPr>
              <w:jc w:val="center"/>
              <w:rPr>
                <w:rFonts w:ascii="Calibri" w:hAnsi="Calibri" w:cs="Calibri"/>
              </w:rPr>
            </w:pPr>
          </w:p>
        </w:tc>
        <w:tc>
          <w:tcPr>
            <w:tcW w:w="1124" w:type="dxa"/>
            <w:vMerge/>
          </w:tcPr>
          <w:p w14:paraId="2FD3C908" w14:textId="77777777" w:rsidR="00D2733E" w:rsidRPr="004F3B18" w:rsidRDefault="00D2733E" w:rsidP="00B260E9">
            <w:pPr>
              <w:jc w:val="center"/>
              <w:rPr>
                <w:rFonts w:ascii="Calibri" w:hAnsi="Calibri" w:cs="Calibri"/>
              </w:rPr>
            </w:pPr>
          </w:p>
        </w:tc>
        <w:tc>
          <w:tcPr>
            <w:tcW w:w="851" w:type="dxa"/>
          </w:tcPr>
          <w:p w14:paraId="6AD404B5"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62C5748F" w14:textId="6C4D89E7" w:rsidR="00D2733E" w:rsidRPr="004F3B18" w:rsidRDefault="005D73F2" w:rsidP="00B260E9">
            <w:pPr>
              <w:jc w:val="center"/>
              <w:rPr>
                <w:rFonts w:ascii="Calibri" w:hAnsi="Calibri" w:cs="Calibri"/>
              </w:rPr>
            </w:pPr>
            <w:r w:rsidRPr="004F3B18">
              <w:rPr>
                <w:rFonts w:ascii="Calibri" w:hAnsi="Calibri" w:cs="Calibri"/>
              </w:rPr>
              <w:t>1.44</w:t>
            </w:r>
          </w:p>
        </w:tc>
        <w:tc>
          <w:tcPr>
            <w:tcW w:w="671" w:type="dxa"/>
          </w:tcPr>
          <w:p w14:paraId="4C1585DD" w14:textId="51B78ADD" w:rsidR="00D2733E" w:rsidRPr="004F3B18" w:rsidRDefault="005D73F2" w:rsidP="00B260E9">
            <w:pPr>
              <w:jc w:val="center"/>
              <w:rPr>
                <w:rFonts w:ascii="Calibri" w:hAnsi="Calibri" w:cs="Calibri"/>
              </w:rPr>
            </w:pPr>
            <w:r w:rsidRPr="004F3B18">
              <w:rPr>
                <w:rFonts w:ascii="Calibri" w:hAnsi="Calibri" w:cs="Calibri"/>
              </w:rPr>
              <w:t>0.97</w:t>
            </w:r>
          </w:p>
        </w:tc>
        <w:tc>
          <w:tcPr>
            <w:tcW w:w="1285" w:type="dxa"/>
          </w:tcPr>
          <w:p w14:paraId="70BD490C" w14:textId="4EDBB01A" w:rsidR="00D2733E" w:rsidRPr="004F3B18" w:rsidRDefault="005D73F2" w:rsidP="00B260E9">
            <w:pPr>
              <w:jc w:val="center"/>
              <w:rPr>
                <w:rFonts w:ascii="Calibri" w:hAnsi="Calibri" w:cs="Calibri"/>
              </w:rPr>
            </w:pPr>
            <w:r w:rsidRPr="004F3B18">
              <w:rPr>
                <w:rFonts w:ascii="Calibri" w:hAnsi="Calibri" w:cs="Calibri"/>
              </w:rPr>
              <w:t>0.81</w:t>
            </w:r>
          </w:p>
        </w:tc>
        <w:tc>
          <w:tcPr>
            <w:tcW w:w="850" w:type="dxa"/>
          </w:tcPr>
          <w:p w14:paraId="28A8426E" w14:textId="36FCEF2E" w:rsidR="00D2733E" w:rsidRPr="004F3B18" w:rsidRDefault="005D73F2" w:rsidP="00B260E9">
            <w:pPr>
              <w:jc w:val="center"/>
              <w:rPr>
                <w:rFonts w:ascii="Calibri" w:hAnsi="Calibri" w:cs="Calibri"/>
              </w:rPr>
            </w:pPr>
            <w:r w:rsidRPr="004F3B18">
              <w:rPr>
                <w:rFonts w:ascii="Calibri" w:hAnsi="Calibri" w:cs="Calibri"/>
              </w:rPr>
              <w:t>2.73</w:t>
            </w:r>
          </w:p>
        </w:tc>
        <w:tc>
          <w:tcPr>
            <w:tcW w:w="851" w:type="dxa"/>
          </w:tcPr>
          <w:p w14:paraId="5A092D2F" w14:textId="03552E17" w:rsidR="00D2733E" w:rsidRPr="004F3B18" w:rsidRDefault="005D73F2" w:rsidP="00B260E9">
            <w:pPr>
              <w:jc w:val="center"/>
              <w:rPr>
                <w:rFonts w:ascii="Calibri" w:hAnsi="Calibri" w:cs="Calibri"/>
              </w:rPr>
            </w:pPr>
            <w:r w:rsidRPr="004F3B18">
              <w:rPr>
                <w:rFonts w:ascii="Calibri" w:hAnsi="Calibri" w:cs="Calibri"/>
              </w:rPr>
              <w:t>-2.45</w:t>
            </w:r>
          </w:p>
        </w:tc>
        <w:tc>
          <w:tcPr>
            <w:tcW w:w="992" w:type="dxa"/>
          </w:tcPr>
          <w:p w14:paraId="2D1738E5" w14:textId="22092582" w:rsidR="00D2733E" w:rsidRPr="004F3B18" w:rsidRDefault="005D73F2" w:rsidP="00B260E9">
            <w:pPr>
              <w:jc w:val="center"/>
              <w:rPr>
                <w:rFonts w:ascii="Calibri" w:hAnsi="Calibri" w:cs="Calibri"/>
              </w:rPr>
            </w:pPr>
            <w:r w:rsidRPr="004F3B18">
              <w:rPr>
                <w:rFonts w:ascii="Calibri" w:hAnsi="Calibri" w:cs="Calibri"/>
              </w:rPr>
              <w:t>3.1</w:t>
            </w:r>
          </w:p>
        </w:tc>
        <w:tc>
          <w:tcPr>
            <w:tcW w:w="941" w:type="dxa"/>
          </w:tcPr>
          <w:p w14:paraId="6EEE7458" w14:textId="0A79779F" w:rsidR="00D2733E" w:rsidRPr="004F3B18" w:rsidRDefault="005D73F2" w:rsidP="00B260E9">
            <w:pPr>
              <w:jc w:val="center"/>
              <w:rPr>
                <w:rFonts w:ascii="Calibri" w:hAnsi="Calibri" w:cs="Calibri"/>
              </w:rPr>
            </w:pPr>
            <w:r w:rsidRPr="004F3B18">
              <w:rPr>
                <w:rFonts w:ascii="Calibri" w:hAnsi="Calibri" w:cs="Calibri"/>
              </w:rPr>
              <w:t>-4.48</w:t>
            </w:r>
          </w:p>
        </w:tc>
      </w:tr>
      <w:tr w:rsidR="00D2733E" w:rsidRPr="004F3B18" w14:paraId="115EDDD1" w14:textId="77777777" w:rsidTr="00B260E9">
        <w:tc>
          <w:tcPr>
            <w:tcW w:w="703" w:type="dxa"/>
            <w:vMerge/>
          </w:tcPr>
          <w:p w14:paraId="02E543BD" w14:textId="77777777" w:rsidR="00D2733E" w:rsidRPr="004F3B18" w:rsidRDefault="00D2733E" w:rsidP="00B260E9">
            <w:pPr>
              <w:jc w:val="center"/>
              <w:rPr>
                <w:rFonts w:ascii="Calibri" w:hAnsi="Calibri" w:cs="Calibri"/>
              </w:rPr>
            </w:pPr>
          </w:p>
        </w:tc>
        <w:tc>
          <w:tcPr>
            <w:tcW w:w="1124" w:type="dxa"/>
            <w:vMerge/>
          </w:tcPr>
          <w:p w14:paraId="306462C2" w14:textId="77777777" w:rsidR="00D2733E" w:rsidRPr="004F3B18" w:rsidRDefault="00D2733E" w:rsidP="00B260E9">
            <w:pPr>
              <w:jc w:val="center"/>
              <w:rPr>
                <w:rFonts w:ascii="Calibri" w:hAnsi="Calibri" w:cs="Calibri"/>
              </w:rPr>
            </w:pPr>
          </w:p>
        </w:tc>
        <w:tc>
          <w:tcPr>
            <w:tcW w:w="851" w:type="dxa"/>
          </w:tcPr>
          <w:p w14:paraId="162D6FB1"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6822A128" w14:textId="47D083C4" w:rsidR="00D2733E" w:rsidRPr="004F3B18" w:rsidRDefault="00B56315" w:rsidP="00B260E9">
            <w:pPr>
              <w:jc w:val="center"/>
              <w:rPr>
                <w:rFonts w:ascii="Calibri" w:hAnsi="Calibri" w:cs="Calibri"/>
              </w:rPr>
            </w:pPr>
            <w:r w:rsidRPr="004F3B18">
              <w:rPr>
                <w:rFonts w:ascii="Calibri" w:hAnsi="Calibri" w:cs="Calibri"/>
              </w:rPr>
              <w:t>1.13</w:t>
            </w:r>
          </w:p>
        </w:tc>
        <w:tc>
          <w:tcPr>
            <w:tcW w:w="671" w:type="dxa"/>
          </w:tcPr>
          <w:p w14:paraId="138D5CCB" w14:textId="07671056" w:rsidR="00D2733E" w:rsidRPr="004F3B18" w:rsidRDefault="00B56315" w:rsidP="00B260E9">
            <w:pPr>
              <w:jc w:val="center"/>
              <w:rPr>
                <w:rFonts w:ascii="Calibri" w:hAnsi="Calibri" w:cs="Calibri"/>
              </w:rPr>
            </w:pPr>
            <w:r w:rsidRPr="004F3B18">
              <w:rPr>
                <w:rFonts w:ascii="Calibri" w:hAnsi="Calibri" w:cs="Calibri"/>
              </w:rPr>
              <w:t>0.97</w:t>
            </w:r>
          </w:p>
        </w:tc>
        <w:tc>
          <w:tcPr>
            <w:tcW w:w="1285" w:type="dxa"/>
          </w:tcPr>
          <w:p w14:paraId="312D8262" w14:textId="55E18A1F" w:rsidR="00D2733E" w:rsidRPr="004F3B18" w:rsidRDefault="00E21290" w:rsidP="00B260E9">
            <w:pPr>
              <w:jc w:val="center"/>
              <w:rPr>
                <w:rFonts w:ascii="Calibri" w:hAnsi="Calibri" w:cs="Calibri"/>
              </w:rPr>
            </w:pPr>
            <w:r w:rsidRPr="004F3B18">
              <w:rPr>
                <w:rFonts w:ascii="Calibri" w:hAnsi="Calibri" w:cs="Calibri"/>
              </w:rPr>
              <w:t>0.6</w:t>
            </w:r>
          </w:p>
        </w:tc>
        <w:tc>
          <w:tcPr>
            <w:tcW w:w="850" w:type="dxa"/>
          </w:tcPr>
          <w:p w14:paraId="39EFAAA4" w14:textId="0B1CCFF8" w:rsidR="00D2733E" w:rsidRPr="004F3B18" w:rsidRDefault="00E21290" w:rsidP="00B260E9">
            <w:pPr>
              <w:jc w:val="center"/>
              <w:rPr>
                <w:rFonts w:ascii="Calibri" w:hAnsi="Calibri" w:cs="Calibri"/>
              </w:rPr>
            </w:pPr>
            <w:r w:rsidRPr="004F3B18">
              <w:rPr>
                <w:rFonts w:ascii="Calibri" w:hAnsi="Calibri" w:cs="Calibri"/>
              </w:rPr>
              <w:t>1.43</w:t>
            </w:r>
          </w:p>
        </w:tc>
        <w:tc>
          <w:tcPr>
            <w:tcW w:w="851" w:type="dxa"/>
          </w:tcPr>
          <w:p w14:paraId="3A722288" w14:textId="78E34FC8" w:rsidR="00D2733E" w:rsidRPr="004F3B18" w:rsidRDefault="00E21290" w:rsidP="00B260E9">
            <w:pPr>
              <w:jc w:val="center"/>
              <w:rPr>
                <w:rFonts w:ascii="Calibri" w:hAnsi="Calibri" w:cs="Calibri"/>
              </w:rPr>
            </w:pPr>
            <w:r w:rsidRPr="004F3B18">
              <w:rPr>
                <w:rFonts w:ascii="Calibri" w:hAnsi="Calibri" w:cs="Calibri"/>
              </w:rPr>
              <w:t>-0.06</w:t>
            </w:r>
          </w:p>
        </w:tc>
        <w:tc>
          <w:tcPr>
            <w:tcW w:w="992" w:type="dxa"/>
          </w:tcPr>
          <w:p w14:paraId="47A383C9" w14:textId="2192D060" w:rsidR="00D2733E" w:rsidRPr="004F3B18" w:rsidRDefault="00E21290" w:rsidP="00B260E9">
            <w:pPr>
              <w:jc w:val="center"/>
              <w:rPr>
                <w:rFonts w:ascii="Calibri" w:hAnsi="Calibri" w:cs="Calibri"/>
              </w:rPr>
            </w:pPr>
            <w:r w:rsidRPr="004F3B18">
              <w:rPr>
                <w:rFonts w:ascii="Calibri" w:hAnsi="Calibri" w:cs="Calibri"/>
              </w:rPr>
              <w:t>2.32</w:t>
            </w:r>
          </w:p>
        </w:tc>
        <w:tc>
          <w:tcPr>
            <w:tcW w:w="941" w:type="dxa"/>
          </w:tcPr>
          <w:p w14:paraId="6703A1B0" w14:textId="4AE6EE31" w:rsidR="00D2733E" w:rsidRPr="004F3B18" w:rsidRDefault="00E21290" w:rsidP="00B260E9">
            <w:pPr>
              <w:jc w:val="center"/>
              <w:rPr>
                <w:rFonts w:ascii="Calibri" w:hAnsi="Calibri" w:cs="Calibri"/>
              </w:rPr>
            </w:pPr>
            <w:r w:rsidRPr="004F3B18">
              <w:rPr>
                <w:rFonts w:ascii="Calibri" w:hAnsi="Calibri" w:cs="Calibri"/>
              </w:rPr>
              <w:t>-2.16</w:t>
            </w:r>
          </w:p>
        </w:tc>
      </w:tr>
    </w:tbl>
    <w:p w14:paraId="7F705E95" w14:textId="77777777" w:rsidR="00D2733E" w:rsidRPr="004F3B18" w:rsidRDefault="00D2733E" w:rsidP="00D2733E">
      <w:pPr>
        <w:rPr>
          <w:rFonts w:ascii="Calibri" w:hAnsi="Calibri" w:cs="Calibri"/>
        </w:rPr>
      </w:pPr>
    </w:p>
    <w:p w14:paraId="0827E8A4" w14:textId="173FED5C" w:rsidR="00CC657E" w:rsidRPr="004F3B18" w:rsidRDefault="00CC657E" w:rsidP="00CC657E">
      <w:pPr>
        <w:pStyle w:val="Caption"/>
        <w:keepNext/>
        <w:rPr>
          <w:rFonts w:ascii="Calibri" w:hAnsi="Calibri" w:cs="Calibri"/>
        </w:rPr>
      </w:pPr>
      <w:bookmarkStart w:id="142" w:name="_Toc165500168"/>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46</w:t>
      </w:r>
      <w:r w:rsidRPr="004F3B18">
        <w:rPr>
          <w:rFonts w:ascii="Calibri" w:hAnsi="Calibri" w:cs="Calibri"/>
        </w:rPr>
        <w:fldChar w:fldCharType="end"/>
      </w:r>
      <w:r w:rsidRPr="004F3B18">
        <w:rPr>
          <w:rFonts w:ascii="Calibri" w:hAnsi="Calibri" w:cs="Calibri"/>
        </w:rPr>
        <w:t>: Model-6 Metrics of SHEL With StandardScaler</w:t>
      </w:r>
      <w:bookmarkEnd w:id="142"/>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851"/>
        <w:gridCol w:w="992"/>
        <w:gridCol w:w="941"/>
      </w:tblGrid>
      <w:tr w:rsidR="00D2733E" w:rsidRPr="004F3B18" w14:paraId="13C53068" w14:textId="77777777" w:rsidTr="00B260E9">
        <w:tc>
          <w:tcPr>
            <w:tcW w:w="2674" w:type="dxa"/>
            <w:gridSpan w:val="3"/>
          </w:tcPr>
          <w:p w14:paraId="14E97B29" w14:textId="77777777" w:rsidR="00D2733E" w:rsidRPr="004F3B18" w:rsidRDefault="00D2733E" w:rsidP="00B260E9">
            <w:pPr>
              <w:jc w:val="center"/>
              <w:rPr>
                <w:rFonts w:ascii="Calibri" w:hAnsi="Calibri" w:cs="Calibri"/>
              </w:rPr>
            </w:pPr>
          </w:p>
        </w:tc>
        <w:tc>
          <w:tcPr>
            <w:tcW w:w="1424" w:type="dxa"/>
            <w:gridSpan w:val="2"/>
          </w:tcPr>
          <w:p w14:paraId="5C267F47"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4BEDA726"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01" w:type="dxa"/>
            <w:gridSpan w:val="2"/>
          </w:tcPr>
          <w:p w14:paraId="77324D45"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933" w:type="dxa"/>
            <w:gridSpan w:val="2"/>
          </w:tcPr>
          <w:p w14:paraId="5FCB428E"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46582983" w14:textId="77777777" w:rsidTr="00B260E9">
        <w:tc>
          <w:tcPr>
            <w:tcW w:w="699" w:type="dxa"/>
          </w:tcPr>
          <w:p w14:paraId="0EDED210"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152D5FD8"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08C2A582"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2E541D02"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6BE992B7"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7AAE7123"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113732E5"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1" w:type="dxa"/>
          </w:tcPr>
          <w:p w14:paraId="0DA83351"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992" w:type="dxa"/>
          </w:tcPr>
          <w:p w14:paraId="08C55FC7"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16F8155C"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5419A448" w14:textId="77777777" w:rsidTr="00B260E9">
        <w:tc>
          <w:tcPr>
            <w:tcW w:w="699" w:type="dxa"/>
            <w:vMerge w:val="restart"/>
          </w:tcPr>
          <w:p w14:paraId="3F3D5E2E" w14:textId="77777777" w:rsidR="00D2733E" w:rsidRPr="004F3B18" w:rsidRDefault="00D2733E" w:rsidP="00B260E9">
            <w:pPr>
              <w:jc w:val="center"/>
              <w:rPr>
                <w:rFonts w:ascii="Calibri" w:hAnsi="Calibri" w:cs="Calibri"/>
              </w:rPr>
            </w:pPr>
            <w:r w:rsidRPr="004F3B18">
              <w:rPr>
                <w:rFonts w:ascii="Calibri" w:hAnsi="Calibri" w:cs="Calibri"/>
              </w:rPr>
              <w:t>SHEL</w:t>
            </w:r>
          </w:p>
        </w:tc>
        <w:tc>
          <w:tcPr>
            <w:tcW w:w="1124" w:type="dxa"/>
            <w:vMerge w:val="restart"/>
          </w:tcPr>
          <w:p w14:paraId="3052F184"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79081085"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456EA7AA" w14:textId="6FE77BD9" w:rsidR="00D2733E" w:rsidRPr="004F3B18" w:rsidRDefault="0086546B" w:rsidP="00B260E9">
            <w:pPr>
              <w:jc w:val="center"/>
              <w:rPr>
                <w:rFonts w:ascii="Calibri" w:hAnsi="Calibri" w:cs="Calibri"/>
              </w:rPr>
            </w:pPr>
            <w:r w:rsidRPr="004F3B18">
              <w:rPr>
                <w:rFonts w:ascii="Calibri" w:hAnsi="Calibri" w:cs="Calibri"/>
              </w:rPr>
              <w:t>1.42</w:t>
            </w:r>
          </w:p>
        </w:tc>
        <w:tc>
          <w:tcPr>
            <w:tcW w:w="671" w:type="dxa"/>
          </w:tcPr>
          <w:p w14:paraId="41230D95" w14:textId="4FA62694" w:rsidR="00D2733E" w:rsidRPr="004F3B18" w:rsidRDefault="0086546B" w:rsidP="00B260E9">
            <w:pPr>
              <w:jc w:val="center"/>
              <w:rPr>
                <w:rFonts w:ascii="Calibri" w:hAnsi="Calibri" w:cs="Calibri"/>
              </w:rPr>
            </w:pPr>
            <w:r w:rsidRPr="004F3B18">
              <w:rPr>
                <w:rFonts w:ascii="Calibri" w:hAnsi="Calibri" w:cs="Calibri"/>
              </w:rPr>
              <w:t>0.95</w:t>
            </w:r>
          </w:p>
        </w:tc>
        <w:tc>
          <w:tcPr>
            <w:tcW w:w="1285" w:type="dxa"/>
          </w:tcPr>
          <w:p w14:paraId="78CCEB63" w14:textId="2E9C41FB" w:rsidR="00D2733E" w:rsidRPr="004F3B18" w:rsidRDefault="00727EF4" w:rsidP="00B260E9">
            <w:pPr>
              <w:jc w:val="center"/>
              <w:rPr>
                <w:rFonts w:ascii="Calibri" w:hAnsi="Calibri" w:cs="Calibri"/>
              </w:rPr>
            </w:pPr>
            <w:r w:rsidRPr="004F3B18">
              <w:rPr>
                <w:rFonts w:ascii="Calibri" w:hAnsi="Calibri" w:cs="Calibri"/>
              </w:rPr>
              <w:t>1.8</w:t>
            </w:r>
          </w:p>
        </w:tc>
        <w:tc>
          <w:tcPr>
            <w:tcW w:w="850" w:type="dxa"/>
          </w:tcPr>
          <w:p w14:paraId="686F2222" w14:textId="42404128" w:rsidR="00D2733E" w:rsidRPr="004F3B18" w:rsidRDefault="00727EF4" w:rsidP="00B260E9">
            <w:pPr>
              <w:jc w:val="center"/>
              <w:rPr>
                <w:rFonts w:ascii="Calibri" w:hAnsi="Calibri" w:cs="Calibri"/>
              </w:rPr>
            </w:pPr>
            <w:r w:rsidRPr="004F3B18">
              <w:rPr>
                <w:rFonts w:ascii="Calibri" w:hAnsi="Calibri" w:cs="Calibri"/>
              </w:rPr>
              <w:t>0.98</w:t>
            </w:r>
          </w:p>
        </w:tc>
        <w:tc>
          <w:tcPr>
            <w:tcW w:w="851" w:type="dxa"/>
          </w:tcPr>
          <w:p w14:paraId="0A7D6538" w14:textId="311E39AE" w:rsidR="00D2733E" w:rsidRPr="004F3B18" w:rsidRDefault="00727EF4" w:rsidP="00B260E9">
            <w:pPr>
              <w:jc w:val="center"/>
              <w:rPr>
                <w:rFonts w:ascii="Calibri" w:hAnsi="Calibri" w:cs="Calibri"/>
              </w:rPr>
            </w:pPr>
            <w:r w:rsidRPr="004F3B18">
              <w:rPr>
                <w:rFonts w:ascii="Calibri" w:hAnsi="Calibri" w:cs="Calibri"/>
              </w:rPr>
              <w:t>-2.95</w:t>
            </w:r>
          </w:p>
        </w:tc>
        <w:tc>
          <w:tcPr>
            <w:tcW w:w="992" w:type="dxa"/>
          </w:tcPr>
          <w:p w14:paraId="07A0DA48" w14:textId="24F96DF7" w:rsidR="00D2733E" w:rsidRPr="004F3B18" w:rsidRDefault="00727EF4" w:rsidP="00B260E9">
            <w:pPr>
              <w:jc w:val="center"/>
              <w:rPr>
                <w:rFonts w:ascii="Calibri" w:hAnsi="Calibri" w:cs="Calibri"/>
              </w:rPr>
            </w:pPr>
            <w:r w:rsidRPr="004F3B18">
              <w:rPr>
                <w:rFonts w:ascii="Calibri" w:hAnsi="Calibri" w:cs="Calibri"/>
              </w:rPr>
              <w:t>1.13</w:t>
            </w:r>
          </w:p>
        </w:tc>
        <w:tc>
          <w:tcPr>
            <w:tcW w:w="941" w:type="dxa"/>
          </w:tcPr>
          <w:p w14:paraId="40E2B3D4" w14:textId="14351E73" w:rsidR="00D2733E" w:rsidRPr="004F3B18" w:rsidRDefault="00727EF4" w:rsidP="00B260E9">
            <w:pPr>
              <w:jc w:val="center"/>
              <w:rPr>
                <w:rFonts w:ascii="Calibri" w:hAnsi="Calibri" w:cs="Calibri"/>
              </w:rPr>
            </w:pPr>
            <w:r w:rsidRPr="004F3B18">
              <w:rPr>
                <w:rFonts w:ascii="Calibri" w:hAnsi="Calibri" w:cs="Calibri"/>
              </w:rPr>
              <w:t>-0.53</w:t>
            </w:r>
          </w:p>
        </w:tc>
      </w:tr>
      <w:tr w:rsidR="00D2733E" w:rsidRPr="004F3B18" w14:paraId="6DACE9A3" w14:textId="77777777" w:rsidTr="00B260E9">
        <w:tc>
          <w:tcPr>
            <w:tcW w:w="699" w:type="dxa"/>
            <w:vMerge/>
          </w:tcPr>
          <w:p w14:paraId="76C036F1" w14:textId="77777777" w:rsidR="00D2733E" w:rsidRPr="004F3B18" w:rsidRDefault="00D2733E" w:rsidP="00B260E9">
            <w:pPr>
              <w:jc w:val="center"/>
              <w:rPr>
                <w:rFonts w:ascii="Calibri" w:hAnsi="Calibri" w:cs="Calibri"/>
              </w:rPr>
            </w:pPr>
          </w:p>
        </w:tc>
        <w:tc>
          <w:tcPr>
            <w:tcW w:w="1124" w:type="dxa"/>
            <w:vMerge/>
          </w:tcPr>
          <w:p w14:paraId="4708C51E" w14:textId="77777777" w:rsidR="00D2733E" w:rsidRPr="004F3B18" w:rsidRDefault="00D2733E" w:rsidP="00B260E9">
            <w:pPr>
              <w:jc w:val="center"/>
              <w:rPr>
                <w:rFonts w:ascii="Calibri" w:hAnsi="Calibri" w:cs="Calibri"/>
              </w:rPr>
            </w:pPr>
          </w:p>
        </w:tc>
        <w:tc>
          <w:tcPr>
            <w:tcW w:w="851" w:type="dxa"/>
          </w:tcPr>
          <w:p w14:paraId="367EFC9F"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40AE28BE" w14:textId="2416BA6F" w:rsidR="00D2733E" w:rsidRPr="004F3B18" w:rsidRDefault="002D2644" w:rsidP="00B260E9">
            <w:pPr>
              <w:jc w:val="center"/>
              <w:rPr>
                <w:rFonts w:ascii="Calibri" w:hAnsi="Calibri" w:cs="Calibri"/>
              </w:rPr>
            </w:pPr>
            <w:r w:rsidRPr="004F3B18">
              <w:rPr>
                <w:rFonts w:ascii="Calibri" w:hAnsi="Calibri" w:cs="Calibri"/>
              </w:rPr>
              <w:t>1.41</w:t>
            </w:r>
          </w:p>
        </w:tc>
        <w:tc>
          <w:tcPr>
            <w:tcW w:w="671" w:type="dxa"/>
          </w:tcPr>
          <w:p w14:paraId="745DD7B6" w14:textId="33555597" w:rsidR="00D2733E" w:rsidRPr="004F3B18" w:rsidRDefault="002D2644" w:rsidP="00B260E9">
            <w:pPr>
              <w:jc w:val="center"/>
              <w:rPr>
                <w:rFonts w:ascii="Calibri" w:hAnsi="Calibri" w:cs="Calibri"/>
              </w:rPr>
            </w:pPr>
            <w:r w:rsidRPr="004F3B18">
              <w:rPr>
                <w:rFonts w:ascii="Calibri" w:hAnsi="Calibri" w:cs="Calibri"/>
              </w:rPr>
              <w:t>0.95</w:t>
            </w:r>
          </w:p>
        </w:tc>
        <w:tc>
          <w:tcPr>
            <w:tcW w:w="1285" w:type="dxa"/>
          </w:tcPr>
          <w:p w14:paraId="4F296763" w14:textId="1C2A9B23" w:rsidR="00D2733E" w:rsidRPr="004F3B18" w:rsidRDefault="002D2644" w:rsidP="00B260E9">
            <w:pPr>
              <w:jc w:val="center"/>
              <w:rPr>
                <w:rFonts w:ascii="Calibri" w:hAnsi="Calibri" w:cs="Calibri"/>
              </w:rPr>
            </w:pPr>
            <w:r w:rsidRPr="004F3B18">
              <w:rPr>
                <w:rFonts w:ascii="Calibri" w:hAnsi="Calibri" w:cs="Calibri"/>
              </w:rPr>
              <w:t>2.05</w:t>
            </w:r>
          </w:p>
        </w:tc>
        <w:tc>
          <w:tcPr>
            <w:tcW w:w="850" w:type="dxa"/>
          </w:tcPr>
          <w:p w14:paraId="02702DFD" w14:textId="403D37CA" w:rsidR="00D2733E" w:rsidRPr="004F3B18" w:rsidRDefault="002D2644" w:rsidP="00B260E9">
            <w:pPr>
              <w:jc w:val="center"/>
              <w:rPr>
                <w:rFonts w:ascii="Calibri" w:hAnsi="Calibri" w:cs="Calibri"/>
              </w:rPr>
            </w:pPr>
            <w:r w:rsidRPr="004F3B18">
              <w:rPr>
                <w:rFonts w:ascii="Calibri" w:hAnsi="Calibri" w:cs="Calibri"/>
              </w:rPr>
              <w:t>3.08</w:t>
            </w:r>
          </w:p>
        </w:tc>
        <w:tc>
          <w:tcPr>
            <w:tcW w:w="851" w:type="dxa"/>
          </w:tcPr>
          <w:p w14:paraId="24A10167" w14:textId="79E65E11" w:rsidR="00D2733E" w:rsidRPr="004F3B18" w:rsidRDefault="002D2644" w:rsidP="00B260E9">
            <w:pPr>
              <w:jc w:val="center"/>
              <w:rPr>
                <w:rFonts w:ascii="Calibri" w:hAnsi="Calibri" w:cs="Calibri"/>
              </w:rPr>
            </w:pPr>
            <w:r w:rsidRPr="004F3B18">
              <w:rPr>
                <w:rFonts w:ascii="Calibri" w:hAnsi="Calibri" w:cs="Calibri"/>
              </w:rPr>
              <w:t>-35.21</w:t>
            </w:r>
          </w:p>
        </w:tc>
        <w:tc>
          <w:tcPr>
            <w:tcW w:w="992" w:type="dxa"/>
          </w:tcPr>
          <w:p w14:paraId="4FBF92A1" w14:textId="34E63D66" w:rsidR="00D2733E" w:rsidRPr="004F3B18" w:rsidRDefault="002D2644" w:rsidP="00B260E9">
            <w:pPr>
              <w:jc w:val="center"/>
              <w:rPr>
                <w:rFonts w:ascii="Calibri" w:hAnsi="Calibri" w:cs="Calibri"/>
              </w:rPr>
            </w:pPr>
            <w:r w:rsidRPr="004F3B18">
              <w:rPr>
                <w:rFonts w:ascii="Calibri" w:hAnsi="Calibri" w:cs="Calibri"/>
              </w:rPr>
              <w:t>4.71</w:t>
            </w:r>
          </w:p>
        </w:tc>
        <w:tc>
          <w:tcPr>
            <w:tcW w:w="941" w:type="dxa"/>
          </w:tcPr>
          <w:p w14:paraId="0368FC8A" w14:textId="28D0F80D" w:rsidR="00D2733E" w:rsidRPr="004F3B18" w:rsidRDefault="002D2644" w:rsidP="00B260E9">
            <w:pPr>
              <w:jc w:val="center"/>
              <w:rPr>
                <w:rFonts w:ascii="Calibri" w:hAnsi="Calibri" w:cs="Calibri"/>
              </w:rPr>
            </w:pPr>
            <w:r w:rsidRPr="004F3B18">
              <w:rPr>
                <w:rFonts w:ascii="Calibri" w:hAnsi="Calibri" w:cs="Calibri"/>
              </w:rPr>
              <w:t>-21.04</w:t>
            </w:r>
          </w:p>
        </w:tc>
      </w:tr>
      <w:tr w:rsidR="00D2733E" w:rsidRPr="004F3B18" w14:paraId="39833B72" w14:textId="77777777" w:rsidTr="00B260E9">
        <w:tc>
          <w:tcPr>
            <w:tcW w:w="699" w:type="dxa"/>
            <w:vMerge/>
          </w:tcPr>
          <w:p w14:paraId="1D8BF233" w14:textId="77777777" w:rsidR="00D2733E" w:rsidRPr="004F3B18" w:rsidRDefault="00D2733E" w:rsidP="00B260E9">
            <w:pPr>
              <w:jc w:val="center"/>
              <w:rPr>
                <w:rFonts w:ascii="Calibri" w:hAnsi="Calibri" w:cs="Calibri"/>
              </w:rPr>
            </w:pPr>
          </w:p>
        </w:tc>
        <w:tc>
          <w:tcPr>
            <w:tcW w:w="1124" w:type="dxa"/>
            <w:vMerge/>
          </w:tcPr>
          <w:p w14:paraId="1CD75C3B" w14:textId="77777777" w:rsidR="00D2733E" w:rsidRPr="004F3B18" w:rsidRDefault="00D2733E" w:rsidP="00B260E9">
            <w:pPr>
              <w:jc w:val="center"/>
              <w:rPr>
                <w:rFonts w:ascii="Calibri" w:hAnsi="Calibri" w:cs="Calibri"/>
              </w:rPr>
            </w:pPr>
          </w:p>
        </w:tc>
        <w:tc>
          <w:tcPr>
            <w:tcW w:w="851" w:type="dxa"/>
          </w:tcPr>
          <w:p w14:paraId="0CFA04C6"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6E95E263" w14:textId="4B838A41" w:rsidR="00D2733E" w:rsidRPr="004F3B18" w:rsidRDefault="00500721" w:rsidP="00B260E9">
            <w:pPr>
              <w:jc w:val="center"/>
              <w:rPr>
                <w:rFonts w:ascii="Calibri" w:hAnsi="Calibri" w:cs="Calibri"/>
              </w:rPr>
            </w:pPr>
            <w:r w:rsidRPr="004F3B18">
              <w:rPr>
                <w:rFonts w:ascii="Calibri" w:hAnsi="Calibri" w:cs="Calibri"/>
              </w:rPr>
              <w:t>1.34</w:t>
            </w:r>
          </w:p>
        </w:tc>
        <w:tc>
          <w:tcPr>
            <w:tcW w:w="671" w:type="dxa"/>
          </w:tcPr>
          <w:p w14:paraId="071AF497" w14:textId="2B289B4F" w:rsidR="00D2733E" w:rsidRPr="004F3B18" w:rsidRDefault="00500721" w:rsidP="00B260E9">
            <w:pPr>
              <w:jc w:val="center"/>
              <w:rPr>
                <w:rFonts w:ascii="Calibri" w:hAnsi="Calibri" w:cs="Calibri"/>
              </w:rPr>
            </w:pPr>
            <w:r w:rsidRPr="004F3B18">
              <w:rPr>
                <w:rFonts w:ascii="Calibri" w:hAnsi="Calibri" w:cs="Calibri"/>
              </w:rPr>
              <w:t>0.96</w:t>
            </w:r>
          </w:p>
        </w:tc>
        <w:tc>
          <w:tcPr>
            <w:tcW w:w="1285" w:type="dxa"/>
          </w:tcPr>
          <w:p w14:paraId="30260BD0" w14:textId="2A35CCE4" w:rsidR="00D2733E" w:rsidRPr="004F3B18" w:rsidRDefault="00500721" w:rsidP="00B260E9">
            <w:pPr>
              <w:jc w:val="center"/>
              <w:rPr>
                <w:rFonts w:ascii="Calibri" w:hAnsi="Calibri" w:cs="Calibri"/>
              </w:rPr>
            </w:pPr>
            <w:r w:rsidRPr="004F3B18">
              <w:rPr>
                <w:rFonts w:ascii="Calibri" w:hAnsi="Calibri" w:cs="Calibri"/>
              </w:rPr>
              <w:t>1.86</w:t>
            </w:r>
          </w:p>
        </w:tc>
        <w:tc>
          <w:tcPr>
            <w:tcW w:w="850" w:type="dxa"/>
          </w:tcPr>
          <w:p w14:paraId="3EA004ED" w14:textId="2671E144" w:rsidR="00D2733E" w:rsidRPr="004F3B18" w:rsidRDefault="00500721" w:rsidP="00B260E9">
            <w:pPr>
              <w:jc w:val="center"/>
              <w:rPr>
                <w:rFonts w:ascii="Calibri" w:hAnsi="Calibri" w:cs="Calibri"/>
              </w:rPr>
            </w:pPr>
            <w:r w:rsidRPr="004F3B18">
              <w:rPr>
                <w:rFonts w:ascii="Calibri" w:hAnsi="Calibri" w:cs="Calibri"/>
              </w:rPr>
              <w:t>1.25</w:t>
            </w:r>
          </w:p>
        </w:tc>
        <w:tc>
          <w:tcPr>
            <w:tcW w:w="851" w:type="dxa"/>
          </w:tcPr>
          <w:p w14:paraId="1BE9D430" w14:textId="288770FD" w:rsidR="00D2733E" w:rsidRPr="004F3B18" w:rsidRDefault="00500721" w:rsidP="00B260E9">
            <w:pPr>
              <w:jc w:val="center"/>
              <w:rPr>
                <w:rFonts w:ascii="Calibri" w:hAnsi="Calibri" w:cs="Calibri"/>
              </w:rPr>
            </w:pPr>
            <w:r w:rsidRPr="004F3B18">
              <w:rPr>
                <w:rFonts w:ascii="Calibri" w:hAnsi="Calibri" w:cs="Calibri"/>
              </w:rPr>
              <w:t>-5.15</w:t>
            </w:r>
          </w:p>
        </w:tc>
        <w:tc>
          <w:tcPr>
            <w:tcW w:w="992" w:type="dxa"/>
          </w:tcPr>
          <w:p w14:paraId="747DF1FA" w14:textId="51D3965A" w:rsidR="00D2733E" w:rsidRPr="004F3B18" w:rsidRDefault="00867691" w:rsidP="00B260E9">
            <w:pPr>
              <w:jc w:val="center"/>
              <w:rPr>
                <w:rFonts w:ascii="Calibri" w:hAnsi="Calibri" w:cs="Calibri"/>
              </w:rPr>
            </w:pPr>
            <w:r w:rsidRPr="004F3B18">
              <w:rPr>
                <w:rFonts w:ascii="Calibri" w:hAnsi="Calibri" w:cs="Calibri"/>
              </w:rPr>
              <w:t>1.52</w:t>
            </w:r>
          </w:p>
        </w:tc>
        <w:tc>
          <w:tcPr>
            <w:tcW w:w="941" w:type="dxa"/>
          </w:tcPr>
          <w:p w14:paraId="1EB8FB09" w14:textId="5050A106" w:rsidR="00D2733E" w:rsidRPr="004F3B18" w:rsidRDefault="00867691" w:rsidP="00B260E9">
            <w:pPr>
              <w:jc w:val="center"/>
              <w:rPr>
                <w:rFonts w:ascii="Calibri" w:hAnsi="Calibri" w:cs="Calibri"/>
              </w:rPr>
            </w:pPr>
            <w:r w:rsidRPr="004F3B18">
              <w:rPr>
                <w:rFonts w:ascii="Calibri" w:hAnsi="Calibri" w:cs="Calibri"/>
              </w:rPr>
              <w:t>-1.89</w:t>
            </w:r>
          </w:p>
        </w:tc>
      </w:tr>
      <w:tr w:rsidR="00D2733E" w:rsidRPr="004F3B18" w14:paraId="6DEA0068" w14:textId="77777777" w:rsidTr="00B260E9">
        <w:tc>
          <w:tcPr>
            <w:tcW w:w="699" w:type="dxa"/>
            <w:vMerge/>
          </w:tcPr>
          <w:p w14:paraId="7A8C6093" w14:textId="77777777" w:rsidR="00D2733E" w:rsidRPr="004F3B18" w:rsidRDefault="00D2733E" w:rsidP="00B260E9">
            <w:pPr>
              <w:jc w:val="center"/>
              <w:rPr>
                <w:rFonts w:ascii="Calibri" w:hAnsi="Calibri" w:cs="Calibri"/>
              </w:rPr>
            </w:pPr>
          </w:p>
        </w:tc>
        <w:tc>
          <w:tcPr>
            <w:tcW w:w="1124" w:type="dxa"/>
            <w:vMerge/>
          </w:tcPr>
          <w:p w14:paraId="7661D146" w14:textId="77777777" w:rsidR="00D2733E" w:rsidRPr="004F3B18" w:rsidRDefault="00D2733E" w:rsidP="00B260E9">
            <w:pPr>
              <w:jc w:val="center"/>
              <w:rPr>
                <w:rFonts w:ascii="Calibri" w:hAnsi="Calibri" w:cs="Calibri"/>
              </w:rPr>
            </w:pPr>
          </w:p>
        </w:tc>
        <w:tc>
          <w:tcPr>
            <w:tcW w:w="851" w:type="dxa"/>
          </w:tcPr>
          <w:p w14:paraId="21A65D99"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0661711B" w14:textId="06A0A334" w:rsidR="00D2733E" w:rsidRPr="004F3B18" w:rsidRDefault="00B236E2" w:rsidP="00B260E9">
            <w:pPr>
              <w:jc w:val="center"/>
              <w:rPr>
                <w:rFonts w:ascii="Calibri" w:hAnsi="Calibri" w:cs="Calibri"/>
              </w:rPr>
            </w:pPr>
            <w:r w:rsidRPr="004F3B18">
              <w:rPr>
                <w:rFonts w:ascii="Calibri" w:hAnsi="Calibri" w:cs="Calibri"/>
              </w:rPr>
              <w:t>1.34</w:t>
            </w:r>
          </w:p>
        </w:tc>
        <w:tc>
          <w:tcPr>
            <w:tcW w:w="671" w:type="dxa"/>
          </w:tcPr>
          <w:p w14:paraId="633CC6F6" w14:textId="64915FB5" w:rsidR="00D2733E" w:rsidRPr="004F3B18" w:rsidRDefault="00B236E2" w:rsidP="00B260E9">
            <w:pPr>
              <w:jc w:val="center"/>
              <w:rPr>
                <w:rFonts w:ascii="Calibri" w:hAnsi="Calibri" w:cs="Calibri"/>
              </w:rPr>
            </w:pPr>
            <w:r w:rsidRPr="004F3B18">
              <w:rPr>
                <w:rFonts w:ascii="Calibri" w:hAnsi="Calibri" w:cs="Calibri"/>
              </w:rPr>
              <w:t>0.96</w:t>
            </w:r>
          </w:p>
        </w:tc>
        <w:tc>
          <w:tcPr>
            <w:tcW w:w="1285" w:type="dxa"/>
          </w:tcPr>
          <w:p w14:paraId="2DA9C760" w14:textId="6B5CFC55" w:rsidR="00D2733E" w:rsidRPr="004F3B18" w:rsidRDefault="00B236E2" w:rsidP="00B260E9">
            <w:pPr>
              <w:jc w:val="center"/>
              <w:rPr>
                <w:rFonts w:ascii="Calibri" w:hAnsi="Calibri" w:cs="Calibri"/>
              </w:rPr>
            </w:pPr>
            <w:r w:rsidRPr="004F3B18">
              <w:rPr>
                <w:rFonts w:ascii="Calibri" w:hAnsi="Calibri" w:cs="Calibri"/>
              </w:rPr>
              <w:t>1.73</w:t>
            </w:r>
          </w:p>
        </w:tc>
        <w:tc>
          <w:tcPr>
            <w:tcW w:w="850" w:type="dxa"/>
          </w:tcPr>
          <w:p w14:paraId="655278F4" w14:textId="7FD043B0" w:rsidR="00D2733E" w:rsidRPr="004F3B18" w:rsidRDefault="00B236E2" w:rsidP="00B260E9">
            <w:pPr>
              <w:jc w:val="center"/>
              <w:rPr>
                <w:rFonts w:ascii="Calibri" w:hAnsi="Calibri" w:cs="Calibri"/>
              </w:rPr>
            </w:pPr>
            <w:r w:rsidRPr="004F3B18">
              <w:rPr>
                <w:rFonts w:ascii="Calibri" w:hAnsi="Calibri" w:cs="Calibri"/>
              </w:rPr>
              <w:t>1.21</w:t>
            </w:r>
          </w:p>
        </w:tc>
        <w:tc>
          <w:tcPr>
            <w:tcW w:w="851" w:type="dxa"/>
          </w:tcPr>
          <w:p w14:paraId="27F702A2" w14:textId="201E9975" w:rsidR="00D2733E" w:rsidRPr="004F3B18" w:rsidRDefault="00B236E2" w:rsidP="00B260E9">
            <w:pPr>
              <w:jc w:val="center"/>
              <w:rPr>
                <w:rFonts w:ascii="Calibri" w:hAnsi="Calibri" w:cs="Calibri"/>
              </w:rPr>
            </w:pPr>
            <w:r w:rsidRPr="004F3B18">
              <w:rPr>
                <w:rFonts w:ascii="Calibri" w:hAnsi="Calibri" w:cs="Calibri"/>
              </w:rPr>
              <w:t>-5.07</w:t>
            </w:r>
          </w:p>
        </w:tc>
        <w:tc>
          <w:tcPr>
            <w:tcW w:w="992" w:type="dxa"/>
          </w:tcPr>
          <w:p w14:paraId="4A2CBA19" w14:textId="56A916F0" w:rsidR="00D2733E" w:rsidRPr="004F3B18" w:rsidRDefault="00B236E2" w:rsidP="00B260E9">
            <w:pPr>
              <w:jc w:val="center"/>
              <w:rPr>
                <w:rFonts w:ascii="Calibri" w:hAnsi="Calibri" w:cs="Calibri"/>
              </w:rPr>
            </w:pPr>
            <w:r w:rsidRPr="004F3B18">
              <w:rPr>
                <w:rFonts w:ascii="Calibri" w:hAnsi="Calibri" w:cs="Calibri"/>
              </w:rPr>
              <w:t>1.73</w:t>
            </w:r>
          </w:p>
        </w:tc>
        <w:tc>
          <w:tcPr>
            <w:tcW w:w="941" w:type="dxa"/>
          </w:tcPr>
          <w:p w14:paraId="30EC223B" w14:textId="327E8EFA" w:rsidR="00D2733E" w:rsidRPr="004F3B18" w:rsidRDefault="00B236E2" w:rsidP="00B260E9">
            <w:pPr>
              <w:jc w:val="center"/>
              <w:rPr>
                <w:rFonts w:ascii="Calibri" w:hAnsi="Calibri" w:cs="Calibri"/>
              </w:rPr>
            </w:pPr>
            <w:r w:rsidRPr="004F3B18">
              <w:rPr>
                <w:rFonts w:ascii="Calibri" w:hAnsi="Calibri" w:cs="Calibri"/>
              </w:rPr>
              <w:t>-2.9</w:t>
            </w:r>
          </w:p>
        </w:tc>
      </w:tr>
      <w:tr w:rsidR="00D2733E" w:rsidRPr="004F3B18" w14:paraId="6C199B4E" w14:textId="77777777" w:rsidTr="00B260E9">
        <w:tc>
          <w:tcPr>
            <w:tcW w:w="699" w:type="dxa"/>
            <w:vMerge/>
          </w:tcPr>
          <w:p w14:paraId="451E80DB" w14:textId="77777777" w:rsidR="00D2733E" w:rsidRPr="004F3B18" w:rsidRDefault="00D2733E" w:rsidP="00B260E9">
            <w:pPr>
              <w:jc w:val="center"/>
              <w:rPr>
                <w:rFonts w:ascii="Calibri" w:hAnsi="Calibri" w:cs="Calibri"/>
              </w:rPr>
            </w:pPr>
          </w:p>
        </w:tc>
        <w:tc>
          <w:tcPr>
            <w:tcW w:w="1124" w:type="dxa"/>
            <w:vMerge w:val="restart"/>
          </w:tcPr>
          <w:p w14:paraId="3E421AC4"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09099671"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4FDD1A3B" w14:textId="6AADDC56" w:rsidR="00D2733E" w:rsidRPr="004F3B18" w:rsidRDefault="00C21E6E" w:rsidP="00B260E9">
            <w:pPr>
              <w:jc w:val="center"/>
              <w:rPr>
                <w:rFonts w:ascii="Calibri" w:hAnsi="Calibri" w:cs="Calibri"/>
              </w:rPr>
            </w:pPr>
            <w:r w:rsidRPr="004F3B18">
              <w:rPr>
                <w:rFonts w:ascii="Calibri" w:hAnsi="Calibri" w:cs="Calibri"/>
              </w:rPr>
              <w:t>1.43</w:t>
            </w:r>
          </w:p>
        </w:tc>
        <w:tc>
          <w:tcPr>
            <w:tcW w:w="671" w:type="dxa"/>
          </w:tcPr>
          <w:p w14:paraId="70443793" w14:textId="55872F7B" w:rsidR="00D2733E" w:rsidRPr="004F3B18" w:rsidRDefault="00C21E6E" w:rsidP="00B260E9">
            <w:pPr>
              <w:jc w:val="center"/>
              <w:rPr>
                <w:rFonts w:ascii="Calibri" w:hAnsi="Calibri" w:cs="Calibri"/>
              </w:rPr>
            </w:pPr>
            <w:r w:rsidRPr="004F3B18">
              <w:rPr>
                <w:rFonts w:ascii="Calibri" w:hAnsi="Calibri" w:cs="Calibri"/>
              </w:rPr>
              <w:t>0.95</w:t>
            </w:r>
          </w:p>
        </w:tc>
        <w:tc>
          <w:tcPr>
            <w:tcW w:w="1285" w:type="dxa"/>
          </w:tcPr>
          <w:p w14:paraId="0415030F" w14:textId="2C0CFA7A" w:rsidR="00D2733E" w:rsidRPr="004F3B18" w:rsidRDefault="00363430" w:rsidP="00B260E9">
            <w:pPr>
              <w:jc w:val="center"/>
              <w:rPr>
                <w:rFonts w:ascii="Calibri" w:hAnsi="Calibri" w:cs="Calibri"/>
              </w:rPr>
            </w:pPr>
            <w:r w:rsidRPr="004F3B18">
              <w:rPr>
                <w:rFonts w:ascii="Calibri" w:hAnsi="Calibri" w:cs="Calibri"/>
              </w:rPr>
              <w:t>1.09</w:t>
            </w:r>
          </w:p>
        </w:tc>
        <w:tc>
          <w:tcPr>
            <w:tcW w:w="850" w:type="dxa"/>
          </w:tcPr>
          <w:p w14:paraId="35230548" w14:textId="040535C0" w:rsidR="00D2733E" w:rsidRPr="004F3B18" w:rsidRDefault="00363430" w:rsidP="00B260E9">
            <w:pPr>
              <w:jc w:val="center"/>
              <w:rPr>
                <w:rFonts w:ascii="Calibri" w:hAnsi="Calibri" w:cs="Calibri"/>
              </w:rPr>
            </w:pPr>
            <w:r w:rsidRPr="004F3B18">
              <w:rPr>
                <w:rFonts w:ascii="Calibri" w:hAnsi="Calibri" w:cs="Calibri"/>
              </w:rPr>
              <w:t>4.13</w:t>
            </w:r>
          </w:p>
        </w:tc>
        <w:tc>
          <w:tcPr>
            <w:tcW w:w="851" w:type="dxa"/>
          </w:tcPr>
          <w:p w14:paraId="1B8E62CA" w14:textId="4C1654CF" w:rsidR="00D2733E" w:rsidRPr="004F3B18" w:rsidRDefault="00363430" w:rsidP="00B260E9">
            <w:pPr>
              <w:jc w:val="center"/>
              <w:rPr>
                <w:rFonts w:ascii="Calibri" w:hAnsi="Calibri" w:cs="Calibri"/>
              </w:rPr>
            </w:pPr>
            <w:r w:rsidRPr="004F3B18">
              <w:rPr>
                <w:rFonts w:ascii="Calibri" w:hAnsi="Calibri" w:cs="Calibri"/>
              </w:rPr>
              <w:t>-71.5</w:t>
            </w:r>
          </w:p>
        </w:tc>
        <w:tc>
          <w:tcPr>
            <w:tcW w:w="992" w:type="dxa"/>
          </w:tcPr>
          <w:p w14:paraId="4070ABBC" w14:textId="13660B05" w:rsidR="00D2733E" w:rsidRPr="004F3B18" w:rsidRDefault="00363430" w:rsidP="00B260E9">
            <w:pPr>
              <w:jc w:val="center"/>
              <w:rPr>
                <w:rFonts w:ascii="Calibri" w:hAnsi="Calibri" w:cs="Calibri"/>
              </w:rPr>
            </w:pPr>
            <w:r w:rsidRPr="004F3B18">
              <w:rPr>
                <w:rFonts w:ascii="Calibri" w:hAnsi="Calibri" w:cs="Calibri"/>
              </w:rPr>
              <w:t>7.82</w:t>
            </w:r>
          </w:p>
        </w:tc>
        <w:tc>
          <w:tcPr>
            <w:tcW w:w="941" w:type="dxa"/>
          </w:tcPr>
          <w:p w14:paraId="3D7928A8" w14:textId="117A8698" w:rsidR="00D2733E" w:rsidRPr="004F3B18" w:rsidRDefault="00363430" w:rsidP="00B260E9">
            <w:pPr>
              <w:jc w:val="center"/>
              <w:rPr>
                <w:rFonts w:ascii="Calibri" w:hAnsi="Calibri" w:cs="Calibri"/>
              </w:rPr>
            </w:pPr>
            <w:r w:rsidRPr="004F3B18">
              <w:rPr>
                <w:rFonts w:ascii="Calibri" w:hAnsi="Calibri" w:cs="Calibri"/>
              </w:rPr>
              <w:t>-60.73</w:t>
            </w:r>
          </w:p>
        </w:tc>
      </w:tr>
      <w:tr w:rsidR="00D2733E" w:rsidRPr="004F3B18" w14:paraId="42DC9B02" w14:textId="77777777" w:rsidTr="00B260E9">
        <w:tc>
          <w:tcPr>
            <w:tcW w:w="699" w:type="dxa"/>
            <w:vMerge/>
          </w:tcPr>
          <w:p w14:paraId="2D67FD38" w14:textId="77777777" w:rsidR="00D2733E" w:rsidRPr="004F3B18" w:rsidRDefault="00D2733E" w:rsidP="00B260E9">
            <w:pPr>
              <w:jc w:val="center"/>
              <w:rPr>
                <w:rFonts w:ascii="Calibri" w:hAnsi="Calibri" w:cs="Calibri"/>
              </w:rPr>
            </w:pPr>
          </w:p>
        </w:tc>
        <w:tc>
          <w:tcPr>
            <w:tcW w:w="1124" w:type="dxa"/>
            <w:vMerge/>
          </w:tcPr>
          <w:p w14:paraId="096A06D1" w14:textId="77777777" w:rsidR="00D2733E" w:rsidRPr="004F3B18" w:rsidRDefault="00D2733E" w:rsidP="00B260E9">
            <w:pPr>
              <w:jc w:val="center"/>
              <w:rPr>
                <w:rFonts w:ascii="Calibri" w:hAnsi="Calibri" w:cs="Calibri"/>
              </w:rPr>
            </w:pPr>
          </w:p>
        </w:tc>
        <w:tc>
          <w:tcPr>
            <w:tcW w:w="851" w:type="dxa"/>
          </w:tcPr>
          <w:p w14:paraId="43943F9D"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29595303" w14:textId="03777C9D" w:rsidR="00D2733E" w:rsidRPr="004F3B18" w:rsidRDefault="00566BCD" w:rsidP="00B260E9">
            <w:pPr>
              <w:jc w:val="center"/>
              <w:rPr>
                <w:rFonts w:ascii="Calibri" w:hAnsi="Calibri" w:cs="Calibri"/>
              </w:rPr>
            </w:pPr>
            <w:r w:rsidRPr="004F3B18">
              <w:rPr>
                <w:rFonts w:ascii="Calibri" w:hAnsi="Calibri" w:cs="Calibri"/>
              </w:rPr>
              <w:t>1.36</w:t>
            </w:r>
          </w:p>
        </w:tc>
        <w:tc>
          <w:tcPr>
            <w:tcW w:w="671" w:type="dxa"/>
          </w:tcPr>
          <w:p w14:paraId="62D25FEC" w14:textId="665192FA" w:rsidR="00D2733E" w:rsidRPr="004F3B18" w:rsidRDefault="00566BCD" w:rsidP="00B260E9">
            <w:pPr>
              <w:jc w:val="center"/>
              <w:rPr>
                <w:rFonts w:ascii="Calibri" w:hAnsi="Calibri" w:cs="Calibri"/>
              </w:rPr>
            </w:pPr>
            <w:r w:rsidRPr="004F3B18">
              <w:rPr>
                <w:rFonts w:ascii="Calibri" w:hAnsi="Calibri" w:cs="Calibri"/>
              </w:rPr>
              <w:t>0.96</w:t>
            </w:r>
          </w:p>
        </w:tc>
        <w:tc>
          <w:tcPr>
            <w:tcW w:w="1285" w:type="dxa"/>
          </w:tcPr>
          <w:p w14:paraId="3BB6C5AA" w14:textId="2E1F2BA5" w:rsidR="00D2733E" w:rsidRPr="004F3B18" w:rsidRDefault="00566BCD" w:rsidP="00B260E9">
            <w:pPr>
              <w:jc w:val="center"/>
              <w:rPr>
                <w:rFonts w:ascii="Calibri" w:hAnsi="Calibri" w:cs="Calibri"/>
              </w:rPr>
            </w:pPr>
            <w:r w:rsidRPr="004F3B18">
              <w:rPr>
                <w:rFonts w:ascii="Calibri" w:hAnsi="Calibri" w:cs="Calibri"/>
              </w:rPr>
              <w:t>1.68</w:t>
            </w:r>
          </w:p>
        </w:tc>
        <w:tc>
          <w:tcPr>
            <w:tcW w:w="850" w:type="dxa"/>
          </w:tcPr>
          <w:p w14:paraId="6DC9D7EE" w14:textId="584FC8CE" w:rsidR="00D2733E" w:rsidRPr="004F3B18" w:rsidRDefault="00566BCD" w:rsidP="00B260E9">
            <w:pPr>
              <w:jc w:val="center"/>
              <w:rPr>
                <w:rFonts w:ascii="Calibri" w:hAnsi="Calibri" w:cs="Calibri"/>
              </w:rPr>
            </w:pPr>
            <w:r w:rsidRPr="004F3B18">
              <w:rPr>
                <w:rFonts w:ascii="Calibri" w:hAnsi="Calibri" w:cs="Calibri"/>
              </w:rPr>
              <w:t>0.54</w:t>
            </w:r>
          </w:p>
        </w:tc>
        <w:tc>
          <w:tcPr>
            <w:tcW w:w="851" w:type="dxa"/>
          </w:tcPr>
          <w:p w14:paraId="736DC91B" w14:textId="0D3B108B" w:rsidR="00D2733E" w:rsidRPr="004F3B18" w:rsidRDefault="00566BCD" w:rsidP="00B260E9">
            <w:pPr>
              <w:jc w:val="center"/>
              <w:rPr>
                <w:rFonts w:ascii="Calibri" w:hAnsi="Calibri" w:cs="Calibri"/>
              </w:rPr>
            </w:pPr>
            <w:r w:rsidRPr="004F3B18">
              <w:rPr>
                <w:rFonts w:ascii="Calibri" w:hAnsi="Calibri" w:cs="Calibri"/>
              </w:rPr>
              <w:t>-0.35</w:t>
            </w:r>
          </w:p>
        </w:tc>
        <w:tc>
          <w:tcPr>
            <w:tcW w:w="992" w:type="dxa"/>
          </w:tcPr>
          <w:p w14:paraId="55C9168E" w14:textId="1CD0FEBF" w:rsidR="00D2733E" w:rsidRPr="004F3B18" w:rsidRDefault="00566BCD" w:rsidP="00B260E9">
            <w:pPr>
              <w:jc w:val="center"/>
              <w:rPr>
                <w:rFonts w:ascii="Calibri" w:hAnsi="Calibri" w:cs="Calibri"/>
              </w:rPr>
            </w:pPr>
            <w:r w:rsidRPr="004F3B18">
              <w:rPr>
                <w:rFonts w:ascii="Calibri" w:hAnsi="Calibri" w:cs="Calibri"/>
              </w:rPr>
              <w:t>0.82</w:t>
            </w:r>
          </w:p>
        </w:tc>
        <w:tc>
          <w:tcPr>
            <w:tcW w:w="941" w:type="dxa"/>
          </w:tcPr>
          <w:p w14:paraId="1E732845" w14:textId="0672C475" w:rsidR="00D2733E" w:rsidRPr="004F3B18" w:rsidRDefault="00566BCD" w:rsidP="00B260E9">
            <w:pPr>
              <w:jc w:val="center"/>
              <w:rPr>
                <w:rFonts w:ascii="Calibri" w:hAnsi="Calibri" w:cs="Calibri"/>
              </w:rPr>
            </w:pPr>
            <w:r w:rsidRPr="004F3B18">
              <w:rPr>
                <w:rFonts w:ascii="Calibri" w:hAnsi="Calibri" w:cs="Calibri"/>
              </w:rPr>
              <w:t>0.09</w:t>
            </w:r>
          </w:p>
        </w:tc>
      </w:tr>
      <w:tr w:rsidR="00D2733E" w:rsidRPr="004F3B18" w14:paraId="7CF7EA64" w14:textId="77777777" w:rsidTr="00B260E9">
        <w:tc>
          <w:tcPr>
            <w:tcW w:w="699" w:type="dxa"/>
            <w:vMerge/>
          </w:tcPr>
          <w:p w14:paraId="2433818E" w14:textId="77777777" w:rsidR="00D2733E" w:rsidRPr="004F3B18" w:rsidRDefault="00D2733E" w:rsidP="00B260E9">
            <w:pPr>
              <w:jc w:val="center"/>
              <w:rPr>
                <w:rFonts w:ascii="Calibri" w:hAnsi="Calibri" w:cs="Calibri"/>
              </w:rPr>
            </w:pPr>
          </w:p>
        </w:tc>
        <w:tc>
          <w:tcPr>
            <w:tcW w:w="1124" w:type="dxa"/>
            <w:vMerge/>
          </w:tcPr>
          <w:p w14:paraId="66FDF8A7" w14:textId="77777777" w:rsidR="00D2733E" w:rsidRPr="004F3B18" w:rsidRDefault="00D2733E" w:rsidP="00B260E9">
            <w:pPr>
              <w:jc w:val="center"/>
              <w:rPr>
                <w:rFonts w:ascii="Calibri" w:hAnsi="Calibri" w:cs="Calibri"/>
              </w:rPr>
            </w:pPr>
          </w:p>
        </w:tc>
        <w:tc>
          <w:tcPr>
            <w:tcW w:w="851" w:type="dxa"/>
          </w:tcPr>
          <w:p w14:paraId="3839173A"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013CEFE1" w14:textId="23CA9FA5" w:rsidR="00D2733E" w:rsidRPr="004F3B18" w:rsidRDefault="00E76948" w:rsidP="00B260E9">
            <w:pPr>
              <w:jc w:val="center"/>
              <w:rPr>
                <w:rFonts w:ascii="Calibri" w:hAnsi="Calibri" w:cs="Calibri"/>
              </w:rPr>
            </w:pPr>
            <w:r w:rsidRPr="004F3B18">
              <w:rPr>
                <w:rFonts w:ascii="Calibri" w:hAnsi="Calibri" w:cs="Calibri"/>
              </w:rPr>
              <w:t>1.34</w:t>
            </w:r>
          </w:p>
        </w:tc>
        <w:tc>
          <w:tcPr>
            <w:tcW w:w="671" w:type="dxa"/>
          </w:tcPr>
          <w:p w14:paraId="19CB3C1E" w14:textId="7A2B067F" w:rsidR="00D2733E" w:rsidRPr="004F3B18" w:rsidRDefault="00E76948" w:rsidP="00B260E9">
            <w:pPr>
              <w:jc w:val="center"/>
              <w:rPr>
                <w:rFonts w:ascii="Calibri" w:hAnsi="Calibri" w:cs="Calibri"/>
              </w:rPr>
            </w:pPr>
            <w:r w:rsidRPr="004F3B18">
              <w:rPr>
                <w:rFonts w:ascii="Calibri" w:hAnsi="Calibri" w:cs="Calibri"/>
              </w:rPr>
              <w:t>0.96</w:t>
            </w:r>
          </w:p>
        </w:tc>
        <w:tc>
          <w:tcPr>
            <w:tcW w:w="1285" w:type="dxa"/>
          </w:tcPr>
          <w:p w14:paraId="24CE1947" w14:textId="6C6A3F2B" w:rsidR="00D2733E" w:rsidRPr="004F3B18" w:rsidRDefault="00E4264F" w:rsidP="00B260E9">
            <w:pPr>
              <w:jc w:val="center"/>
              <w:rPr>
                <w:rFonts w:ascii="Calibri" w:hAnsi="Calibri" w:cs="Calibri"/>
              </w:rPr>
            </w:pPr>
            <w:r w:rsidRPr="004F3B18">
              <w:rPr>
                <w:rFonts w:ascii="Calibri" w:hAnsi="Calibri" w:cs="Calibri"/>
              </w:rPr>
              <w:t>1.6</w:t>
            </w:r>
          </w:p>
        </w:tc>
        <w:tc>
          <w:tcPr>
            <w:tcW w:w="850" w:type="dxa"/>
          </w:tcPr>
          <w:p w14:paraId="11AC77A0" w14:textId="723B6801" w:rsidR="00D2733E" w:rsidRPr="004F3B18" w:rsidRDefault="00E4264F" w:rsidP="00B260E9">
            <w:pPr>
              <w:jc w:val="center"/>
              <w:rPr>
                <w:rFonts w:ascii="Calibri" w:hAnsi="Calibri" w:cs="Calibri"/>
              </w:rPr>
            </w:pPr>
            <w:r w:rsidRPr="004F3B18">
              <w:rPr>
                <w:rFonts w:ascii="Calibri" w:hAnsi="Calibri" w:cs="Calibri"/>
              </w:rPr>
              <w:t>0.91</w:t>
            </w:r>
          </w:p>
        </w:tc>
        <w:tc>
          <w:tcPr>
            <w:tcW w:w="851" w:type="dxa"/>
          </w:tcPr>
          <w:p w14:paraId="2075E126" w14:textId="51E6CDDC" w:rsidR="00D2733E" w:rsidRPr="004F3B18" w:rsidRDefault="00E4264F" w:rsidP="00B260E9">
            <w:pPr>
              <w:jc w:val="center"/>
              <w:rPr>
                <w:rFonts w:ascii="Calibri" w:hAnsi="Calibri" w:cs="Calibri"/>
              </w:rPr>
            </w:pPr>
            <w:r w:rsidRPr="004F3B18">
              <w:rPr>
                <w:rFonts w:ascii="Calibri" w:hAnsi="Calibri" w:cs="Calibri"/>
              </w:rPr>
              <w:t>-3.01</w:t>
            </w:r>
          </w:p>
        </w:tc>
        <w:tc>
          <w:tcPr>
            <w:tcW w:w="992" w:type="dxa"/>
          </w:tcPr>
          <w:p w14:paraId="654B2A7C" w14:textId="74474800" w:rsidR="00D2733E" w:rsidRPr="004F3B18" w:rsidRDefault="00AD6C3D" w:rsidP="00B260E9">
            <w:pPr>
              <w:jc w:val="center"/>
              <w:rPr>
                <w:rFonts w:ascii="Calibri" w:hAnsi="Calibri" w:cs="Calibri"/>
              </w:rPr>
            </w:pPr>
            <w:r w:rsidRPr="004F3B18">
              <w:rPr>
                <w:rFonts w:ascii="Calibri" w:hAnsi="Calibri" w:cs="Calibri"/>
              </w:rPr>
              <w:t>1.91</w:t>
            </w:r>
          </w:p>
        </w:tc>
        <w:tc>
          <w:tcPr>
            <w:tcW w:w="941" w:type="dxa"/>
          </w:tcPr>
          <w:p w14:paraId="0FA9B7AC" w14:textId="6A5F2192" w:rsidR="00D2733E" w:rsidRPr="004F3B18" w:rsidRDefault="00AD6C3D" w:rsidP="00B260E9">
            <w:pPr>
              <w:jc w:val="center"/>
              <w:rPr>
                <w:rFonts w:ascii="Calibri" w:hAnsi="Calibri" w:cs="Calibri"/>
              </w:rPr>
            </w:pPr>
            <w:r w:rsidRPr="004F3B18">
              <w:rPr>
                <w:rFonts w:ascii="Calibri" w:hAnsi="Calibri" w:cs="Calibri"/>
              </w:rPr>
              <w:t>-3.32</w:t>
            </w:r>
          </w:p>
        </w:tc>
      </w:tr>
      <w:tr w:rsidR="00D2733E" w:rsidRPr="004F3B18" w14:paraId="3A5549B0" w14:textId="77777777" w:rsidTr="00B260E9">
        <w:tc>
          <w:tcPr>
            <w:tcW w:w="699" w:type="dxa"/>
            <w:vMerge/>
          </w:tcPr>
          <w:p w14:paraId="4DE80546" w14:textId="77777777" w:rsidR="00D2733E" w:rsidRPr="004F3B18" w:rsidRDefault="00D2733E" w:rsidP="00B260E9">
            <w:pPr>
              <w:jc w:val="center"/>
              <w:rPr>
                <w:rFonts w:ascii="Calibri" w:hAnsi="Calibri" w:cs="Calibri"/>
              </w:rPr>
            </w:pPr>
          </w:p>
        </w:tc>
        <w:tc>
          <w:tcPr>
            <w:tcW w:w="1124" w:type="dxa"/>
            <w:vMerge/>
          </w:tcPr>
          <w:p w14:paraId="591F2D83" w14:textId="77777777" w:rsidR="00D2733E" w:rsidRPr="004F3B18" w:rsidRDefault="00D2733E" w:rsidP="00B260E9">
            <w:pPr>
              <w:jc w:val="center"/>
              <w:rPr>
                <w:rFonts w:ascii="Calibri" w:hAnsi="Calibri" w:cs="Calibri"/>
              </w:rPr>
            </w:pPr>
          </w:p>
        </w:tc>
        <w:tc>
          <w:tcPr>
            <w:tcW w:w="851" w:type="dxa"/>
          </w:tcPr>
          <w:p w14:paraId="1C21E7B0"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5BC21065" w14:textId="757BBFD7" w:rsidR="00D2733E" w:rsidRPr="004F3B18" w:rsidRDefault="00C80ED9" w:rsidP="00B260E9">
            <w:pPr>
              <w:jc w:val="center"/>
              <w:rPr>
                <w:rFonts w:ascii="Calibri" w:hAnsi="Calibri" w:cs="Calibri"/>
              </w:rPr>
            </w:pPr>
            <w:r w:rsidRPr="004F3B18">
              <w:rPr>
                <w:rFonts w:ascii="Calibri" w:hAnsi="Calibri" w:cs="Calibri"/>
              </w:rPr>
              <w:t>1.34</w:t>
            </w:r>
          </w:p>
        </w:tc>
        <w:tc>
          <w:tcPr>
            <w:tcW w:w="671" w:type="dxa"/>
          </w:tcPr>
          <w:p w14:paraId="3EFBDB24" w14:textId="4972EB18" w:rsidR="00D2733E" w:rsidRPr="004F3B18" w:rsidRDefault="00C80ED9" w:rsidP="00B260E9">
            <w:pPr>
              <w:jc w:val="center"/>
              <w:rPr>
                <w:rFonts w:ascii="Calibri" w:hAnsi="Calibri" w:cs="Calibri"/>
              </w:rPr>
            </w:pPr>
            <w:r w:rsidRPr="004F3B18">
              <w:rPr>
                <w:rFonts w:ascii="Calibri" w:hAnsi="Calibri" w:cs="Calibri"/>
              </w:rPr>
              <w:t>0.96</w:t>
            </w:r>
          </w:p>
        </w:tc>
        <w:tc>
          <w:tcPr>
            <w:tcW w:w="1285" w:type="dxa"/>
          </w:tcPr>
          <w:p w14:paraId="5F12D5DC" w14:textId="351AF13E" w:rsidR="00D2733E" w:rsidRPr="004F3B18" w:rsidRDefault="00C80ED9" w:rsidP="00B260E9">
            <w:pPr>
              <w:jc w:val="center"/>
              <w:rPr>
                <w:rFonts w:ascii="Calibri" w:hAnsi="Calibri" w:cs="Calibri"/>
              </w:rPr>
            </w:pPr>
            <w:r w:rsidRPr="004F3B18">
              <w:rPr>
                <w:rFonts w:ascii="Calibri" w:hAnsi="Calibri" w:cs="Calibri"/>
              </w:rPr>
              <w:t>1.57</w:t>
            </w:r>
          </w:p>
        </w:tc>
        <w:tc>
          <w:tcPr>
            <w:tcW w:w="850" w:type="dxa"/>
          </w:tcPr>
          <w:p w14:paraId="70A33455" w14:textId="0A81E09E" w:rsidR="00D2733E" w:rsidRPr="004F3B18" w:rsidRDefault="00C80ED9" w:rsidP="00B260E9">
            <w:pPr>
              <w:jc w:val="center"/>
              <w:rPr>
                <w:rFonts w:ascii="Calibri" w:hAnsi="Calibri" w:cs="Calibri"/>
              </w:rPr>
            </w:pPr>
            <w:r w:rsidRPr="004F3B18">
              <w:rPr>
                <w:rFonts w:ascii="Calibri" w:hAnsi="Calibri" w:cs="Calibri"/>
              </w:rPr>
              <w:t>0.6</w:t>
            </w:r>
          </w:p>
        </w:tc>
        <w:tc>
          <w:tcPr>
            <w:tcW w:w="851" w:type="dxa"/>
          </w:tcPr>
          <w:p w14:paraId="401B91CC" w14:textId="3199B0BB" w:rsidR="00D2733E" w:rsidRPr="004F3B18" w:rsidRDefault="00C80ED9" w:rsidP="00B260E9">
            <w:pPr>
              <w:jc w:val="center"/>
              <w:rPr>
                <w:rFonts w:ascii="Calibri" w:hAnsi="Calibri" w:cs="Calibri"/>
              </w:rPr>
            </w:pPr>
            <w:r w:rsidRPr="004F3B18">
              <w:rPr>
                <w:rFonts w:ascii="Calibri" w:hAnsi="Calibri" w:cs="Calibri"/>
              </w:rPr>
              <w:t>-0.98</w:t>
            </w:r>
          </w:p>
        </w:tc>
        <w:tc>
          <w:tcPr>
            <w:tcW w:w="992" w:type="dxa"/>
          </w:tcPr>
          <w:p w14:paraId="7CB50EC1" w14:textId="6422944F" w:rsidR="00D2733E" w:rsidRPr="004F3B18" w:rsidRDefault="00C80ED9" w:rsidP="00B260E9">
            <w:pPr>
              <w:jc w:val="center"/>
              <w:rPr>
                <w:rFonts w:ascii="Calibri" w:hAnsi="Calibri" w:cs="Calibri"/>
              </w:rPr>
            </w:pPr>
            <w:r w:rsidRPr="004F3B18">
              <w:rPr>
                <w:rFonts w:ascii="Calibri" w:hAnsi="Calibri" w:cs="Calibri"/>
              </w:rPr>
              <w:t>0.94</w:t>
            </w:r>
          </w:p>
        </w:tc>
        <w:tc>
          <w:tcPr>
            <w:tcW w:w="941" w:type="dxa"/>
          </w:tcPr>
          <w:p w14:paraId="4904058A" w14:textId="114028ED" w:rsidR="00D2733E" w:rsidRPr="004F3B18" w:rsidRDefault="00C80ED9" w:rsidP="00B260E9">
            <w:pPr>
              <w:jc w:val="center"/>
              <w:rPr>
                <w:rFonts w:ascii="Calibri" w:hAnsi="Calibri" w:cs="Calibri"/>
              </w:rPr>
            </w:pPr>
            <w:r w:rsidRPr="004F3B18">
              <w:rPr>
                <w:rFonts w:ascii="Calibri" w:hAnsi="Calibri" w:cs="Calibri"/>
              </w:rPr>
              <w:t>-0.42</w:t>
            </w:r>
          </w:p>
        </w:tc>
      </w:tr>
      <w:tr w:rsidR="00D2733E" w:rsidRPr="004F3B18" w14:paraId="260C6227" w14:textId="77777777" w:rsidTr="00B260E9">
        <w:tc>
          <w:tcPr>
            <w:tcW w:w="699" w:type="dxa"/>
            <w:vMerge/>
          </w:tcPr>
          <w:p w14:paraId="74F8B482" w14:textId="77777777" w:rsidR="00D2733E" w:rsidRPr="004F3B18" w:rsidRDefault="00D2733E" w:rsidP="00B260E9">
            <w:pPr>
              <w:jc w:val="center"/>
              <w:rPr>
                <w:rFonts w:ascii="Calibri" w:hAnsi="Calibri" w:cs="Calibri"/>
              </w:rPr>
            </w:pPr>
          </w:p>
        </w:tc>
        <w:tc>
          <w:tcPr>
            <w:tcW w:w="1124" w:type="dxa"/>
            <w:vMerge w:val="restart"/>
          </w:tcPr>
          <w:p w14:paraId="0431DBB0"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07C5972E"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42456194" w14:textId="167E2C97" w:rsidR="00D2733E" w:rsidRPr="004F3B18" w:rsidRDefault="00585928" w:rsidP="00B260E9">
            <w:pPr>
              <w:jc w:val="center"/>
              <w:rPr>
                <w:rFonts w:ascii="Calibri" w:hAnsi="Calibri" w:cs="Calibri"/>
              </w:rPr>
            </w:pPr>
            <w:r w:rsidRPr="004F3B18">
              <w:rPr>
                <w:rFonts w:ascii="Calibri" w:hAnsi="Calibri" w:cs="Calibri"/>
              </w:rPr>
              <w:t>1.48</w:t>
            </w:r>
          </w:p>
        </w:tc>
        <w:tc>
          <w:tcPr>
            <w:tcW w:w="671" w:type="dxa"/>
          </w:tcPr>
          <w:p w14:paraId="7ABD487F" w14:textId="0F962EFF" w:rsidR="00D2733E" w:rsidRPr="004F3B18" w:rsidRDefault="00585928" w:rsidP="00B260E9">
            <w:pPr>
              <w:jc w:val="center"/>
              <w:rPr>
                <w:rFonts w:ascii="Calibri" w:hAnsi="Calibri" w:cs="Calibri"/>
              </w:rPr>
            </w:pPr>
            <w:r w:rsidRPr="004F3B18">
              <w:rPr>
                <w:rFonts w:ascii="Calibri" w:hAnsi="Calibri" w:cs="Calibri"/>
              </w:rPr>
              <w:t>0.95</w:t>
            </w:r>
          </w:p>
        </w:tc>
        <w:tc>
          <w:tcPr>
            <w:tcW w:w="1285" w:type="dxa"/>
          </w:tcPr>
          <w:p w14:paraId="4A933941" w14:textId="5810F3BC" w:rsidR="00D2733E" w:rsidRPr="004F3B18" w:rsidRDefault="00E92398" w:rsidP="00B260E9">
            <w:pPr>
              <w:jc w:val="center"/>
              <w:rPr>
                <w:rFonts w:ascii="Calibri" w:hAnsi="Calibri" w:cs="Calibri"/>
              </w:rPr>
            </w:pPr>
            <w:r w:rsidRPr="004F3B18">
              <w:rPr>
                <w:rFonts w:ascii="Calibri" w:hAnsi="Calibri" w:cs="Calibri"/>
              </w:rPr>
              <w:t>1.47</w:t>
            </w:r>
          </w:p>
        </w:tc>
        <w:tc>
          <w:tcPr>
            <w:tcW w:w="850" w:type="dxa"/>
          </w:tcPr>
          <w:p w14:paraId="0D085C0A" w14:textId="685A9602" w:rsidR="00D2733E" w:rsidRPr="004F3B18" w:rsidRDefault="00E92398" w:rsidP="00B260E9">
            <w:pPr>
              <w:jc w:val="center"/>
              <w:rPr>
                <w:rFonts w:ascii="Calibri" w:hAnsi="Calibri" w:cs="Calibri"/>
              </w:rPr>
            </w:pPr>
            <w:r w:rsidRPr="004F3B18">
              <w:rPr>
                <w:rFonts w:ascii="Calibri" w:hAnsi="Calibri" w:cs="Calibri"/>
              </w:rPr>
              <w:t>0.9</w:t>
            </w:r>
          </w:p>
        </w:tc>
        <w:tc>
          <w:tcPr>
            <w:tcW w:w="851" w:type="dxa"/>
          </w:tcPr>
          <w:p w14:paraId="14BFB4EA" w14:textId="45FB8EE7" w:rsidR="00D2733E" w:rsidRPr="004F3B18" w:rsidRDefault="00E92398" w:rsidP="00B260E9">
            <w:pPr>
              <w:jc w:val="center"/>
              <w:rPr>
                <w:rFonts w:ascii="Calibri" w:hAnsi="Calibri" w:cs="Calibri"/>
              </w:rPr>
            </w:pPr>
            <w:r w:rsidRPr="004F3B18">
              <w:rPr>
                <w:rFonts w:ascii="Calibri" w:hAnsi="Calibri" w:cs="Calibri"/>
              </w:rPr>
              <w:t>-2.79</w:t>
            </w:r>
          </w:p>
        </w:tc>
        <w:tc>
          <w:tcPr>
            <w:tcW w:w="992" w:type="dxa"/>
          </w:tcPr>
          <w:p w14:paraId="198C4136" w14:textId="5870D87B" w:rsidR="00D2733E" w:rsidRPr="004F3B18" w:rsidRDefault="00E92398" w:rsidP="00B260E9">
            <w:pPr>
              <w:jc w:val="center"/>
              <w:rPr>
                <w:rFonts w:ascii="Calibri" w:hAnsi="Calibri" w:cs="Calibri"/>
              </w:rPr>
            </w:pPr>
            <w:r w:rsidRPr="004F3B18">
              <w:rPr>
                <w:rFonts w:ascii="Calibri" w:hAnsi="Calibri" w:cs="Calibri"/>
              </w:rPr>
              <w:t>2.09</w:t>
            </w:r>
          </w:p>
        </w:tc>
        <w:tc>
          <w:tcPr>
            <w:tcW w:w="941" w:type="dxa"/>
          </w:tcPr>
          <w:p w14:paraId="34AE840B" w14:textId="2700F0B0" w:rsidR="00D2733E" w:rsidRPr="004F3B18" w:rsidRDefault="00E92398" w:rsidP="00B260E9">
            <w:pPr>
              <w:jc w:val="center"/>
              <w:rPr>
                <w:rFonts w:ascii="Calibri" w:hAnsi="Calibri" w:cs="Calibri"/>
              </w:rPr>
            </w:pPr>
            <w:r w:rsidRPr="004F3B18">
              <w:rPr>
                <w:rFonts w:ascii="Calibri" w:hAnsi="Calibri" w:cs="Calibri"/>
              </w:rPr>
              <w:t>-4.07</w:t>
            </w:r>
          </w:p>
        </w:tc>
      </w:tr>
      <w:tr w:rsidR="00D2733E" w:rsidRPr="004F3B18" w14:paraId="572D1C67" w14:textId="77777777" w:rsidTr="00B260E9">
        <w:tc>
          <w:tcPr>
            <w:tcW w:w="699" w:type="dxa"/>
            <w:vMerge/>
          </w:tcPr>
          <w:p w14:paraId="441E48EF" w14:textId="77777777" w:rsidR="00D2733E" w:rsidRPr="004F3B18" w:rsidRDefault="00D2733E" w:rsidP="00B260E9">
            <w:pPr>
              <w:jc w:val="center"/>
              <w:rPr>
                <w:rFonts w:ascii="Calibri" w:hAnsi="Calibri" w:cs="Calibri"/>
              </w:rPr>
            </w:pPr>
          </w:p>
        </w:tc>
        <w:tc>
          <w:tcPr>
            <w:tcW w:w="1124" w:type="dxa"/>
            <w:vMerge/>
          </w:tcPr>
          <w:p w14:paraId="58E0DFB3" w14:textId="77777777" w:rsidR="00D2733E" w:rsidRPr="004F3B18" w:rsidRDefault="00D2733E" w:rsidP="00B260E9">
            <w:pPr>
              <w:jc w:val="center"/>
              <w:rPr>
                <w:rFonts w:ascii="Calibri" w:hAnsi="Calibri" w:cs="Calibri"/>
              </w:rPr>
            </w:pPr>
          </w:p>
        </w:tc>
        <w:tc>
          <w:tcPr>
            <w:tcW w:w="851" w:type="dxa"/>
          </w:tcPr>
          <w:p w14:paraId="45F2BEED"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0C936F54" w14:textId="0729C428" w:rsidR="00D2733E" w:rsidRPr="004F3B18" w:rsidRDefault="004860C7" w:rsidP="00B260E9">
            <w:pPr>
              <w:jc w:val="center"/>
              <w:rPr>
                <w:rFonts w:ascii="Calibri" w:hAnsi="Calibri" w:cs="Calibri"/>
              </w:rPr>
            </w:pPr>
            <w:r w:rsidRPr="004F3B18">
              <w:rPr>
                <w:rFonts w:ascii="Calibri" w:hAnsi="Calibri" w:cs="Calibri"/>
              </w:rPr>
              <w:t>1.33</w:t>
            </w:r>
          </w:p>
        </w:tc>
        <w:tc>
          <w:tcPr>
            <w:tcW w:w="671" w:type="dxa"/>
          </w:tcPr>
          <w:p w14:paraId="0F22AC35" w14:textId="137EBBDF" w:rsidR="00D2733E" w:rsidRPr="004F3B18" w:rsidRDefault="004860C7" w:rsidP="00B260E9">
            <w:pPr>
              <w:jc w:val="center"/>
              <w:rPr>
                <w:rFonts w:ascii="Calibri" w:hAnsi="Calibri" w:cs="Calibri"/>
              </w:rPr>
            </w:pPr>
            <w:r w:rsidRPr="004F3B18">
              <w:rPr>
                <w:rFonts w:ascii="Calibri" w:hAnsi="Calibri" w:cs="Calibri"/>
              </w:rPr>
              <w:t>0.96</w:t>
            </w:r>
          </w:p>
        </w:tc>
        <w:tc>
          <w:tcPr>
            <w:tcW w:w="1285" w:type="dxa"/>
          </w:tcPr>
          <w:p w14:paraId="403513B1" w14:textId="6A723F02" w:rsidR="00D2733E" w:rsidRPr="004F3B18" w:rsidRDefault="00486459" w:rsidP="00B260E9">
            <w:pPr>
              <w:jc w:val="center"/>
              <w:rPr>
                <w:rFonts w:ascii="Calibri" w:hAnsi="Calibri" w:cs="Calibri"/>
              </w:rPr>
            </w:pPr>
            <w:r w:rsidRPr="004F3B18">
              <w:rPr>
                <w:rFonts w:ascii="Calibri" w:hAnsi="Calibri" w:cs="Calibri"/>
              </w:rPr>
              <w:t>1.51</w:t>
            </w:r>
          </w:p>
        </w:tc>
        <w:tc>
          <w:tcPr>
            <w:tcW w:w="850" w:type="dxa"/>
          </w:tcPr>
          <w:p w14:paraId="4F414E1C" w14:textId="18F69C0B" w:rsidR="00D2733E" w:rsidRPr="004F3B18" w:rsidRDefault="00486459" w:rsidP="00B260E9">
            <w:pPr>
              <w:jc w:val="center"/>
              <w:rPr>
                <w:rFonts w:ascii="Calibri" w:hAnsi="Calibri" w:cs="Calibri"/>
              </w:rPr>
            </w:pPr>
            <w:r w:rsidRPr="004F3B18">
              <w:rPr>
                <w:rFonts w:ascii="Calibri" w:hAnsi="Calibri" w:cs="Calibri"/>
              </w:rPr>
              <w:t>0.93</w:t>
            </w:r>
          </w:p>
        </w:tc>
        <w:tc>
          <w:tcPr>
            <w:tcW w:w="851" w:type="dxa"/>
          </w:tcPr>
          <w:p w14:paraId="175E55BA" w14:textId="5C086644" w:rsidR="00D2733E" w:rsidRPr="004F3B18" w:rsidRDefault="00486459" w:rsidP="00B260E9">
            <w:pPr>
              <w:jc w:val="center"/>
              <w:rPr>
                <w:rFonts w:ascii="Calibri" w:hAnsi="Calibri" w:cs="Calibri"/>
              </w:rPr>
            </w:pPr>
            <w:r w:rsidRPr="004F3B18">
              <w:rPr>
                <w:rFonts w:ascii="Calibri" w:hAnsi="Calibri" w:cs="Calibri"/>
              </w:rPr>
              <w:t>-3.03</w:t>
            </w:r>
          </w:p>
        </w:tc>
        <w:tc>
          <w:tcPr>
            <w:tcW w:w="992" w:type="dxa"/>
          </w:tcPr>
          <w:p w14:paraId="190B73F9" w14:textId="17452A62" w:rsidR="00D2733E" w:rsidRPr="004F3B18" w:rsidRDefault="00486459" w:rsidP="00B260E9">
            <w:pPr>
              <w:jc w:val="center"/>
              <w:rPr>
                <w:rFonts w:ascii="Calibri" w:hAnsi="Calibri" w:cs="Calibri"/>
              </w:rPr>
            </w:pPr>
            <w:r w:rsidRPr="004F3B18">
              <w:rPr>
                <w:rFonts w:ascii="Calibri" w:hAnsi="Calibri" w:cs="Calibri"/>
              </w:rPr>
              <w:t>2.35</w:t>
            </w:r>
          </w:p>
        </w:tc>
        <w:tc>
          <w:tcPr>
            <w:tcW w:w="941" w:type="dxa"/>
          </w:tcPr>
          <w:p w14:paraId="676CE229" w14:textId="12D2E3B3" w:rsidR="00D2733E" w:rsidRPr="004F3B18" w:rsidRDefault="00486459" w:rsidP="00B260E9">
            <w:pPr>
              <w:jc w:val="center"/>
              <w:rPr>
                <w:rFonts w:ascii="Calibri" w:hAnsi="Calibri" w:cs="Calibri"/>
              </w:rPr>
            </w:pPr>
            <w:r w:rsidRPr="004F3B18">
              <w:rPr>
                <w:rFonts w:ascii="Calibri" w:hAnsi="Calibri" w:cs="Calibri"/>
              </w:rPr>
              <w:t>-5.44</w:t>
            </w:r>
          </w:p>
        </w:tc>
      </w:tr>
      <w:tr w:rsidR="00D2733E" w:rsidRPr="004F3B18" w14:paraId="322436AA" w14:textId="77777777" w:rsidTr="00B260E9">
        <w:tc>
          <w:tcPr>
            <w:tcW w:w="699" w:type="dxa"/>
            <w:vMerge/>
          </w:tcPr>
          <w:p w14:paraId="78A78FA1" w14:textId="77777777" w:rsidR="00D2733E" w:rsidRPr="004F3B18" w:rsidRDefault="00D2733E" w:rsidP="00B260E9">
            <w:pPr>
              <w:jc w:val="center"/>
              <w:rPr>
                <w:rFonts w:ascii="Calibri" w:hAnsi="Calibri" w:cs="Calibri"/>
              </w:rPr>
            </w:pPr>
          </w:p>
        </w:tc>
        <w:tc>
          <w:tcPr>
            <w:tcW w:w="1124" w:type="dxa"/>
            <w:vMerge/>
          </w:tcPr>
          <w:p w14:paraId="4F3E0920" w14:textId="77777777" w:rsidR="00D2733E" w:rsidRPr="004F3B18" w:rsidRDefault="00D2733E" w:rsidP="00B260E9">
            <w:pPr>
              <w:jc w:val="center"/>
              <w:rPr>
                <w:rFonts w:ascii="Calibri" w:hAnsi="Calibri" w:cs="Calibri"/>
              </w:rPr>
            </w:pPr>
          </w:p>
        </w:tc>
        <w:tc>
          <w:tcPr>
            <w:tcW w:w="851" w:type="dxa"/>
          </w:tcPr>
          <w:p w14:paraId="19F0F15C"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4B681D01" w14:textId="087ABC72" w:rsidR="00D2733E" w:rsidRPr="004F3B18" w:rsidRDefault="005D73F2" w:rsidP="00B260E9">
            <w:pPr>
              <w:jc w:val="center"/>
              <w:rPr>
                <w:rFonts w:ascii="Calibri" w:hAnsi="Calibri" w:cs="Calibri"/>
              </w:rPr>
            </w:pPr>
            <w:r w:rsidRPr="004F3B18">
              <w:rPr>
                <w:rFonts w:ascii="Calibri" w:hAnsi="Calibri" w:cs="Calibri"/>
              </w:rPr>
              <w:t>1.37</w:t>
            </w:r>
          </w:p>
        </w:tc>
        <w:tc>
          <w:tcPr>
            <w:tcW w:w="671" w:type="dxa"/>
          </w:tcPr>
          <w:p w14:paraId="742D8D3F" w14:textId="563E56A7" w:rsidR="00D2733E" w:rsidRPr="004F3B18" w:rsidRDefault="005D73F2" w:rsidP="00B260E9">
            <w:pPr>
              <w:jc w:val="center"/>
              <w:rPr>
                <w:rFonts w:ascii="Calibri" w:hAnsi="Calibri" w:cs="Calibri"/>
              </w:rPr>
            </w:pPr>
            <w:r w:rsidRPr="004F3B18">
              <w:rPr>
                <w:rFonts w:ascii="Calibri" w:hAnsi="Calibri" w:cs="Calibri"/>
              </w:rPr>
              <w:t>0.96</w:t>
            </w:r>
          </w:p>
        </w:tc>
        <w:tc>
          <w:tcPr>
            <w:tcW w:w="1285" w:type="dxa"/>
          </w:tcPr>
          <w:p w14:paraId="12909A95" w14:textId="3A3CC94C" w:rsidR="00D2733E" w:rsidRPr="004F3B18" w:rsidRDefault="005D73F2" w:rsidP="00B260E9">
            <w:pPr>
              <w:jc w:val="center"/>
              <w:rPr>
                <w:rFonts w:ascii="Calibri" w:hAnsi="Calibri" w:cs="Calibri"/>
              </w:rPr>
            </w:pPr>
            <w:r w:rsidRPr="004F3B18">
              <w:rPr>
                <w:rFonts w:ascii="Calibri" w:hAnsi="Calibri" w:cs="Calibri"/>
              </w:rPr>
              <w:t>1.75</w:t>
            </w:r>
          </w:p>
        </w:tc>
        <w:tc>
          <w:tcPr>
            <w:tcW w:w="850" w:type="dxa"/>
          </w:tcPr>
          <w:p w14:paraId="508700CC" w14:textId="73D89F12" w:rsidR="00D2733E" w:rsidRPr="004F3B18" w:rsidRDefault="005D73F2" w:rsidP="00B260E9">
            <w:pPr>
              <w:jc w:val="center"/>
              <w:rPr>
                <w:rFonts w:ascii="Calibri" w:hAnsi="Calibri" w:cs="Calibri"/>
              </w:rPr>
            </w:pPr>
            <w:r w:rsidRPr="004F3B18">
              <w:rPr>
                <w:rFonts w:ascii="Calibri" w:hAnsi="Calibri" w:cs="Calibri"/>
              </w:rPr>
              <w:t>0.63</w:t>
            </w:r>
          </w:p>
        </w:tc>
        <w:tc>
          <w:tcPr>
            <w:tcW w:w="851" w:type="dxa"/>
          </w:tcPr>
          <w:p w14:paraId="66367490" w14:textId="4B5223D1" w:rsidR="00D2733E" w:rsidRPr="004F3B18" w:rsidRDefault="005D73F2" w:rsidP="00B260E9">
            <w:pPr>
              <w:jc w:val="center"/>
              <w:rPr>
                <w:rFonts w:ascii="Calibri" w:hAnsi="Calibri" w:cs="Calibri"/>
              </w:rPr>
            </w:pPr>
            <w:r w:rsidRPr="004F3B18">
              <w:rPr>
                <w:rFonts w:ascii="Calibri" w:hAnsi="Calibri" w:cs="Calibri"/>
              </w:rPr>
              <w:t>-1.04</w:t>
            </w:r>
          </w:p>
        </w:tc>
        <w:tc>
          <w:tcPr>
            <w:tcW w:w="992" w:type="dxa"/>
          </w:tcPr>
          <w:p w14:paraId="5222AC13" w14:textId="59663613" w:rsidR="00D2733E" w:rsidRPr="004F3B18" w:rsidRDefault="005D73F2" w:rsidP="00B260E9">
            <w:pPr>
              <w:jc w:val="center"/>
              <w:rPr>
                <w:rFonts w:ascii="Calibri" w:hAnsi="Calibri" w:cs="Calibri"/>
              </w:rPr>
            </w:pPr>
            <w:r w:rsidRPr="004F3B18">
              <w:rPr>
                <w:rFonts w:ascii="Calibri" w:hAnsi="Calibri" w:cs="Calibri"/>
              </w:rPr>
              <w:t>0.89</w:t>
            </w:r>
          </w:p>
        </w:tc>
        <w:tc>
          <w:tcPr>
            <w:tcW w:w="941" w:type="dxa"/>
          </w:tcPr>
          <w:p w14:paraId="17304719" w14:textId="6AA9B10E" w:rsidR="00D2733E" w:rsidRPr="004F3B18" w:rsidRDefault="005D73F2" w:rsidP="00B260E9">
            <w:pPr>
              <w:jc w:val="center"/>
              <w:rPr>
                <w:rFonts w:ascii="Calibri" w:hAnsi="Calibri" w:cs="Calibri"/>
              </w:rPr>
            </w:pPr>
            <w:r w:rsidRPr="004F3B18">
              <w:rPr>
                <w:rFonts w:ascii="Calibri" w:hAnsi="Calibri" w:cs="Calibri"/>
              </w:rPr>
              <w:t>0.0</w:t>
            </w:r>
          </w:p>
        </w:tc>
      </w:tr>
      <w:tr w:rsidR="00D2733E" w:rsidRPr="004F3B18" w14:paraId="133E3872" w14:textId="77777777" w:rsidTr="00B260E9">
        <w:tc>
          <w:tcPr>
            <w:tcW w:w="699" w:type="dxa"/>
            <w:vMerge/>
          </w:tcPr>
          <w:p w14:paraId="3251F485" w14:textId="77777777" w:rsidR="00D2733E" w:rsidRPr="004F3B18" w:rsidRDefault="00D2733E" w:rsidP="00B260E9">
            <w:pPr>
              <w:jc w:val="center"/>
              <w:rPr>
                <w:rFonts w:ascii="Calibri" w:hAnsi="Calibri" w:cs="Calibri"/>
              </w:rPr>
            </w:pPr>
          </w:p>
        </w:tc>
        <w:tc>
          <w:tcPr>
            <w:tcW w:w="1124" w:type="dxa"/>
            <w:vMerge/>
          </w:tcPr>
          <w:p w14:paraId="0D1E6737" w14:textId="77777777" w:rsidR="00D2733E" w:rsidRPr="004F3B18" w:rsidRDefault="00D2733E" w:rsidP="00B260E9">
            <w:pPr>
              <w:jc w:val="center"/>
              <w:rPr>
                <w:rFonts w:ascii="Calibri" w:hAnsi="Calibri" w:cs="Calibri"/>
              </w:rPr>
            </w:pPr>
          </w:p>
        </w:tc>
        <w:tc>
          <w:tcPr>
            <w:tcW w:w="851" w:type="dxa"/>
          </w:tcPr>
          <w:p w14:paraId="626A54BD"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2441B380" w14:textId="57ACEBFB" w:rsidR="00D2733E" w:rsidRPr="004F3B18" w:rsidRDefault="00B56315" w:rsidP="00B260E9">
            <w:pPr>
              <w:jc w:val="center"/>
              <w:rPr>
                <w:rFonts w:ascii="Calibri" w:hAnsi="Calibri" w:cs="Calibri"/>
              </w:rPr>
            </w:pPr>
            <w:r w:rsidRPr="004F3B18">
              <w:rPr>
                <w:rFonts w:ascii="Calibri" w:hAnsi="Calibri" w:cs="Calibri"/>
              </w:rPr>
              <w:t>1.36</w:t>
            </w:r>
          </w:p>
        </w:tc>
        <w:tc>
          <w:tcPr>
            <w:tcW w:w="671" w:type="dxa"/>
          </w:tcPr>
          <w:p w14:paraId="078FEB01" w14:textId="1D2DB22F" w:rsidR="00D2733E" w:rsidRPr="004F3B18" w:rsidRDefault="00B56315" w:rsidP="00B260E9">
            <w:pPr>
              <w:jc w:val="center"/>
              <w:rPr>
                <w:rFonts w:ascii="Calibri" w:hAnsi="Calibri" w:cs="Calibri"/>
              </w:rPr>
            </w:pPr>
            <w:r w:rsidRPr="004F3B18">
              <w:rPr>
                <w:rFonts w:ascii="Calibri" w:hAnsi="Calibri" w:cs="Calibri"/>
              </w:rPr>
              <w:t>0.96</w:t>
            </w:r>
          </w:p>
        </w:tc>
        <w:tc>
          <w:tcPr>
            <w:tcW w:w="1285" w:type="dxa"/>
          </w:tcPr>
          <w:p w14:paraId="37372D00" w14:textId="45764CC5" w:rsidR="00D2733E" w:rsidRPr="004F3B18" w:rsidRDefault="00E21290" w:rsidP="00B260E9">
            <w:pPr>
              <w:jc w:val="center"/>
              <w:rPr>
                <w:rFonts w:ascii="Calibri" w:hAnsi="Calibri" w:cs="Calibri"/>
              </w:rPr>
            </w:pPr>
            <w:r w:rsidRPr="004F3B18">
              <w:rPr>
                <w:rFonts w:ascii="Calibri" w:hAnsi="Calibri" w:cs="Calibri"/>
              </w:rPr>
              <w:t>1.59</w:t>
            </w:r>
          </w:p>
        </w:tc>
        <w:tc>
          <w:tcPr>
            <w:tcW w:w="850" w:type="dxa"/>
          </w:tcPr>
          <w:p w14:paraId="5AC63636" w14:textId="651D9206" w:rsidR="00D2733E" w:rsidRPr="004F3B18" w:rsidRDefault="00E21290" w:rsidP="00B260E9">
            <w:pPr>
              <w:jc w:val="center"/>
              <w:rPr>
                <w:rFonts w:ascii="Calibri" w:hAnsi="Calibri" w:cs="Calibri"/>
              </w:rPr>
            </w:pPr>
            <w:r w:rsidRPr="004F3B18">
              <w:rPr>
                <w:rFonts w:ascii="Calibri" w:hAnsi="Calibri" w:cs="Calibri"/>
              </w:rPr>
              <w:t>0.5</w:t>
            </w:r>
            <w:r w:rsidR="006210ED" w:rsidRPr="004F3B18">
              <w:rPr>
                <w:rFonts w:ascii="Calibri" w:hAnsi="Calibri" w:cs="Calibri"/>
              </w:rPr>
              <w:t>2</w:t>
            </w:r>
          </w:p>
        </w:tc>
        <w:tc>
          <w:tcPr>
            <w:tcW w:w="851" w:type="dxa"/>
          </w:tcPr>
          <w:p w14:paraId="011A8DF6" w14:textId="21E72896" w:rsidR="00D2733E" w:rsidRPr="004F3B18" w:rsidRDefault="006210ED" w:rsidP="00B260E9">
            <w:pPr>
              <w:jc w:val="center"/>
              <w:rPr>
                <w:rFonts w:ascii="Calibri" w:hAnsi="Calibri" w:cs="Calibri"/>
              </w:rPr>
            </w:pPr>
            <w:r w:rsidRPr="004F3B18">
              <w:rPr>
                <w:rFonts w:ascii="Calibri" w:hAnsi="Calibri" w:cs="Calibri"/>
              </w:rPr>
              <w:t>-0.25</w:t>
            </w:r>
          </w:p>
        </w:tc>
        <w:tc>
          <w:tcPr>
            <w:tcW w:w="992" w:type="dxa"/>
          </w:tcPr>
          <w:p w14:paraId="72C4CFC2" w14:textId="7286064F" w:rsidR="00D2733E" w:rsidRPr="004F3B18" w:rsidRDefault="006210ED" w:rsidP="00B260E9">
            <w:pPr>
              <w:jc w:val="center"/>
              <w:rPr>
                <w:rFonts w:ascii="Calibri" w:hAnsi="Calibri" w:cs="Calibri"/>
              </w:rPr>
            </w:pPr>
            <w:r w:rsidRPr="004F3B18">
              <w:rPr>
                <w:rFonts w:ascii="Calibri" w:hAnsi="Calibri" w:cs="Calibri"/>
              </w:rPr>
              <w:t>1.33</w:t>
            </w:r>
          </w:p>
        </w:tc>
        <w:tc>
          <w:tcPr>
            <w:tcW w:w="941" w:type="dxa"/>
          </w:tcPr>
          <w:p w14:paraId="03634AEE" w14:textId="3DE317E1" w:rsidR="00D2733E" w:rsidRPr="004F3B18" w:rsidRDefault="006210ED" w:rsidP="00B260E9">
            <w:pPr>
              <w:jc w:val="center"/>
              <w:rPr>
                <w:rFonts w:ascii="Calibri" w:hAnsi="Calibri" w:cs="Calibri"/>
              </w:rPr>
            </w:pPr>
            <w:r w:rsidRPr="004F3B18">
              <w:rPr>
                <w:rFonts w:ascii="Calibri" w:hAnsi="Calibri" w:cs="Calibri"/>
              </w:rPr>
              <w:t>-1.4</w:t>
            </w:r>
          </w:p>
        </w:tc>
      </w:tr>
    </w:tbl>
    <w:p w14:paraId="3777933F" w14:textId="77777777" w:rsidR="00D2733E" w:rsidRPr="004F3B18" w:rsidRDefault="00D2733E" w:rsidP="00D2733E">
      <w:pPr>
        <w:rPr>
          <w:rFonts w:ascii="Calibri" w:hAnsi="Calibri" w:cs="Calibri"/>
        </w:rPr>
      </w:pPr>
    </w:p>
    <w:p w14:paraId="0119A0B0" w14:textId="0C857FFD" w:rsidR="00252D51" w:rsidRPr="004F3B18" w:rsidRDefault="00252D51" w:rsidP="00252D51">
      <w:pPr>
        <w:pStyle w:val="Caption"/>
        <w:keepNext/>
        <w:rPr>
          <w:rFonts w:ascii="Calibri" w:hAnsi="Calibri" w:cs="Calibri"/>
        </w:rPr>
      </w:pPr>
      <w:bookmarkStart w:id="143" w:name="_Toc165500169"/>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47</w:t>
      </w:r>
      <w:r w:rsidRPr="004F3B18">
        <w:rPr>
          <w:rFonts w:ascii="Calibri" w:hAnsi="Calibri" w:cs="Calibri"/>
        </w:rPr>
        <w:fldChar w:fldCharType="end"/>
      </w:r>
      <w:r w:rsidRPr="004F3B18">
        <w:rPr>
          <w:rFonts w:ascii="Calibri" w:hAnsi="Calibri" w:cs="Calibri"/>
        </w:rPr>
        <w:t>: Model-6 Metrics of XOM With StandardScaler</w:t>
      </w:r>
      <w:bookmarkEnd w:id="143"/>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851"/>
        <w:gridCol w:w="992"/>
        <w:gridCol w:w="941"/>
      </w:tblGrid>
      <w:tr w:rsidR="00D2733E" w:rsidRPr="004F3B18" w14:paraId="3C5F16D8" w14:textId="77777777" w:rsidTr="00B260E9">
        <w:tc>
          <w:tcPr>
            <w:tcW w:w="2674" w:type="dxa"/>
            <w:gridSpan w:val="3"/>
          </w:tcPr>
          <w:p w14:paraId="0158A704" w14:textId="77777777" w:rsidR="00D2733E" w:rsidRPr="004F3B18" w:rsidRDefault="00D2733E" w:rsidP="00B260E9">
            <w:pPr>
              <w:jc w:val="center"/>
              <w:rPr>
                <w:rFonts w:ascii="Calibri" w:hAnsi="Calibri" w:cs="Calibri"/>
              </w:rPr>
            </w:pPr>
          </w:p>
        </w:tc>
        <w:tc>
          <w:tcPr>
            <w:tcW w:w="1424" w:type="dxa"/>
            <w:gridSpan w:val="2"/>
          </w:tcPr>
          <w:p w14:paraId="410BF0BC"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021F438E"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01" w:type="dxa"/>
            <w:gridSpan w:val="2"/>
          </w:tcPr>
          <w:p w14:paraId="046F42B5"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933" w:type="dxa"/>
            <w:gridSpan w:val="2"/>
          </w:tcPr>
          <w:p w14:paraId="3B5EBC00"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4D1A2440" w14:textId="77777777" w:rsidTr="00B260E9">
        <w:tc>
          <w:tcPr>
            <w:tcW w:w="699" w:type="dxa"/>
          </w:tcPr>
          <w:p w14:paraId="26FC38A2"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3515625D"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106B5684"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00E2B96F"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14F082A3"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69D05A3D"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7922D63F"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1" w:type="dxa"/>
          </w:tcPr>
          <w:p w14:paraId="48822F9D"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992" w:type="dxa"/>
          </w:tcPr>
          <w:p w14:paraId="45697646"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79EB25E8"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7C95E31E" w14:textId="77777777" w:rsidTr="00B260E9">
        <w:tc>
          <w:tcPr>
            <w:tcW w:w="699" w:type="dxa"/>
            <w:vMerge w:val="restart"/>
          </w:tcPr>
          <w:p w14:paraId="7EED8589" w14:textId="77777777" w:rsidR="00D2733E" w:rsidRPr="004F3B18" w:rsidRDefault="00D2733E" w:rsidP="00B260E9">
            <w:pPr>
              <w:jc w:val="center"/>
              <w:rPr>
                <w:rFonts w:ascii="Calibri" w:hAnsi="Calibri" w:cs="Calibri"/>
              </w:rPr>
            </w:pPr>
            <w:r w:rsidRPr="004F3B18">
              <w:rPr>
                <w:rFonts w:ascii="Calibri" w:hAnsi="Calibri" w:cs="Calibri"/>
              </w:rPr>
              <w:t>XOM</w:t>
            </w:r>
          </w:p>
        </w:tc>
        <w:tc>
          <w:tcPr>
            <w:tcW w:w="1124" w:type="dxa"/>
            <w:vMerge w:val="restart"/>
          </w:tcPr>
          <w:p w14:paraId="7928D440"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2E638247"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3A89AE57" w14:textId="710E8887" w:rsidR="00D2733E" w:rsidRPr="004F3B18" w:rsidRDefault="0086546B" w:rsidP="00B260E9">
            <w:pPr>
              <w:jc w:val="center"/>
              <w:rPr>
                <w:rFonts w:ascii="Calibri" w:hAnsi="Calibri" w:cs="Calibri"/>
              </w:rPr>
            </w:pPr>
            <w:r w:rsidRPr="004F3B18">
              <w:rPr>
                <w:rFonts w:ascii="Calibri" w:hAnsi="Calibri" w:cs="Calibri"/>
              </w:rPr>
              <w:t>1.62</w:t>
            </w:r>
          </w:p>
        </w:tc>
        <w:tc>
          <w:tcPr>
            <w:tcW w:w="671" w:type="dxa"/>
          </w:tcPr>
          <w:p w14:paraId="4EF2238F" w14:textId="3E11E3D0" w:rsidR="00D2733E" w:rsidRPr="004F3B18" w:rsidRDefault="0086546B" w:rsidP="00B260E9">
            <w:pPr>
              <w:jc w:val="center"/>
              <w:rPr>
                <w:rFonts w:ascii="Calibri" w:hAnsi="Calibri" w:cs="Calibri"/>
              </w:rPr>
            </w:pPr>
            <w:r w:rsidRPr="004F3B18">
              <w:rPr>
                <w:rFonts w:ascii="Calibri" w:hAnsi="Calibri" w:cs="Calibri"/>
              </w:rPr>
              <w:t>0.96</w:t>
            </w:r>
          </w:p>
        </w:tc>
        <w:tc>
          <w:tcPr>
            <w:tcW w:w="1285" w:type="dxa"/>
          </w:tcPr>
          <w:p w14:paraId="3A4B0AA1" w14:textId="77BDCF9D" w:rsidR="00D2733E" w:rsidRPr="004F3B18" w:rsidRDefault="00470F14" w:rsidP="00B260E9">
            <w:pPr>
              <w:jc w:val="center"/>
              <w:rPr>
                <w:rFonts w:ascii="Calibri" w:hAnsi="Calibri" w:cs="Calibri"/>
              </w:rPr>
            </w:pPr>
            <w:r w:rsidRPr="004F3B18">
              <w:rPr>
                <w:rFonts w:ascii="Calibri" w:hAnsi="Calibri" w:cs="Calibri"/>
              </w:rPr>
              <w:t>0.53</w:t>
            </w:r>
          </w:p>
        </w:tc>
        <w:tc>
          <w:tcPr>
            <w:tcW w:w="850" w:type="dxa"/>
          </w:tcPr>
          <w:p w14:paraId="6BE3889E" w14:textId="42A53B4D" w:rsidR="00D2733E" w:rsidRPr="004F3B18" w:rsidRDefault="00470F14" w:rsidP="00B260E9">
            <w:pPr>
              <w:jc w:val="center"/>
              <w:rPr>
                <w:rFonts w:ascii="Calibri" w:hAnsi="Calibri" w:cs="Calibri"/>
              </w:rPr>
            </w:pPr>
            <w:r w:rsidRPr="004F3B18">
              <w:rPr>
                <w:rFonts w:ascii="Calibri" w:hAnsi="Calibri" w:cs="Calibri"/>
              </w:rPr>
              <w:t>1.03</w:t>
            </w:r>
          </w:p>
        </w:tc>
        <w:tc>
          <w:tcPr>
            <w:tcW w:w="851" w:type="dxa"/>
          </w:tcPr>
          <w:p w14:paraId="12FD1634" w14:textId="44F994E6" w:rsidR="00D2733E" w:rsidRPr="004F3B18" w:rsidRDefault="00470F14" w:rsidP="00B260E9">
            <w:pPr>
              <w:jc w:val="center"/>
              <w:rPr>
                <w:rFonts w:ascii="Calibri" w:hAnsi="Calibri" w:cs="Calibri"/>
              </w:rPr>
            </w:pPr>
            <w:r w:rsidRPr="004F3B18">
              <w:rPr>
                <w:rFonts w:ascii="Calibri" w:hAnsi="Calibri" w:cs="Calibri"/>
              </w:rPr>
              <w:t>-0.12</w:t>
            </w:r>
          </w:p>
        </w:tc>
        <w:tc>
          <w:tcPr>
            <w:tcW w:w="992" w:type="dxa"/>
          </w:tcPr>
          <w:p w14:paraId="124985A9" w14:textId="38F7BE03" w:rsidR="00D2733E" w:rsidRPr="004F3B18" w:rsidRDefault="00470F14" w:rsidP="00B260E9">
            <w:pPr>
              <w:jc w:val="center"/>
              <w:rPr>
                <w:rFonts w:ascii="Calibri" w:hAnsi="Calibri" w:cs="Calibri"/>
              </w:rPr>
            </w:pPr>
            <w:r w:rsidRPr="004F3B18">
              <w:rPr>
                <w:rFonts w:ascii="Calibri" w:hAnsi="Calibri" w:cs="Calibri"/>
              </w:rPr>
              <w:t>1.7</w:t>
            </w:r>
          </w:p>
        </w:tc>
        <w:tc>
          <w:tcPr>
            <w:tcW w:w="941" w:type="dxa"/>
          </w:tcPr>
          <w:p w14:paraId="299963C9" w14:textId="68868D6F" w:rsidR="00D2733E" w:rsidRPr="004F3B18" w:rsidRDefault="00470F14" w:rsidP="00B260E9">
            <w:pPr>
              <w:jc w:val="center"/>
              <w:rPr>
                <w:rFonts w:ascii="Calibri" w:hAnsi="Calibri" w:cs="Calibri"/>
              </w:rPr>
            </w:pPr>
            <w:r w:rsidRPr="004F3B18">
              <w:rPr>
                <w:rFonts w:ascii="Calibri" w:hAnsi="Calibri" w:cs="Calibri"/>
              </w:rPr>
              <w:t>0.06</w:t>
            </w:r>
          </w:p>
        </w:tc>
      </w:tr>
      <w:tr w:rsidR="00D2733E" w:rsidRPr="004F3B18" w14:paraId="06CB9237" w14:textId="77777777" w:rsidTr="00B260E9">
        <w:tc>
          <w:tcPr>
            <w:tcW w:w="699" w:type="dxa"/>
            <w:vMerge/>
          </w:tcPr>
          <w:p w14:paraId="1D36F295" w14:textId="77777777" w:rsidR="00D2733E" w:rsidRPr="004F3B18" w:rsidRDefault="00D2733E" w:rsidP="00B260E9">
            <w:pPr>
              <w:jc w:val="center"/>
              <w:rPr>
                <w:rFonts w:ascii="Calibri" w:hAnsi="Calibri" w:cs="Calibri"/>
              </w:rPr>
            </w:pPr>
          </w:p>
        </w:tc>
        <w:tc>
          <w:tcPr>
            <w:tcW w:w="1124" w:type="dxa"/>
            <w:vMerge/>
          </w:tcPr>
          <w:p w14:paraId="6004FB32" w14:textId="77777777" w:rsidR="00D2733E" w:rsidRPr="004F3B18" w:rsidRDefault="00D2733E" w:rsidP="00B260E9">
            <w:pPr>
              <w:jc w:val="center"/>
              <w:rPr>
                <w:rFonts w:ascii="Calibri" w:hAnsi="Calibri" w:cs="Calibri"/>
              </w:rPr>
            </w:pPr>
          </w:p>
        </w:tc>
        <w:tc>
          <w:tcPr>
            <w:tcW w:w="851" w:type="dxa"/>
          </w:tcPr>
          <w:p w14:paraId="3A25886D"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4CEFA094" w14:textId="0E8E67BD" w:rsidR="00D2733E" w:rsidRPr="004F3B18" w:rsidRDefault="002D2644" w:rsidP="00B260E9">
            <w:pPr>
              <w:jc w:val="center"/>
              <w:rPr>
                <w:rFonts w:ascii="Calibri" w:hAnsi="Calibri" w:cs="Calibri"/>
              </w:rPr>
            </w:pPr>
            <w:r w:rsidRPr="004F3B18">
              <w:rPr>
                <w:rFonts w:ascii="Calibri" w:hAnsi="Calibri" w:cs="Calibri"/>
              </w:rPr>
              <w:t>1.53</w:t>
            </w:r>
          </w:p>
        </w:tc>
        <w:tc>
          <w:tcPr>
            <w:tcW w:w="671" w:type="dxa"/>
          </w:tcPr>
          <w:p w14:paraId="1FF02595" w14:textId="1F35BFB4" w:rsidR="00D2733E" w:rsidRPr="004F3B18" w:rsidRDefault="002D2644" w:rsidP="00B260E9">
            <w:pPr>
              <w:jc w:val="center"/>
              <w:rPr>
                <w:rFonts w:ascii="Calibri" w:hAnsi="Calibri" w:cs="Calibri"/>
              </w:rPr>
            </w:pPr>
            <w:r w:rsidRPr="004F3B18">
              <w:rPr>
                <w:rFonts w:ascii="Calibri" w:hAnsi="Calibri" w:cs="Calibri"/>
              </w:rPr>
              <w:t>0.97</w:t>
            </w:r>
          </w:p>
        </w:tc>
        <w:tc>
          <w:tcPr>
            <w:tcW w:w="1285" w:type="dxa"/>
          </w:tcPr>
          <w:p w14:paraId="5ADE9A79" w14:textId="5F386D5C" w:rsidR="00D2733E" w:rsidRPr="004F3B18" w:rsidRDefault="002D2644" w:rsidP="00B260E9">
            <w:pPr>
              <w:jc w:val="center"/>
              <w:rPr>
                <w:rFonts w:ascii="Calibri" w:hAnsi="Calibri" w:cs="Calibri"/>
              </w:rPr>
            </w:pPr>
            <w:r w:rsidRPr="004F3B18">
              <w:rPr>
                <w:rFonts w:ascii="Calibri" w:hAnsi="Calibri" w:cs="Calibri"/>
              </w:rPr>
              <w:t>0.02</w:t>
            </w:r>
          </w:p>
        </w:tc>
        <w:tc>
          <w:tcPr>
            <w:tcW w:w="850" w:type="dxa"/>
          </w:tcPr>
          <w:p w14:paraId="28D8E987" w14:textId="3DE8843F" w:rsidR="00D2733E" w:rsidRPr="004F3B18" w:rsidRDefault="002D2644" w:rsidP="00B260E9">
            <w:pPr>
              <w:jc w:val="center"/>
              <w:rPr>
                <w:rFonts w:ascii="Calibri" w:hAnsi="Calibri" w:cs="Calibri"/>
              </w:rPr>
            </w:pPr>
            <w:r w:rsidRPr="004F3B18">
              <w:rPr>
                <w:rFonts w:ascii="Calibri" w:hAnsi="Calibri" w:cs="Calibri"/>
              </w:rPr>
              <w:t>3.74</w:t>
            </w:r>
          </w:p>
        </w:tc>
        <w:tc>
          <w:tcPr>
            <w:tcW w:w="851" w:type="dxa"/>
          </w:tcPr>
          <w:p w14:paraId="2483A428" w14:textId="07204916" w:rsidR="00D2733E" w:rsidRPr="004F3B18" w:rsidRDefault="002D2644" w:rsidP="00B260E9">
            <w:pPr>
              <w:jc w:val="center"/>
              <w:rPr>
                <w:rFonts w:ascii="Calibri" w:hAnsi="Calibri" w:cs="Calibri"/>
              </w:rPr>
            </w:pPr>
            <w:r w:rsidRPr="004F3B18">
              <w:rPr>
                <w:rFonts w:ascii="Calibri" w:hAnsi="Calibri" w:cs="Calibri"/>
              </w:rPr>
              <w:t>-15.34</w:t>
            </w:r>
          </w:p>
        </w:tc>
        <w:tc>
          <w:tcPr>
            <w:tcW w:w="992" w:type="dxa"/>
          </w:tcPr>
          <w:p w14:paraId="693D4A47" w14:textId="3F1D3E38" w:rsidR="00D2733E" w:rsidRPr="004F3B18" w:rsidRDefault="002D2644" w:rsidP="00B260E9">
            <w:pPr>
              <w:jc w:val="center"/>
              <w:rPr>
                <w:rFonts w:ascii="Calibri" w:hAnsi="Calibri" w:cs="Calibri"/>
              </w:rPr>
            </w:pPr>
            <w:r w:rsidRPr="004F3B18">
              <w:rPr>
                <w:rFonts w:ascii="Calibri" w:hAnsi="Calibri" w:cs="Calibri"/>
              </w:rPr>
              <w:t>8.19</w:t>
            </w:r>
          </w:p>
        </w:tc>
        <w:tc>
          <w:tcPr>
            <w:tcW w:w="941" w:type="dxa"/>
          </w:tcPr>
          <w:p w14:paraId="6F576506" w14:textId="3FBA2BBD" w:rsidR="00D2733E" w:rsidRPr="004F3B18" w:rsidRDefault="002D2644" w:rsidP="00B260E9">
            <w:pPr>
              <w:jc w:val="center"/>
              <w:rPr>
                <w:rFonts w:ascii="Calibri" w:hAnsi="Calibri" w:cs="Calibri"/>
              </w:rPr>
            </w:pPr>
            <w:r w:rsidRPr="004F3B18">
              <w:rPr>
                <w:rFonts w:ascii="Calibri" w:hAnsi="Calibri" w:cs="Calibri"/>
              </w:rPr>
              <w:t>-14.86</w:t>
            </w:r>
          </w:p>
        </w:tc>
      </w:tr>
      <w:tr w:rsidR="00D2733E" w:rsidRPr="004F3B18" w14:paraId="7FC4F03E" w14:textId="77777777" w:rsidTr="00B260E9">
        <w:tc>
          <w:tcPr>
            <w:tcW w:w="699" w:type="dxa"/>
            <w:vMerge/>
          </w:tcPr>
          <w:p w14:paraId="4AB50559" w14:textId="77777777" w:rsidR="00D2733E" w:rsidRPr="004F3B18" w:rsidRDefault="00D2733E" w:rsidP="00B260E9">
            <w:pPr>
              <w:jc w:val="center"/>
              <w:rPr>
                <w:rFonts w:ascii="Calibri" w:hAnsi="Calibri" w:cs="Calibri"/>
              </w:rPr>
            </w:pPr>
          </w:p>
        </w:tc>
        <w:tc>
          <w:tcPr>
            <w:tcW w:w="1124" w:type="dxa"/>
            <w:vMerge/>
          </w:tcPr>
          <w:p w14:paraId="1D9AF81B" w14:textId="77777777" w:rsidR="00D2733E" w:rsidRPr="004F3B18" w:rsidRDefault="00D2733E" w:rsidP="00B260E9">
            <w:pPr>
              <w:jc w:val="center"/>
              <w:rPr>
                <w:rFonts w:ascii="Calibri" w:hAnsi="Calibri" w:cs="Calibri"/>
              </w:rPr>
            </w:pPr>
          </w:p>
        </w:tc>
        <w:tc>
          <w:tcPr>
            <w:tcW w:w="851" w:type="dxa"/>
          </w:tcPr>
          <w:p w14:paraId="5D2CF64E"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20F1E7A7" w14:textId="377D439E" w:rsidR="00D2733E" w:rsidRPr="004F3B18" w:rsidRDefault="00500721" w:rsidP="00B260E9">
            <w:pPr>
              <w:jc w:val="center"/>
              <w:rPr>
                <w:rFonts w:ascii="Calibri" w:hAnsi="Calibri" w:cs="Calibri"/>
              </w:rPr>
            </w:pPr>
            <w:r w:rsidRPr="004F3B18">
              <w:rPr>
                <w:rFonts w:ascii="Calibri" w:hAnsi="Calibri" w:cs="Calibri"/>
              </w:rPr>
              <w:t>1.46</w:t>
            </w:r>
          </w:p>
        </w:tc>
        <w:tc>
          <w:tcPr>
            <w:tcW w:w="671" w:type="dxa"/>
          </w:tcPr>
          <w:p w14:paraId="7B50B8EC" w14:textId="637CCC50" w:rsidR="00D2733E" w:rsidRPr="004F3B18" w:rsidRDefault="00500721" w:rsidP="00B260E9">
            <w:pPr>
              <w:jc w:val="center"/>
              <w:rPr>
                <w:rFonts w:ascii="Calibri" w:hAnsi="Calibri" w:cs="Calibri"/>
              </w:rPr>
            </w:pPr>
            <w:r w:rsidRPr="004F3B18">
              <w:rPr>
                <w:rFonts w:ascii="Calibri" w:hAnsi="Calibri" w:cs="Calibri"/>
              </w:rPr>
              <w:t>0.97</w:t>
            </w:r>
          </w:p>
        </w:tc>
        <w:tc>
          <w:tcPr>
            <w:tcW w:w="1285" w:type="dxa"/>
          </w:tcPr>
          <w:p w14:paraId="62D32BF8" w14:textId="78A76D46" w:rsidR="00D2733E" w:rsidRPr="004F3B18" w:rsidRDefault="00867691" w:rsidP="00B260E9">
            <w:pPr>
              <w:jc w:val="center"/>
              <w:rPr>
                <w:rFonts w:ascii="Calibri" w:hAnsi="Calibri" w:cs="Calibri"/>
              </w:rPr>
            </w:pPr>
            <w:r w:rsidRPr="004F3B18">
              <w:rPr>
                <w:rFonts w:ascii="Calibri" w:hAnsi="Calibri" w:cs="Calibri"/>
              </w:rPr>
              <w:t>0.45</w:t>
            </w:r>
          </w:p>
        </w:tc>
        <w:tc>
          <w:tcPr>
            <w:tcW w:w="850" w:type="dxa"/>
          </w:tcPr>
          <w:p w14:paraId="5A4ABB35" w14:textId="4047966F" w:rsidR="00D2733E" w:rsidRPr="004F3B18" w:rsidRDefault="00867691" w:rsidP="00B260E9">
            <w:pPr>
              <w:jc w:val="center"/>
              <w:rPr>
                <w:rFonts w:ascii="Calibri" w:hAnsi="Calibri" w:cs="Calibri"/>
              </w:rPr>
            </w:pPr>
            <w:r w:rsidRPr="004F3B18">
              <w:rPr>
                <w:rFonts w:ascii="Calibri" w:hAnsi="Calibri" w:cs="Calibri"/>
              </w:rPr>
              <w:t>1.22</w:t>
            </w:r>
          </w:p>
        </w:tc>
        <w:tc>
          <w:tcPr>
            <w:tcW w:w="851" w:type="dxa"/>
          </w:tcPr>
          <w:p w14:paraId="7FFCD297" w14:textId="04A38D68" w:rsidR="00D2733E" w:rsidRPr="004F3B18" w:rsidRDefault="00867691" w:rsidP="00B260E9">
            <w:pPr>
              <w:jc w:val="center"/>
              <w:rPr>
                <w:rFonts w:ascii="Calibri" w:hAnsi="Calibri" w:cs="Calibri"/>
              </w:rPr>
            </w:pPr>
            <w:r w:rsidRPr="004F3B18">
              <w:rPr>
                <w:rFonts w:ascii="Calibri" w:hAnsi="Calibri" w:cs="Calibri"/>
              </w:rPr>
              <w:t>-0.75</w:t>
            </w:r>
          </w:p>
        </w:tc>
        <w:tc>
          <w:tcPr>
            <w:tcW w:w="992" w:type="dxa"/>
          </w:tcPr>
          <w:p w14:paraId="2127F21A" w14:textId="486D4041" w:rsidR="00D2733E" w:rsidRPr="004F3B18" w:rsidRDefault="00867691" w:rsidP="00B260E9">
            <w:pPr>
              <w:jc w:val="center"/>
              <w:rPr>
                <w:rFonts w:ascii="Calibri" w:hAnsi="Calibri" w:cs="Calibri"/>
              </w:rPr>
            </w:pPr>
            <w:r w:rsidRPr="004F3B18">
              <w:rPr>
                <w:rFonts w:ascii="Calibri" w:hAnsi="Calibri" w:cs="Calibri"/>
              </w:rPr>
              <w:t>3.22</w:t>
            </w:r>
          </w:p>
        </w:tc>
        <w:tc>
          <w:tcPr>
            <w:tcW w:w="941" w:type="dxa"/>
          </w:tcPr>
          <w:p w14:paraId="147FA40B" w14:textId="67317EB0" w:rsidR="00D2733E" w:rsidRPr="004F3B18" w:rsidRDefault="00867691" w:rsidP="00B260E9">
            <w:pPr>
              <w:jc w:val="center"/>
              <w:rPr>
                <w:rFonts w:ascii="Calibri" w:hAnsi="Calibri" w:cs="Calibri"/>
              </w:rPr>
            </w:pPr>
            <w:r w:rsidRPr="004F3B18">
              <w:rPr>
                <w:rFonts w:ascii="Calibri" w:hAnsi="Calibri" w:cs="Calibri"/>
              </w:rPr>
              <w:t>-1.94</w:t>
            </w:r>
          </w:p>
        </w:tc>
      </w:tr>
      <w:tr w:rsidR="00D2733E" w:rsidRPr="004F3B18" w14:paraId="29BD5E0E" w14:textId="77777777" w:rsidTr="00B260E9">
        <w:tc>
          <w:tcPr>
            <w:tcW w:w="699" w:type="dxa"/>
            <w:vMerge/>
          </w:tcPr>
          <w:p w14:paraId="414167D8" w14:textId="77777777" w:rsidR="00D2733E" w:rsidRPr="004F3B18" w:rsidRDefault="00D2733E" w:rsidP="00B260E9">
            <w:pPr>
              <w:jc w:val="center"/>
              <w:rPr>
                <w:rFonts w:ascii="Calibri" w:hAnsi="Calibri" w:cs="Calibri"/>
              </w:rPr>
            </w:pPr>
          </w:p>
        </w:tc>
        <w:tc>
          <w:tcPr>
            <w:tcW w:w="1124" w:type="dxa"/>
            <w:vMerge/>
          </w:tcPr>
          <w:p w14:paraId="0539A3E9" w14:textId="77777777" w:rsidR="00D2733E" w:rsidRPr="004F3B18" w:rsidRDefault="00D2733E" w:rsidP="00B260E9">
            <w:pPr>
              <w:jc w:val="center"/>
              <w:rPr>
                <w:rFonts w:ascii="Calibri" w:hAnsi="Calibri" w:cs="Calibri"/>
              </w:rPr>
            </w:pPr>
          </w:p>
        </w:tc>
        <w:tc>
          <w:tcPr>
            <w:tcW w:w="851" w:type="dxa"/>
          </w:tcPr>
          <w:p w14:paraId="0F51DE57"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52CB6807" w14:textId="017A0BCF" w:rsidR="00D2733E" w:rsidRPr="004F3B18" w:rsidRDefault="00B236E2" w:rsidP="00B260E9">
            <w:pPr>
              <w:jc w:val="center"/>
              <w:rPr>
                <w:rFonts w:ascii="Calibri" w:hAnsi="Calibri" w:cs="Calibri"/>
              </w:rPr>
            </w:pPr>
            <w:r w:rsidRPr="004F3B18">
              <w:rPr>
                <w:rFonts w:ascii="Calibri" w:hAnsi="Calibri" w:cs="Calibri"/>
              </w:rPr>
              <w:t>1.45</w:t>
            </w:r>
          </w:p>
        </w:tc>
        <w:tc>
          <w:tcPr>
            <w:tcW w:w="671" w:type="dxa"/>
          </w:tcPr>
          <w:p w14:paraId="6062A5C3" w14:textId="6ABE84A0" w:rsidR="00D2733E" w:rsidRPr="004F3B18" w:rsidRDefault="00B236E2" w:rsidP="00B260E9">
            <w:pPr>
              <w:jc w:val="center"/>
              <w:rPr>
                <w:rFonts w:ascii="Calibri" w:hAnsi="Calibri" w:cs="Calibri"/>
              </w:rPr>
            </w:pPr>
            <w:r w:rsidRPr="004F3B18">
              <w:rPr>
                <w:rFonts w:ascii="Calibri" w:hAnsi="Calibri" w:cs="Calibri"/>
              </w:rPr>
              <w:t>0.97</w:t>
            </w:r>
          </w:p>
        </w:tc>
        <w:tc>
          <w:tcPr>
            <w:tcW w:w="1285" w:type="dxa"/>
          </w:tcPr>
          <w:p w14:paraId="437E2625" w14:textId="40FED7A2" w:rsidR="00D2733E" w:rsidRPr="004F3B18" w:rsidRDefault="00950E72" w:rsidP="00B260E9">
            <w:pPr>
              <w:jc w:val="center"/>
              <w:rPr>
                <w:rFonts w:ascii="Calibri" w:hAnsi="Calibri" w:cs="Calibri"/>
              </w:rPr>
            </w:pPr>
            <w:r w:rsidRPr="004F3B18">
              <w:rPr>
                <w:rFonts w:ascii="Calibri" w:hAnsi="Calibri" w:cs="Calibri"/>
              </w:rPr>
              <w:t>0.65</w:t>
            </w:r>
          </w:p>
        </w:tc>
        <w:tc>
          <w:tcPr>
            <w:tcW w:w="850" w:type="dxa"/>
          </w:tcPr>
          <w:p w14:paraId="598A4064" w14:textId="258B2BA5" w:rsidR="00D2733E" w:rsidRPr="004F3B18" w:rsidRDefault="00950E72" w:rsidP="00B260E9">
            <w:pPr>
              <w:jc w:val="center"/>
              <w:rPr>
                <w:rFonts w:ascii="Calibri" w:hAnsi="Calibri" w:cs="Calibri"/>
              </w:rPr>
            </w:pPr>
            <w:r w:rsidRPr="004F3B18">
              <w:rPr>
                <w:rFonts w:ascii="Calibri" w:hAnsi="Calibri" w:cs="Calibri"/>
              </w:rPr>
              <w:t>1.1</w:t>
            </w:r>
          </w:p>
        </w:tc>
        <w:tc>
          <w:tcPr>
            <w:tcW w:w="851" w:type="dxa"/>
          </w:tcPr>
          <w:p w14:paraId="27D52C33" w14:textId="5500E500" w:rsidR="00D2733E" w:rsidRPr="004F3B18" w:rsidRDefault="00950E72" w:rsidP="00B260E9">
            <w:pPr>
              <w:jc w:val="center"/>
              <w:rPr>
                <w:rFonts w:ascii="Calibri" w:hAnsi="Calibri" w:cs="Calibri"/>
              </w:rPr>
            </w:pPr>
            <w:r w:rsidRPr="004F3B18">
              <w:rPr>
                <w:rFonts w:ascii="Calibri" w:hAnsi="Calibri" w:cs="Calibri"/>
              </w:rPr>
              <w:t>-0.39</w:t>
            </w:r>
          </w:p>
        </w:tc>
        <w:tc>
          <w:tcPr>
            <w:tcW w:w="992" w:type="dxa"/>
          </w:tcPr>
          <w:p w14:paraId="380D5B46" w14:textId="23696D8E" w:rsidR="00D2733E" w:rsidRPr="004F3B18" w:rsidRDefault="00950E72" w:rsidP="00B260E9">
            <w:pPr>
              <w:jc w:val="center"/>
              <w:rPr>
                <w:rFonts w:ascii="Calibri" w:hAnsi="Calibri" w:cs="Calibri"/>
              </w:rPr>
            </w:pPr>
            <w:r w:rsidRPr="004F3B18">
              <w:rPr>
                <w:rFonts w:ascii="Calibri" w:hAnsi="Calibri" w:cs="Calibri"/>
              </w:rPr>
              <w:t>1.24</w:t>
            </w:r>
          </w:p>
        </w:tc>
        <w:tc>
          <w:tcPr>
            <w:tcW w:w="941" w:type="dxa"/>
          </w:tcPr>
          <w:p w14:paraId="73734F7D" w14:textId="1005281A" w:rsidR="00D2733E" w:rsidRPr="004F3B18" w:rsidRDefault="00950E72" w:rsidP="00B260E9">
            <w:pPr>
              <w:jc w:val="center"/>
              <w:rPr>
                <w:rFonts w:ascii="Calibri" w:hAnsi="Calibri" w:cs="Calibri"/>
              </w:rPr>
            </w:pPr>
            <w:r w:rsidRPr="004F3B18">
              <w:rPr>
                <w:rFonts w:ascii="Calibri" w:hAnsi="Calibri" w:cs="Calibri"/>
              </w:rPr>
              <w:t>0.61</w:t>
            </w:r>
          </w:p>
        </w:tc>
      </w:tr>
      <w:tr w:rsidR="00D2733E" w:rsidRPr="004F3B18" w14:paraId="5A71E616" w14:textId="77777777" w:rsidTr="00B260E9">
        <w:tc>
          <w:tcPr>
            <w:tcW w:w="699" w:type="dxa"/>
            <w:vMerge/>
          </w:tcPr>
          <w:p w14:paraId="60CE0B70" w14:textId="77777777" w:rsidR="00D2733E" w:rsidRPr="004F3B18" w:rsidRDefault="00D2733E" w:rsidP="00B260E9">
            <w:pPr>
              <w:jc w:val="center"/>
              <w:rPr>
                <w:rFonts w:ascii="Calibri" w:hAnsi="Calibri" w:cs="Calibri"/>
              </w:rPr>
            </w:pPr>
          </w:p>
        </w:tc>
        <w:tc>
          <w:tcPr>
            <w:tcW w:w="1124" w:type="dxa"/>
            <w:vMerge w:val="restart"/>
          </w:tcPr>
          <w:p w14:paraId="5B99A50C"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305DA3A3"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135B7BBC" w14:textId="4A4A25C6" w:rsidR="00D2733E" w:rsidRPr="004F3B18" w:rsidRDefault="00363430" w:rsidP="00B260E9">
            <w:pPr>
              <w:jc w:val="center"/>
              <w:rPr>
                <w:rFonts w:ascii="Calibri" w:hAnsi="Calibri" w:cs="Calibri"/>
              </w:rPr>
            </w:pPr>
            <w:r w:rsidRPr="004F3B18">
              <w:rPr>
                <w:rFonts w:ascii="Calibri" w:hAnsi="Calibri" w:cs="Calibri"/>
              </w:rPr>
              <w:t>1.68</w:t>
            </w:r>
          </w:p>
        </w:tc>
        <w:tc>
          <w:tcPr>
            <w:tcW w:w="671" w:type="dxa"/>
          </w:tcPr>
          <w:p w14:paraId="37A694C5" w14:textId="6B209857" w:rsidR="00D2733E" w:rsidRPr="004F3B18" w:rsidRDefault="00363430" w:rsidP="00B260E9">
            <w:pPr>
              <w:jc w:val="center"/>
              <w:rPr>
                <w:rFonts w:ascii="Calibri" w:hAnsi="Calibri" w:cs="Calibri"/>
              </w:rPr>
            </w:pPr>
            <w:r w:rsidRPr="004F3B18">
              <w:rPr>
                <w:rFonts w:ascii="Calibri" w:hAnsi="Calibri" w:cs="Calibri"/>
              </w:rPr>
              <w:t>0.96</w:t>
            </w:r>
          </w:p>
        </w:tc>
        <w:tc>
          <w:tcPr>
            <w:tcW w:w="1285" w:type="dxa"/>
          </w:tcPr>
          <w:p w14:paraId="0CA60942" w14:textId="1A938211" w:rsidR="00D2733E" w:rsidRPr="004F3B18" w:rsidRDefault="00363430" w:rsidP="00B260E9">
            <w:pPr>
              <w:jc w:val="center"/>
              <w:rPr>
                <w:rFonts w:ascii="Calibri" w:hAnsi="Calibri" w:cs="Calibri"/>
              </w:rPr>
            </w:pPr>
            <w:r w:rsidRPr="004F3B18">
              <w:rPr>
                <w:rFonts w:ascii="Calibri" w:hAnsi="Calibri" w:cs="Calibri"/>
              </w:rPr>
              <w:t>1.23</w:t>
            </w:r>
          </w:p>
        </w:tc>
        <w:tc>
          <w:tcPr>
            <w:tcW w:w="850" w:type="dxa"/>
          </w:tcPr>
          <w:p w14:paraId="58BDEB96" w14:textId="7FCFA5C7" w:rsidR="00D2733E" w:rsidRPr="004F3B18" w:rsidRDefault="00363430" w:rsidP="00B260E9">
            <w:pPr>
              <w:jc w:val="center"/>
              <w:rPr>
                <w:rFonts w:ascii="Calibri" w:hAnsi="Calibri" w:cs="Calibri"/>
              </w:rPr>
            </w:pPr>
            <w:r w:rsidRPr="004F3B18">
              <w:rPr>
                <w:rFonts w:ascii="Calibri" w:hAnsi="Calibri" w:cs="Calibri"/>
              </w:rPr>
              <w:t>4.78</w:t>
            </w:r>
          </w:p>
        </w:tc>
        <w:tc>
          <w:tcPr>
            <w:tcW w:w="851" w:type="dxa"/>
          </w:tcPr>
          <w:p w14:paraId="0903C5B1" w14:textId="2B58C8FD" w:rsidR="00D2733E" w:rsidRPr="004F3B18" w:rsidRDefault="00A45D39" w:rsidP="00B260E9">
            <w:pPr>
              <w:jc w:val="center"/>
              <w:rPr>
                <w:rFonts w:ascii="Calibri" w:hAnsi="Calibri" w:cs="Calibri"/>
              </w:rPr>
            </w:pPr>
            <w:r w:rsidRPr="004F3B18">
              <w:rPr>
                <w:rFonts w:ascii="Calibri" w:hAnsi="Calibri" w:cs="Calibri"/>
              </w:rPr>
              <w:t>-18.79</w:t>
            </w:r>
          </w:p>
        </w:tc>
        <w:tc>
          <w:tcPr>
            <w:tcW w:w="992" w:type="dxa"/>
          </w:tcPr>
          <w:p w14:paraId="70C3D5DD" w14:textId="6C05DE62" w:rsidR="00D2733E" w:rsidRPr="004F3B18" w:rsidRDefault="00A45D39" w:rsidP="00B260E9">
            <w:pPr>
              <w:jc w:val="center"/>
              <w:rPr>
                <w:rFonts w:ascii="Calibri" w:hAnsi="Calibri" w:cs="Calibri"/>
              </w:rPr>
            </w:pPr>
            <w:r w:rsidRPr="004F3B18">
              <w:rPr>
                <w:rFonts w:ascii="Calibri" w:hAnsi="Calibri" w:cs="Calibri"/>
              </w:rPr>
              <w:t>5.57</w:t>
            </w:r>
          </w:p>
        </w:tc>
        <w:tc>
          <w:tcPr>
            <w:tcW w:w="941" w:type="dxa"/>
          </w:tcPr>
          <w:p w14:paraId="23F072D4" w14:textId="6420182D" w:rsidR="00D2733E" w:rsidRPr="004F3B18" w:rsidRDefault="00A45D39" w:rsidP="00B260E9">
            <w:pPr>
              <w:jc w:val="center"/>
              <w:rPr>
                <w:rFonts w:ascii="Calibri" w:hAnsi="Calibri" w:cs="Calibri"/>
              </w:rPr>
            </w:pPr>
            <w:r w:rsidRPr="004F3B18">
              <w:rPr>
                <w:rFonts w:ascii="Calibri" w:hAnsi="Calibri" w:cs="Calibri"/>
              </w:rPr>
              <w:t>-4.43</w:t>
            </w:r>
          </w:p>
        </w:tc>
      </w:tr>
      <w:tr w:rsidR="00D2733E" w:rsidRPr="004F3B18" w14:paraId="00C50889" w14:textId="77777777" w:rsidTr="00B260E9">
        <w:tc>
          <w:tcPr>
            <w:tcW w:w="699" w:type="dxa"/>
            <w:vMerge/>
          </w:tcPr>
          <w:p w14:paraId="5E94C73C" w14:textId="77777777" w:rsidR="00D2733E" w:rsidRPr="004F3B18" w:rsidRDefault="00D2733E" w:rsidP="00B260E9">
            <w:pPr>
              <w:jc w:val="center"/>
              <w:rPr>
                <w:rFonts w:ascii="Calibri" w:hAnsi="Calibri" w:cs="Calibri"/>
              </w:rPr>
            </w:pPr>
          </w:p>
        </w:tc>
        <w:tc>
          <w:tcPr>
            <w:tcW w:w="1124" w:type="dxa"/>
            <w:vMerge/>
          </w:tcPr>
          <w:p w14:paraId="0CAC428F" w14:textId="77777777" w:rsidR="00D2733E" w:rsidRPr="004F3B18" w:rsidRDefault="00D2733E" w:rsidP="00B260E9">
            <w:pPr>
              <w:jc w:val="center"/>
              <w:rPr>
                <w:rFonts w:ascii="Calibri" w:hAnsi="Calibri" w:cs="Calibri"/>
              </w:rPr>
            </w:pPr>
          </w:p>
        </w:tc>
        <w:tc>
          <w:tcPr>
            <w:tcW w:w="851" w:type="dxa"/>
          </w:tcPr>
          <w:p w14:paraId="478221CB"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66574B46" w14:textId="2A8B0F8A" w:rsidR="00D2733E" w:rsidRPr="004F3B18" w:rsidRDefault="00566BCD" w:rsidP="00B260E9">
            <w:pPr>
              <w:jc w:val="center"/>
              <w:rPr>
                <w:rFonts w:ascii="Calibri" w:hAnsi="Calibri" w:cs="Calibri"/>
              </w:rPr>
            </w:pPr>
            <w:r w:rsidRPr="004F3B18">
              <w:rPr>
                <w:rFonts w:ascii="Calibri" w:hAnsi="Calibri" w:cs="Calibri"/>
              </w:rPr>
              <w:t>1.47</w:t>
            </w:r>
          </w:p>
        </w:tc>
        <w:tc>
          <w:tcPr>
            <w:tcW w:w="671" w:type="dxa"/>
          </w:tcPr>
          <w:p w14:paraId="3DEFB72A" w14:textId="7FE1ACE0" w:rsidR="00D2733E" w:rsidRPr="004F3B18" w:rsidRDefault="00566BCD" w:rsidP="00B260E9">
            <w:pPr>
              <w:jc w:val="center"/>
              <w:rPr>
                <w:rFonts w:ascii="Calibri" w:hAnsi="Calibri" w:cs="Calibri"/>
              </w:rPr>
            </w:pPr>
            <w:r w:rsidRPr="004F3B18">
              <w:rPr>
                <w:rFonts w:ascii="Calibri" w:hAnsi="Calibri" w:cs="Calibri"/>
              </w:rPr>
              <w:t>0.97</w:t>
            </w:r>
          </w:p>
        </w:tc>
        <w:tc>
          <w:tcPr>
            <w:tcW w:w="1285" w:type="dxa"/>
          </w:tcPr>
          <w:p w14:paraId="30528DF7" w14:textId="06D83A9F" w:rsidR="00D2733E" w:rsidRPr="004F3B18" w:rsidRDefault="00566BCD" w:rsidP="00B260E9">
            <w:pPr>
              <w:jc w:val="center"/>
              <w:rPr>
                <w:rFonts w:ascii="Calibri" w:hAnsi="Calibri" w:cs="Calibri"/>
              </w:rPr>
            </w:pPr>
            <w:r w:rsidRPr="004F3B18">
              <w:rPr>
                <w:rFonts w:ascii="Calibri" w:hAnsi="Calibri" w:cs="Calibri"/>
              </w:rPr>
              <w:t>0.64</w:t>
            </w:r>
          </w:p>
        </w:tc>
        <w:tc>
          <w:tcPr>
            <w:tcW w:w="850" w:type="dxa"/>
          </w:tcPr>
          <w:p w14:paraId="6A1D100C" w14:textId="06B2B065" w:rsidR="00D2733E" w:rsidRPr="004F3B18" w:rsidRDefault="00897C89" w:rsidP="00B260E9">
            <w:pPr>
              <w:jc w:val="center"/>
              <w:rPr>
                <w:rFonts w:ascii="Calibri" w:hAnsi="Calibri" w:cs="Calibri"/>
              </w:rPr>
            </w:pPr>
            <w:r w:rsidRPr="004F3B18">
              <w:rPr>
                <w:rFonts w:ascii="Calibri" w:hAnsi="Calibri" w:cs="Calibri"/>
              </w:rPr>
              <w:t>1.01</w:t>
            </w:r>
          </w:p>
        </w:tc>
        <w:tc>
          <w:tcPr>
            <w:tcW w:w="851" w:type="dxa"/>
          </w:tcPr>
          <w:p w14:paraId="77FD9BF6" w14:textId="52A70C4D" w:rsidR="00D2733E" w:rsidRPr="004F3B18" w:rsidRDefault="00897C89" w:rsidP="00B260E9">
            <w:pPr>
              <w:jc w:val="center"/>
              <w:rPr>
                <w:rFonts w:ascii="Calibri" w:hAnsi="Calibri" w:cs="Calibri"/>
              </w:rPr>
            </w:pPr>
            <w:r w:rsidRPr="004F3B18">
              <w:rPr>
                <w:rFonts w:ascii="Calibri" w:hAnsi="Calibri" w:cs="Calibri"/>
              </w:rPr>
              <w:t>-0.02</w:t>
            </w:r>
          </w:p>
        </w:tc>
        <w:tc>
          <w:tcPr>
            <w:tcW w:w="992" w:type="dxa"/>
          </w:tcPr>
          <w:p w14:paraId="57551305" w14:textId="72B66379" w:rsidR="00D2733E" w:rsidRPr="004F3B18" w:rsidRDefault="00897C89" w:rsidP="00B260E9">
            <w:pPr>
              <w:jc w:val="center"/>
              <w:rPr>
                <w:rFonts w:ascii="Calibri" w:hAnsi="Calibri" w:cs="Calibri"/>
              </w:rPr>
            </w:pPr>
            <w:r w:rsidRPr="004F3B18">
              <w:rPr>
                <w:rFonts w:ascii="Calibri" w:hAnsi="Calibri" w:cs="Calibri"/>
              </w:rPr>
              <w:t>2.2</w:t>
            </w:r>
          </w:p>
        </w:tc>
        <w:tc>
          <w:tcPr>
            <w:tcW w:w="941" w:type="dxa"/>
          </w:tcPr>
          <w:p w14:paraId="75C77AF5" w14:textId="09AC58D6" w:rsidR="00D2733E" w:rsidRPr="004F3B18" w:rsidRDefault="00897C89" w:rsidP="00B260E9">
            <w:pPr>
              <w:jc w:val="center"/>
              <w:rPr>
                <w:rFonts w:ascii="Calibri" w:hAnsi="Calibri" w:cs="Calibri"/>
              </w:rPr>
            </w:pPr>
            <w:r w:rsidRPr="004F3B18">
              <w:rPr>
                <w:rFonts w:ascii="Calibri" w:hAnsi="Calibri" w:cs="Calibri"/>
              </w:rPr>
              <w:t>-0.45</w:t>
            </w:r>
          </w:p>
        </w:tc>
      </w:tr>
      <w:tr w:rsidR="00D2733E" w:rsidRPr="004F3B18" w14:paraId="4D710AAA" w14:textId="77777777" w:rsidTr="00B260E9">
        <w:tc>
          <w:tcPr>
            <w:tcW w:w="699" w:type="dxa"/>
            <w:vMerge/>
          </w:tcPr>
          <w:p w14:paraId="21E5293E" w14:textId="77777777" w:rsidR="00D2733E" w:rsidRPr="004F3B18" w:rsidRDefault="00D2733E" w:rsidP="00B260E9">
            <w:pPr>
              <w:jc w:val="center"/>
              <w:rPr>
                <w:rFonts w:ascii="Calibri" w:hAnsi="Calibri" w:cs="Calibri"/>
              </w:rPr>
            </w:pPr>
          </w:p>
        </w:tc>
        <w:tc>
          <w:tcPr>
            <w:tcW w:w="1124" w:type="dxa"/>
            <w:vMerge/>
          </w:tcPr>
          <w:p w14:paraId="6F6BEF36" w14:textId="77777777" w:rsidR="00D2733E" w:rsidRPr="004F3B18" w:rsidRDefault="00D2733E" w:rsidP="00B260E9">
            <w:pPr>
              <w:jc w:val="center"/>
              <w:rPr>
                <w:rFonts w:ascii="Calibri" w:hAnsi="Calibri" w:cs="Calibri"/>
              </w:rPr>
            </w:pPr>
          </w:p>
        </w:tc>
        <w:tc>
          <w:tcPr>
            <w:tcW w:w="851" w:type="dxa"/>
          </w:tcPr>
          <w:p w14:paraId="1AC4DF19"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0DAF7051" w14:textId="536148C4" w:rsidR="00D2733E" w:rsidRPr="004F3B18" w:rsidRDefault="00E76948" w:rsidP="00B260E9">
            <w:pPr>
              <w:jc w:val="center"/>
              <w:rPr>
                <w:rFonts w:ascii="Calibri" w:hAnsi="Calibri" w:cs="Calibri"/>
              </w:rPr>
            </w:pPr>
            <w:r w:rsidRPr="004F3B18">
              <w:rPr>
                <w:rFonts w:ascii="Calibri" w:hAnsi="Calibri" w:cs="Calibri"/>
              </w:rPr>
              <w:t>1.45</w:t>
            </w:r>
          </w:p>
        </w:tc>
        <w:tc>
          <w:tcPr>
            <w:tcW w:w="671" w:type="dxa"/>
          </w:tcPr>
          <w:p w14:paraId="1E7489AD" w14:textId="242B193E" w:rsidR="00D2733E" w:rsidRPr="004F3B18" w:rsidRDefault="00E76948" w:rsidP="00B260E9">
            <w:pPr>
              <w:jc w:val="center"/>
              <w:rPr>
                <w:rFonts w:ascii="Calibri" w:hAnsi="Calibri" w:cs="Calibri"/>
              </w:rPr>
            </w:pPr>
            <w:r w:rsidRPr="004F3B18">
              <w:rPr>
                <w:rFonts w:ascii="Calibri" w:hAnsi="Calibri" w:cs="Calibri"/>
              </w:rPr>
              <w:t>0.97</w:t>
            </w:r>
          </w:p>
        </w:tc>
        <w:tc>
          <w:tcPr>
            <w:tcW w:w="1285" w:type="dxa"/>
          </w:tcPr>
          <w:p w14:paraId="77D278CD" w14:textId="466F415A" w:rsidR="00D2733E" w:rsidRPr="004F3B18" w:rsidRDefault="00AD6C3D" w:rsidP="00B260E9">
            <w:pPr>
              <w:jc w:val="center"/>
              <w:rPr>
                <w:rFonts w:ascii="Calibri" w:hAnsi="Calibri" w:cs="Calibri"/>
              </w:rPr>
            </w:pPr>
            <w:r w:rsidRPr="004F3B18">
              <w:rPr>
                <w:rFonts w:ascii="Calibri" w:hAnsi="Calibri" w:cs="Calibri"/>
              </w:rPr>
              <w:t>0.56</w:t>
            </w:r>
          </w:p>
        </w:tc>
        <w:tc>
          <w:tcPr>
            <w:tcW w:w="850" w:type="dxa"/>
          </w:tcPr>
          <w:p w14:paraId="60715133" w14:textId="090CA4DB" w:rsidR="00D2733E" w:rsidRPr="004F3B18" w:rsidRDefault="00AD6C3D" w:rsidP="00B260E9">
            <w:pPr>
              <w:jc w:val="center"/>
              <w:rPr>
                <w:rFonts w:ascii="Calibri" w:hAnsi="Calibri" w:cs="Calibri"/>
              </w:rPr>
            </w:pPr>
            <w:r w:rsidRPr="004F3B18">
              <w:rPr>
                <w:rFonts w:ascii="Calibri" w:hAnsi="Calibri" w:cs="Calibri"/>
              </w:rPr>
              <w:t>1.25</w:t>
            </w:r>
          </w:p>
        </w:tc>
        <w:tc>
          <w:tcPr>
            <w:tcW w:w="851" w:type="dxa"/>
          </w:tcPr>
          <w:p w14:paraId="7644EDC3" w14:textId="27C5CFF6" w:rsidR="00D2733E" w:rsidRPr="004F3B18" w:rsidRDefault="00AD6C3D" w:rsidP="00B260E9">
            <w:pPr>
              <w:jc w:val="center"/>
              <w:rPr>
                <w:rFonts w:ascii="Calibri" w:hAnsi="Calibri" w:cs="Calibri"/>
              </w:rPr>
            </w:pPr>
            <w:r w:rsidRPr="004F3B18">
              <w:rPr>
                <w:rFonts w:ascii="Calibri" w:hAnsi="Calibri" w:cs="Calibri"/>
              </w:rPr>
              <w:t>-0.97</w:t>
            </w:r>
          </w:p>
        </w:tc>
        <w:tc>
          <w:tcPr>
            <w:tcW w:w="992" w:type="dxa"/>
          </w:tcPr>
          <w:p w14:paraId="4D6242AE" w14:textId="18E9E628" w:rsidR="00D2733E" w:rsidRPr="004F3B18" w:rsidRDefault="00AD6C3D" w:rsidP="00B260E9">
            <w:pPr>
              <w:jc w:val="center"/>
              <w:rPr>
                <w:rFonts w:ascii="Calibri" w:hAnsi="Calibri" w:cs="Calibri"/>
              </w:rPr>
            </w:pPr>
            <w:r w:rsidRPr="004F3B18">
              <w:rPr>
                <w:rFonts w:ascii="Calibri" w:hAnsi="Calibri" w:cs="Calibri"/>
              </w:rPr>
              <w:t>3.49</w:t>
            </w:r>
          </w:p>
        </w:tc>
        <w:tc>
          <w:tcPr>
            <w:tcW w:w="941" w:type="dxa"/>
          </w:tcPr>
          <w:p w14:paraId="4DA4FC54" w14:textId="73F0783C" w:rsidR="00D2733E" w:rsidRPr="004F3B18" w:rsidRDefault="00AD6C3D" w:rsidP="00B260E9">
            <w:pPr>
              <w:jc w:val="center"/>
              <w:rPr>
                <w:rFonts w:ascii="Calibri" w:hAnsi="Calibri" w:cs="Calibri"/>
              </w:rPr>
            </w:pPr>
            <w:r w:rsidRPr="004F3B18">
              <w:rPr>
                <w:rFonts w:ascii="Calibri" w:hAnsi="Calibri" w:cs="Calibri"/>
              </w:rPr>
              <w:t>-2.43</w:t>
            </w:r>
          </w:p>
        </w:tc>
      </w:tr>
      <w:tr w:rsidR="00D2733E" w:rsidRPr="004F3B18" w14:paraId="7FD4AFDC" w14:textId="77777777" w:rsidTr="00B260E9">
        <w:tc>
          <w:tcPr>
            <w:tcW w:w="699" w:type="dxa"/>
            <w:vMerge/>
          </w:tcPr>
          <w:p w14:paraId="04B30808" w14:textId="77777777" w:rsidR="00D2733E" w:rsidRPr="004F3B18" w:rsidRDefault="00D2733E" w:rsidP="00B260E9">
            <w:pPr>
              <w:jc w:val="center"/>
              <w:rPr>
                <w:rFonts w:ascii="Calibri" w:hAnsi="Calibri" w:cs="Calibri"/>
              </w:rPr>
            </w:pPr>
          </w:p>
        </w:tc>
        <w:tc>
          <w:tcPr>
            <w:tcW w:w="1124" w:type="dxa"/>
            <w:vMerge/>
          </w:tcPr>
          <w:p w14:paraId="6347E070" w14:textId="77777777" w:rsidR="00D2733E" w:rsidRPr="004F3B18" w:rsidRDefault="00D2733E" w:rsidP="00B260E9">
            <w:pPr>
              <w:jc w:val="center"/>
              <w:rPr>
                <w:rFonts w:ascii="Calibri" w:hAnsi="Calibri" w:cs="Calibri"/>
              </w:rPr>
            </w:pPr>
          </w:p>
        </w:tc>
        <w:tc>
          <w:tcPr>
            <w:tcW w:w="851" w:type="dxa"/>
          </w:tcPr>
          <w:p w14:paraId="577A181B"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01FBA179" w14:textId="3F86316C" w:rsidR="00D2733E" w:rsidRPr="004F3B18" w:rsidRDefault="00C80ED9" w:rsidP="00B260E9">
            <w:pPr>
              <w:jc w:val="center"/>
              <w:rPr>
                <w:rFonts w:ascii="Calibri" w:hAnsi="Calibri" w:cs="Calibri"/>
              </w:rPr>
            </w:pPr>
            <w:r w:rsidRPr="004F3B18">
              <w:rPr>
                <w:rFonts w:ascii="Calibri" w:hAnsi="Calibri" w:cs="Calibri"/>
              </w:rPr>
              <w:t>1.46</w:t>
            </w:r>
          </w:p>
        </w:tc>
        <w:tc>
          <w:tcPr>
            <w:tcW w:w="671" w:type="dxa"/>
          </w:tcPr>
          <w:p w14:paraId="2D6E5462" w14:textId="7D04AC0D" w:rsidR="00D2733E" w:rsidRPr="004F3B18" w:rsidRDefault="00C80ED9" w:rsidP="00B260E9">
            <w:pPr>
              <w:jc w:val="center"/>
              <w:rPr>
                <w:rFonts w:ascii="Calibri" w:hAnsi="Calibri" w:cs="Calibri"/>
              </w:rPr>
            </w:pPr>
            <w:r w:rsidRPr="004F3B18">
              <w:rPr>
                <w:rFonts w:ascii="Calibri" w:hAnsi="Calibri" w:cs="Calibri"/>
              </w:rPr>
              <w:t>0.97</w:t>
            </w:r>
          </w:p>
        </w:tc>
        <w:tc>
          <w:tcPr>
            <w:tcW w:w="1285" w:type="dxa"/>
          </w:tcPr>
          <w:p w14:paraId="7CA7FAA2" w14:textId="37C03ED5" w:rsidR="00D2733E" w:rsidRPr="004F3B18" w:rsidRDefault="00C80ED9" w:rsidP="00B260E9">
            <w:pPr>
              <w:jc w:val="center"/>
              <w:rPr>
                <w:rFonts w:ascii="Calibri" w:hAnsi="Calibri" w:cs="Calibri"/>
              </w:rPr>
            </w:pPr>
            <w:r w:rsidRPr="004F3B18">
              <w:rPr>
                <w:rFonts w:ascii="Calibri" w:hAnsi="Calibri" w:cs="Calibri"/>
              </w:rPr>
              <w:t>0.53</w:t>
            </w:r>
          </w:p>
        </w:tc>
        <w:tc>
          <w:tcPr>
            <w:tcW w:w="850" w:type="dxa"/>
          </w:tcPr>
          <w:p w14:paraId="53471130" w14:textId="1C6043DD" w:rsidR="00D2733E" w:rsidRPr="004F3B18" w:rsidRDefault="00C80ED9" w:rsidP="00B260E9">
            <w:pPr>
              <w:jc w:val="center"/>
              <w:rPr>
                <w:rFonts w:ascii="Calibri" w:hAnsi="Calibri" w:cs="Calibri"/>
              </w:rPr>
            </w:pPr>
            <w:r w:rsidRPr="004F3B18">
              <w:rPr>
                <w:rFonts w:ascii="Calibri" w:hAnsi="Calibri" w:cs="Calibri"/>
              </w:rPr>
              <w:t>1.56</w:t>
            </w:r>
          </w:p>
        </w:tc>
        <w:tc>
          <w:tcPr>
            <w:tcW w:w="851" w:type="dxa"/>
          </w:tcPr>
          <w:p w14:paraId="686B2D7C" w14:textId="3AC76462" w:rsidR="00D2733E" w:rsidRPr="004F3B18" w:rsidRDefault="00C80ED9" w:rsidP="00B260E9">
            <w:pPr>
              <w:jc w:val="center"/>
              <w:rPr>
                <w:rFonts w:ascii="Calibri" w:hAnsi="Calibri" w:cs="Calibri"/>
              </w:rPr>
            </w:pPr>
            <w:r w:rsidRPr="004F3B18">
              <w:rPr>
                <w:rFonts w:ascii="Calibri" w:hAnsi="Calibri" w:cs="Calibri"/>
              </w:rPr>
              <w:t>-2.59</w:t>
            </w:r>
          </w:p>
        </w:tc>
        <w:tc>
          <w:tcPr>
            <w:tcW w:w="992" w:type="dxa"/>
          </w:tcPr>
          <w:p w14:paraId="72BCE016" w14:textId="0CC4946A" w:rsidR="00D2733E" w:rsidRPr="004F3B18" w:rsidRDefault="00C80ED9" w:rsidP="00B260E9">
            <w:pPr>
              <w:jc w:val="center"/>
              <w:rPr>
                <w:rFonts w:ascii="Calibri" w:hAnsi="Calibri" w:cs="Calibri"/>
              </w:rPr>
            </w:pPr>
            <w:r w:rsidRPr="004F3B18">
              <w:rPr>
                <w:rFonts w:ascii="Calibri" w:hAnsi="Calibri" w:cs="Calibri"/>
              </w:rPr>
              <w:t>4.57</w:t>
            </w:r>
          </w:p>
        </w:tc>
        <w:tc>
          <w:tcPr>
            <w:tcW w:w="941" w:type="dxa"/>
          </w:tcPr>
          <w:p w14:paraId="52ED975D" w14:textId="5F21F17E" w:rsidR="00D2733E" w:rsidRPr="004F3B18" w:rsidRDefault="00C80ED9" w:rsidP="00B260E9">
            <w:pPr>
              <w:jc w:val="center"/>
              <w:rPr>
                <w:rFonts w:ascii="Calibri" w:hAnsi="Calibri" w:cs="Calibri"/>
              </w:rPr>
            </w:pPr>
            <w:r w:rsidRPr="004F3B18">
              <w:rPr>
                <w:rFonts w:ascii="Calibri" w:hAnsi="Calibri" w:cs="Calibri"/>
              </w:rPr>
              <w:t>-4.68</w:t>
            </w:r>
          </w:p>
        </w:tc>
      </w:tr>
      <w:tr w:rsidR="00D2733E" w:rsidRPr="004F3B18" w14:paraId="1837A412" w14:textId="77777777" w:rsidTr="00B260E9">
        <w:tc>
          <w:tcPr>
            <w:tcW w:w="699" w:type="dxa"/>
            <w:vMerge/>
          </w:tcPr>
          <w:p w14:paraId="1D6B8C67" w14:textId="77777777" w:rsidR="00D2733E" w:rsidRPr="004F3B18" w:rsidRDefault="00D2733E" w:rsidP="00B260E9">
            <w:pPr>
              <w:jc w:val="center"/>
              <w:rPr>
                <w:rFonts w:ascii="Calibri" w:hAnsi="Calibri" w:cs="Calibri"/>
              </w:rPr>
            </w:pPr>
          </w:p>
        </w:tc>
        <w:tc>
          <w:tcPr>
            <w:tcW w:w="1124" w:type="dxa"/>
            <w:vMerge w:val="restart"/>
          </w:tcPr>
          <w:p w14:paraId="41F5FA19"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14887125"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516946AC" w14:textId="4C997327" w:rsidR="00D2733E" w:rsidRPr="004F3B18" w:rsidRDefault="00585928" w:rsidP="00B260E9">
            <w:pPr>
              <w:jc w:val="center"/>
              <w:rPr>
                <w:rFonts w:ascii="Calibri" w:hAnsi="Calibri" w:cs="Calibri"/>
              </w:rPr>
            </w:pPr>
            <w:r w:rsidRPr="004F3B18">
              <w:rPr>
                <w:rFonts w:ascii="Calibri" w:hAnsi="Calibri" w:cs="Calibri"/>
              </w:rPr>
              <w:t>1.68</w:t>
            </w:r>
          </w:p>
        </w:tc>
        <w:tc>
          <w:tcPr>
            <w:tcW w:w="671" w:type="dxa"/>
          </w:tcPr>
          <w:p w14:paraId="4EC91118" w14:textId="09D0E22C" w:rsidR="00D2733E" w:rsidRPr="004F3B18" w:rsidRDefault="00585928" w:rsidP="00B260E9">
            <w:pPr>
              <w:jc w:val="center"/>
              <w:rPr>
                <w:rFonts w:ascii="Calibri" w:hAnsi="Calibri" w:cs="Calibri"/>
              </w:rPr>
            </w:pPr>
            <w:r w:rsidRPr="004F3B18">
              <w:rPr>
                <w:rFonts w:ascii="Calibri" w:hAnsi="Calibri" w:cs="Calibri"/>
              </w:rPr>
              <w:t>0.96</w:t>
            </w:r>
          </w:p>
        </w:tc>
        <w:tc>
          <w:tcPr>
            <w:tcW w:w="1285" w:type="dxa"/>
          </w:tcPr>
          <w:p w14:paraId="12A1B30B" w14:textId="41C2A676" w:rsidR="00D2733E" w:rsidRPr="004F3B18" w:rsidRDefault="00E92398" w:rsidP="00B260E9">
            <w:pPr>
              <w:jc w:val="center"/>
              <w:rPr>
                <w:rFonts w:ascii="Calibri" w:hAnsi="Calibri" w:cs="Calibri"/>
              </w:rPr>
            </w:pPr>
            <w:r w:rsidRPr="004F3B18">
              <w:rPr>
                <w:rFonts w:ascii="Calibri" w:hAnsi="Calibri" w:cs="Calibri"/>
              </w:rPr>
              <w:t>0.64</w:t>
            </w:r>
          </w:p>
        </w:tc>
        <w:tc>
          <w:tcPr>
            <w:tcW w:w="850" w:type="dxa"/>
          </w:tcPr>
          <w:p w14:paraId="605E60FF" w14:textId="24ACEE30" w:rsidR="00D2733E" w:rsidRPr="004F3B18" w:rsidRDefault="00E92398" w:rsidP="00B260E9">
            <w:pPr>
              <w:jc w:val="center"/>
              <w:rPr>
                <w:rFonts w:ascii="Calibri" w:hAnsi="Calibri" w:cs="Calibri"/>
              </w:rPr>
            </w:pPr>
            <w:r w:rsidRPr="004F3B18">
              <w:rPr>
                <w:rFonts w:ascii="Calibri" w:hAnsi="Calibri" w:cs="Calibri"/>
              </w:rPr>
              <w:t>1.11</w:t>
            </w:r>
          </w:p>
        </w:tc>
        <w:tc>
          <w:tcPr>
            <w:tcW w:w="851" w:type="dxa"/>
          </w:tcPr>
          <w:p w14:paraId="1FBBF2BA" w14:textId="37CE00C9" w:rsidR="00D2733E" w:rsidRPr="004F3B18" w:rsidRDefault="00E92398" w:rsidP="00B260E9">
            <w:pPr>
              <w:jc w:val="center"/>
              <w:rPr>
                <w:rFonts w:ascii="Calibri" w:hAnsi="Calibri" w:cs="Calibri"/>
              </w:rPr>
            </w:pPr>
            <w:r w:rsidRPr="004F3B18">
              <w:rPr>
                <w:rFonts w:ascii="Calibri" w:hAnsi="Calibri" w:cs="Calibri"/>
              </w:rPr>
              <w:t>-0.31</w:t>
            </w:r>
          </w:p>
        </w:tc>
        <w:tc>
          <w:tcPr>
            <w:tcW w:w="992" w:type="dxa"/>
          </w:tcPr>
          <w:p w14:paraId="085B861E" w14:textId="615030A2" w:rsidR="00D2733E" w:rsidRPr="004F3B18" w:rsidRDefault="00E92398" w:rsidP="00B260E9">
            <w:pPr>
              <w:jc w:val="center"/>
              <w:rPr>
                <w:rFonts w:ascii="Calibri" w:hAnsi="Calibri" w:cs="Calibri"/>
              </w:rPr>
            </w:pPr>
            <w:r w:rsidRPr="004F3B18">
              <w:rPr>
                <w:rFonts w:ascii="Calibri" w:hAnsi="Calibri" w:cs="Calibri"/>
              </w:rPr>
              <w:t>1.62</w:t>
            </w:r>
          </w:p>
        </w:tc>
        <w:tc>
          <w:tcPr>
            <w:tcW w:w="941" w:type="dxa"/>
          </w:tcPr>
          <w:p w14:paraId="3A34D762" w14:textId="35E1847A" w:rsidR="00D2733E" w:rsidRPr="004F3B18" w:rsidRDefault="00E92398" w:rsidP="00B260E9">
            <w:pPr>
              <w:jc w:val="center"/>
              <w:rPr>
                <w:rFonts w:ascii="Calibri" w:hAnsi="Calibri" w:cs="Calibri"/>
              </w:rPr>
            </w:pPr>
            <w:r w:rsidRPr="004F3B18">
              <w:rPr>
                <w:rFonts w:ascii="Calibri" w:hAnsi="Calibri" w:cs="Calibri"/>
              </w:rPr>
              <w:t>0.16</w:t>
            </w:r>
          </w:p>
        </w:tc>
      </w:tr>
      <w:tr w:rsidR="00D2733E" w:rsidRPr="004F3B18" w14:paraId="32B3F3F8" w14:textId="77777777" w:rsidTr="00B260E9">
        <w:tc>
          <w:tcPr>
            <w:tcW w:w="699" w:type="dxa"/>
            <w:vMerge/>
          </w:tcPr>
          <w:p w14:paraId="299DF55F" w14:textId="77777777" w:rsidR="00D2733E" w:rsidRPr="004F3B18" w:rsidRDefault="00D2733E" w:rsidP="00B260E9">
            <w:pPr>
              <w:jc w:val="center"/>
              <w:rPr>
                <w:rFonts w:ascii="Calibri" w:hAnsi="Calibri" w:cs="Calibri"/>
              </w:rPr>
            </w:pPr>
          </w:p>
        </w:tc>
        <w:tc>
          <w:tcPr>
            <w:tcW w:w="1124" w:type="dxa"/>
            <w:vMerge/>
          </w:tcPr>
          <w:p w14:paraId="2BDB0525" w14:textId="77777777" w:rsidR="00D2733E" w:rsidRPr="004F3B18" w:rsidRDefault="00D2733E" w:rsidP="00B260E9">
            <w:pPr>
              <w:jc w:val="center"/>
              <w:rPr>
                <w:rFonts w:ascii="Calibri" w:hAnsi="Calibri" w:cs="Calibri"/>
              </w:rPr>
            </w:pPr>
          </w:p>
        </w:tc>
        <w:tc>
          <w:tcPr>
            <w:tcW w:w="851" w:type="dxa"/>
          </w:tcPr>
          <w:p w14:paraId="0C6128CC"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0666D11C" w14:textId="46BAF798" w:rsidR="00D2733E" w:rsidRPr="004F3B18" w:rsidRDefault="004860C7" w:rsidP="00B260E9">
            <w:pPr>
              <w:jc w:val="center"/>
              <w:rPr>
                <w:rFonts w:ascii="Calibri" w:hAnsi="Calibri" w:cs="Calibri"/>
              </w:rPr>
            </w:pPr>
            <w:r w:rsidRPr="004F3B18">
              <w:rPr>
                <w:rFonts w:ascii="Calibri" w:hAnsi="Calibri" w:cs="Calibri"/>
              </w:rPr>
              <w:t>1.47</w:t>
            </w:r>
          </w:p>
        </w:tc>
        <w:tc>
          <w:tcPr>
            <w:tcW w:w="671" w:type="dxa"/>
          </w:tcPr>
          <w:p w14:paraId="3170DF16" w14:textId="180B990A" w:rsidR="00D2733E" w:rsidRPr="004F3B18" w:rsidRDefault="004860C7" w:rsidP="00B260E9">
            <w:pPr>
              <w:jc w:val="center"/>
              <w:rPr>
                <w:rFonts w:ascii="Calibri" w:hAnsi="Calibri" w:cs="Calibri"/>
              </w:rPr>
            </w:pPr>
            <w:r w:rsidRPr="004F3B18">
              <w:rPr>
                <w:rFonts w:ascii="Calibri" w:hAnsi="Calibri" w:cs="Calibri"/>
              </w:rPr>
              <w:t>0.97</w:t>
            </w:r>
          </w:p>
        </w:tc>
        <w:tc>
          <w:tcPr>
            <w:tcW w:w="1285" w:type="dxa"/>
          </w:tcPr>
          <w:p w14:paraId="522B2682" w14:textId="272F7DC6" w:rsidR="00D2733E" w:rsidRPr="004F3B18" w:rsidRDefault="00486459" w:rsidP="00B260E9">
            <w:pPr>
              <w:jc w:val="center"/>
              <w:rPr>
                <w:rFonts w:ascii="Calibri" w:hAnsi="Calibri" w:cs="Calibri"/>
              </w:rPr>
            </w:pPr>
            <w:r w:rsidRPr="004F3B18">
              <w:rPr>
                <w:rFonts w:ascii="Calibri" w:hAnsi="Calibri" w:cs="Calibri"/>
              </w:rPr>
              <w:t>-0.78</w:t>
            </w:r>
          </w:p>
        </w:tc>
        <w:tc>
          <w:tcPr>
            <w:tcW w:w="850" w:type="dxa"/>
          </w:tcPr>
          <w:p w14:paraId="5C71290F" w14:textId="72FC597B" w:rsidR="00D2733E" w:rsidRPr="004F3B18" w:rsidRDefault="00486459" w:rsidP="00B260E9">
            <w:pPr>
              <w:jc w:val="center"/>
              <w:rPr>
                <w:rFonts w:ascii="Calibri" w:hAnsi="Calibri" w:cs="Calibri"/>
              </w:rPr>
            </w:pPr>
            <w:r w:rsidRPr="004F3B18">
              <w:rPr>
                <w:rFonts w:ascii="Calibri" w:hAnsi="Calibri" w:cs="Calibri"/>
              </w:rPr>
              <w:t>1.28</w:t>
            </w:r>
          </w:p>
        </w:tc>
        <w:tc>
          <w:tcPr>
            <w:tcW w:w="851" w:type="dxa"/>
          </w:tcPr>
          <w:p w14:paraId="7C410A80" w14:textId="503E3C65" w:rsidR="00D2733E" w:rsidRPr="004F3B18" w:rsidRDefault="00486459" w:rsidP="00B260E9">
            <w:pPr>
              <w:jc w:val="center"/>
              <w:rPr>
                <w:rFonts w:ascii="Calibri" w:hAnsi="Calibri" w:cs="Calibri"/>
              </w:rPr>
            </w:pPr>
            <w:r w:rsidRPr="004F3B18">
              <w:rPr>
                <w:rFonts w:ascii="Calibri" w:hAnsi="Calibri" w:cs="Calibri"/>
              </w:rPr>
              <w:t>-0.84</w:t>
            </w:r>
          </w:p>
        </w:tc>
        <w:tc>
          <w:tcPr>
            <w:tcW w:w="992" w:type="dxa"/>
          </w:tcPr>
          <w:p w14:paraId="663CB979" w14:textId="4DA5B48E" w:rsidR="00D2733E" w:rsidRPr="004F3B18" w:rsidRDefault="00486459" w:rsidP="00B260E9">
            <w:pPr>
              <w:jc w:val="center"/>
              <w:rPr>
                <w:rFonts w:ascii="Calibri" w:hAnsi="Calibri" w:cs="Calibri"/>
              </w:rPr>
            </w:pPr>
            <w:r w:rsidRPr="004F3B18">
              <w:rPr>
                <w:rFonts w:ascii="Calibri" w:hAnsi="Calibri" w:cs="Calibri"/>
              </w:rPr>
              <w:t>1</w:t>
            </w:r>
            <w:r w:rsidR="00987CAF" w:rsidRPr="004F3B18">
              <w:rPr>
                <w:rFonts w:ascii="Calibri" w:hAnsi="Calibri" w:cs="Calibri"/>
              </w:rPr>
              <w:t>.39</w:t>
            </w:r>
          </w:p>
        </w:tc>
        <w:tc>
          <w:tcPr>
            <w:tcW w:w="941" w:type="dxa"/>
          </w:tcPr>
          <w:p w14:paraId="42A4433B" w14:textId="19AC9D78" w:rsidR="00D2733E" w:rsidRPr="004F3B18" w:rsidRDefault="00987CAF" w:rsidP="00B260E9">
            <w:pPr>
              <w:jc w:val="center"/>
              <w:rPr>
                <w:rFonts w:ascii="Calibri" w:hAnsi="Calibri" w:cs="Calibri"/>
              </w:rPr>
            </w:pPr>
            <w:r w:rsidRPr="004F3B18">
              <w:rPr>
                <w:rFonts w:ascii="Calibri" w:hAnsi="Calibri" w:cs="Calibri"/>
              </w:rPr>
              <w:t>0.51</w:t>
            </w:r>
          </w:p>
        </w:tc>
      </w:tr>
      <w:tr w:rsidR="00D2733E" w:rsidRPr="004F3B18" w14:paraId="45B8027D" w14:textId="77777777" w:rsidTr="00B260E9">
        <w:tc>
          <w:tcPr>
            <w:tcW w:w="699" w:type="dxa"/>
            <w:vMerge/>
          </w:tcPr>
          <w:p w14:paraId="3CA33A26" w14:textId="77777777" w:rsidR="00D2733E" w:rsidRPr="004F3B18" w:rsidRDefault="00D2733E" w:rsidP="00B260E9">
            <w:pPr>
              <w:jc w:val="center"/>
              <w:rPr>
                <w:rFonts w:ascii="Calibri" w:hAnsi="Calibri" w:cs="Calibri"/>
              </w:rPr>
            </w:pPr>
          </w:p>
        </w:tc>
        <w:tc>
          <w:tcPr>
            <w:tcW w:w="1124" w:type="dxa"/>
            <w:vMerge/>
          </w:tcPr>
          <w:p w14:paraId="5CFAA177" w14:textId="77777777" w:rsidR="00D2733E" w:rsidRPr="004F3B18" w:rsidRDefault="00D2733E" w:rsidP="00B260E9">
            <w:pPr>
              <w:jc w:val="center"/>
              <w:rPr>
                <w:rFonts w:ascii="Calibri" w:hAnsi="Calibri" w:cs="Calibri"/>
              </w:rPr>
            </w:pPr>
          </w:p>
        </w:tc>
        <w:tc>
          <w:tcPr>
            <w:tcW w:w="851" w:type="dxa"/>
          </w:tcPr>
          <w:p w14:paraId="16112E05"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2C1F3CDA" w14:textId="799B9E89" w:rsidR="00D2733E" w:rsidRPr="004F3B18" w:rsidRDefault="005D73F2" w:rsidP="00B260E9">
            <w:pPr>
              <w:jc w:val="center"/>
              <w:rPr>
                <w:rFonts w:ascii="Calibri" w:hAnsi="Calibri" w:cs="Calibri"/>
              </w:rPr>
            </w:pPr>
            <w:r w:rsidRPr="004F3B18">
              <w:rPr>
                <w:rFonts w:ascii="Calibri" w:hAnsi="Calibri" w:cs="Calibri"/>
              </w:rPr>
              <w:t>1.47</w:t>
            </w:r>
          </w:p>
        </w:tc>
        <w:tc>
          <w:tcPr>
            <w:tcW w:w="671" w:type="dxa"/>
          </w:tcPr>
          <w:p w14:paraId="456E322A" w14:textId="6401B997" w:rsidR="00D2733E" w:rsidRPr="004F3B18" w:rsidRDefault="005D73F2" w:rsidP="00B260E9">
            <w:pPr>
              <w:jc w:val="center"/>
              <w:rPr>
                <w:rFonts w:ascii="Calibri" w:hAnsi="Calibri" w:cs="Calibri"/>
              </w:rPr>
            </w:pPr>
            <w:r w:rsidRPr="004F3B18">
              <w:rPr>
                <w:rFonts w:ascii="Calibri" w:hAnsi="Calibri" w:cs="Calibri"/>
              </w:rPr>
              <w:t>0.97</w:t>
            </w:r>
          </w:p>
        </w:tc>
        <w:tc>
          <w:tcPr>
            <w:tcW w:w="1285" w:type="dxa"/>
          </w:tcPr>
          <w:p w14:paraId="2F874D3A" w14:textId="7B8854AF" w:rsidR="00D2733E" w:rsidRPr="004F3B18" w:rsidRDefault="005D73F2" w:rsidP="00B260E9">
            <w:pPr>
              <w:jc w:val="center"/>
              <w:rPr>
                <w:rFonts w:ascii="Calibri" w:hAnsi="Calibri" w:cs="Calibri"/>
              </w:rPr>
            </w:pPr>
            <w:r w:rsidRPr="004F3B18">
              <w:rPr>
                <w:rFonts w:ascii="Calibri" w:hAnsi="Calibri" w:cs="Calibri"/>
              </w:rPr>
              <w:t>0.79</w:t>
            </w:r>
          </w:p>
        </w:tc>
        <w:tc>
          <w:tcPr>
            <w:tcW w:w="850" w:type="dxa"/>
          </w:tcPr>
          <w:p w14:paraId="74AA66FC" w14:textId="46CC0329" w:rsidR="00D2733E" w:rsidRPr="004F3B18" w:rsidRDefault="005D73F2" w:rsidP="00B260E9">
            <w:pPr>
              <w:jc w:val="center"/>
              <w:rPr>
                <w:rFonts w:ascii="Calibri" w:hAnsi="Calibri" w:cs="Calibri"/>
              </w:rPr>
            </w:pPr>
            <w:r w:rsidRPr="004F3B18">
              <w:rPr>
                <w:rFonts w:ascii="Calibri" w:hAnsi="Calibri" w:cs="Calibri"/>
              </w:rPr>
              <w:t>1.24</w:t>
            </w:r>
          </w:p>
        </w:tc>
        <w:tc>
          <w:tcPr>
            <w:tcW w:w="851" w:type="dxa"/>
          </w:tcPr>
          <w:p w14:paraId="483DC53C" w14:textId="2846C945" w:rsidR="00D2733E" w:rsidRPr="004F3B18" w:rsidRDefault="005D73F2" w:rsidP="00B260E9">
            <w:pPr>
              <w:jc w:val="center"/>
              <w:rPr>
                <w:rFonts w:ascii="Calibri" w:hAnsi="Calibri" w:cs="Calibri"/>
              </w:rPr>
            </w:pPr>
            <w:r w:rsidRPr="004F3B18">
              <w:rPr>
                <w:rFonts w:ascii="Calibri" w:hAnsi="Calibri" w:cs="Calibri"/>
              </w:rPr>
              <w:t>-0.67</w:t>
            </w:r>
          </w:p>
        </w:tc>
        <w:tc>
          <w:tcPr>
            <w:tcW w:w="992" w:type="dxa"/>
          </w:tcPr>
          <w:p w14:paraId="04C47A06" w14:textId="17906972" w:rsidR="00D2733E" w:rsidRPr="004F3B18" w:rsidRDefault="005D73F2" w:rsidP="00B260E9">
            <w:pPr>
              <w:jc w:val="center"/>
              <w:rPr>
                <w:rFonts w:ascii="Calibri" w:hAnsi="Calibri" w:cs="Calibri"/>
              </w:rPr>
            </w:pPr>
            <w:r w:rsidRPr="004F3B18">
              <w:rPr>
                <w:rFonts w:ascii="Calibri" w:hAnsi="Calibri" w:cs="Calibri"/>
              </w:rPr>
              <w:t>1.38</w:t>
            </w:r>
          </w:p>
        </w:tc>
        <w:tc>
          <w:tcPr>
            <w:tcW w:w="941" w:type="dxa"/>
          </w:tcPr>
          <w:p w14:paraId="0089E8E3" w14:textId="2455CF34" w:rsidR="00D2733E" w:rsidRPr="004F3B18" w:rsidRDefault="005D73F2" w:rsidP="00B260E9">
            <w:pPr>
              <w:jc w:val="center"/>
              <w:rPr>
                <w:rFonts w:ascii="Calibri" w:hAnsi="Calibri" w:cs="Calibri"/>
              </w:rPr>
            </w:pPr>
            <w:r w:rsidRPr="004F3B18">
              <w:rPr>
                <w:rFonts w:ascii="Calibri" w:hAnsi="Calibri" w:cs="Calibri"/>
              </w:rPr>
              <w:t>0.5</w:t>
            </w:r>
          </w:p>
        </w:tc>
      </w:tr>
      <w:tr w:rsidR="00D2733E" w:rsidRPr="004F3B18" w14:paraId="42D5689D" w14:textId="77777777" w:rsidTr="00B260E9">
        <w:tc>
          <w:tcPr>
            <w:tcW w:w="699" w:type="dxa"/>
            <w:vMerge/>
          </w:tcPr>
          <w:p w14:paraId="3F444DD4" w14:textId="77777777" w:rsidR="00D2733E" w:rsidRPr="004F3B18" w:rsidRDefault="00D2733E" w:rsidP="00B260E9">
            <w:pPr>
              <w:jc w:val="center"/>
              <w:rPr>
                <w:rFonts w:ascii="Calibri" w:hAnsi="Calibri" w:cs="Calibri"/>
              </w:rPr>
            </w:pPr>
          </w:p>
        </w:tc>
        <w:tc>
          <w:tcPr>
            <w:tcW w:w="1124" w:type="dxa"/>
            <w:vMerge/>
          </w:tcPr>
          <w:p w14:paraId="3A6A89D8" w14:textId="77777777" w:rsidR="00D2733E" w:rsidRPr="004F3B18" w:rsidRDefault="00D2733E" w:rsidP="00B260E9">
            <w:pPr>
              <w:jc w:val="center"/>
              <w:rPr>
                <w:rFonts w:ascii="Calibri" w:hAnsi="Calibri" w:cs="Calibri"/>
              </w:rPr>
            </w:pPr>
          </w:p>
        </w:tc>
        <w:tc>
          <w:tcPr>
            <w:tcW w:w="851" w:type="dxa"/>
          </w:tcPr>
          <w:p w14:paraId="2436F66B"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6B981D44" w14:textId="79185621" w:rsidR="00D2733E" w:rsidRPr="004F3B18" w:rsidRDefault="00B56315" w:rsidP="00B260E9">
            <w:pPr>
              <w:jc w:val="center"/>
              <w:rPr>
                <w:rFonts w:ascii="Calibri" w:hAnsi="Calibri" w:cs="Calibri"/>
              </w:rPr>
            </w:pPr>
            <w:r w:rsidRPr="004F3B18">
              <w:rPr>
                <w:rFonts w:ascii="Calibri" w:hAnsi="Calibri" w:cs="Calibri"/>
              </w:rPr>
              <w:t>1.45</w:t>
            </w:r>
          </w:p>
        </w:tc>
        <w:tc>
          <w:tcPr>
            <w:tcW w:w="671" w:type="dxa"/>
          </w:tcPr>
          <w:p w14:paraId="45A7B4F6" w14:textId="09BCCCA5" w:rsidR="00D2733E" w:rsidRPr="004F3B18" w:rsidRDefault="00B56315" w:rsidP="00B260E9">
            <w:pPr>
              <w:jc w:val="center"/>
              <w:rPr>
                <w:rFonts w:ascii="Calibri" w:hAnsi="Calibri" w:cs="Calibri"/>
              </w:rPr>
            </w:pPr>
            <w:r w:rsidRPr="004F3B18">
              <w:rPr>
                <w:rFonts w:ascii="Calibri" w:hAnsi="Calibri" w:cs="Calibri"/>
              </w:rPr>
              <w:t>0.97</w:t>
            </w:r>
          </w:p>
        </w:tc>
        <w:tc>
          <w:tcPr>
            <w:tcW w:w="1285" w:type="dxa"/>
          </w:tcPr>
          <w:p w14:paraId="4DD61390" w14:textId="0F265BC6" w:rsidR="00D2733E" w:rsidRPr="004F3B18" w:rsidRDefault="006210ED" w:rsidP="00B260E9">
            <w:pPr>
              <w:jc w:val="center"/>
              <w:rPr>
                <w:rFonts w:ascii="Calibri" w:hAnsi="Calibri" w:cs="Calibri"/>
              </w:rPr>
            </w:pPr>
            <w:r w:rsidRPr="004F3B18">
              <w:rPr>
                <w:rFonts w:ascii="Calibri" w:hAnsi="Calibri" w:cs="Calibri"/>
              </w:rPr>
              <w:t>-0.62</w:t>
            </w:r>
          </w:p>
        </w:tc>
        <w:tc>
          <w:tcPr>
            <w:tcW w:w="850" w:type="dxa"/>
          </w:tcPr>
          <w:p w14:paraId="28B95F1E" w14:textId="0B4C4262" w:rsidR="00D2733E" w:rsidRPr="004F3B18" w:rsidRDefault="006210ED" w:rsidP="00B260E9">
            <w:pPr>
              <w:jc w:val="center"/>
              <w:rPr>
                <w:rFonts w:ascii="Calibri" w:hAnsi="Calibri" w:cs="Calibri"/>
              </w:rPr>
            </w:pPr>
            <w:r w:rsidRPr="004F3B18">
              <w:rPr>
                <w:rFonts w:ascii="Calibri" w:hAnsi="Calibri" w:cs="Calibri"/>
              </w:rPr>
              <w:t>1.13</w:t>
            </w:r>
          </w:p>
        </w:tc>
        <w:tc>
          <w:tcPr>
            <w:tcW w:w="851" w:type="dxa"/>
          </w:tcPr>
          <w:p w14:paraId="6A82D9A3" w14:textId="409A9CEF" w:rsidR="00D2733E" w:rsidRPr="004F3B18" w:rsidRDefault="006210ED" w:rsidP="00B260E9">
            <w:pPr>
              <w:jc w:val="center"/>
              <w:rPr>
                <w:rFonts w:ascii="Calibri" w:hAnsi="Calibri" w:cs="Calibri"/>
              </w:rPr>
            </w:pPr>
            <w:r w:rsidRPr="004F3B18">
              <w:rPr>
                <w:rFonts w:ascii="Calibri" w:hAnsi="Calibri" w:cs="Calibri"/>
              </w:rPr>
              <w:t>-0.23</w:t>
            </w:r>
          </w:p>
        </w:tc>
        <w:tc>
          <w:tcPr>
            <w:tcW w:w="992" w:type="dxa"/>
          </w:tcPr>
          <w:p w14:paraId="38E436F4" w14:textId="014FECF0" w:rsidR="00D2733E" w:rsidRPr="004F3B18" w:rsidRDefault="006210ED" w:rsidP="00B260E9">
            <w:pPr>
              <w:jc w:val="center"/>
              <w:rPr>
                <w:rFonts w:ascii="Calibri" w:hAnsi="Calibri" w:cs="Calibri"/>
              </w:rPr>
            </w:pPr>
            <w:r w:rsidRPr="004F3B18">
              <w:rPr>
                <w:rFonts w:ascii="Calibri" w:hAnsi="Calibri" w:cs="Calibri"/>
              </w:rPr>
              <w:t>2.37</w:t>
            </w:r>
          </w:p>
        </w:tc>
        <w:tc>
          <w:tcPr>
            <w:tcW w:w="941" w:type="dxa"/>
          </w:tcPr>
          <w:p w14:paraId="261D0855" w14:textId="7CB31B71" w:rsidR="00D2733E" w:rsidRPr="004F3B18" w:rsidRDefault="006210ED" w:rsidP="00B260E9">
            <w:pPr>
              <w:jc w:val="center"/>
              <w:rPr>
                <w:rFonts w:ascii="Calibri" w:hAnsi="Calibri" w:cs="Calibri"/>
              </w:rPr>
            </w:pPr>
            <w:r w:rsidRPr="004F3B18">
              <w:rPr>
                <w:rFonts w:ascii="Calibri" w:hAnsi="Calibri" w:cs="Calibri"/>
              </w:rPr>
              <w:t>-0.61</w:t>
            </w:r>
          </w:p>
        </w:tc>
      </w:tr>
    </w:tbl>
    <w:p w14:paraId="101B30AC" w14:textId="77777777" w:rsidR="00D2733E" w:rsidRPr="004F3B18" w:rsidRDefault="00D2733E" w:rsidP="00D2733E">
      <w:pPr>
        <w:rPr>
          <w:rFonts w:ascii="Calibri" w:hAnsi="Calibri" w:cs="Calibri"/>
        </w:rPr>
      </w:pPr>
    </w:p>
    <w:p w14:paraId="0175DC2E" w14:textId="74E86AA8" w:rsidR="00D44D9B" w:rsidRPr="004F3B18" w:rsidRDefault="00D44D9B" w:rsidP="00D44D9B">
      <w:pPr>
        <w:pStyle w:val="Caption"/>
        <w:keepNext/>
        <w:rPr>
          <w:rFonts w:ascii="Calibri" w:hAnsi="Calibri" w:cs="Calibri"/>
        </w:rPr>
      </w:pPr>
      <w:bookmarkStart w:id="144" w:name="_Toc165500170"/>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48</w:t>
      </w:r>
      <w:r w:rsidRPr="004F3B18">
        <w:rPr>
          <w:rFonts w:ascii="Calibri" w:hAnsi="Calibri" w:cs="Calibri"/>
        </w:rPr>
        <w:fldChar w:fldCharType="end"/>
      </w:r>
      <w:r w:rsidRPr="004F3B18">
        <w:rPr>
          <w:rFonts w:ascii="Calibri" w:hAnsi="Calibri" w:cs="Calibri"/>
        </w:rPr>
        <w:t>: Model-6 Metrics of CVX With StandardScaler</w:t>
      </w:r>
      <w:bookmarkEnd w:id="144"/>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851"/>
        <w:gridCol w:w="992"/>
        <w:gridCol w:w="941"/>
      </w:tblGrid>
      <w:tr w:rsidR="00D2733E" w:rsidRPr="004F3B18" w14:paraId="0FCA6677" w14:textId="77777777" w:rsidTr="00B260E9">
        <w:tc>
          <w:tcPr>
            <w:tcW w:w="2674" w:type="dxa"/>
            <w:gridSpan w:val="3"/>
          </w:tcPr>
          <w:p w14:paraId="7E26DD98" w14:textId="77777777" w:rsidR="00D2733E" w:rsidRPr="004F3B18" w:rsidRDefault="00D2733E" w:rsidP="00B260E9">
            <w:pPr>
              <w:jc w:val="center"/>
              <w:rPr>
                <w:rFonts w:ascii="Calibri" w:hAnsi="Calibri" w:cs="Calibri"/>
              </w:rPr>
            </w:pPr>
          </w:p>
        </w:tc>
        <w:tc>
          <w:tcPr>
            <w:tcW w:w="1424" w:type="dxa"/>
            <w:gridSpan w:val="2"/>
          </w:tcPr>
          <w:p w14:paraId="34100961"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66449D23"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01" w:type="dxa"/>
            <w:gridSpan w:val="2"/>
          </w:tcPr>
          <w:p w14:paraId="714D2BD1"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933" w:type="dxa"/>
            <w:gridSpan w:val="2"/>
          </w:tcPr>
          <w:p w14:paraId="3896E48A"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232E757D" w14:textId="77777777" w:rsidTr="00B260E9">
        <w:tc>
          <w:tcPr>
            <w:tcW w:w="699" w:type="dxa"/>
          </w:tcPr>
          <w:p w14:paraId="62C99F05"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6BE68111"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04F26BDB"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63205BA4"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6B688D6C"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25066930"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01FE2125"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1" w:type="dxa"/>
          </w:tcPr>
          <w:p w14:paraId="0D4A3F98"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992" w:type="dxa"/>
          </w:tcPr>
          <w:p w14:paraId="747651B5"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7A297305"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44EFEAD7" w14:textId="77777777" w:rsidTr="00B260E9">
        <w:tc>
          <w:tcPr>
            <w:tcW w:w="699" w:type="dxa"/>
            <w:vMerge w:val="restart"/>
          </w:tcPr>
          <w:p w14:paraId="485DFAD3" w14:textId="77777777" w:rsidR="00D2733E" w:rsidRPr="004F3B18" w:rsidRDefault="00D2733E" w:rsidP="00B260E9">
            <w:pPr>
              <w:jc w:val="center"/>
              <w:rPr>
                <w:rFonts w:ascii="Calibri" w:hAnsi="Calibri" w:cs="Calibri"/>
              </w:rPr>
            </w:pPr>
            <w:r w:rsidRPr="004F3B18">
              <w:rPr>
                <w:rFonts w:ascii="Calibri" w:hAnsi="Calibri" w:cs="Calibri"/>
              </w:rPr>
              <w:t>CVX</w:t>
            </w:r>
          </w:p>
        </w:tc>
        <w:tc>
          <w:tcPr>
            <w:tcW w:w="1124" w:type="dxa"/>
            <w:vMerge w:val="restart"/>
          </w:tcPr>
          <w:p w14:paraId="586C5641"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4F35E124"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610B00A3" w14:textId="10E4D99C" w:rsidR="00D2733E" w:rsidRPr="004F3B18" w:rsidRDefault="00293590" w:rsidP="00B260E9">
            <w:pPr>
              <w:jc w:val="center"/>
              <w:rPr>
                <w:rFonts w:ascii="Calibri" w:hAnsi="Calibri" w:cs="Calibri"/>
              </w:rPr>
            </w:pPr>
            <w:r w:rsidRPr="004F3B18">
              <w:rPr>
                <w:rFonts w:ascii="Calibri" w:hAnsi="Calibri" w:cs="Calibri"/>
              </w:rPr>
              <w:t>1.64</w:t>
            </w:r>
          </w:p>
        </w:tc>
        <w:tc>
          <w:tcPr>
            <w:tcW w:w="671" w:type="dxa"/>
          </w:tcPr>
          <w:p w14:paraId="7E244FE4" w14:textId="4DEF1EBA" w:rsidR="00D2733E" w:rsidRPr="004F3B18" w:rsidRDefault="00293590" w:rsidP="00B260E9">
            <w:pPr>
              <w:jc w:val="center"/>
              <w:rPr>
                <w:rFonts w:ascii="Calibri" w:hAnsi="Calibri" w:cs="Calibri"/>
              </w:rPr>
            </w:pPr>
            <w:r w:rsidRPr="004F3B18">
              <w:rPr>
                <w:rFonts w:ascii="Calibri" w:hAnsi="Calibri" w:cs="Calibri"/>
              </w:rPr>
              <w:t>0.92</w:t>
            </w:r>
          </w:p>
        </w:tc>
        <w:tc>
          <w:tcPr>
            <w:tcW w:w="1285" w:type="dxa"/>
          </w:tcPr>
          <w:p w14:paraId="5219E67F" w14:textId="3F4329AE" w:rsidR="00D2733E" w:rsidRPr="004F3B18" w:rsidRDefault="00470F14" w:rsidP="00B260E9">
            <w:pPr>
              <w:jc w:val="center"/>
              <w:rPr>
                <w:rFonts w:ascii="Calibri" w:hAnsi="Calibri" w:cs="Calibri"/>
              </w:rPr>
            </w:pPr>
            <w:r w:rsidRPr="004F3B18">
              <w:rPr>
                <w:rFonts w:ascii="Calibri" w:hAnsi="Calibri" w:cs="Calibri"/>
              </w:rPr>
              <w:t>0.2</w:t>
            </w:r>
          </w:p>
        </w:tc>
        <w:tc>
          <w:tcPr>
            <w:tcW w:w="850" w:type="dxa"/>
          </w:tcPr>
          <w:p w14:paraId="46AC7BF7" w14:textId="510D8AC2" w:rsidR="00D2733E" w:rsidRPr="004F3B18" w:rsidRDefault="00470F14" w:rsidP="00B260E9">
            <w:pPr>
              <w:jc w:val="center"/>
              <w:rPr>
                <w:rFonts w:ascii="Calibri" w:hAnsi="Calibri" w:cs="Calibri"/>
              </w:rPr>
            </w:pPr>
            <w:r w:rsidRPr="004F3B18">
              <w:rPr>
                <w:rFonts w:ascii="Calibri" w:hAnsi="Calibri" w:cs="Calibri"/>
              </w:rPr>
              <w:t>2.89</w:t>
            </w:r>
          </w:p>
        </w:tc>
        <w:tc>
          <w:tcPr>
            <w:tcW w:w="851" w:type="dxa"/>
          </w:tcPr>
          <w:p w14:paraId="621C86CC" w14:textId="20F71447" w:rsidR="00D2733E" w:rsidRPr="004F3B18" w:rsidRDefault="000305CA" w:rsidP="00B260E9">
            <w:pPr>
              <w:jc w:val="center"/>
              <w:rPr>
                <w:rFonts w:ascii="Calibri" w:hAnsi="Calibri" w:cs="Calibri"/>
              </w:rPr>
            </w:pPr>
            <w:r w:rsidRPr="004F3B18">
              <w:rPr>
                <w:rFonts w:ascii="Calibri" w:hAnsi="Calibri" w:cs="Calibri"/>
              </w:rPr>
              <w:t>-4.76</w:t>
            </w:r>
          </w:p>
        </w:tc>
        <w:tc>
          <w:tcPr>
            <w:tcW w:w="992" w:type="dxa"/>
          </w:tcPr>
          <w:p w14:paraId="7B6C38AA" w14:textId="2D8E8019" w:rsidR="00D2733E" w:rsidRPr="004F3B18" w:rsidRDefault="000305CA" w:rsidP="00B260E9">
            <w:pPr>
              <w:jc w:val="center"/>
              <w:rPr>
                <w:rFonts w:ascii="Calibri" w:hAnsi="Calibri" w:cs="Calibri"/>
              </w:rPr>
            </w:pPr>
            <w:r w:rsidRPr="004F3B18">
              <w:rPr>
                <w:rFonts w:ascii="Calibri" w:hAnsi="Calibri" w:cs="Calibri"/>
              </w:rPr>
              <w:t>2.4</w:t>
            </w:r>
          </w:p>
        </w:tc>
        <w:tc>
          <w:tcPr>
            <w:tcW w:w="941" w:type="dxa"/>
          </w:tcPr>
          <w:p w14:paraId="01C6DBEE" w14:textId="367B7E37" w:rsidR="00D2733E" w:rsidRPr="004F3B18" w:rsidRDefault="000305CA" w:rsidP="00B260E9">
            <w:pPr>
              <w:jc w:val="center"/>
              <w:rPr>
                <w:rFonts w:ascii="Calibri" w:hAnsi="Calibri" w:cs="Calibri"/>
              </w:rPr>
            </w:pPr>
            <w:r w:rsidRPr="004F3B18">
              <w:rPr>
                <w:rFonts w:ascii="Calibri" w:hAnsi="Calibri" w:cs="Calibri"/>
              </w:rPr>
              <w:t>-2.94</w:t>
            </w:r>
          </w:p>
        </w:tc>
      </w:tr>
      <w:tr w:rsidR="00D2733E" w:rsidRPr="004F3B18" w14:paraId="4838E01B" w14:textId="77777777" w:rsidTr="00B260E9">
        <w:tc>
          <w:tcPr>
            <w:tcW w:w="699" w:type="dxa"/>
            <w:vMerge/>
          </w:tcPr>
          <w:p w14:paraId="4311087C" w14:textId="77777777" w:rsidR="00D2733E" w:rsidRPr="004F3B18" w:rsidRDefault="00D2733E" w:rsidP="00B260E9">
            <w:pPr>
              <w:jc w:val="center"/>
              <w:rPr>
                <w:rFonts w:ascii="Calibri" w:hAnsi="Calibri" w:cs="Calibri"/>
              </w:rPr>
            </w:pPr>
          </w:p>
        </w:tc>
        <w:tc>
          <w:tcPr>
            <w:tcW w:w="1124" w:type="dxa"/>
            <w:vMerge/>
          </w:tcPr>
          <w:p w14:paraId="7F7F475F" w14:textId="77777777" w:rsidR="00D2733E" w:rsidRPr="004F3B18" w:rsidRDefault="00D2733E" w:rsidP="00B260E9">
            <w:pPr>
              <w:jc w:val="center"/>
              <w:rPr>
                <w:rFonts w:ascii="Calibri" w:hAnsi="Calibri" w:cs="Calibri"/>
              </w:rPr>
            </w:pPr>
          </w:p>
        </w:tc>
        <w:tc>
          <w:tcPr>
            <w:tcW w:w="851" w:type="dxa"/>
          </w:tcPr>
          <w:p w14:paraId="50E20EE8"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0B62BCD1" w14:textId="223600E9" w:rsidR="00D2733E" w:rsidRPr="004F3B18" w:rsidRDefault="002D2644" w:rsidP="00B260E9">
            <w:pPr>
              <w:jc w:val="center"/>
              <w:rPr>
                <w:rFonts w:ascii="Calibri" w:hAnsi="Calibri" w:cs="Calibri"/>
              </w:rPr>
            </w:pPr>
            <w:r w:rsidRPr="004F3B18">
              <w:rPr>
                <w:rFonts w:ascii="Calibri" w:hAnsi="Calibri" w:cs="Calibri"/>
              </w:rPr>
              <w:t>1.39</w:t>
            </w:r>
          </w:p>
        </w:tc>
        <w:tc>
          <w:tcPr>
            <w:tcW w:w="671" w:type="dxa"/>
          </w:tcPr>
          <w:p w14:paraId="65F24BEE" w14:textId="6E91E024" w:rsidR="00D2733E" w:rsidRPr="004F3B18" w:rsidRDefault="002D2644" w:rsidP="00B260E9">
            <w:pPr>
              <w:jc w:val="center"/>
              <w:rPr>
                <w:rFonts w:ascii="Calibri" w:hAnsi="Calibri" w:cs="Calibri"/>
              </w:rPr>
            </w:pPr>
            <w:r w:rsidRPr="004F3B18">
              <w:rPr>
                <w:rFonts w:ascii="Calibri" w:hAnsi="Calibri" w:cs="Calibri"/>
              </w:rPr>
              <w:t>0.94</w:t>
            </w:r>
          </w:p>
        </w:tc>
        <w:tc>
          <w:tcPr>
            <w:tcW w:w="1285" w:type="dxa"/>
          </w:tcPr>
          <w:p w14:paraId="1B57D788" w14:textId="3A19A8EB" w:rsidR="00D2733E" w:rsidRPr="004F3B18" w:rsidRDefault="002D2644" w:rsidP="00B260E9">
            <w:pPr>
              <w:jc w:val="center"/>
              <w:rPr>
                <w:rFonts w:ascii="Calibri" w:hAnsi="Calibri" w:cs="Calibri"/>
              </w:rPr>
            </w:pPr>
            <w:r w:rsidRPr="004F3B18">
              <w:rPr>
                <w:rFonts w:ascii="Calibri" w:hAnsi="Calibri" w:cs="Calibri"/>
              </w:rPr>
              <w:t>0.75</w:t>
            </w:r>
          </w:p>
        </w:tc>
        <w:tc>
          <w:tcPr>
            <w:tcW w:w="850" w:type="dxa"/>
          </w:tcPr>
          <w:p w14:paraId="13F44FBB" w14:textId="1A6C2465" w:rsidR="00D2733E" w:rsidRPr="004F3B18" w:rsidRDefault="002D2644" w:rsidP="00B260E9">
            <w:pPr>
              <w:jc w:val="center"/>
              <w:rPr>
                <w:rFonts w:ascii="Calibri" w:hAnsi="Calibri" w:cs="Calibri"/>
              </w:rPr>
            </w:pPr>
            <w:r w:rsidRPr="004F3B18">
              <w:rPr>
                <w:rFonts w:ascii="Calibri" w:hAnsi="Calibri" w:cs="Calibri"/>
              </w:rPr>
              <w:t>6.79</w:t>
            </w:r>
          </w:p>
        </w:tc>
        <w:tc>
          <w:tcPr>
            <w:tcW w:w="851" w:type="dxa"/>
          </w:tcPr>
          <w:p w14:paraId="1EA36BD0" w14:textId="5D70EFE0" w:rsidR="00D2733E" w:rsidRPr="004F3B18" w:rsidRDefault="002D2644" w:rsidP="00B260E9">
            <w:pPr>
              <w:jc w:val="center"/>
              <w:rPr>
                <w:rFonts w:ascii="Calibri" w:hAnsi="Calibri" w:cs="Calibri"/>
              </w:rPr>
            </w:pPr>
            <w:r w:rsidRPr="004F3B18">
              <w:rPr>
                <w:rFonts w:ascii="Calibri" w:hAnsi="Calibri" w:cs="Calibri"/>
              </w:rPr>
              <w:t>-30.99</w:t>
            </w:r>
          </w:p>
        </w:tc>
        <w:tc>
          <w:tcPr>
            <w:tcW w:w="992" w:type="dxa"/>
          </w:tcPr>
          <w:p w14:paraId="7E6BCAD9" w14:textId="3D024B72" w:rsidR="00D2733E" w:rsidRPr="004F3B18" w:rsidRDefault="002D2644" w:rsidP="00B260E9">
            <w:pPr>
              <w:jc w:val="center"/>
              <w:rPr>
                <w:rFonts w:ascii="Calibri" w:hAnsi="Calibri" w:cs="Calibri"/>
              </w:rPr>
            </w:pPr>
            <w:r w:rsidRPr="004F3B18">
              <w:rPr>
                <w:rFonts w:ascii="Calibri" w:hAnsi="Calibri" w:cs="Calibri"/>
              </w:rPr>
              <w:t>9.1</w:t>
            </w:r>
          </w:p>
        </w:tc>
        <w:tc>
          <w:tcPr>
            <w:tcW w:w="941" w:type="dxa"/>
          </w:tcPr>
          <w:p w14:paraId="0851E132" w14:textId="6EE0F567" w:rsidR="00D2733E" w:rsidRPr="004F3B18" w:rsidRDefault="002D2644" w:rsidP="00B260E9">
            <w:pPr>
              <w:jc w:val="center"/>
              <w:rPr>
                <w:rFonts w:ascii="Calibri" w:hAnsi="Calibri" w:cs="Calibri"/>
              </w:rPr>
            </w:pPr>
            <w:r w:rsidRPr="004F3B18">
              <w:rPr>
                <w:rFonts w:ascii="Calibri" w:hAnsi="Calibri" w:cs="Calibri"/>
              </w:rPr>
              <w:t>-47</w:t>
            </w:r>
            <w:r w:rsidR="00825B74" w:rsidRPr="004F3B18">
              <w:rPr>
                <w:rFonts w:ascii="Calibri" w:hAnsi="Calibri" w:cs="Calibri"/>
              </w:rPr>
              <w:t>.18</w:t>
            </w:r>
          </w:p>
        </w:tc>
      </w:tr>
      <w:tr w:rsidR="00D2733E" w:rsidRPr="004F3B18" w14:paraId="75254BC0" w14:textId="77777777" w:rsidTr="00B260E9">
        <w:tc>
          <w:tcPr>
            <w:tcW w:w="699" w:type="dxa"/>
            <w:vMerge/>
          </w:tcPr>
          <w:p w14:paraId="48FA3457" w14:textId="77777777" w:rsidR="00D2733E" w:rsidRPr="004F3B18" w:rsidRDefault="00D2733E" w:rsidP="00B260E9">
            <w:pPr>
              <w:jc w:val="center"/>
              <w:rPr>
                <w:rFonts w:ascii="Calibri" w:hAnsi="Calibri" w:cs="Calibri"/>
              </w:rPr>
            </w:pPr>
          </w:p>
        </w:tc>
        <w:tc>
          <w:tcPr>
            <w:tcW w:w="1124" w:type="dxa"/>
            <w:vMerge/>
          </w:tcPr>
          <w:p w14:paraId="41B6C0DA" w14:textId="77777777" w:rsidR="00D2733E" w:rsidRPr="004F3B18" w:rsidRDefault="00D2733E" w:rsidP="00B260E9">
            <w:pPr>
              <w:jc w:val="center"/>
              <w:rPr>
                <w:rFonts w:ascii="Calibri" w:hAnsi="Calibri" w:cs="Calibri"/>
              </w:rPr>
            </w:pPr>
          </w:p>
        </w:tc>
        <w:tc>
          <w:tcPr>
            <w:tcW w:w="851" w:type="dxa"/>
          </w:tcPr>
          <w:p w14:paraId="1B113D78"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7F6FE900" w14:textId="36BAEAD5" w:rsidR="00D2733E" w:rsidRPr="004F3B18" w:rsidRDefault="00500721" w:rsidP="00B260E9">
            <w:pPr>
              <w:jc w:val="center"/>
              <w:rPr>
                <w:rFonts w:ascii="Calibri" w:hAnsi="Calibri" w:cs="Calibri"/>
              </w:rPr>
            </w:pPr>
            <w:r w:rsidRPr="004F3B18">
              <w:rPr>
                <w:rFonts w:ascii="Calibri" w:hAnsi="Calibri" w:cs="Calibri"/>
              </w:rPr>
              <w:t>1.35</w:t>
            </w:r>
          </w:p>
        </w:tc>
        <w:tc>
          <w:tcPr>
            <w:tcW w:w="671" w:type="dxa"/>
          </w:tcPr>
          <w:p w14:paraId="034A9EFD" w14:textId="15096F0D" w:rsidR="00D2733E" w:rsidRPr="004F3B18" w:rsidRDefault="00500721" w:rsidP="00B260E9">
            <w:pPr>
              <w:jc w:val="center"/>
              <w:rPr>
                <w:rFonts w:ascii="Calibri" w:hAnsi="Calibri" w:cs="Calibri"/>
              </w:rPr>
            </w:pPr>
            <w:r w:rsidRPr="004F3B18">
              <w:rPr>
                <w:rFonts w:ascii="Calibri" w:hAnsi="Calibri" w:cs="Calibri"/>
              </w:rPr>
              <w:t>0.94</w:t>
            </w:r>
          </w:p>
        </w:tc>
        <w:tc>
          <w:tcPr>
            <w:tcW w:w="1285" w:type="dxa"/>
          </w:tcPr>
          <w:p w14:paraId="60C1F84B" w14:textId="414C39B0" w:rsidR="00D2733E" w:rsidRPr="004F3B18" w:rsidRDefault="00867691" w:rsidP="00B260E9">
            <w:pPr>
              <w:jc w:val="center"/>
              <w:rPr>
                <w:rFonts w:ascii="Calibri" w:hAnsi="Calibri" w:cs="Calibri"/>
              </w:rPr>
            </w:pPr>
            <w:r w:rsidRPr="004F3B18">
              <w:rPr>
                <w:rFonts w:ascii="Calibri" w:hAnsi="Calibri" w:cs="Calibri"/>
              </w:rPr>
              <w:t>0.3</w:t>
            </w:r>
          </w:p>
        </w:tc>
        <w:tc>
          <w:tcPr>
            <w:tcW w:w="850" w:type="dxa"/>
          </w:tcPr>
          <w:p w14:paraId="0C5F51C8" w14:textId="6BFBEB41" w:rsidR="00D2733E" w:rsidRPr="004F3B18" w:rsidRDefault="00867691" w:rsidP="00B260E9">
            <w:pPr>
              <w:jc w:val="center"/>
              <w:rPr>
                <w:rFonts w:ascii="Calibri" w:hAnsi="Calibri" w:cs="Calibri"/>
              </w:rPr>
            </w:pPr>
            <w:r w:rsidRPr="004F3B18">
              <w:rPr>
                <w:rFonts w:ascii="Calibri" w:hAnsi="Calibri" w:cs="Calibri"/>
              </w:rPr>
              <w:t>3.96</w:t>
            </w:r>
          </w:p>
        </w:tc>
        <w:tc>
          <w:tcPr>
            <w:tcW w:w="851" w:type="dxa"/>
          </w:tcPr>
          <w:p w14:paraId="3FD12BCA" w14:textId="14B6F7CE" w:rsidR="00D2733E" w:rsidRPr="004F3B18" w:rsidRDefault="00867691" w:rsidP="00B260E9">
            <w:pPr>
              <w:jc w:val="center"/>
              <w:rPr>
                <w:rFonts w:ascii="Calibri" w:hAnsi="Calibri" w:cs="Calibri"/>
              </w:rPr>
            </w:pPr>
            <w:r w:rsidRPr="004F3B18">
              <w:rPr>
                <w:rFonts w:ascii="Calibri" w:hAnsi="Calibri" w:cs="Calibri"/>
              </w:rPr>
              <w:t>-9.67</w:t>
            </w:r>
          </w:p>
        </w:tc>
        <w:tc>
          <w:tcPr>
            <w:tcW w:w="992" w:type="dxa"/>
          </w:tcPr>
          <w:p w14:paraId="5689BED2" w14:textId="304AF6DD" w:rsidR="00D2733E" w:rsidRPr="004F3B18" w:rsidRDefault="00867691" w:rsidP="00B260E9">
            <w:pPr>
              <w:jc w:val="center"/>
              <w:rPr>
                <w:rFonts w:ascii="Calibri" w:hAnsi="Calibri" w:cs="Calibri"/>
              </w:rPr>
            </w:pPr>
            <w:r w:rsidRPr="004F3B18">
              <w:rPr>
                <w:rFonts w:ascii="Calibri" w:hAnsi="Calibri" w:cs="Calibri"/>
              </w:rPr>
              <w:t>4.19</w:t>
            </w:r>
          </w:p>
        </w:tc>
        <w:tc>
          <w:tcPr>
            <w:tcW w:w="941" w:type="dxa"/>
          </w:tcPr>
          <w:p w14:paraId="7D6A6157" w14:textId="05A39305" w:rsidR="00D2733E" w:rsidRPr="004F3B18" w:rsidRDefault="00867691" w:rsidP="00B260E9">
            <w:pPr>
              <w:jc w:val="center"/>
              <w:rPr>
                <w:rFonts w:ascii="Calibri" w:hAnsi="Calibri" w:cs="Calibri"/>
              </w:rPr>
            </w:pPr>
            <w:r w:rsidRPr="004F3B18">
              <w:rPr>
                <w:rFonts w:ascii="Calibri" w:hAnsi="Calibri" w:cs="Calibri"/>
              </w:rPr>
              <w:t>-9.27</w:t>
            </w:r>
          </w:p>
        </w:tc>
      </w:tr>
      <w:tr w:rsidR="00D2733E" w:rsidRPr="004F3B18" w14:paraId="4FCF18B0" w14:textId="77777777" w:rsidTr="00B260E9">
        <w:tc>
          <w:tcPr>
            <w:tcW w:w="699" w:type="dxa"/>
            <w:vMerge/>
          </w:tcPr>
          <w:p w14:paraId="32D7FC69" w14:textId="77777777" w:rsidR="00D2733E" w:rsidRPr="004F3B18" w:rsidRDefault="00D2733E" w:rsidP="00B260E9">
            <w:pPr>
              <w:jc w:val="center"/>
              <w:rPr>
                <w:rFonts w:ascii="Calibri" w:hAnsi="Calibri" w:cs="Calibri"/>
              </w:rPr>
            </w:pPr>
          </w:p>
        </w:tc>
        <w:tc>
          <w:tcPr>
            <w:tcW w:w="1124" w:type="dxa"/>
            <w:vMerge/>
          </w:tcPr>
          <w:p w14:paraId="22FB2522" w14:textId="77777777" w:rsidR="00D2733E" w:rsidRPr="004F3B18" w:rsidRDefault="00D2733E" w:rsidP="00B260E9">
            <w:pPr>
              <w:jc w:val="center"/>
              <w:rPr>
                <w:rFonts w:ascii="Calibri" w:hAnsi="Calibri" w:cs="Calibri"/>
              </w:rPr>
            </w:pPr>
          </w:p>
        </w:tc>
        <w:tc>
          <w:tcPr>
            <w:tcW w:w="851" w:type="dxa"/>
          </w:tcPr>
          <w:p w14:paraId="17CC4CCA"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13AAA725" w14:textId="2177B158" w:rsidR="00D2733E" w:rsidRPr="004F3B18" w:rsidRDefault="00B236E2" w:rsidP="00B260E9">
            <w:pPr>
              <w:jc w:val="center"/>
              <w:rPr>
                <w:rFonts w:ascii="Calibri" w:hAnsi="Calibri" w:cs="Calibri"/>
              </w:rPr>
            </w:pPr>
            <w:r w:rsidRPr="004F3B18">
              <w:rPr>
                <w:rFonts w:ascii="Calibri" w:hAnsi="Calibri" w:cs="Calibri"/>
              </w:rPr>
              <w:t>1.39</w:t>
            </w:r>
          </w:p>
        </w:tc>
        <w:tc>
          <w:tcPr>
            <w:tcW w:w="671" w:type="dxa"/>
          </w:tcPr>
          <w:p w14:paraId="14DAEE0B" w14:textId="15831E4B" w:rsidR="00D2733E" w:rsidRPr="004F3B18" w:rsidRDefault="00B236E2" w:rsidP="00B260E9">
            <w:pPr>
              <w:jc w:val="center"/>
              <w:rPr>
                <w:rFonts w:ascii="Calibri" w:hAnsi="Calibri" w:cs="Calibri"/>
              </w:rPr>
            </w:pPr>
            <w:r w:rsidRPr="004F3B18">
              <w:rPr>
                <w:rFonts w:ascii="Calibri" w:hAnsi="Calibri" w:cs="Calibri"/>
              </w:rPr>
              <w:t>0.94</w:t>
            </w:r>
          </w:p>
        </w:tc>
        <w:tc>
          <w:tcPr>
            <w:tcW w:w="1285" w:type="dxa"/>
          </w:tcPr>
          <w:p w14:paraId="2DEAC6EE" w14:textId="0AD96F38" w:rsidR="00D2733E" w:rsidRPr="004F3B18" w:rsidRDefault="00950E72" w:rsidP="00B260E9">
            <w:pPr>
              <w:jc w:val="center"/>
              <w:rPr>
                <w:rFonts w:ascii="Calibri" w:hAnsi="Calibri" w:cs="Calibri"/>
              </w:rPr>
            </w:pPr>
            <w:r w:rsidRPr="004F3B18">
              <w:rPr>
                <w:rFonts w:ascii="Calibri" w:hAnsi="Calibri" w:cs="Calibri"/>
              </w:rPr>
              <w:t>0.13</w:t>
            </w:r>
          </w:p>
        </w:tc>
        <w:tc>
          <w:tcPr>
            <w:tcW w:w="850" w:type="dxa"/>
          </w:tcPr>
          <w:p w14:paraId="22DE7560" w14:textId="7B03B126" w:rsidR="00D2733E" w:rsidRPr="004F3B18" w:rsidRDefault="00950E72" w:rsidP="00B260E9">
            <w:pPr>
              <w:jc w:val="center"/>
              <w:rPr>
                <w:rFonts w:ascii="Calibri" w:hAnsi="Calibri" w:cs="Calibri"/>
              </w:rPr>
            </w:pPr>
            <w:r w:rsidRPr="004F3B18">
              <w:rPr>
                <w:rFonts w:ascii="Calibri" w:hAnsi="Calibri" w:cs="Calibri"/>
              </w:rPr>
              <w:t>2.66</w:t>
            </w:r>
          </w:p>
        </w:tc>
        <w:tc>
          <w:tcPr>
            <w:tcW w:w="851" w:type="dxa"/>
          </w:tcPr>
          <w:p w14:paraId="4B49A057" w14:textId="64BA6A62" w:rsidR="00D2733E" w:rsidRPr="004F3B18" w:rsidRDefault="00950E72" w:rsidP="00B260E9">
            <w:pPr>
              <w:jc w:val="center"/>
              <w:rPr>
                <w:rFonts w:ascii="Calibri" w:hAnsi="Calibri" w:cs="Calibri"/>
              </w:rPr>
            </w:pPr>
            <w:r w:rsidRPr="004F3B18">
              <w:rPr>
                <w:rFonts w:ascii="Calibri" w:hAnsi="Calibri" w:cs="Calibri"/>
              </w:rPr>
              <w:t>-3.88</w:t>
            </w:r>
          </w:p>
        </w:tc>
        <w:tc>
          <w:tcPr>
            <w:tcW w:w="992" w:type="dxa"/>
          </w:tcPr>
          <w:p w14:paraId="629919D9" w14:textId="7C6AACA8" w:rsidR="00D2733E" w:rsidRPr="004F3B18" w:rsidRDefault="00950E72" w:rsidP="00B260E9">
            <w:pPr>
              <w:jc w:val="center"/>
              <w:rPr>
                <w:rFonts w:ascii="Calibri" w:hAnsi="Calibri" w:cs="Calibri"/>
              </w:rPr>
            </w:pPr>
            <w:r w:rsidRPr="004F3B18">
              <w:rPr>
                <w:rFonts w:ascii="Calibri" w:hAnsi="Calibri" w:cs="Calibri"/>
              </w:rPr>
              <w:t>2.04</w:t>
            </w:r>
          </w:p>
        </w:tc>
        <w:tc>
          <w:tcPr>
            <w:tcW w:w="941" w:type="dxa"/>
          </w:tcPr>
          <w:p w14:paraId="2681776B" w14:textId="128276FC" w:rsidR="00D2733E" w:rsidRPr="004F3B18" w:rsidRDefault="00950E72" w:rsidP="00B260E9">
            <w:pPr>
              <w:jc w:val="center"/>
              <w:rPr>
                <w:rFonts w:ascii="Calibri" w:hAnsi="Calibri" w:cs="Calibri"/>
              </w:rPr>
            </w:pPr>
            <w:r w:rsidRPr="004F3B18">
              <w:rPr>
                <w:rFonts w:ascii="Calibri" w:hAnsi="Calibri" w:cs="Calibri"/>
              </w:rPr>
              <w:t>-1.83</w:t>
            </w:r>
          </w:p>
        </w:tc>
      </w:tr>
      <w:tr w:rsidR="00D2733E" w:rsidRPr="004F3B18" w14:paraId="7C03E9AF" w14:textId="77777777" w:rsidTr="00B260E9">
        <w:tc>
          <w:tcPr>
            <w:tcW w:w="699" w:type="dxa"/>
            <w:vMerge/>
          </w:tcPr>
          <w:p w14:paraId="56F30974" w14:textId="77777777" w:rsidR="00D2733E" w:rsidRPr="004F3B18" w:rsidRDefault="00D2733E" w:rsidP="00B260E9">
            <w:pPr>
              <w:jc w:val="center"/>
              <w:rPr>
                <w:rFonts w:ascii="Calibri" w:hAnsi="Calibri" w:cs="Calibri"/>
              </w:rPr>
            </w:pPr>
          </w:p>
        </w:tc>
        <w:tc>
          <w:tcPr>
            <w:tcW w:w="1124" w:type="dxa"/>
            <w:vMerge w:val="restart"/>
          </w:tcPr>
          <w:p w14:paraId="44BE8819"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5C780291"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03076C91" w14:textId="01E157FF" w:rsidR="00D2733E" w:rsidRPr="004F3B18" w:rsidRDefault="00363430" w:rsidP="00B260E9">
            <w:pPr>
              <w:jc w:val="center"/>
              <w:rPr>
                <w:rFonts w:ascii="Calibri" w:hAnsi="Calibri" w:cs="Calibri"/>
              </w:rPr>
            </w:pPr>
            <w:r w:rsidRPr="004F3B18">
              <w:rPr>
                <w:rFonts w:ascii="Calibri" w:hAnsi="Calibri" w:cs="Calibri"/>
              </w:rPr>
              <w:t>1.7</w:t>
            </w:r>
          </w:p>
        </w:tc>
        <w:tc>
          <w:tcPr>
            <w:tcW w:w="671" w:type="dxa"/>
          </w:tcPr>
          <w:p w14:paraId="4EDC9BC4" w14:textId="76C3C349" w:rsidR="00D2733E" w:rsidRPr="004F3B18" w:rsidRDefault="00363430" w:rsidP="00B260E9">
            <w:pPr>
              <w:jc w:val="center"/>
              <w:rPr>
                <w:rFonts w:ascii="Calibri" w:hAnsi="Calibri" w:cs="Calibri"/>
              </w:rPr>
            </w:pPr>
            <w:r w:rsidRPr="004F3B18">
              <w:rPr>
                <w:rFonts w:ascii="Calibri" w:hAnsi="Calibri" w:cs="Calibri"/>
              </w:rPr>
              <w:t>0.91</w:t>
            </w:r>
          </w:p>
        </w:tc>
        <w:tc>
          <w:tcPr>
            <w:tcW w:w="1285" w:type="dxa"/>
          </w:tcPr>
          <w:p w14:paraId="005084AD" w14:textId="7156DB22" w:rsidR="00D2733E" w:rsidRPr="004F3B18" w:rsidRDefault="00A45D39" w:rsidP="00B260E9">
            <w:pPr>
              <w:jc w:val="center"/>
              <w:rPr>
                <w:rFonts w:ascii="Calibri" w:hAnsi="Calibri" w:cs="Calibri"/>
              </w:rPr>
            </w:pPr>
            <w:r w:rsidRPr="004F3B18">
              <w:rPr>
                <w:rFonts w:ascii="Calibri" w:hAnsi="Calibri" w:cs="Calibri"/>
              </w:rPr>
              <w:t>0.52</w:t>
            </w:r>
          </w:p>
        </w:tc>
        <w:tc>
          <w:tcPr>
            <w:tcW w:w="850" w:type="dxa"/>
          </w:tcPr>
          <w:p w14:paraId="2BFE9C7E" w14:textId="55A09DB2" w:rsidR="00D2733E" w:rsidRPr="004F3B18" w:rsidRDefault="00A45D39" w:rsidP="00B260E9">
            <w:pPr>
              <w:jc w:val="center"/>
              <w:rPr>
                <w:rFonts w:ascii="Calibri" w:hAnsi="Calibri" w:cs="Calibri"/>
              </w:rPr>
            </w:pPr>
            <w:r w:rsidRPr="004F3B18">
              <w:rPr>
                <w:rFonts w:ascii="Calibri" w:hAnsi="Calibri" w:cs="Calibri"/>
              </w:rPr>
              <w:t>1.84</w:t>
            </w:r>
          </w:p>
        </w:tc>
        <w:tc>
          <w:tcPr>
            <w:tcW w:w="851" w:type="dxa"/>
          </w:tcPr>
          <w:p w14:paraId="61C657BA" w14:textId="765D6739" w:rsidR="00D2733E" w:rsidRPr="004F3B18" w:rsidRDefault="00A45D39" w:rsidP="00B260E9">
            <w:pPr>
              <w:jc w:val="center"/>
              <w:rPr>
                <w:rFonts w:ascii="Calibri" w:hAnsi="Calibri" w:cs="Calibri"/>
              </w:rPr>
            </w:pPr>
            <w:r w:rsidRPr="004F3B18">
              <w:rPr>
                <w:rFonts w:ascii="Calibri" w:hAnsi="Calibri" w:cs="Calibri"/>
              </w:rPr>
              <w:t>-1.61</w:t>
            </w:r>
          </w:p>
        </w:tc>
        <w:tc>
          <w:tcPr>
            <w:tcW w:w="992" w:type="dxa"/>
          </w:tcPr>
          <w:p w14:paraId="11206D83" w14:textId="33AECC50" w:rsidR="00D2733E" w:rsidRPr="004F3B18" w:rsidRDefault="00A45D39" w:rsidP="00B260E9">
            <w:pPr>
              <w:jc w:val="center"/>
              <w:rPr>
                <w:rFonts w:ascii="Calibri" w:hAnsi="Calibri" w:cs="Calibri"/>
              </w:rPr>
            </w:pPr>
            <w:r w:rsidRPr="004F3B18">
              <w:rPr>
                <w:rFonts w:ascii="Calibri" w:hAnsi="Calibri" w:cs="Calibri"/>
              </w:rPr>
              <w:t>4.48</w:t>
            </w:r>
          </w:p>
        </w:tc>
        <w:tc>
          <w:tcPr>
            <w:tcW w:w="941" w:type="dxa"/>
          </w:tcPr>
          <w:p w14:paraId="2416067F" w14:textId="52D639D4" w:rsidR="00D2733E" w:rsidRPr="004F3B18" w:rsidRDefault="00A45D39" w:rsidP="00B260E9">
            <w:pPr>
              <w:jc w:val="center"/>
              <w:rPr>
                <w:rFonts w:ascii="Calibri" w:hAnsi="Calibri" w:cs="Calibri"/>
              </w:rPr>
            </w:pPr>
            <w:r w:rsidRPr="004F3B18">
              <w:rPr>
                <w:rFonts w:ascii="Calibri" w:hAnsi="Calibri" w:cs="Calibri"/>
              </w:rPr>
              <w:t>-13.91</w:t>
            </w:r>
          </w:p>
        </w:tc>
      </w:tr>
      <w:tr w:rsidR="00D2733E" w:rsidRPr="004F3B18" w14:paraId="7F98F367" w14:textId="77777777" w:rsidTr="00B260E9">
        <w:tc>
          <w:tcPr>
            <w:tcW w:w="699" w:type="dxa"/>
            <w:vMerge/>
          </w:tcPr>
          <w:p w14:paraId="3D28DD94" w14:textId="77777777" w:rsidR="00D2733E" w:rsidRPr="004F3B18" w:rsidRDefault="00D2733E" w:rsidP="00B260E9">
            <w:pPr>
              <w:jc w:val="center"/>
              <w:rPr>
                <w:rFonts w:ascii="Calibri" w:hAnsi="Calibri" w:cs="Calibri"/>
              </w:rPr>
            </w:pPr>
          </w:p>
        </w:tc>
        <w:tc>
          <w:tcPr>
            <w:tcW w:w="1124" w:type="dxa"/>
            <w:vMerge/>
          </w:tcPr>
          <w:p w14:paraId="63C94C1B" w14:textId="77777777" w:rsidR="00D2733E" w:rsidRPr="004F3B18" w:rsidRDefault="00D2733E" w:rsidP="00B260E9">
            <w:pPr>
              <w:jc w:val="center"/>
              <w:rPr>
                <w:rFonts w:ascii="Calibri" w:hAnsi="Calibri" w:cs="Calibri"/>
              </w:rPr>
            </w:pPr>
          </w:p>
        </w:tc>
        <w:tc>
          <w:tcPr>
            <w:tcW w:w="851" w:type="dxa"/>
          </w:tcPr>
          <w:p w14:paraId="3C79A3BE"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218B7423" w14:textId="722858FB" w:rsidR="00D2733E" w:rsidRPr="004F3B18" w:rsidRDefault="00566BCD" w:rsidP="00B260E9">
            <w:pPr>
              <w:jc w:val="center"/>
              <w:rPr>
                <w:rFonts w:ascii="Calibri" w:hAnsi="Calibri" w:cs="Calibri"/>
              </w:rPr>
            </w:pPr>
            <w:r w:rsidRPr="004F3B18">
              <w:rPr>
                <w:rFonts w:ascii="Calibri" w:hAnsi="Calibri" w:cs="Calibri"/>
              </w:rPr>
              <w:t>1.37</w:t>
            </w:r>
          </w:p>
        </w:tc>
        <w:tc>
          <w:tcPr>
            <w:tcW w:w="671" w:type="dxa"/>
          </w:tcPr>
          <w:p w14:paraId="7DF31A75" w14:textId="07EFFC16" w:rsidR="00D2733E" w:rsidRPr="004F3B18" w:rsidRDefault="00566BCD" w:rsidP="00B260E9">
            <w:pPr>
              <w:jc w:val="center"/>
              <w:rPr>
                <w:rFonts w:ascii="Calibri" w:hAnsi="Calibri" w:cs="Calibri"/>
              </w:rPr>
            </w:pPr>
            <w:r w:rsidRPr="004F3B18">
              <w:rPr>
                <w:rFonts w:ascii="Calibri" w:hAnsi="Calibri" w:cs="Calibri"/>
              </w:rPr>
              <w:t>0.94</w:t>
            </w:r>
          </w:p>
        </w:tc>
        <w:tc>
          <w:tcPr>
            <w:tcW w:w="1285" w:type="dxa"/>
          </w:tcPr>
          <w:p w14:paraId="724B0019" w14:textId="3BCC0D4A" w:rsidR="00D2733E" w:rsidRPr="004F3B18" w:rsidRDefault="00897C89" w:rsidP="00B260E9">
            <w:pPr>
              <w:jc w:val="center"/>
              <w:rPr>
                <w:rFonts w:ascii="Calibri" w:hAnsi="Calibri" w:cs="Calibri"/>
              </w:rPr>
            </w:pPr>
            <w:r w:rsidRPr="004F3B18">
              <w:rPr>
                <w:rFonts w:ascii="Calibri" w:hAnsi="Calibri" w:cs="Calibri"/>
              </w:rPr>
              <w:t>0.06</w:t>
            </w:r>
          </w:p>
        </w:tc>
        <w:tc>
          <w:tcPr>
            <w:tcW w:w="850" w:type="dxa"/>
          </w:tcPr>
          <w:p w14:paraId="424FBA30" w14:textId="2A365630" w:rsidR="00D2733E" w:rsidRPr="004F3B18" w:rsidRDefault="00897C89" w:rsidP="00B260E9">
            <w:pPr>
              <w:jc w:val="center"/>
              <w:rPr>
                <w:rFonts w:ascii="Calibri" w:hAnsi="Calibri" w:cs="Calibri"/>
              </w:rPr>
            </w:pPr>
            <w:r w:rsidRPr="004F3B18">
              <w:rPr>
                <w:rFonts w:ascii="Calibri" w:hAnsi="Calibri" w:cs="Calibri"/>
              </w:rPr>
              <w:t>2.8</w:t>
            </w:r>
          </w:p>
        </w:tc>
        <w:tc>
          <w:tcPr>
            <w:tcW w:w="851" w:type="dxa"/>
          </w:tcPr>
          <w:p w14:paraId="07A6AE10" w14:textId="4711D805" w:rsidR="00D2733E" w:rsidRPr="004F3B18" w:rsidRDefault="00897C89" w:rsidP="00B260E9">
            <w:pPr>
              <w:jc w:val="center"/>
              <w:rPr>
                <w:rFonts w:ascii="Calibri" w:hAnsi="Calibri" w:cs="Calibri"/>
              </w:rPr>
            </w:pPr>
            <w:r w:rsidRPr="004F3B18">
              <w:rPr>
                <w:rFonts w:ascii="Calibri" w:hAnsi="Calibri" w:cs="Calibri"/>
              </w:rPr>
              <w:t>-4.45</w:t>
            </w:r>
          </w:p>
        </w:tc>
        <w:tc>
          <w:tcPr>
            <w:tcW w:w="992" w:type="dxa"/>
          </w:tcPr>
          <w:p w14:paraId="20706180" w14:textId="7A6FF852" w:rsidR="00D2733E" w:rsidRPr="004F3B18" w:rsidRDefault="00897C89" w:rsidP="00B260E9">
            <w:pPr>
              <w:jc w:val="center"/>
              <w:rPr>
                <w:rFonts w:ascii="Calibri" w:hAnsi="Calibri" w:cs="Calibri"/>
              </w:rPr>
            </w:pPr>
            <w:r w:rsidRPr="004F3B18">
              <w:rPr>
                <w:rFonts w:ascii="Calibri" w:hAnsi="Calibri" w:cs="Calibri"/>
              </w:rPr>
              <w:t>2.52</w:t>
            </w:r>
          </w:p>
        </w:tc>
        <w:tc>
          <w:tcPr>
            <w:tcW w:w="941" w:type="dxa"/>
          </w:tcPr>
          <w:p w14:paraId="12591C22" w14:textId="5C861515" w:rsidR="00D2733E" w:rsidRPr="004F3B18" w:rsidRDefault="00897C89" w:rsidP="00B260E9">
            <w:pPr>
              <w:jc w:val="center"/>
              <w:rPr>
                <w:rFonts w:ascii="Calibri" w:hAnsi="Calibri" w:cs="Calibri"/>
              </w:rPr>
            </w:pPr>
            <w:r w:rsidRPr="004F3B18">
              <w:rPr>
                <w:rFonts w:ascii="Calibri" w:hAnsi="Calibri" w:cs="Calibri"/>
              </w:rPr>
              <w:t>-3.19</w:t>
            </w:r>
          </w:p>
        </w:tc>
      </w:tr>
      <w:tr w:rsidR="00D2733E" w:rsidRPr="004F3B18" w14:paraId="48552710" w14:textId="77777777" w:rsidTr="00B260E9">
        <w:tc>
          <w:tcPr>
            <w:tcW w:w="699" w:type="dxa"/>
            <w:vMerge/>
          </w:tcPr>
          <w:p w14:paraId="29BEB952" w14:textId="77777777" w:rsidR="00D2733E" w:rsidRPr="004F3B18" w:rsidRDefault="00D2733E" w:rsidP="00B260E9">
            <w:pPr>
              <w:jc w:val="center"/>
              <w:rPr>
                <w:rFonts w:ascii="Calibri" w:hAnsi="Calibri" w:cs="Calibri"/>
              </w:rPr>
            </w:pPr>
          </w:p>
        </w:tc>
        <w:tc>
          <w:tcPr>
            <w:tcW w:w="1124" w:type="dxa"/>
            <w:vMerge/>
          </w:tcPr>
          <w:p w14:paraId="14D83EDB" w14:textId="77777777" w:rsidR="00D2733E" w:rsidRPr="004F3B18" w:rsidRDefault="00D2733E" w:rsidP="00B260E9">
            <w:pPr>
              <w:jc w:val="center"/>
              <w:rPr>
                <w:rFonts w:ascii="Calibri" w:hAnsi="Calibri" w:cs="Calibri"/>
              </w:rPr>
            </w:pPr>
          </w:p>
        </w:tc>
        <w:tc>
          <w:tcPr>
            <w:tcW w:w="851" w:type="dxa"/>
          </w:tcPr>
          <w:p w14:paraId="46F016A6"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03A1B5E6" w14:textId="34B18F49" w:rsidR="00D2733E" w:rsidRPr="004F3B18" w:rsidRDefault="00E76948" w:rsidP="00B260E9">
            <w:pPr>
              <w:jc w:val="center"/>
              <w:rPr>
                <w:rFonts w:ascii="Calibri" w:hAnsi="Calibri" w:cs="Calibri"/>
              </w:rPr>
            </w:pPr>
            <w:r w:rsidRPr="004F3B18">
              <w:rPr>
                <w:rFonts w:ascii="Calibri" w:hAnsi="Calibri" w:cs="Calibri"/>
              </w:rPr>
              <w:t>1.39</w:t>
            </w:r>
          </w:p>
        </w:tc>
        <w:tc>
          <w:tcPr>
            <w:tcW w:w="671" w:type="dxa"/>
          </w:tcPr>
          <w:p w14:paraId="6DCBF8FE" w14:textId="1191A291" w:rsidR="00D2733E" w:rsidRPr="004F3B18" w:rsidRDefault="00E76948" w:rsidP="00B260E9">
            <w:pPr>
              <w:jc w:val="center"/>
              <w:rPr>
                <w:rFonts w:ascii="Calibri" w:hAnsi="Calibri" w:cs="Calibri"/>
              </w:rPr>
            </w:pPr>
            <w:r w:rsidRPr="004F3B18">
              <w:rPr>
                <w:rFonts w:ascii="Calibri" w:hAnsi="Calibri" w:cs="Calibri"/>
              </w:rPr>
              <w:t>0.94</w:t>
            </w:r>
          </w:p>
        </w:tc>
        <w:tc>
          <w:tcPr>
            <w:tcW w:w="1285" w:type="dxa"/>
          </w:tcPr>
          <w:p w14:paraId="451C0A34" w14:textId="3C5A5DDE" w:rsidR="00D2733E" w:rsidRPr="004F3B18" w:rsidRDefault="00AD6C3D" w:rsidP="00B260E9">
            <w:pPr>
              <w:jc w:val="center"/>
              <w:rPr>
                <w:rFonts w:ascii="Calibri" w:hAnsi="Calibri" w:cs="Calibri"/>
              </w:rPr>
            </w:pPr>
            <w:r w:rsidRPr="004F3B18">
              <w:rPr>
                <w:rFonts w:ascii="Calibri" w:hAnsi="Calibri" w:cs="Calibri"/>
              </w:rPr>
              <w:t>0.25</w:t>
            </w:r>
          </w:p>
        </w:tc>
        <w:tc>
          <w:tcPr>
            <w:tcW w:w="850" w:type="dxa"/>
          </w:tcPr>
          <w:p w14:paraId="5FC05650" w14:textId="0AC9E9B5" w:rsidR="00D2733E" w:rsidRPr="004F3B18" w:rsidRDefault="00AD6C3D" w:rsidP="00B260E9">
            <w:pPr>
              <w:jc w:val="center"/>
              <w:rPr>
                <w:rFonts w:ascii="Calibri" w:hAnsi="Calibri" w:cs="Calibri"/>
              </w:rPr>
            </w:pPr>
            <w:r w:rsidRPr="004F3B18">
              <w:rPr>
                <w:rFonts w:ascii="Calibri" w:hAnsi="Calibri" w:cs="Calibri"/>
              </w:rPr>
              <w:t>4.02</w:t>
            </w:r>
          </w:p>
        </w:tc>
        <w:tc>
          <w:tcPr>
            <w:tcW w:w="851" w:type="dxa"/>
          </w:tcPr>
          <w:p w14:paraId="70BC2AB4" w14:textId="7ADE334C" w:rsidR="00D2733E" w:rsidRPr="004F3B18" w:rsidRDefault="00AD6C3D" w:rsidP="00B260E9">
            <w:pPr>
              <w:jc w:val="center"/>
              <w:rPr>
                <w:rFonts w:ascii="Calibri" w:hAnsi="Calibri" w:cs="Calibri"/>
              </w:rPr>
            </w:pPr>
            <w:r w:rsidRPr="004F3B18">
              <w:rPr>
                <w:rFonts w:ascii="Calibri" w:hAnsi="Calibri" w:cs="Calibri"/>
              </w:rPr>
              <w:t>-9.95</w:t>
            </w:r>
          </w:p>
        </w:tc>
        <w:tc>
          <w:tcPr>
            <w:tcW w:w="992" w:type="dxa"/>
          </w:tcPr>
          <w:p w14:paraId="7DBF2DF4" w14:textId="18415CE6" w:rsidR="00D2733E" w:rsidRPr="004F3B18" w:rsidRDefault="00073F0E" w:rsidP="00B260E9">
            <w:pPr>
              <w:jc w:val="center"/>
              <w:rPr>
                <w:rFonts w:ascii="Calibri" w:hAnsi="Calibri" w:cs="Calibri"/>
              </w:rPr>
            </w:pPr>
            <w:r w:rsidRPr="004F3B18">
              <w:rPr>
                <w:rFonts w:ascii="Calibri" w:hAnsi="Calibri" w:cs="Calibri"/>
              </w:rPr>
              <w:t>4.32</w:t>
            </w:r>
          </w:p>
        </w:tc>
        <w:tc>
          <w:tcPr>
            <w:tcW w:w="941" w:type="dxa"/>
          </w:tcPr>
          <w:p w14:paraId="2A52DF81" w14:textId="1C36581B" w:rsidR="00D2733E" w:rsidRPr="004F3B18" w:rsidRDefault="00073F0E" w:rsidP="00B260E9">
            <w:pPr>
              <w:jc w:val="center"/>
              <w:rPr>
                <w:rFonts w:ascii="Calibri" w:hAnsi="Calibri" w:cs="Calibri"/>
              </w:rPr>
            </w:pPr>
            <w:r w:rsidRPr="004F3B18">
              <w:rPr>
                <w:rFonts w:ascii="Calibri" w:hAnsi="Calibri" w:cs="Calibri"/>
              </w:rPr>
              <w:t>-9.81</w:t>
            </w:r>
          </w:p>
        </w:tc>
      </w:tr>
      <w:tr w:rsidR="00D2733E" w:rsidRPr="004F3B18" w14:paraId="4DC69CE7" w14:textId="77777777" w:rsidTr="00B260E9">
        <w:tc>
          <w:tcPr>
            <w:tcW w:w="699" w:type="dxa"/>
            <w:vMerge/>
          </w:tcPr>
          <w:p w14:paraId="05C86A6E" w14:textId="77777777" w:rsidR="00D2733E" w:rsidRPr="004F3B18" w:rsidRDefault="00D2733E" w:rsidP="00B260E9">
            <w:pPr>
              <w:jc w:val="center"/>
              <w:rPr>
                <w:rFonts w:ascii="Calibri" w:hAnsi="Calibri" w:cs="Calibri"/>
              </w:rPr>
            </w:pPr>
          </w:p>
        </w:tc>
        <w:tc>
          <w:tcPr>
            <w:tcW w:w="1124" w:type="dxa"/>
            <w:vMerge/>
          </w:tcPr>
          <w:p w14:paraId="74A7BABA" w14:textId="77777777" w:rsidR="00D2733E" w:rsidRPr="004F3B18" w:rsidRDefault="00D2733E" w:rsidP="00B260E9">
            <w:pPr>
              <w:jc w:val="center"/>
              <w:rPr>
                <w:rFonts w:ascii="Calibri" w:hAnsi="Calibri" w:cs="Calibri"/>
              </w:rPr>
            </w:pPr>
          </w:p>
        </w:tc>
        <w:tc>
          <w:tcPr>
            <w:tcW w:w="851" w:type="dxa"/>
          </w:tcPr>
          <w:p w14:paraId="61B35752"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3829D867" w14:textId="7EE84957" w:rsidR="00D2733E" w:rsidRPr="004F3B18" w:rsidRDefault="00C80ED9" w:rsidP="00B260E9">
            <w:pPr>
              <w:jc w:val="center"/>
              <w:rPr>
                <w:rFonts w:ascii="Calibri" w:hAnsi="Calibri" w:cs="Calibri"/>
              </w:rPr>
            </w:pPr>
            <w:r w:rsidRPr="004F3B18">
              <w:rPr>
                <w:rFonts w:ascii="Calibri" w:hAnsi="Calibri" w:cs="Calibri"/>
              </w:rPr>
              <w:t>1.43</w:t>
            </w:r>
          </w:p>
        </w:tc>
        <w:tc>
          <w:tcPr>
            <w:tcW w:w="671" w:type="dxa"/>
          </w:tcPr>
          <w:p w14:paraId="385FCBAC" w14:textId="35F590DD" w:rsidR="00D2733E" w:rsidRPr="004F3B18" w:rsidRDefault="00C80ED9" w:rsidP="00B260E9">
            <w:pPr>
              <w:jc w:val="center"/>
              <w:rPr>
                <w:rFonts w:ascii="Calibri" w:hAnsi="Calibri" w:cs="Calibri"/>
              </w:rPr>
            </w:pPr>
            <w:r w:rsidRPr="004F3B18">
              <w:rPr>
                <w:rFonts w:ascii="Calibri" w:hAnsi="Calibri" w:cs="Calibri"/>
              </w:rPr>
              <w:t>0.94</w:t>
            </w:r>
          </w:p>
        </w:tc>
        <w:tc>
          <w:tcPr>
            <w:tcW w:w="1285" w:type="dxa"/>
          </w:tcPr>
          <w:p w14:paraId="4E1560AC" w14:textId="73BF33F4" w:rsidR="00D2733E" w:rsidRPr="004F3B18" w:rsidRDefault="00C80ED9" w:rsidP="00B260E9">
            <w:pPr>
              <w:jc w:val="center"/>
              <w:rPr>
                <w:rFonts w:ascii="Calibri" w:hAnsi="Calibri" w:cs="Calibri"/>
              </w:rPr>
            </w:pPr>
            <w:r w:rsidRPr="004F3B18">
              <w:rPr>
                <w:rFonts w:ascii="Calibri" w:hAnsi="Calibri" w:cs="Calibri"/>
              </w:rPr>
              <w:t>0.23</w:t>
            </w:r>
          </w:p>
        </w:tc>
        <w:tc>
          <w:tcPr>
            <w:tcW w:w="850" w:type="dxa"/>
          </w:tcPr>
          <w:p w14:paraId="252A8280" w14:textId="5C0E825C" w:rsidR="00D2733E" w:rsidRPr="004F3B18" w:rsidRDefault="00C80ED9" w:rsidP="00B260E9">
            <w:pPr>
              <w:jc w:val="center"/>
              <w:rPr>
                <w:rFonts w:ascii="Calibri" w:hAnsi="Calibri" w:cs="Calibri"/>
              </w:rPr>
            </w:pPr>
            <w:r w:rsidRPr="004F3B18">
              <w:rPr>
                <w:rFonts w:ascii="Calibri" w:hAnsi="Calibri" w:cs="Calibri"/>
              </w:rPr>
              <w:t>4.44</w:t>
            </w:r>
          </w:p>
        </w:tc>
        <w:tc>
          <w:tcPr>
            <w:tcW w:w="851" w:type="dxa"/>
          </w:tcPr>
          <w:p w14:paraId="6ADD1E12" w14:textId="277FAF0F" w:rsidR="00D2733E" w:rsidRPr="004F3B18" w:rsidRDefault="00C80ED9" w:rsidP="00B260E9">
            <w:pPr>
              <w:jc w:val="center"/>
              <w:rPr>
                <w:rFonts w:ascii="Calibri" w:hAnsi="Calibri" w:cs="Calibri"/>
              </w:rPr>
            </w:pPr>
            <w:r w:rsidRPr="004F3B18">
              <w:rPr>
                <w:rFonts w:ascii="Calibri" w:hAnsi="Calibri" w:cs="Calibri"/>
              </w:rPr>
              <w:t>-12.6</w:t>
            </w:r>
          </w:p>
        </w:tc>
        <w:tc>
          <w:tcPr>
            <w:tcW w:w="992" w:type="dxa"/>
          </w:tcPr>
          <w:p w14:paraId="3FD793DF" w14:textId="77A9FC06" w:rsidR="00D2733E" w:rsidRPr="004F3B18" w:rsidRDefault="00C80ED9" w:rsidP="00B260E9">
            <w:pPr>
              <w:jc w:val="center"/>
              <w:rPr>
                <w:rFonts w:ascii="Calibri" w:hAnsi="Calibri" w:cs="Calibri"/>
              </w:rPr>
            </w:pPr>
            <w:r w:rsidRPr="004F3B18">
              <w:rPr>
                <w:rFonts w:ascii="Calibri" w:hAnsi="Calibri" w:cs="Calibri"/>
              </w:rPr>
              <w:t>5.3</w:t>
            </w:r>
          </w:p>
        </w:tc>
        <w:tc>
          <w:tcPr>
            <w:tcW w:w="941" w:type="dxa"/>
          </w:tcPr>
          <w:p w14:paraId="4C50AB40" w14:textId="1DDB91F7" w:rsidR="00D2733E" w:rsidRPr="004F3B18" w:rsidRDefault="00C80ED9" w:rsidP="00B260E9">
            <w:pPr>
              <w:jc w:val="center"/>
              <w:rPr>
                <w:rFonts w:ascii="Calibri" w:hAnsi="Calibri" w:cs="Calibri"/>
              </w:rPr>
            </w:pPr>
            <w:r w:rsidRPr="004F3B18">
              <w:rPr>
                <w:rFonts w:ascii="Calibri" w:hAnsi="Calibri" w:cs="Calibri"/>
              </w:rPr>
              <w:t>-15.22</w:t>
            </w:r>
          </w:p>
        </w:tc>
      </w:tr>
      <w:tr w:rsidR="00D2733E" w:rsidRPr="004F3B18" w14:paraId="58EB4507" w14:textId="77777777" w:rsidTr="00B260E9">
        <w:tc>
          <w:tcPr>
            <w:tcW w:w="699" w:type="dxa"/>
            <w:vMerge/>
          </w:tcPr>
          <w:p w14:paraId="577E1DE9" w14:textId="77777777" w:rsidR="00D2733E" w:rsidRPr="004F3B18" w:rsidRDefault="00D2733E" w:rsidP="00B260E9">
            <w:pPr>
              <w:jc w:val="center"/>
              <w:rPr>
                <w:rFonts w:ascii="Calibri" w:hAnsi="Calibri" w:cs="Calibri"/>
              </w:rPr>
            </w:pPr>
          </w:p>
        </w:tc>
        <w:tc>
          <w:tcPr>
            <w:tcW w:w="1124" w:type="dxa"/>
            <w:vMerge w:val="restart"/>
          </w:tcPr>
          <w:p w14:paraId="1C4E653D"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068E96BA"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27390E93" w14:textId="12D177F5" w:rsidR="00D2733E" w:rsidRPr="004F3B18" w:rsidRDefault="00585928" w:rsidP="00B260E9">
            <w:pPr>
              <w:jc w:val="center"/>
              <w:rPr>
                <w:rFonts w:ascii="Calibri" w:hAnsi="Calibri" w:cs="Calibri"/>
              </w:rPr>
            </w:pPr>
            <w:r w:rsidRPr="004F3B18">
              <w:rPr>
                <w:rFonts w:ascii="Calibri" w:hAnsi="Calibri" w:cs="Calibri"/>
              </w:rPr>
              <w:t>1.57</w:t>
            </w:r>
          </w:p>
        </w:tc>
        <w:tc>
          <w:tcPr>
            <w:tcW w:w="671" w:type="dxa"/>
          </w:tcPr>
          <w:p w14:paraId="52F0EF4C" w14:textId="6FD8048C" w:rsidR="00D2733E" w:rsidRPr="004F3B18" w:rsidRDefault="00585928" w:rsidP="00B260E9">
            <w:pPr>
              <w:jc w:val="center"/>
              <w:rPr>
                <w:rFonts w:ascii="Calibri" w:hAnsi="Calibri" w:cs="Calibri"/>
              </w:rPr>
            </w:pPr>
            <w:r w:rsidRPr="004F3B18">
              <w:rPr>
                <w:rFonts w:ascii="Calibri" w:hAnsi="Calibri" w:cs="Calibri"/>
              </w:rPr>
              <w:t>0.92</w:t>
            </w:r>
          </w:p>
        </w:tc>
        <w:tc>
          <w:tcPr>
            <w:tcW w:w="1285" w:type="dxa"/>
          </w:tcPr>
          <w:p w14:paraId="001924E8" w14:textId="32A8F623" w:rsidR="00D2733E" w:rsidRPr="004F3B18" w:rsidRDefault="00E92398" w:rsidP="00B260E9">
            <w:pPr>
              <w:jc w:val="center"/>
              <w:rPr>
                <w:rFonts w:ascii="Calibri" w:hAnsi="Calibri" w:cs="Calibri"/>
              </w:rPr>
            </w:pPr>
            <w:r w:rsidRPr="004F3B18">
              <w:rPr>
                <w:rFonts w:ascii="Calibri" w:hAnsi="Calibri" w:cs="Calibri"/>
              </w:rPr>
              <w:t>0.14</w:t>
            </w:r>
          </w:p>
        </w:tc>
        <w:tc>
          <w:tcPr>
            <w:tcW w:w="850" w:type="dxa"/>
          </w:tcPr>
          <w:p w14:paraId="5FA99A24" w14:textId="0E1FB6A0" w:rsidR="00D2733E" w:rsidRPr="004F3B18" w:rsidRDefault="00E92398" w:rsidP="00B260E9">
            <w:pPr>
              <w:jc w:val="center"/>
              <w:rPr>
                <w:rFonts w:ascii="Calibri" w:hAnsi="Calibri" w:cs="Calibri"/>
              </w:rPr>
            </w:pPr>
            <w:r w:rsidRPr="004F3B18">
              <w:rPr>
                <w:rFonts w:ascii="Calibri" w:hAnsi="Calibri" w:cs="Calibri"/>
              </w:rPr>
              <w:t>2.82</w:t>
            </w:r>
          </w:p>
        </w:tc>
        <w:tc>
          <w:tcPr>
            <w:tcW w:w="851" w:type="dxa"/>
          </w:tcPr>
          <w:p w14:paraId="088B4A53" w14:textId="41C81B40" w:rsidR="00D2733E" w:rsidRPr="004F3B18" w:rsidRDefault="00E92398" w:rsidP="00B260E9">
            <w:pPr>
              <w:jc w:val="center"/>
              <w:rPr>
                <w:rFonts w:ascii="Calibri" w:hAnsi="Calibri" w:cs="Calibri"/>
              </w:rPr>
            </w:pPr>
            <w:r w:rsidRPr="004F3B18">
              <w:rPr>
                <w:rFonts w:ascii="Calibri" w:hAnsi="Calibri" w:cs="Calibri"/>
              </w:rPr>
              <w:t>-4.5</w:t>
            </w:r>
          </w:p>
        </w:tc>
        <w:tc>
          <w:tcPr>
            <w:tcW w:w="992" w:type="dxa"/>
          </w:tcPr>
          <w:p w14:paraId="62AEFAD6" w14:textId="016FE08D" w:rsidR="00D2733E" w:rsidRPr="004F3B18" w:rsidRDefault="00E92398" w:rsidP="00B260E9">
            <w:pPr>
              <w:jc w:val="center"/>
              <w:rPr>
                <w:rFonts w:ascii="Calibri" w:hAnsi="Calibri" w:cs="Calibri"/>
              </w:rPr>
            </w:pPr>
            <w:r w:rsidRPr="004F3B18">
              <w:rPr>
                <w:rFonts w:ascii="Calibri" w:hAnsi="Calibri" w:cs="Calibri"/>
              </w:rPr>
              <w:t>2.23</w:t>
            </w:r>
          </w:p>
        </w:tc>
        <w:tc>
          <w:tcPr>
            <w:tcW w:w="941" w:type="dxa"/>
          </w:tcPr>
          <w:p w14:paraId="6DD9D5C8" w14:textId="61916271" w:rsidR="00D2733E" w:rsidRPr="004F3B18" w:rsidRDefault="00E92398" w:rsidP="00B260E9">
            <w:pPr>
              <w:jc w:val="center"/>
              <w:rPr>
                <w:rFonts w:ascii="Calibri" w:hAnsi="Calibri" w:cs="Calibri"/>
              </w:rPr>
            </w:pPr>
            <w:r w:rsidRPr="004F3B18">
              <w:rPr>
                <w:rFonts w:ascii="Calibri" w:hAnsi="Calibri" w:cs="Calibri"/>
              </w:rPr>
              <w:t>-2.4</w:t>
            </w:r>
          </w:p>
        </w:tc>
      </w:tr>
      <w:tr w:rsidR="00D2733E" w:rsidRPr="004F3B18" w14:paraId="467205C4" w14:textId="77777777" w:rsidTr="00B260E9">
        <w:tc>
          <w:tcPr>
            <w:tcW w:w="699" w:type="dxa"/>
            <w:vMerge/>
          </w:tcPr>
          <w:p w14:paraId="54C4029F" w14:textId="77777777" w:rsidR="00D2733E" w:rsidRPr="004F3B18" w:rsidRDefault="00D2733E" w:rsidP="00B260E9">
            <w:pPr>
              <w:jc w:val="center"/>
              <w:rPr>
                <w:rFonts w:ascii="Calibri" w:hAnsi="Calibri" w:cs="Calibri"/>
              </w:rPr>
            </w:pPr>
          </w:p>
        </w:tc>
        <w:tc>
          <w:tcPr>
            <w:tcW w:w="1124" w:type="dxa"/>
            <w:vMerge/>
          </w:tcPr>
          <w:p w14:paraId="7EA568DF" w14:textId="77777777" w:rsidR="00D2733E" w:rsidRPr="004F3B18" w:rsidRDefault="00D2733E" w:rsidP="00B260E9">
            <w:pPr>
              <w:jc w:val="center"/>
              <w:rPr>
                <w:rFonts w:ascii="Calibri" w:hAnsi="Calibri" w:cs="Calibri"/>
              </w:rPr>
            </w:pPr>
          </w:p>
        </w:tc>
        <w:tc>
          <w:tcPr>
            <w:tcW w:w="851" w:type="dxa"/>
          </w:tcPr>
          <w:p w14:paraId="2AB52E6C"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03C29F02" w14:textId="77A51E19" w:rsidR="00D2733E" w:rsidRPr="004F3B18" w:rsidRDefault="004860C7" w:rsidP="00B260E9">
            <w:pPr>
              <w:jc w:val="center"/>
              <w:rPr>
                <w:rFonts w:ascii="Calibri" w:hAnsi="Calibri" w:cs="Calibri"/>
              </w:rPr>
            </w:pPr>
            <w:r w:rsidRPr="004F3B18">
              <w:rPr>
                <w:rFonts w:ascii="Calibri" w:hAnsi="Calibri" w:cs="Calibri"/>
              </w:rPr>
              <w:t>1.39</w:t>
            </w:r>
          </w:p>
        </w:tc>
        <w:tc>
          <w:tcPr>
            <w:tcW w:w="671" w:type="dxa"/>
          </w:tcPr>
          <w:p w14:paraId="5C5AC4ED" w14:textId="0D601BC1" w:rsidR="00D2733E" w:rsidRPr="004F3B18" w:rsidRDefault="004860C7" w:rsidP="00B260E9">
            <w:pPr>
              <w:jc w:val="center"/>
              <w:rPr>
                <w:rFonts w:ascii="Calibri" w:hAnsi="Calibri" w:cs="Calibri"/>
              </w:rPr>
            </w:pPr>
            <w:r w:rsidRPr="004F3B18">
              <w:rPr>
                <w:rFonts w:ascii="Calibri" w:hAnsi="Calibri" w:cs="Calibri"/>
              </w:rPr>
              <w:t>0.94</w:t>
            </w:r>
          </w:p>
        </w:tc>
        <w:tc>
          <w:tcPr>
            <w:tcW w:w="1285" w:type="dxa"/>
          </w:tcPr>
          <w:p w14:paraId="21419097" w14:textId="146C7437" w:rsidR="00D2733E" w:rsidRPr="004F3B18" w:rsidRDefault="00987CAF" w:rsidP="00B260E9">
            <w:pPr>
              <w:jc w:val="center"/>
              <w:rPr>
                <w:rFonts w:ascii="Calibri" w:hAnsi="Calibri" w:cs="Calibri"/>
              </w:rPr>
            </w:pPr>
            <w:r w:rsidRPr="004F3B18">
              <w:rPr>
                <w:rFonts w:ascii="Calibri" w:hAnsi="Calibri" w:cs="Calibri"/>
              </w:rPr>
              <w:t>0.01</w:t>
            </w:r>
          </w:p>
        </w:tc>
        <w:tc>
          <w:tcPr>
            <w:tcW w:w="850" w:type="dxa"/>
          </w:tcPr>
          <w:p w14:paraId="6B54B82F" w14:textId="1E149895" w:rsidR="00D2733E" w:rsidRPr="004F3B18" w:rsidRDefault="00987CAF" w:rsidP="00B260E9">
            <w:pPr>
              <w:jc w:val="center"/>
              <w:rPr>
                <w:rFonts w:ascii="Calibri" w:hAnsi="Calibri" w:cs="Calibri"/>
              </w:rPr>
            </w:pPr>
            <w:r w:rsidRPr="004F3B18">
              <w:rPr>
                <w:rFonts w:ascii="Calibri" w:hAnsi="Calibri" w:cs="Calibri"/>
              </w:rPr>
              <w:t>2.24</w:t>
            </w:r>
          </w:p>
        </w:tc>
        <w:tc>
          <w:tcPr>
            <w:tcW w:w="851" w:type="dxa"/>
          </w:tcPr>
          <w:p w14:paraId="2C2AE048" w14:textId="20883D3F" w:rsidR="00D2733E" w:rsidRPr="004F3B18" w:rsidRDefault="00987CAF" w:rsidP="00B260E9">
            <w:pPr>
              <w:jc w:val="center"/>
              <w:rPr>
                <w:rFonts w:ascii="Calibri" w:hAnsi="Calibri" w:cs="Calibri"/>
              </w:rPr>
            </w:pPr>
            <w:r w:rsidRPr="004F3B18">
              <w:rPr>
                <w:rFonts w:ascii="Calibri" w:hAnsi="Calibri" w:cs="Calibri"/>
              </w:rPr>
              <w:t>-2.59</w:t>
            </w:r>
          </w:p>
        </w:tc>
        <w:tc>
          <w:tcPr>
            <w:tcW w:w="992" w:type="dxa"/>
          </w:tcPr>
          <w:p w14:paraId="03EAF1B7" w14:textId="04B29580" w:rsidR="00D2733E" w:rsidRPr="004F3B18" w:rsidRDefault="00987CAF" w:rsidP="00B260E9">
            <w:pPr>
              <w:jc w:val="center"/>
              <w:rPr>
                <w:rFonts w:ascii="Calibri" w:hAnsi="Calibri" w:cs="Calibri"/>
              </w:rPr>
            </w:pPr>
            <w:r w:rsidRPr="004F3B18">
              <w:rPr>
                <w:rFonts w:ascii="Calibri" w:hAnsi="Calibri" w:cs="Calibri"/>
              </w:rPr>
              <w:t>1.81</w:t>
            </w:r>
          </w:p>
        </w:tc>
        <w:tc>
          <w:tcPr>
            <w:tcW w:w="941" w:type="dxa"/>
          </w:tcPr>
          <w:p w14:paraId="6747BEDD" w14:textId="503EF911" w:rsidR="00D2733E" w:rsidRPr="004F3B18" w:rsidRDefault="00987CAF" w:rsidP="00B260E9">
            <w:pPr>
              <w:jc w:val="center"/>
              <w:rPr>
                <w:rFonts w:ascii="Calibri" w:hAnsi="Calibri" w:cs="Calibri"/>
              </w:rPr>
            </w:pPr>
            <w:r w:rsidRPr="004F3B18">
              <w:rPr>
                <w:rFonts w:ascii="Calibri" w:hAnsi="Calibri" w:cs="Calibri"/>
              </w:rPr>
              <w:t>-1.28</w:t>
            </w:r>
          </w:p>
        </w:tc>
      </w:tr>
      <w:tr w:rsidR="00D2733E" w:rsidRPr="004F3B18" w14:paraId="00905F27" w14:textId="77777777" w:rsidTr="00B260E9">
        <w:tc>
          <w:tcPr>
            <w:tcW w:w="699" w:type="dxa"/>
            <w:vMerge/>
          </w:tcPr>
          <w:p w14:paraId="1F54161C" w14:textId="77777777" w:rsidR="00D2733E" w:rsidRPr="004F3B18" w:rsidRDefault="00D2733E" w:rsidP="00B260E9">
            <w:pPr>
              <w:jc w:val="center"/>
              <w:rPr>
                <w:rFonts w:ascii="Calibri" w:hAnsi="Calibri" w:cs="Calibri"/>
              </w:rPr>
            </w:pPr>
          </w:p>
        </w:tc>
        <w:tc>
          <w:tcPr>
            <w:tcW w:w="1124" w:type="dxa"/>
            <w:vMerge/>
          </w:tcPr>
          <w:p w14:paraId="77E0E4D8" w14:textId="77777777" w:rsidR="00D2733E" w:rsidRPr="004F3B18" w:rsidRDefault="00D2733E" w:rsidP="00B260E9">
            <w:pPr>
              <w:jc w:val="center"/>
              <w:rPr>
                <w:rFonts w:ascii="Calibri" w:hAnsi="Calibri" w:cs="Calibri"/>
              </w:rPr>
            </w:pPr>
          </w:p>
        </w:tc>
        <w:tc>
          <w:tcPr>
            <w:tcW w:w="851" w:type="dxa"/>
          </w:tcPr>
          <w:p w14:paraId="09B826E9"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78B9769B" w14:textId="240AC30E" w:rsidR="00D2733E" w:rsidRPr="004F3B18" w:rsidRDefault="005D73F2" w:rsidP="00B260E9">
            <w:pPr>
              <w:jc w:val="center"/>
              <w:rPr>
                <w:rFonts w:ascii="Calibri" w:hAnsi="Calibri" w:cs="Calibri"/>
              </w:rPr>
            </w:pPr>
            <w:r w:rsidRPr="004F3B18">
              <w:rPr>
                <w:rFonts w:ascii="Calibri" w:hAnsi="Calibri" w:cs="Calibri"/>
              </w:rPr>
              <w:t>1.45</w:t>
            </w:r>
          </w:p>
        </w:tc>
        <w:tc>
          <w:tcPr>
            <w:tcW w:w="671" w:type="dxa"/>
          </w:tcPr>
          <w:p w14:paraId="7E0820D3" w14:textId="70185466" w:rsidR="00D2733E" w:rsidRPr="004F3B18" w:rsidRDefault="005D73F2" w:rsidP="00B260E9">
            <w:pPr>
              <w:jc w:val="center"/>
              <w:rPr>
                <w:rFonts w:ascii="Calibri" w:hAnsi="Calibri" w:cs="Calibri"/>
              </w:rPr>
            </w:pPr>
            <w:r w:rsidRPr="004F3B18">
              <w:rPr>
                <w:rFonts w:ascii="Calibri" w:hAnsi="Calibri" w:cs="Calibri"/>
              </w:rPr>
              <w:t>0.94</w:t>
            </w:r>
          </w:p>
        </w:tc>
        <w:tc>
          <w:tcPr>
            <w:tcW w:w="1285" w:type="dxa"/>
          </w:tcPr>
          <w:p w14:paraId="18E03D0F" w14:textId="1914FB95" w:rsidR="00D2733E" w:rsidRPr="004F3B18" w:rsidRDefault="005D73F2" w:rsidP="00B260E9">
            <w:pPr>
              <w:jc w:val="center"/>
              <w:rPr>
                <w:rFonts w:ascii="Calibri" w:hAnsi="Calibri" w:cs="Calibri"/>
              </w:rPr>
            </w:pPr>
            <w:r w:rsidRPr="004F3B18">
              <w:rPr>
                <w:rFonts w:ascii="Calibri" w:hAnsi="Calibri" w:cs="Calibri"/>
              </w:rPr>
              <w:t>0.02</w:t>
            </w:r>
          </w:p>
        </w:tc>
        <w:tc>
          <w:tcPr>
            <w:tcW w:w="850" w:type="dxa"/>
          </w:tcPr>
          <w:p w14:paraId="6D932C68" w14:textId="1A4DCD95" w:rsidR="00D2733E" w:rsidRPr="004F3B18" w:rsidRDefault="005D73F2" w:rsidP="00B260E9">
            <w:pPr>
              <w:jc w:val="center"/>
              <w:rPr>
                <w:rFonts w:ascii="Calibri" w:hAnsi="Calibri" w:cs="Calibri"/>
              </w:rPr>
            </w:pPr>
            <w:r w:rsidRPr="004F3B18">
              <w:rPr>
                <w:rFonts w:ascii="Calibri" w:hAnsi="Calibri" w:cs="Calibri"/>
              </w:rPr>
              <w:t>2.4</w:t>
            </w:r>
          </w:p>
        </w:tc>
        <w:tc>
          <w:tcPr>
            <w:tcW w:w="851" w:type="dxa"/>
          </w:tcPr>
          <w:p w14:paraId="421B8851" w14:textId="4878F347" w:rsidR="00D2733E" w:rsidRPr="004F3B18" w:rsidRDefault="005D73F2" w:rsidP="00B260E9">
            <w:pPr>
              <w:jc w:val="center"/>
              <w:rPr>
                <w:rFonts w:ascii="Calibri" w:hAnsi="Calibri" w:cs="Calibri"/>
              </w:rPr>
            </w:pPr>
            <w:r w:rsidRPr="004F3B18">
              <w:rPr>
                <w:rFonts w:ascii="Calibri" w:hAnsi="Calibri" w:cs="Calibri"/>
              </w:rPr>
              <w:t>-3.04</w:t>
            </w:r>
          </w:p>
        </w:tc>
        <w:tc>
          <w:tcPr>
            <w:tcW w:w="992" w:type="dxa"/>
          </w:tcPr>
          <w:p w14:paraId="3549730D" w14:textId="0DE75233" w:rsidR="00D2733E" w:rsidRPr="004F3B18" w:rsidRDefault="005D73F2" w:rsidP="00B260E9">
            <w:pPr>
              <w:jc w:val="center"/>
              <w:rPr>
                <w:rFonts w:ascii="Calibri" w:hAnsi="Calibri" w:cs="Calibri"/>
              </w:rPr>
            </w:pPr>
            <w:r w:rsidRPr="004F3B18">
              <w:rPr>
                <w:rFonts w:ascii="Calibri" w:hAnsi="Calibri" w:cs="Calibri"/>
              </w:rPr>
              <w:t>1.9</w:t>
            </w:r>
          </w:p>
        </w:tc>
        <w:tc>
          <w:tcPr>
            <w:tcW w:w="941" w:type="dxa"/>
          </w:tcPr>
          <w:p w14:paraId="5DCF9B94" w14:textId="54C4C687" w:rsidR="00D2733E" w:rsidRPr="004F3B18" w:rsidRDefault="005D73F2" w:rsidP="00B260E9">
            <w:pPr>
              <w:jc w:val="center"/>
              <w:rPr>
                <w:rFonts w:ascii="Calibri" w:hAnsi="Calibri" w:cs="Calibri"/>
              </w:rPr>
            </w:pPr>
            <w:r w:rsidRPr="004F3B18">
              <w:rPr>
                <w:rFonts w:ascii="Calibri" w:hAnsi="Calibri" w:cs="Calibri"/>
              </w:rPr>
              <w:t>-1.46</w:t>
            </w:r>
          </w:p>
        </w:tc>
      </w:tr>
      <w:tr w:rsidR="00D2733E" w:rsidRPr="004F3B18" w14:paraId="05DE09C6" w14:textId="77777777" w:rsidTr="00B260E9">
        <w:tc>
          <w:tcPr>
            <w:tcW w:w="699" w:type="dxa"/>
            <w:vMerge/>
          </w:tcPr>
          <w:p w14:paraId="3D9EFB3D" w14:textId="77777777" w:rsidR="00D2733E" w:rsidRPr="004F3B18" w:rsidRDefault="00D2733E" w:rsidP="00B260E9">
            <w:pPr>
              <w:jc w:val="center"/>
              <w:rPr>
                <w:rFonts w:ascii="Calibri" w:hAnsi="Calibri" w:cs="Calibri"/>
              </w:rPr>
            </w:pPr>
          </w:p>
        </w:tc>
        <w:tc>
          <w:tcPr>
            <w:tcW w:w="1124" w:type="dxa"/>
            <w:vMerge/>
          </w:tcPr>
          <w:p w14:paraId="1719231D" w14:textId="77777777" w:rsidR="00D2733E" w:rsidRPr="004F3B18" w:rsidRDefault="00D2733E" w:rsidP="00B260E9">
            <w:pPr>
              <w:jc w:val="center"/>
              <w:rPr>
                <w:rFonts w:ascii="Calibri" w:hAnsi="Calibri" w:cs="Calibri"/>
              </w:rPr>
            </w:pPr>
          </w:p>
        </w:tc>
        <w:tc>
          <w:tcPr>
            <w:tcW w:w="851" w:type="dxa"/>
          </w:tcPr>
          <w:p w14:paraId="3A64C735"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473B1485" w14:textId="25E24933" w:rsidR="00D2733E" w:rsidRPr="004F3B18" w:rsidRDefault="00B56315" w:rsidP="00B260E9">
            <w:pPr>
              <w:jc w:val="center"/>
              <w:rPr>
                <w:rFonts w:ascii="Calibri" w:hAnsi="Calibri" w:cs="Calibri"/>
              </w:rPr>
            </w:pPr>
            <w:r w:rsidRPr="004F3B18">
              <w:rPr>
                <w:rFonts w:ascii="Calibri" w:hAnsi="Calibri" w:cs="Calibri"/>
              </w:rPr>
              <w:t>1.37</w:t>
            </w:r>
          </w:p>
        </w:tc>
        <w:tc>
          <w:tcPr>
            <w:tcW w:w="671" w:type="dxa"/>
          </w:tcPr>
          <w:p w14:paraId="408F0B1B" w14:textId="5CF15284" w:rsidR="00D2733E" w:rsidRPr="004F3B18" w:rsidRDefault="00B56315" w:rsidP="00B260E9">
            <w:pPr>
              <w:jc w:val="center"/>
              <w:rPr>
                <w:rFonts w:ascii="Calibri" w:hAnsi="Calibri" w:cs="Calibri"/>
              </w:rPr>
            </w:pPr>
            <w:r w:rsidRPr="004F3B18">
              <w:rPr>
                <w:rFonts w:ascii="Calibri" w:hAnsi="Calibri" w:cs="Calibri"/>
              </w:rPr>
              <w:t>0.94</w:t>
            </w:r>
          </w:p>
        </w:tc>
        <w:tc>
          <w:tcPr>
            <w:tcW w:w="1285" w:type="dxa"/>
          </w:tcPr>
          <w:p w14:paraId="4AA9EE03" w14:textId="76929C4B" w:rsidR="00D2733E" w:rsidRPr="004F3B18" w:rsidRDefault="006210ED" w:rsidP="00B260E9">
            <w:pPr>
              <w:jc w:val="center"/>
              <w:rPr>
                <w:rFonts w:ascii="Calibri" w:hAnsi="Calibri" w:cs="Calibri"/>
              </w:rPr>
            </w:pPr>
            <w:r w:rsidRPr="004F3B18">
              <w:rPr>
                <w:rFonts w:ascii="Calibri" w:hAnsi="Calibri" w:cs="Calibri"/>
              </w:rPr>
              <w:t>0.1</w:t>
            </w:r>
          </w:p>
        </w:tc>
        <w:tc>
          <w:tcPr>
            <w:tcW w:w="850" w:type="dxa"/>
          </w:tcPr>
          <w:p w14:paraId="741CD5CF" w14:textId="416343CA" w:rsidR="00D2733E" w:rsidRPr="004F3B18" w:rsidRDefault="006210ED" w:rsidP="00B260E9">
            <w:pPr>
              <w:jc w:val="center"/>
              <w:rPr>
                <w:rFonts w:ascii="Calibri" w:hAnsi="Calibri" w:cs="Calibri"/>
              </w:rPr>
            </w:pPr>
            <w:r w:rsidRPr="004F3B18">
              <w:rPr>
                <w:rFonts w:ascii="Calibri" w:hAnsi="Calibri" w:cs="Calibri"/>
              </w:rPr>
              <w:t>3.01</w:t>
            </w:r>
          </w:p>
        </w:tc>
        <w:tc>
          <w:tcPr>
            <w:tcW w:w="851" w:type="dxa"/>
          </w:tcPr>
          <w:p w14:paraId="1143558C" w14:textId="1659CF8A" w:rsidR="00D2733E" w:rsidRPr="004F3B18" w:rsidRDefault="001D09FD" w:rsidP="00B260E9">
            <w:pPr>
              <w:jc w:val="center"/>
              <w:rPr>
                <w:rFonts w:ascii="Calibri" w:hAnsi="Calibri" w:cs="Calibri"/>
              </w:rPr>
            </w:pPr>
            <w:r w:rsidRPr="004F3B18">
              <w:rPr>
                <w:rFonts w:ascii="Calibri" w:hAnsi="Calibri" w:cs="Calibri"/>
              </w:rPr>
              <w:t>-5.24</w:t>
            </w:r>
          </w:p>
        </w:tc>
        <w:tc>
          <w:tcPr>
            <w:tcW w:w="992" w:type="dxa"/>
          </w:tcPr>
          <w:p w14:paraId="5F358C56" w14:textId="7D8731B9" w:rsidR="00D2733E" w:rsidRPr="004F3B18" w:rsidRDefault="001D09FD" w:rsidP="00B260E9">
            <w:pPr>
              <w:jc w:val="center"/>
              <w:rPr>
                <w:rFonts w:ascii="Calibri" w:hAnsi="Calibri" w:cs="Calibri"/>
              </w:rPr>
            </w:pPr>
            <w:r w:rsidRPr="004F3B18">
              <w:rPr>
                <w:rFonts w:ascii="Calibri" w:hAnsi="Calibri" w:cs="Calibri"/>
              </w:rPr>
              <w:t>2.59</w:t>
            </w:r>
          </w:p>
        </w:tc>
        <w:tc>
          <w:tcPr>
            <w:tcW w:w="941" w:type="dxa"/>
          </w:tcPr>
          <w:p w14:paraId="2455AD17" w14:textId="7E353FE3" w:rsidR="00D2733E" w:rsidRPr="004F3B18" w:rsidRDefault="001D09FD" w:rsidP="00B260E9">
            <w:pPr>
              <w:jc w:val="center"/>
              <w:rPr>
                <w:rFonts w:ascii="Calibri" w:hAnsi="Calibri" w:cs="Calibri"/>
              </w:rPr>
            </w:pPr>
            <w:r w:rsidRPr="004F3B18">
              <w:rPr>
                <w:rFonts w:ascii="Calibri" w:hAnsi="Calibri" w:cs="Calibri"/>
              </w:rPr>
              <w:t>-3.49</w:t>
            </w:r>
          </w:p>
        </w:tc>
      </w:tr>
    </w:tbl>
    <w:p w14:paraId="49AE5B5D" w14:textId="77777777" w:rsidR="00D2733E" w:rsidRPr="004F3B18" w:rsidRDefault="00D2733E" w:rsidP="00D2733E">
      <w:pPr>
        <w:rPr>
          <w:rFonts w:ascii="Calibri" w:hAnsi="Calibri" w:cs="Calibri"/>
        </w:rPr>
      </w:pPr>
    </w:p>
    <w:p w14:paraId="399ECD33" w14:textId="312F86AD" w:rsidR="00FE2528" w:rsidRPr="004F3B18" w:rsidRDefault="00FE2528" w:rsidP="00FE2528">
      <w:pPr>
        <w:pStyle w:val="Caption"/>
        <w:keepNext/>
        <w:rPr>
          <w:rFonts w:ascii="Calibri" w:hAnsi="Calibri" w:cs="Calibri"/>
        </w:rPr>
      </w:pPr>
      <w:bookmarkStart w:id="145" w:name="_Toc165500171"/>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49</w:t>
      </w:r>
      <w:r w:rsidRPr="004F3B18">
        <w:rPr>
          <w:rFonts w:ascii="Calibri" w:hAnsi="Calibri" w:cs="Calibri"/>
        </w:rPr>
        <w:fldChar w:fldCharType="end"/>
      </w:r>
      <w:r w:rsidRPr="004F3B18">
        <w:rPr>
          <w:rFonts w:ascii="Calibri" w:hAnsi="Calibri" w:cs="Calibri"/>
        </w:rPr>
        <w:t>: Model-6 Metrics of BP With MinMaxScaler</w:t>
      </w:r>
      <w:bookmarkEnd w:id="145"/>
    </w:p>
    <w:tbl>
      <w:tblPr>
        <w:tblStyle w:val="TableGrid"/>
        <w:tblW w:w="0" w:type="auto"/>
        <w:tblInd w:w="-5" w:type="dxa"/>
        <w:tblLook w:val="04A0" w:firstRow="1" w:lastRow="0" w:firstColumn="1" w:lastColumn="0" w:noHBand="0" w:noVBand="1"/>
      </w:tblPr>
      <w:tblGrid>
        <w:gridCol w:w="703"/>
        <w:gridCol w:w="1124"/>
        <w:gridCol w:w="851"/>
        <w:gridCol w:w="753"/>
        <w:gridCol w:w="671"/>
        <w:gridCol w:w="1285"/>
        <w:gridCol w:w="850"/>
        <w:gridCol w:w="851"/>
        <w:gridCol w:w="992"/>
        <w:gridCol w:w="941"/>
      </w:tblGrid>
      <w:tr w:rsidR="00D2733E" w:rsidRPr="004F3B18" w14:paraId="4E1997D5" w14:textId="77777777" w:rsidTr="00B260E9">
        <w:tc>
          <w:tcPr>
            <w:tcW w:w="2678" w:type="dxa"/>
            <w:gridSpan w:val="3"/>
          </w:tcPr>
          <w:p w14:paraId="40F3E177" w14:textId="77777777" w:rsidR="00D2733E" w:rsidRPr="004F3B18" w:rsidRDefault="00D2733E" w:rsidP="00B260E9">
            <w:pPr>
              <w:jc w:val="center"/>
              <w:rPr>
                <w:rFonts w:ascii="Calibri" w:hAnsi="Calibri" w:cs="Calibri"/>
              </w:rPr>
            </w:pPr>
          </w:p>
        </w:tc>
        <w:tc>
          <w:tcPr>
            <w:tcW w:w="1424" w:type="dxa"/>
            <w:gridSpan w:val="2"/>
          </w:tcPr>
          <w:p w14:paraId="671D7489"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700C9198"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01" w:type="dxa"/>
            <w:gridSpan w:val="2"/>
          </w:tcPr>
          <w:p w14:paraId="2D3A6EA7"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933" w:type="dxa"/>
            <w:gridSpan w:val="2"/>
          </w:tcPr>
          <w:p w14:paraId="35B3CF04"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6BF09AF9" w14:textId="77777777" w:rsidTr="00B260E9">
        <w:tc>
          <w:tcPr>
            <w:tcW w:w="703" w:type="dxa"/>
          </w:tcPr>
          <w:p w14:paraId="46E295E1"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7D9CA7DC"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7DE09BED"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2CCAE0CA"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7E1E6B70"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700CA185"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2F9D52A5"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1" w:type="dxa"/>
          </w:tcPr>
          <w:p w14:paraId="41784A00"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992" w:type="dxa"/>
          </w:tcPr>
          <w:p w14:paraId="3EBBB578"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422DA3C5"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22447F0D" w14:textId="77777777" w:rsidTr="00B260E9">
        <w:tc>
          <w:tcPr>
            <w:tcW w:w="703" w:type="dxa"/>
            <w:vMerge w:val="restart"/>
          </w:tcPr>
          <w:p w14:paraId="08763D91" w14:textId="77777777" w:rsidR="00D2733E" w:rsidRPr="004F3B18" w:rsidRDefault="00D2733E" w:rsidP="00B260E9">
            <w:pPr>
              <w:jc w:val="center"/>
              <w:rPr>
                <w:rFonts w:ascii="Calibri" w:hAnsi="Calibri" w:cs="Calibri"/>
              </w:rPr>
            </w:pPr>
            <w:r w:rsidRPr="004F3B18">
              <w:rPr>
                <w:rFonts w:ascii="Calibri" w:hAnsi="Calibri" w:cs="Calibri"/>
              </w:rPr>
              <w:t>BP</w:t>
            </w:r>
          </w:p>
        </w:tc>
        <w:tc>
          <w:tcPr>
            <w:tcW w:w="1124" w:type="dxa"/>
            <w:vMerge w:val="restart"/>
          </w:tcPr>
          <w:p w14:paraId="3B24A7F0"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084B67E0"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4FDCAD01" w14:textId="78F71CC2" w:rsidR="00D2733E" w:rsidRPr="004F3B18" w:rsidRDefault="000305CA" w:rsidP="00B260E9">
            <w:pPr>
              <w:jc w:val="center"/>
              <w:rPr>
                <w:rFonts w:ascii="Calibri" w:hAnsi="Calibri" w:cs="Calibri"/>
              </w:rPr>
            </w:pPr>
            <w:r w:rsidRPr="004F3B18">
              <w:rPr>
                <w:rFonts w:ascii="Calibri" w:hAnsi="Calibri" w:cs="Calibri"/>
              </w:rPr>
              <w:t>1.4</w:t>
            </w:r>
          </w:p>
        </w:tc>
        <w:tc>
          <w:tcPr>
            <w:tcW w:w="671" w:type="dxa"/>
          </w:tcPr>
          <w:p w14:paraId="5FE5D4C8" w14:textId="286B4B9C" w:rsidR="00D2733E" w:rsidRPr="004F3B18" w:rsidRDefault="000305CA" w:rsidP="00B260E9">
            <w:pPr>
              <w:jc w:val="center"/>
              <w:rPr>
                <w:rFonts w:ascii="Calibri" w:hAnsi="Calibri" w:cs="Calibri"/>
              </w:rPr>
            </w:pPr>
            <w:r w:rsidRPr="004F3B18">
              <w:rPr>
                <w:rFonts w:ascii="Calibri" w:hAnsi="Calibri" w:cs="Calibri"/>
              </w:rPr>
              <w:t>0.97</w:t>
            </w:r>
          </w:p>
        </w:tc>
        <w:tc>
          <w:tcPr>
            <w:tcW w:w="1285" w:type="dxa"/>
          </w:tcPr>
          <w:p w14:paraId="0F20D932" w14:textId="73871660" w:rsidR="00D2733E" w:rsidRPr="004F3B18" w:rsidRDefault="00AA71D0" w:rsidP="00B260E9">
            <w:pPr>
              <w:jc w:val="center"/>
              <w:rPr>
                <w:rFonts w:ascii="Calibri" w:hAnsi="Calibri" w:cs="Calibri"/>
              </w:rPr>
            </w:pPr>
            <w:r w:rsidRPr="004F3B18">
              <w:rPr>
                <w:rFonts w:ascii="Calibri" w:hAnsi="Calibri" w:cs="Calibri"/>
              </w:rPr>
              <w:t>0.25</w:t>
            </w:r>
          </w:p>
        </w:tc>
        <w:tc>
          <w:tcPr>
            <w:tcW w:w="850" w:type="dxa"/>
          </w:tcPr>
          <w:p w14:paraId="7A391326" w14:textId="4EBA6980" w:rsidR="00D2733E" w:rsidRPr="004F3B18" w:rsidRDefault="00AA71D0" w:rsidP="00B260E9">
            <w:pPr>
              <w:jc w:val="center"/>
              <w:rPr>
                <w:rFonts w:ascii="Calibri" w:hAnsi="Calibri" w:cs="Calibri"/>
              </w:rPr>
            </w:pPr>
            <w:r w:rsidRPr="004F3B18">
              <w:rPr>
                <w:rFonts w:ascii="Calibri" w:hAnsi="Calibri" w:cs="Calibri"/>
              </w:rPr>
              <w:t>2.0</w:t>
            </w:r>
          </w:p>
        </w:tc>
        <w:tc>
          <w:tcPr>
            <w:tcW w:w="851" w:type="dxa"/>
          </w:tcPr>
          <w:p w14:paraId="7AA09DA6" w14:textId="06E38382" w:rsidR="00D2733E" w:rsidRPr="004F3B18" w:rsidRDefault="00AA71D0" w:rsidP="00B260E9">
            <w:pPr>
              <w:jc w:val="center"/>
              <w:rPr>
                <w:rFonts w:ascii="Calibri" w:hAnsi="Calibri" w:cs="Calibri"/>
              </w:rPr>
            </w:pPr>
            <w:r w:rsidRPr="004F3B18">
              <w:rPr>
                <w:rFonts w:ascii="Calibri" w:hAnsi="Calibri" w:cs="Calibri"/>
              </w:rPr>
              <w:t>-1.73</w:t>
            </w:r>
          </w:p>
        </w:tc>
        <w:tc>
          <w:tcPr>
            <w:tcW w:w="992" w:type="dxa"/>
          </w:tcPr>
          <w:p w14:paraId="7ECCEB74" w14:textId="507A154B" w:rsidR="00D2733E" w:rsidRPr="004F3B18" w:rsidRDefault="00AA71D0" w:rsidP="00B260E9">
            <w:pPr>
              <w:jc w:val="center"/>
              <w:rPr>
                <w:rFonts w:ascii="Calibri" w:hAnsi="Calibri" w:cs="Calibri"/>
              </w:rPr>
            </w:pPr>
            <w:r w:rsidRPr="004F3B18">
              <w:rPr>
                <w:rFonts w:ascii="Calibri" w:hAnsi="Calibri" w:cs="Calibri"/>
              </w:rPr>
              <w:t>5.34</w:t>
            </w:r>
          </w:p>
        </w:tc>
        <w:tc>
          <w:tcPr>
            <w:tcW w:w="941" w:type="dxa"/>
          </w:tcPr>
          <w:p w14:paraId="1671AE9D" w14:textId="5410F8AC" w:rsidR="00D2733E" w:rsidRPr="004F3B18" w:rsidRDefault="00AA71D0" w:rsidP="00B260E9">
            <w:pPr>
              <w:jc w:val="center"/>
              <w:rPr>
                <w:rFonts w:ascii="Calibri" w:hAnsi="Calibri" w:cs="Calibri"/>
              </w:rPr>
            </w:pPr>
            <w:r w:rsidRPr="004F3B18">
              <w:rPr>
                <w:rFonts w:ascii="Calibri" w:hAnsi="Calibri" w:cs="Calibri"/>
              </w:rPr>
              <w:t>-18.61</w:t>
            </w:r>
          </w:p>
        </w:tc>
      </w:tr>
      <w:tr w:rsidR="00D2733E" w:rsidRPr="004F3B18" w14:paraId="144F9635" w14:textId="77777777" w:rsidTr="00B260E9">
        <w:tc>
          <w:tcPr>
            <w:tcW w:w="703" w:type="dxa"/>
            <w:vMerge/>
          </w:tcPr>
          <w:p w14:paraId="38CACA2C" w14:textId="77777777" w:rsidR="00D2733E" w:rsidRPr="004F3B18" w:rsidRDefault="00D2733E" w:rsidP="00B260E9">
            <w:pPr>
              <w:jc w:val="center"/>
              <w:rPr>
                <w:rFonts w:ascii="Calibri" w:hAnsi="Calibri" w:cs="Calibri"/>
              </w:rPr>
            </w:pPr>
          </w:p>
        </w:tc>
        <w:tc>
          <w:tcPr>
            <w:tcW w:w="1124" w:type="dxa"/>
            <w:vMerge/>
          </w:tcPr>
          <w:p w14:paraId="56BAD984" w14:textId="77777777" w:rsidR="00D2733E" w:rsidRPr="004F3B18" w:rsidRDefault="00D2733E" w:rsidP="00B260E9">
            <w:pPr>
              <w:jc w:val="center"/>
              <w:rPr>
                <w:rFonts w:ascii="Calibri" w:hAnsi="Calibri" w:cs="Calibri"/>
              </w:rPr>
            </w:pPr>
          </w:p>
        </w:tc>
        <w:tc>
          <w:tcPr>
            <w:tcW w:w="851" w:type="dxa"/>
          </w:tcPr>
          <w:p w14:paraId="59378D7F"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433C143B" w14:textId="24D1D678" w:rsidR="00D2733E" w:rsidRPr="004F3B18" w:rsidRDefault="00825B74" w:rsidP="00B260E9">
            <w:pPr>
              <w:jc w:val="center"/>
              <w:rPr>
                <w:rFonts w:ascii="Calibri" w:hAnsi="Calibri" w:cs="Calibri"/>
              </w:rPr>
            </w:pPr>
            <w:r w:rsidRPr="004F3B18">
              <w:rPr>
                <w:rFonts w:ascii="Calibri" w:hAnsi="Calibri" w:cs="Calibri"/>
              </w:rPr>
              <w:t>1.69</w:t>
            </w:r>
          </w:p>
        </w:tc>
        <w:tc>
          <w:tcPr>
            <w:tcW w:w="671" w:type="dxa"/>
          </w:tcPr>
          <w:p w14:paraId="72E10621" w14:textId="38AD14AE" w:rsidR="00D2733E" w:rsidRPr="004F3B18" w:rsidRDefault="00825B74" w:rsidP="00B260E9">
            <w:pPr>
              <w:jc w:val="center"/>
              <w:rPr>
                <w:rFonts w:ascii="Calibri" w:hAnsi="Calibri" w:cs="Calibri"/>
              </w:rPr>
            </w:pPr>
            <w:r w:rsidRPr="004F3B18">
              <w:rPr>
                <w:rFonts w:ascii="Calibri" w:hAnsi="Calibri" w:cs="Calibri"/>
              </w:rPr>
              <w:t>0.96</w:t>
            </w:r>
          </w:p>
        </w:tc>
        <w:tc>
          <w:tcPr>
            <w:tcW w:w="1285" w:type="dxa"/>
          </w:tcPr>
          <w:p w14:paraId="3DB51301" w14:textId="493576E8" w:rsidR="00D2733E" w:rsidRPr="004F3B18" w:rsidRDefault="00825B74" w:rsidP="00B260E9">
            <w:pPr>
              <w:jc w:val="center"/>
              <w:rPr>
                <w:rFonts w:ascii="Calibri" w:hAnsi="Calibri" w:cs="Calibri"/>
              </w:rPr>
            </w:pPr>
            <w:r w:rsidRPr="004F3B18">
              <w:rPr>
                <w:rFonts w:ascii="Calibri" w:hAnsi="Calibri" w:cs="Calibri"/>
              </w:rPr>
              <w:t>1.3</w:t>
            </w:r>
          </w:p>
        </w:tc>
        <w:tc>
          <w:tcPr>
            <w:tcW w:w="850" w:type="dxa"/>
          </w:tcPr>
          <w:p w14:paraId="66A6E04F" w14:textId="78064988" w:rsidR="00D2733E" w:rsidRPr="004F3B18" w:rsidRDefault="00825B74" w:rsidP="00B260E9">
            <w:pPr>
              <w:jc w:val="center"/>
              <w:rPr>
                <w:rFonts w:ascii="Calibri" w:hAnsi="Calibri" w:cs="Calibri"/>
              </w:rPr>
            </w:pPr>
            <w:r w:rsidRPr="004F3B18">
              <w:rPr>
                <w:rFonts w:ascii="Calibri" w:hAnsi="Calibri" w:cs="Calibri"/>
              </w:rPr>
              <w:t>6.52</w:t>
            </w:r>
          </w:p>
        </w:tc>
        <w:tc>
          <w:tcPr>
            <w:tcW w:w="851" w:type="dxa"/>
          </w:tcPr>
          <w:p w14:paraId="2AF81376" w14:textId="51E7CCEC" w:rsidR="00D2733E" w:rsidRPr="004F3B18" w:rsidRDefault="00825B74" w:rsidP="00B260E9">
            <w:pPr>
              <w:jc w:val="center"/>
              <w:rPr>
                <w:rFonts w:ascii="Calibri" w:hAnsi="Calibri" w:cs="Calibri"/>
              </w:rPr>
            </w:pPr>
            <w:r w:rsidRPr="004F3B18">
              <w:rPr>
                <w:rFonts w:ascii="Calibri" w:hAnsi="Calibri" w:cs="Calibri"/>
              </w:rPr>
              <w:t>-20.42</w:t>
            </w:r>
          </w:p>
        </w:tc>
        <w:tc>
          <w:tcPr>
            <w:tcW w:w="992" w:type="dxa"/>
          </w:tcPr>
          <w:p w14:paraId="0A0F6AC4" w14:textId="33BC8199" w:rsidR="00D2733E" w:rsidRPr="004F3B18" w:rsidRDefault="00825B74" w:rsidP="00B260E9">
            <w:pPr>
              <w:jc w:val="center"/>
              <w:rPr>
                <w:rFonts w:ascii="Calibri" w:hAnsi="Calibri" w:cs="Calibri"/>
              </w:rPr>
            </w:pPr>
            <w:r w:rsidRPr="004F3B18">
              <w:rPr>
                <w:rFonts w:ascii="Calibri" w:hAnsi="Calibri" w:cs="Calibri"/>
              </w:rPr>
              <w:t>10.19</w:t>
            </w:r>
          </w:p>
        </w:tc>
        <w:tc>
          <w:tcPr>
            <w:tcW w:w="941" w:type="dxa"/>
          </w:tcPr>
          <w:p w14:paraId="0C7F8CF7" w14:textId="4F7A8362" w:rsidR="00D2733E" w:rsidRPr="004F3B18" w:rsidRDefault="00825B74" w:rsidP="00B260E9">
            <w:pPr>
              <w:jc w:val="center"/>
              <w:rPr>
                <w:rFonts w:ascii="Calibri" w:hAnsi="Calibri" w:cs="Calibri"/>
              </w:rPr>
            </w:pPr>
            <w:r w:rsidRPr="004F3B18">
              <w:rPr>
                <w:rFonts w:ascii="Calibri" w:hAnsi="Calibri" w:cs="Calibri"/>
              </w:rPr>
              <w:t>-58.75</w:t>
            </w:r>
          </w:p>
        </w:tc>
      </w:tr>
      <w:tr w:rsidR="00D2733E" w:rsidRPr="004F3B18" w14:paraId="5FCE4512" w14:textId="77777777" w:rsidTr="00B260E9">
        <w:tc>
          <w:tcPr>
            <w:tcW w:w="703" w:type="dxa"/>
            <w:vMerge/>
          </w:tcPr>
          <w:p w14:paraId="4C4224C1" w14:textId="77777777" w:rsidR="00D2733E" w:rsidRPr="004F3B18" w:rsidRDefault="00D2733E" w:rsidP="00B260E9">
            <w:pPr>
              <w:jc w:val="center"/>
              <w:rPr>
                <w:rFonts w:ascii="Calibri" w:hAnsi="Calibri" w:cs="Calibri"/>
              </w:rPr>
            </w:pPr>
          </w:p>
        </w:tc>
        <w:tc>
          <w:tcPr>
            <w:tcW w:w="1124" w:type="dxa"/>
            <w:vMerge/>
          </w:tcPr>
          <w:p w14:paraId="2088CE1E" w14:textId="77777777" w:rsidR="00D2733E" w:rsidRPr="004F3B18" w:rsidRDefault="00D2733E" w:rsidP="00B260E9">
            <w:pPr>
              <w:jc w:val="center"/>
              <w:rPr>
                <w:rFonts w:ascii="Calibri" w:hAnsi="Calibri" w:cs="Calibri"/>
              </w:rPr>
            </w:pPr>
          </w:p>
        </w:tc>
        <w:tc>
          <w:tcPr>
            <w:tcW w:w="851" w:type="dxa"/>
          </w:tcPr>
          <w:p w14:paraId="3B580BBF"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3BC776BA" w14:textId="0F7F14E5" w:rsidR="00D2733E" w:rsidRPr="004F3B18" w:rsidRDefault="00867691" w:rsidP="00B260E9">
            <w:pPr>
              <w:jc w:val="center"/>
              <w:rPr>
                <w:rFonts w:ascii="Calibri" w:hAnsi="Calibri" w:cs="Calibri"/>
              </w:rPr>
            </w:pPr>
            <w:r w:rsidRPr="004F3B18">
              <w:rPr>
                <w:rFonts w:ascii="Calibri" w:hAnsi="Calibri" w:cs="Calibri"/>
              </w:rPr>
              <w:t>1.44</w:t>
            </w:r>
          </w:p>
        </w:tc>
        <w:tc>
          <w:tcPr>
            <w:tcW w:w="671" w:type="dxa"/>
          </w:tcPr>
          <w:p w14:paraId="6E229D54" w14:textId="3BF95F4F" w:rsidR="00D2733E" w:rsidRPr="004F3B18" w:rsidRDefault="00867691" w:rsidP="00B260E9">
            <w:pPr>
              <w:jc w:val="center"/>
              <w:rPr>
                <w:rFonts w:ascii="Calibri" w:hAnsi="Calibri" w:cs="Calibri"/>
              </w:rPr>
            </w:pPr>
            <w:r w:rsidRPr="004F3B18">
              <w:rPr>
                <w:rFonts w:ascii="Calibri" w:hAnsi="Calibri" w:cs="Calibri"/>
              </w:rPr>
              <w:t>0.97</w:t>
            </w:r>
          </w:p>
        </w:tc>
        <w:tc>
          <w:tcPr>
            <w:tcW w:w="1285" w:type="dxa"/>
          </w:tcPr>
          <w:p w14:paraId="40FA7E9A" w14:textId="21D5EB1F" w:rsidR="00D2733E" w:rsidRPr="004F3B18" w:rsidRDefault="00867691" w:rsidP="00B260E9">
            <w:pPr>
              <w:jc w:val="center"/>
              <w:rPr>
                <w:rFonts w:ascii="Calibri" w:hAnsi="Calibri" w:cs="Calibri"/>
              </w:rPr>
            </w:pPr>
            <w:r w:rsidRPr="004F3B18">
              <w:rPr>
                <w:rFonts w:ascii="Calibri" w:hAnsi="Calibri" w:cs="Calibri"/>
              </w:rPr>
              <w:t>0.16</w:t>
            </w:r>
          </w:p>
        </w:tc>
        <w:tc>
          <w:tcPr>
            <w:tcW w:w="850" w:type="dxa"/>
          </w:tcPr>
          <w:p w14:paraId="64D7A0C0" w14:textId="55F226EB" w:rsidR="00D2733E" w:rsidRPr="004F3B18" w:rsidRDefault="00867691" w:rsidP="00B260E9">
            <w:pPr>
              <w:jc w:val="center"/>
              <w:rPr>
                <w:rFonts w:ascii="Calibri" w:hAnsi="Calibri" w:cs="Calibri"/>
              </w:rPr>
            </w:pPr>
            <w:r w:rsidRPr="004F3B18">
              <w:rPr>
                <w:rFonts w:ascii="Calibri" w:hAnsi="Calibri" w:cs="Calibri"/>
              </w:rPr>
              <w:t>2.02</w:t>
            </w:r>
          </w:p>
        </w:tc>
        <w:tc>
          <w:tcPr>
            <w:tcW w:w="851" w:type="dxa"/>
          </w:tcPr>
          <w:p w14:paraId="3F3ED88A" w14:textId="2A042FD7" w:rsidR="00D2733E" w:rsidRPr="004F3B18" w:rsidRDefault="00867691" w:rsidP="00B260E9">
            <w:pPr>
              <w:jc w:val="center"/>
              <w:rPr>
                <w:rFonts w:ascii="Calibri" w:hAnsi="Calibri" w:cs="Calibri"/>
              </w:rPr>
            </w:pPr>
            <w:r w:rsidRPr="004F3B18">
              <w:rPr>
                <w:rFonts w:ascii="Calibri" w:hAnsi="Calibri" w:cs="Calibri"/>
              </w:rPr>
              <w:t>-1.84</w:t>
            </w:r>
          </w:p>
        </w:tc>
        <w:tc>
          <w:tcPr>
            <w:tcW w:w="992" w:type="dxa"/>
          </w:tcPr>
          <w:p w14:paraId="69060A76" w14:textId="05D6FC2F" w:rsidR="00D2733E" w:rsidRPr="004F3B18" w:rsidRDefault="00867691" w:rsidP="00B260E9">
            <w:pPr>
              <w:jc w:val="center"/>
              <w:rPr>
                <w:rFonts w:ascii="Calibri" w:hAnsi="Calibri" w:cs="Calibri"/>
              </w:rPr>
            </w:pPr>
            <w:r w:rsidRPr="004F3B18">
              <w:rPr>
                <w:rFonts w:ascii="Calibri" w:hAnsi="Calibri" w:cs="Calibri"/>
              </w:rPr>
              <w:t>5.18</w:t>
            </w:r>
          </w:p>
        </w:tc>
        <w:tc>
          <w:tcPr>
            <w:tcW w:w="941" w:type="dxa"/>
          </w:tcPr>
          <w:p w14:paraId="27CC3306" w14:textId="3301E8C9" w:rsidR="00D2733E" w:rsidRPr="004F3B18" w:rsidRDefault="00867691" w:rsidP="00B260E9">
            <w:pPr>
              <w:jc w:val="center"/>
              <w:rPr>
                <w:rFonts w:ascii="Calibri" w:hAnsi="Calibri" w:cs="Calibri"/>
              </w:rPr>
            </w:pPr>
            <w:r w:rsidRPr="004F3B18">
              <w:rPr>
                <w:rFonts w:ascii="Calibri" w:hAnsi="Calibri" w:cs="Calibri"/>
              </w:rPr>
              <w:t>-17.24</w:t>
            </w:r>
          </w:p>
        </w:tc>
      </w:tr>
      <w:tr w:rsidR="00D2733E" w:rsidRPr="004F3B18" w14:paraId="728A6041" w14:textId="77777777" w:rsidTr="00B260E9">
        <w:tc>
          <w:tcPr>
            <w:tcW w:w="703" w:type="dxa"/>
            <w:vMerge/>
          </w:tcPr>
          <w:p w14:paraId="073C9FDB" w14:textId="77777777" w:rsidR="00D2733E" w:rsidRPr="004F3B18" w:rsidRDefault="00D2733E" w:rsidP="00B260E9">
            <w:pPr>
              <w:jc w:val="center"/>
              <w:rPr>
                <w:rFonts w:ascii="Calibri" w:hAnsi="Calibri" w:cs="Calibri"/>
              </w:rPr>
            </w:pPr>
          </w:p>
        </w:tc>
        <w:tc>
          <w:tcPr>
            <w:tcW w:w="1124" w:type="dxa"/>
            <w:vMerge/>
          </w:tcPr>
          <w:p w14:paraId="3BCD3FA5" w14:textId="77777777" w:rsidR="00D2733E" w:rsidRPr="004F3B18" w:rsidRDefault="00D2733E" w:rsidP="00B260E9">
            <w:pPr>
              <w:jc w:val="center"/>
              <w:rPr>
                <w:rFonts w:ascii="Calibri" w:hAnsi="Calibri" w:cs="Calibri"/>
              </w:rPr>
            </w:pPr>
          </w:p>
        </w:tc>
        <w:tc>
          <w:tcPr>
            <w:tcW w:w="851" w:type="dxa"/>
          </w:tcPr>
          <w:p w14:paraId="4C0F616D"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05196D31" w14:textId="13C3A193" w:rsidR="00D2733E" w:rsidRPr="004F3B18" w:rsidRDefault="00950E72" w:rsidP="00B260E9">
            <w:pPr>
              <w:jc w:val="center"/>
              <w:rPr>
                <w:rFonts w:ascii="Calibri" w:hAnsi="Calibri" w:cs="Calibri"/>
              </w:rPr>
            </w:pPr>
            <w:r w:rsidRPr="004F3B18">
              <w:rPr>
                <w:rFonts w:ascii="Calibri" w:hAnsi="Calibri" w:cs="Calibri"/>
              </w:rPr>
              <w:t>1.49</w:t>
            </w:r>
          </w:p>
        </w:tc>
        <w:tc>
          <w:tcPr>
            <w:tcW w:w="671" w:type="dxa"/>
          </w:tcPr>
          <w:p w14:paraId="3B7E9511" w14:textId="51ADE729" w:rsidR="00D2733E" w:rsidRPr="004F3B18" w:rsidRDefault="00950E72" w:rsidP="00B260E9">
            <w:pPr>
              <w:jc w:val="center"/>
              <w:rPr>
                <w:rFonts w:ascii="Calibri" w:hAnsi="Calibri" w:cs="Calibri"/>
              </w:rPr>
            </w:pPr>
            <w:r w:rsidRPr="004F3B18">
              <w:rPr>
                <w:rFonts w:ascii="Calibri" w:hAnsi="Calibri" w:cs="Calibri"/>
              </w:rPr>
              <w:t>0.97</w:t>
            </w:r>
          </w:p>
        </w:tc>
        <w:tc>
          <w:tcPr>
            <w:tcW w:w="1285" w:type="dxa"/>
          </w:tcPr>
          <w:p w14:paraId="022983B9" w14:textId="1FB2648A" w:rsidR="00D2733E" w:rsidRPr="004F3B18" w:rsidRDefault="00950E72" w:rsidP="00B260E9">
            <w:pPr>
              <w:jc w:val="center"/>
              <w:rPr>
                <w:rFonts w:ascii="Calibri" w:hAnsi="Calibri" w:cs="Calibri"/>
              </w:rPr>
            </w:pPr>
            <w:r w:rsidRPr="004F3B18">
              <w:rPr>
                <w:rFonts w:ascii="Calibri" w:hAnsi="Calibri" w:cs="Calibri"/>
              </w:rPr>
              <w:t>1.35</w:t>
            </w:r>
          </w:p>
        </w:tc>
        <w:tc>
          <w:tcPr>
            <w:tcW w:w="850" w:type="dxa"/>
          </w:tcPr>
          <w:p w14:paraId="0DAEFBD2" w14:textId="7E0D82FE" w:rsidR="00D2733E" w:rsidRPr="004F3B18" w:rsidRDefault="00F716E6" w:rsidP="00B260E9">
            <w:pPr>
              <w:jc w:val="center"/>
              <w:rPr>
                <w:rFonts w:ascii="Calibri" w:hAnsi="Calibri" w:cs="Calibri"/>
              </w:rPr>
            </w:pPr>
            <w:r w:rsidRPr="004F3B18">
              <w:rPr>
                <w:rFonts w:ascii="Calibri" w:hAnsi="Calibri" w:cs="Calibri"/>
              </w:rPr>
              <w:t>7.11</w:t>
            </w:r>
          </w:p>
        </w:tc>
        <w:tc>
          <w:tcPr>
            <w:tcW w:w="851" w:type="dxa"/>
          </w:tcPr>
          <w:p w14:paraId="0CFF4FD5" w14:textId="19AA60EE" w:rsidR="00D2733E" w:rsidRPr="004F3B18" w:rsidRDefault="00F716E6" w:rsidP="00B260E9">
            <w:pPr>
              <w:jc w:val="center"/>
              <w:rPr>
                <w:rFonts w:ascii="Calibri" w:hAnsi="Calibri" w:cs="Calibri"/>
              </w:rPr>
            </w:pPr>
            <w:r w:rsidRPr="004F3B18">
              <w:rPr>
                <w:rFonts w:ascii="Calibri" w:hAnsi="Calibri" w:cs="Calibri"/>
              </w:rPr>
              <w:t>-24.7</w:t>
            </w:r>
          </w:p>
        </w:tc>
        <w:tc>
          <w:tcPr>
            <w:tcW w:w="992" w:type="dxa"/>
          </w:tcPr>
          <w:p w14:paraId="39A64CC3" w14:textId="51EC8FCB" w:rsidR="00D2733E" w:rsidRPr="004F3B18" w:rsidRDefault="00F716E6" w:rsidP="00B260E9">
            <w:pPr>
              <w:jc w:val="center"/>
              <w:rPr>
                <w:rFonts w:ascii="Calibri" w:hAnsi="Calibri" w:cs="Calibri"/>
              </w:rPr>
            </w:pPr>
            <w:r w:rsidRPr="004F3B18">
              <w:rPr>
                <w:rFonts w:ascii="Calibri" w:hAnsi="Calibri" w:cs="Calibri"/>
              </w:rPr>
              <w:t>11.89</w:t>
            </w:r>
          </w:p>
        </w:tc>
        <w:tc>
          <w:tcPr>
            <w:tcW w:w="941" w:type="dxa"/>
          </w:tcPr>
          <w:p w14:paraId="3BDB9906" w14:textId="170A90BB" w:rsidR="00D2733E" w:rsidRPr="004F3B18" w:rsidRDefault="00F716E6" w:rsidP="00B260E9">
            <w:pPr>
              <w:jc w:val="center"/>
              <w:rPr>
                <w:rFonts w:ascii="Calibri" w:hAnsi="Calibri" w:cs="Calibri"/>
              </w:rPr>
            </w:pPr>
            <w:r w:rsidRPr="004F3B18">
              <w:rPr>
                <w:rFonts w:ascii="Calibri" w:hAnsi="Calibri" w:cs="Calibri"/>
              </w:rPr>
              <w:t>-82.43</w:t>
            </w:r>
          </w:p>
        </w:tc>
      </w:tr>
      <w:tr w:rsidR="00D2733E" w:rsidRPr="004F3B18" w14:paraId="38662909" w14:textId="77777777" w:rsidTr="00B260E9">
        <w:tc>
          <w:tcPr>
            <w:tcW w:w="703" w:type="dxa"/>
            <w:vMerge/>
          </w:tcPr>
          <w:p w14:paraId="419B9F17" w14:textId="77777777" w:rsidR="00D2733E" w:rsidRPr="004F3B18" w:rsidRDefault="00D2733E" w:rsidP="00B260E9">
            <w:pPr>
              <w:jc w:val="center"/>
              <w:rPr>
                <w:rFonts w:ascii="Calibri" w:hAnsi="Calibri" w:cs="Calibri"/>
              </w:rPr>
            </w:pPr>
          </w:p>
        </w:tc>
        <w:tc>
          <w:tcPr>
            <w:tcW w:w="1124" w:type="dxa"/>
            <w:vMerge w:val="restart"/>
          </w:tcPr>
          <w:p w14:paraId="0A330A67"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6322CB1C"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48D6EC21" w14:textId="1B454302" w:rsidR="00D2733E" w:rsidRPr="004F3B18" w:rsidRDefault="00A45D39" w:rsidP="00B260E9">
            <w:pPr>
              <w:jc w:val="center"/>
              <w:rPr>
                <w:rFonts w:ascii="Calibri" w:hAnsi="Calibri" w:cs="Calibri"/>
              </w:rPr>
            </w:pPr>
            <w:r w:rsidRPr="004F3B18">
              <w:rPr>
                <w:rFonts w:ascii="Calibri" w:hAnsi="Calibri" w:cs="Calibri"/>
              </w:rPr>
              <w:t>1.51</w:t>
            </w:r>
          </w:p>
        </w:tc>
        <w:tc>
          <w:tcPr>
            <w:tcW w:w="671" w:type="dxa"/>
          </w:tcPr>
          <w:p w14:paraId="782D8A99" w14:textId="47F070E8" w:rsidR="00D2733E" w:rsidRPr="004F3B18" w:rsidRDefault="00A45D39" w:rsidP="00B260E9">
            <w:pPr>
              <w:jc w:val="center"/>
              <w:rPr>
                <w:rFonts w:ascii="Calibri" w:hAnsi="Calibri" w:cs="Calibri"/>
              </w:rPr>
            </w:pPr>
            <w:r w:rsidRPr="004F3B18">
              <w:rPr>
                <w:rFonts w:ascii="Calibri" w:hAnsi="Calibri" w:cs="Calibri"/>
              </w:rPr>
              <w:t>0.97</w:t>
            </w:r>
          </w:p>
        </w:tc>
        <w:tc>
          <w:tcPr>
            <w:tcW w:w="1285" w:type="dxa"/>
          </w:tcPr>
          <w:p w14:paraId="062AFCE8" w14:textId="2BC30476" w:rsidR="00D2733E" w:rsidRPr="004F3B18" w:rsidRDefault="00501B94" w:rsidP="00B260E9">
            <w:pPr>
              <w:jc w:val="center"/>
              <w:rPr>
                <w:rFonts w:ascii="Calibri" w:hAnsi="Calibri" w:cs="Calibri"/>
              </w:rPr>
            </w:pPr>
            <w:r w:rsidRPr="004F3B18">
              <w:rPr>
                <w:rFonts w:ascii="Calibri" w:hAnsi="Calibri" w:cs="Calibri"/>
              </w:rPr>
              <w:t>1.01</w:t>
            </w:r>
          </w:p>
        </w:tc>
        <w:tc>
          <w:tcPr>
            <w:tcW w:w="850" w:type="dxa"/>
          </w:tcPr>
          <w:p w14:paraId="3A35045B" w14:textId="6DACE8FF" w:rsidR="00D2733E" w:rsidRPr="004F3B18" w:rsidRDefault="00501B94" w:rsidP="00B260E9">
            <w:pPr>
              <w:jc w:val="center"/>
              <w:rPr>
                <w:rFonts w:ascii="Calibri" w:hAnsi="Calibri" w:cs="Calibri"/>
              </w:rPr>
            </w:pPr>
            <w:r w:rsidRPr="004F3B18">
              <w:rPr>
                <w:rFonts w:ascii="Calibri" w:hAnsi="Calibri" w:cs="Calibri"/>
              </w:rPr>
              <w:t>4.44</w:t>
            </w:r>
          </w:p>
        </w:tc>
        <w:tc>
          <w:tcPr>
            <w:tcW w:w="851" w:type="dxa"/>
          </w:tcPr>
          <w:p w14:paraId="1EF4FA1E" w14:textId="4744D891" w:rsidR="00D2733E" w:rsidRPr="004F3B18" w:rsidRDefault="00501B94" w:rsidP="00B260E9">
            <w:pPr>
              <w:jc w:val="center"/>
              <w:rPr>
                <w:rFonts w:ascii="Calibri" w:hAnsi="Calibri" w:cs="Calibri"/>
              </w:rPr>
            </w:pPr>
            <w:r w:rsidRPr="004F3B18">
              <w:rPr>
                <w:rFonts w:ascii="Calibri" w:hAnsi="Calibri" w:cs="Calibri"/>
              </w:rPr>
              <w:t>-8.58</w:t>
            </w:r>
          </w:p>
        </w:tc>
        <w:tc>
          <w:tcPr>
            <w:tcW w:w="992" w:type="dxa"/>
          </w:tcPr>
          <w:p w14:paraId="372C0952" w14:textId="73145B06" w:rsidR="00D2733E" w:rsidRPr="004F3B18" w:rsidRDefault="00501B94" w:rsidP="00B260E9">
            <w:pPr>
              <w:jc w:val="center"/>
              <w:rPr>
                <w:rFonts w:ascii="Calibri" w:hAnsi="Calibri" w:cs="Calibri"/>
              </w:rPr>
            </w:pPr>
            <w:r w:rsidRPr="004F3B18">
              <w:rPr>
                <w:rFonts w:ascii="Calibri" w:hAnsi="Calibri" w:cs="Calibri"/>
              </w:rPr>
              <w:t>6.17</w:t>
            </w:r>
          </w:p>
        </w:tc>
        <w:tc>
          <w:tcPr>
            <w:tcW w:w="941" w:type="dxa"/>
          </w:tcPr>
          <w:p w14:paraId="2F6E6003" w14:textId="1B3728C9" w:rsidR="00D2733E" w:rsidRPr="004F3B18" w:rsidRDefault="00501B94" w:rsidP="00B260E9">
            <w:pPr>
              <w:jc w:val="center"/>
              <w:rPr>
                <w:rFonts w:ascii="Calibri" w:hAnsi="Calibri" w:cs="Calibri"/>
              </w:rPr>
            </w:pPr>
            <w:r w:rsidRPr="004F3B18">
              <w:rPr>
                <w:rFonts w:ascii="Calibri" w:hAnsi="Calibri" w:cs="Calibri"/>
              </w:rPr>
              <w:t>-20.3</w:t>
            </w:r>
          </w:p>
        </w:tc>
      </w:tr>
      <w:tr w:rsidR="00D2733E" w:rsidRPr="004F3B18" w14:paraId="0D409741" w14:textId="77777777" w:rsidTr="00B260E9">
        <w:tc>
          <w:tcPr>
            <w:tcW w:w="703" w:type="dxa"/>
            <w:vMerge/>
          </w:tcPr>
          <w:p w14:paraId="4240FEDC" w14:textId="77777777" w:rsidR="00D2733E" w:rsidRPr="004F3B18" w:rsidRDefault="00D2733E" w:rsidP="00B260E9">
            <w:pPr>
              <w:jc w:val="center"/>
              <w:rPr>
                <w:rFonts w:ascii="Calibri" w:hAnsi="Calibri" w:cs="Calibri"/>
              </w:rPr>
            </w:pPr>
          </w:p>
        </w:tc>
        <w:tc>
          <w:tcPr>
            <w:tcW w:w="1124" w:type="dxa"/>
            <w:vMerge/>
          </w:tcPr>
          <w:p w14:paraId="527E076D" w14:textId="77777777" w:rsidR="00D2733E" w:rsidRPr="004F3B18" w:rsidRDefault="00D2733E" w:rsidP="00B260E9">
            <w:pPr>
              <w:jc w:val="center"/>
              <w:rPr>
                <w:rFonts w:ascii="Calibri" w:hAnsi="Calibri" w:cs="Calibri"/>
              </w:rPr>
            </w:pPr>
          </w:p>
        </w:tc>
        <w:tc>
          <w:tcPr>
            <w:tcW w:w="851" w:type="dxa"/>
          </w:tcPr>
          <w:p w14:paraId="47EFC1B4"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53E6FFD0" w14:textId="2CA0455B" w:rsidR="00D2733E" w:rsidRPr="004F3B18" w:rsidRDefault="002446BC" w:rsidP="00B260E9">
            <w:pPr>
              <w:jc w:val="center"/>
              <w:rPr>
                <w:rFonts w:ascii="Calibri" w:hAnsi="Calibri" w:cs="Calibri"/>
              </w:rPr>
            </w:pPr>
            <w:r w:rsidRPr="004F3B18">
              <w:rPr>
                <w:rFonts w:ascii="Calibri" w:hAnsi="Calibri" w:cs="Calibri"/>
              </w:rPr>
              <w:t>1.44</w:t>
            </w:r>
          </w:p>
        </w:tc>
        <w:tc>
          <w:tcPr>
            <w:tcW w:w="671" w:type="dxa"/>
          </w:tcPr>
          <w:p w14:paraId="5FF0BE34" w14:textId="27522EA4" w:rsidR="00D2733E" w:rsidRPr="004F3B18" w:rsidRDefault="002446BC" w:rsidP="00B260E9">
            <w:pPr>
              <w:jc w:val="center"/>
              <w:rPr>
                <w:rFonts w:ascii="Calibri" w:hAnsi="Calibri" w:cs="Calibri"/>
              </w:rPr>
            </w:pPr>
            <w:r w:rsidRPr="004F3B18">
              <w:rPr>
                <w:rFonts w:ascii="Calibri" w:hAnsi="Calibri" w:cs="Calibri"/>
              </w:rPr>
              <w:t>0.97</w:t>
            </w:r>
          </w:p>
        </w:tc>
        <w:tc>
          <w:tcPr>
            <w:tcW w:w="1285" w:type="dxa"/>
          </w:tcPr>
          <w:p w14:paraId="31BDC375" w14:textId="489F9762" w:rsidR="00D2733E" w:rsidRPr="004F3B18" w:rsidRDefault="008953BA" w:rsidP="00B260E9">
            <w:pPr>
              <w:jc w:val="center"/>
              <w:rPr>
                <w:rFonts w:ascii="Calibri" w:hAnsi="Calibri" w:cs="Calibri"/>
              </w:rPr>
            </w:pPr>
            <w:r w:rsidRPr="004F3B18">
              <w:rPr>
                <w:rFonts w:ascii="Calibri" w:hAnsi="Calibri" w:cs="Calibri"/>
              </w:rPr>
              <w:t>1.33</w:t>
            </w:r>
          </w:p>
        </w:tc>
        <w:tc>
          <w:tcPr>
            <w:tcW w:w="850" w:type="dxa"/>
          </w:tcPr>
          <w:p w14:paraId="58002EED" w14:textId="155B1624" w:rsidR="00D2733E" w:rsidRPr="004F3B18" w:rsidRDefault="008953BA" w:rsidP="00B260E9">
            <w:pPr>
              <w:jc w:val="center"/>
              <w:rPr>
                <w:rFonts w:ascii="Calibri" w:hAnsi="Calibri" w:cs="Calibri"/>
              </w:rPr>
            </w:pPr>
            <w:r w:rsidRPr="004F3B18">
              <w:rPr>
                <w:rFonts w:ascii="Calibri" w:hAnsi="Calibri" w:cs="Calibri"/>
              </w:rPr>
              <w:t>6.74</w:t>
            </w:r>
          </w:p>
        </w:tc>
        <w:tc>
          <w:tcPr>
            <w:tcW w:w="851" w:type="dxa"/>
          </w:tcPr>
          <w:p w14:paraId="1A15289F" w14:textId="09AE40A6" w:rsidR="00D2733E" w:rsidRPr="004F3B18" w:rsidRDefault="008953BA" w:rsidP="00B260E9">
            <w:pPr>
              <w:jc w:val="center"/>
              <w:rPr>
                <w:rFonts w:ascii="Calibri" w:hAnsi="Calibri" w:cs="Calibri"/>
              </w:rPr>
            </w:pPr>
            <w:r w:rsidRPr="004F3B18">
              <w:rPr>
                <w:rFonts w:ascii="Calibri" w:hAnsi="Calibri" w:cs="Calibri"/>
              </w:rPr>
              <w:t>-21.73</w:t>
            </w:r>
          </w:p>
        </w:tc>
        <w:tc>
          <w:tcPr>
            <w:tcW w:w="992" w:type="dxa"/>
          </w:tcPr>
          <w:p w14:paraId="38C40C2B" w14:textId="5B44CD4B" w:rsidR="00D2733E" w:rsidRPr="004F3B18" w:rsidRDefault="008953BA" w:rsidP="00B260E9">
            <w:pPr>
              <w:jc w:val="center"/>
              <w:rPr>
                <w:rFonts w:ascii="Calibri" w:hAnsi="Calibri" w:cs="Calibri"/>
              </w:rPr>
            </w:pPr>
            <w:r w:rsidRPr="004F3B18">
              <w:rPr>
                <w:rFonts w:ascii="Calibri" w:hAnsi="Calibri" w:cs="Calibri"/>
              </w:rPr>
              <w:t>10.18</w:t>
            </w:r>
          </w:p>
        </w:tc>
        <w:tc>
          <w:tcPr>
            <w:tcW w:w="941" w:type="dxa"/>
          </w:tcPr>
          <w:p w14:paraId="54138E22" w14:textId="1DCFB881" w:rsidR="00D2733E" w:rsidRPr="004F3B18" w:rsidRDefault="008953BA" w:rsidP="00B260E9">
            <w:pPr>
              <w:jc w:val="center"/>
              <w:rPr>
                <w:rFonts w:ascii="Calibri" w:hAnsi="Calibri" w:cs="Calibri"/>
              </w:rPr>
            </w:pPr>
            <w:r w:rsidRPr="004F3B18">
              <w:rPr>
                <w:rFonts w:ascii="Calibri" w:hAnsi="Calibri" w:cs="Calibri"/>
              </w:rPr>
              <w:t>-57.67</w:t>
            </w:r>
          </w:p>
        </w:tc>
      </w:tr>
      <w:tr w:rsidR="00D2733E" w:rsidRPr="004F3B18" w14:paraId="27FD253D" w14:textId="77777777" w:rsidTr="00B260E9">
        <w:tc>
          <w:tcPr>
            <w:tcW w:w="703" w:type="dxa"/>
            <w:vMerge/>
          </w:tcPr>
          <w:p w14:paraId="01F7577B" w14:textId="77777777" w:rsidR="00D2733E" w:rsidRPr="004F3B18" w:rsidRDefault="00D2733E" w:rsidP="00B260E9">
            <w:pPr>
              <w:jc w:val="center"/>
              <w:rPr>
                <w:rFonts w:ascii="Calibri" w:hAnsi="Calibri" w:cs="Calibri"/>
              </w:rPr>
            </w:pPr>
          </w:p>
        </w:tc>
        <w:tc>
          <w:tcPr>
            <w:tcW w:w="1124" w:type="dxa"/>
            <w:vMerge/>
          </w:tcPr>
          <w:p w14:paraId="08E3CC60" w14:textId="77777777" w:rsidR="00D2733E" w:rsidRPr="004F3B18" w:rsidRDefault="00D2733E" w:rsidP="00B260E9">
            <w:pPr>
              <w:jc w:val="center"/>
              <w:rPr>
                <w:rFonts w:ascii="Calibri" w:hAnsi="Calibri" w:cs="Calibri"/>
              </w:rPr>
            </w:pPr>
          </w:p>
        </w:tc>
        <w:tc>
          <w:tcPr>
            <w:tcW w:w="851" w:type="dxa"/>
          </w:tcPr>
          <w:p w14:paraId="26242551"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53B865DD" w14:textId="4211DBE6" w:rsidR="00D2733E" w:rsidRPr="004F3B18" w:rsidRDefault="00073F0E" w:rsidP="00B260E9">
            <w:pPr>
              <w:jc w:val="center"/>
              <w:rPr>
                <w:rFonts w:ascii="Calibri" w:hAnsi="Calibri" w:cs="Calibri"/>
              </w:rPr>
            </w:pPr>
            <w:r w:rsidRPr="004F3B18">
              <w:rPr>
                <w:rFonts w:ascii="Calibri" w:hAnsi="Calibri" w:cs="Calibri"/>
              </w:rPr>
              <w:t>1.42</w:t>
            </w:r>
          </w:p>
        </w:tc>
        <w:tc>
          <w:tcPr>
            <w:tcW w:w="671" w:type="dxa"/>
          </w:tcPr>
          <w:p w14:paraId="6428AAE2" w14:textId="58A43972" w:rsidR="00D2733E" w:rsidRPr="004F3B18" w:rsidRDefault="00073F0E" w:rsidP="00B260E9">
            <w:pPr>
              <w:jc w:val="center"/>
              <w:rPr>
                <w:rFonts w:ascii="Calibri" w:hAnsi="Calibri" w:cs="Calibri"/>
              </w:rPr>
            </w:pPr>
            <w:r w:rsidRPr="004F3B18">
              <w:rPr>
                <w:rFonts w:ascii="Calibri" w:hAnsi="Calibri" w:cs="Calibri"/>
              </w:rPr>
              <w:t>0.97</w:t>
            </w:r>
          </w:p>
        </w:tc>
        <w:tc>
          <w:tcPr>
            <w:tcW w:w="1285" w:type="dxa"/>
          </w:tcPr>
          <w:p w14:paraId="07308F4D" w14:textId="342865D7" w:rsidR="00D2733E" w:rsidRPr="004F3B18" w:rsidRDefault="00073F0E" w:rsidP="00B260E9">
            <w:pPr>
              <w:jc w:val="center"/>
              <w:rPr>
                <w:rFonts w:ascii="Calibri" w:hAnsi="Calibri" w:cs="Calibri"/>
              </w:rPr>
            </w:pPr>
            <w:r w:rsidRPr="004F3B18">
              <w:rPr>
                <w:rFonts w:ascii="Calibri" w:hAnsi="Calibri" w:cs="Calibri"/>
              </w:rPr>
              <w:t>0.67</w:t>
            </w:r>
          </w:p>
        </w:tc>
        <w:tc>
          <w:tcPr>
            <w:tcW w:w="850" w:type="dxa"/>
          </w:tcPr>
          <w:p w14:paraId="6CF61F5D" w14:textId="0DD81099" w:rsidR="00D2733E" w:rsidRPr="004F3B18" w:rsidRDefault="00073F0E" w:rsidP="00B260E9">
            <w:pPr>
              <w:jc w:val="center"/>
              <w:rPr>
                <w:rFonts w:ascii="Calibri" w:hAnsi="Calibri" w:cs="Calibri"/>
              </w:rPr>
            </w:pPr>
            <w:r w:rsidRPr="004F3B18">
              <w:rPr>
                <w:rFonts w:ascii="Calibri" w:hAnsi="Calibri" w:cs="Calibri"/>
              </w:rPr>
              <w:t>2.04</w:t>
            </w:r>
          </w:p>
        </w:tc>
        <w:tc>
          <w:tcPr>
            <w:tcW w:w="851" w:type="dxa"/>
          </w:tcPr>
          <w:p w14:paraId="391E1AF0" w14:textId="10EF7854" w:rsidR="00D2733E" w:rsidRPr="004F3B18" w:rsidRDefault="00073F0E" w:rsidP="00B260E9">
            <w:pPr>
              <w:jc w:val="center"/>
              <w:rPr>
                <w:rFonts w:ascii="Calibri" w:hAnsi="Calibri" w:cs="Calibri"/>
              </w:rPr>
            </w:pPr>
            <w:r w:rsidRPr="004F3B18">
              <w:rPr>
                <w:rFonts w:ascii="Calibri" w:hAnsi="Calibri" w:cs="Calibri"/>
              </w:rPr>
              <w:t>-1.16</w:t>
            </w:r>
          </w:p>
        </w:tc>
        <w:tc>
          <w:tcPr>
            <w:tcW w:w="992" w:type="dxa"/>
          </w:tcPr>
          <w:p w14:paraId="52FC2F3F" w14:textId="01D07AD2" w:rsidR="00D2733E" w:rsidRPr="004F3B18" w:rsidRDefault="00073F0E" w:rsidP="00B260E9">
            <w:pPr>
              <w:jc w:val="center"/>
              <w:rPr>
                <w:rFonts w:ascii="Calibri" w:hAnsi="Calibri" w:cs="Calibri"/>
              </w:rPr>
            </w:pPr>
            <w:r w:rsidRPr="004F3B18">
              <w:rPr>
                <w:rFonts w:ascii="Calibri" w:hAnsi="Calibri" w:cs="Calibri"/>
              </w:rPr>
              <w:t>1.58</w:t>
            </w:r>
          </w:p>
        </w:tc>
        <w:tc>
          <w:tcPr>
            <w:tcW w:w="941" w:type="dxa"/>
          </w:tcPr>
          <w:p w14:paraId="2FAD575C" w14:textId="3D646448" w:rsidR="00D2733E" w:rsidRPr="004F3B18" w:rsidRDefault="00A6537A" w:rsidP="00B260E9">
            <w:pPr>
              <w:jc w:val="center"/>
              <w:rPr>
                <w:rFonts w:ascii="Calibri" w:hAnsi="Calibri" w:cs="Calibri"/>
              </w:rPr>
            </w:pPr>
            <w:r w:rsidRPr="004F3B18">
              <w:rPr>
                <w:rFonts w:ascii="Calibri" w:hAnsi="Calibri" w:cs="Calibri"/>
              </w:rPr>
              <w:t>-0.76</w:t>
            </w:r>
          </w:p>
        </w:tc>
      </w:tr>
      <w:tr w:rsidR="00D2733E" w:rsidRPr="004F3B18" w14:paraId="18EAA47A" w14:textId="77777777" w:rsidTr="00B260E9">
        <w:tc>
          <w:tcPr>
            <w:tcW w:w="703" w:type="dxa"/>
            <w:vMerge/>
          </w:tcPr>
          <w:p w14:paraId="358A4D35" w14:textId="77777777" w:rsidR="00D2733E" w:rsidRPr="004F3B18" w:rsidRDefault="00D2733E" w:rsidP="00B260E9">
            <w:pPr>
              <w:jc w:val="center"/>
              <w:rPr>
                <w:rFonts w:ascii="Calibri" w:hAnsi="Calibri" w:cs="Calibri"/>
              </w:rPr>
            </w:pPr>
          </w:p>
        </w:tc>
        <w:tc>
          <w:tcPr>
            <w:tcW w:w="1124" w:type="dxa"/>
            <w:vMerge/>
          </w:tcPr>
          <w:p w14:paraId="15C0BF00" w14:textId="77777777" w:rsidR="00D2733E" w:rsidRPr="004F3B18" w:rsidRDefault="00D2733E" w:rsidP="00B260E9">
            <w:pPr>
              <w:jc w:val="center"/>
              <w:rPr>
                <w:rFonts w:ascii="Calibri" w:hAnsi="Calibri" w:cs="Calibri"/>
              </w:rPr>
            </w:pPr>
          </w:p>
        </w:tc>
        <w:tc>
          <w:tcPr>
            <w:tcW w:w="851" w:type="dxa"/>
          </w:tcPr>
          <w:p w14:paraId="1E6C2730"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36281B27" w14:textId="1207E0C5" w:rsidR="00D2733E" w:rsidRPr="004F3B18" w:rsidRDefault="00C80ED9" w:rsidP="00B260E9">
            <w:pPr>
              <w:jc w:val="center"/>
              <w:rPr>
                <w:rFonts w:ascii="Calibri" w:hAnsi="Calibri" w:cs="Calibri"/>
              </w:rPr>
            </w:pPr>
            <w:r w:rsidRPr="004F3B18">
              <w:rPr>
                <w:rFonts w:ascii="Calibri" w:hAnsi="Calibri" w:cs="Calibri"/>
              </w:rPr>
              <w:t>1.44</w:t>
            </w:r>
          </w:p>
        </w:tc>
        <w:tc>
          <w:tcPr>
            <w:tcW w:w="671" w:type="dxa"/>
          </w:tcPr>
          <w:p w14:paraId="3BA68248" w14:textId="19361F0A" w:rsidR="00D2733E" w:rsidRPr="004F3B18" w:rsidRDefault="00C80ED9" w:rsidP="00B260E9">
            <w:pPr>
              <w:jc w:val="center"/>
              <w:rPr>
                <w:rFonts w:ascii="Calibri" w:hAnsi="Calibri" w:cs="Calibri"/>
              </w:rPr>
            </w:pPr>
            <w:r w:rsidRPr="004F3B18">
              <w:rPr>
                <w:rFonts w:ascii="Calibri" w:hAnsi="Calibri" w:cs="Calibri"/>
              </w:rPr>
              <w:t>0.97</w:t>
            </w:r>
          </w:p>
        </w:tc>
        <w:tc>
          <w:tcPr>
            <w:tcW w:w="1285" w:type="dxa"/>
          </w:tcPr>
          <w:p w14:paraId="7DE0D932" w14:textId="18E081EB" w:rsidR="00D2733E" w:rsidRPr="004F3B18" w:rsidRDefault="00C80ED9" w:rsidP="00B260E9">
            <w:pPr>
              <w:jc w:val="center"/>
              <w:rPr>
                <w:rFonts w:ascii="Calibri" w:hAnsi="Calibri" w:cs="Calibri"/>
              </w:rPr>
            </w:pPr>
            <w:r w:rsidRPr="004F3B18">
              <w:rPr>
                <w:rFonts w:ascii="Calibri" w:hAnsi="Calibri" w:cs="Calibri"/>
              </w:rPr>
              <w:t>1.01</w:t>
            </w:r>
          </w:p>
        </w:tc>
        <w:tc>
          <w:tcPr>
            <w:tcW w:w="850" w:type="dxa"/>
          </w:tcPr>
          <w:p w14:paraId="35F95996" w14:textId="054DB8F5" w:rsidR="00D2733E" w:rsidRPr="004F3B18" w:rsidRDefault="00C80ED9" w:rsidP="00B260E9">
            <w:pPr>
              <w:jc w:val="center"/>
              <w:rPr>
                <w:rFonts w:ascii="Calibri" w:hAnsi="Calibri" w:cs="Calibri"/>
              </w:rPr>
            </w:pPr>
            <w:r w:rsidRPr="004F3B18">
              <w:rPr>
                <w:rFonts w:ascii="Calibri" w:hAnsi="Calibri" w:cs="Calibri"/>
              </w:rPr>
              <w:t>3.8</w:t>
            </w:r>
            <w:r w:rsidR="00D468FD" w:rsidRPr="004F3B18">
              <w:rPr>
                <w:rFonts w:ascii="Calibri" w:hAnsi="Calibri" w:cs="Calibri"/>
              </w:rPr>
              <w:t>5</w:t>
            </w:r>
          </w:p>
        </w:tc>
        <w:tc>
          <w:tcPr>
            <w:tcW w:w="851" w:type="dxa"/>
          </w:tcPr>
          <w:p w14:paraId="39EEA43D" w14:textId="6C699C36" w:rsidR="00D2733E" w:rsidRPr="004F3B18" w:rsidRDefault="00D468FD" w:rsidP="00B260E9">
            <w:pPr>
              <w:jc w:val="center"/>
              <w:rPr>
                <w:rFonts w:ascii="Calibri" w:hAnsi="Calibri" w:cs="Calibri"/>
              </w:rPr>
            </w:pPr>
            <w:r w:rsidRPr="004F3B18">
              <w:rPr>
                <w:rFonts w:ascii="Calibri" w:hAnsi="Calibri" w:cs="Calibri"/>
              </w:rPr>
              <w:t>-6.17</w:t>
            </w:r>
          </w:p>
        </w:tc>
        <w:tc>
          <w:tcPr>
            <w:tcW w:w="992" w:type="dxa"/>
          </w:tcPr>
          <w:p w14:paraId="131F7C59" w14:textId="1EAAD2CC" w:rsidR="00D2733E" w:rsidRPr="004F3B18" w:rsidRDefault="00D468FD" w:rsidP="00B260E9">
            <w:pPr>
              <w:jc w:val="center"/>
              <w:rPr>
                <w:rFonts w:ascii="Calibri" w:hAnsi="Calibri" w:cs="Calibri"/>
              </w:rPr>
            </w:pPr>
            <w:r w:rsidRPr="004F3B18">
              <w:rPr>
                <w:rFonts w:ascii="Calibri" w:hAnsi="Calibri" w:cs="Calibri"/>
              </w:rPr>
              <w:t>5.32</w:t>
            </w:r>
          </w:p>
        </w:tc>
        <w:tc>
          <w:tcPr>
            <w:tcW w:w="941" w:type="dxa"/>
          </w:tcPr>
          <w:p w14:paraId="39F2210C" w14:textId="562DC9E1" w:rsidR="00D2733E" w:rsidRPr="004F3B18" w:rsidRDefault="00D468FD" w:rsidP="00B260E9">
            <w:pPr>
              <w:jc w:val="center"/>
              <w:rPr>
                <w:rFonts w:ascii="Calibri" w:hAnsi="Calibri" w:cs="Calibri"/>
              </w:rPr>
            </w:pPr>
            <w:r w:rsidRPr="004F3B18">
              <w:rPr>
                <w:rFonts w:ascii="Calibri" w:hAnsi="Calibri" w:cs="Calibri"/>
              </w:rPr>
              <w:t>-15.18</w:t>
            </w:r>
          </w:p>
        </w:tc>
      </w:tr>
      <w:tr w:rsidR="00D2733E" w:rsidRPr="004F3B18" w14:paraId="003474B7" w14:textId="77777777" w:rsidTr="00B260E9">
        <w:tc>
          <w:tcPr>
            <w:tcW w:w="703" w:type="dxa"/>
            <w:vMerge/>
          </w:tcPr>
          <w:p w14:paraId="7CB48AFF" w14:textId="77777777" w:rsidR="00D2733E" w:rsidRPr="004F3B18" w:rsidRDefault="00D2733E" w:rsidP="00B260E9">
            <w:pPr>
              <w:jc w:val="center"/>
              <w:rPr>
                <w:rFonts w:ascii="Calibri" w:hAnsi="Calibri" w:cs="Calibri"/>
              </w:rPr>
            </w:pPr>
          </w:p>
        </w:tc>
        <w:tc>
          <w:tcPr>
            <w:tcW w:w="1124" w:type="dxa"/>
            <w:vMerge w:val="restart"/>
          </w:tcPr>
          <w:p w14:paraId="35455F0F"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415C9732"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18211D5A" w14:textId="16CC7B8E" w:rsidR="00D2733E" w:rsidRPr="004F3B18" w:rsidRDefault="00AE61E1" w:rsidP="00B260E9">
            <w:pPr>
              <w:jc w:val="center"/>
              <w:rPr>
                <w:rFonts w:ascii="Calibri" w:hAnsi="Calibri" w:cs="Calibri"/>
              </w:rPr>
            </w:pPr>
            <w:r w:rsidRPr="004F3B18">
              <w:rPr>
                <w:rFonts w:ascii="Calibri" w:hAnsi="Calibri" w:cs="Calibri"/>
              </w:rPr>
              <w:t>1.5</w:t>
            </w:r>
          </w:p>
        </w:tc>
        <w:tc>
          <w:tcPr>
            <w:tcW w:w="671" w:type="dxa"/>
          </w:tcPr>
          <w:p w14:paraId="496FC469" w14:textId="13BF9884" w:rsidR="00D2733E" w:rsidRPr="004F3B18" w:rsidRDefault="00AE61E1" w:rsidP="00B260E9">
            <w:pPr>
              <w:jc w:val="center"/>
              <w:rPr>
                <w:rFonts w:ascii="Calibri" w:hAnsi="Calibri" w:cs="Calibri"/>
              </w:rPr>
            </w:pPr>
            <w:r w:rsidRPr="004F3B18">
              <w:rPr>
                <w:rFonts w:ascii="Calibri" w:hAnsi="Calibri" w:cs="Calibri"/>
              </w:rPr>
              <w:t>0.97</w:t>
            </w:r>
          </w:p>
        </w:tc>
        <w:tc>
          <w:tcPr>
            <w:tcW w:w="1285" w:type="dxa"/>
          </w:tcPr>
          <w:p w14:paraId="5FCECB41" w14:textId="321818B2" w:rsidR="00D2733E" w:rsidRPr="004F3B18" w:rsidRDefault="007552B1" w:rsidP="00B260E9">
            <w:pPr>
              <w:jc w:val="center"/>
              <w:rPr>
                <w:rFonts w:ascii="Calibri" w:hAnsi="Calibri" w:cs="Calibri"/>
              </w:rPr>
            </w:pPr>
            <w:r w:rsidRPr="004F3B18">
              <w:rPr>
                <w:rFonts w:ascii="Calibri" w:hAnsi="Calibri" w:cs="Calibri"/>
              </w:rPr>
              <w:t>1.09</w:t>
            </w:r>
          </w:p>
        </w:tc>
        <w:tc>
          <w:tcPr>
            <w:tcW w:w="850" w:type="dxa"/>
          </w:tcPr>
          <w:p w14:paraId="1B587806" w14:textId="0FE1A160" w:rsidR="00D2733E" w:rsidRPr="004F3B18" w:rsidRDefault="007552B1" w:rsidP="00B260E9">
            <w:pPr>
              <w:jc w:val="center"/>
              <w:rPr>
                <w:rFonts w:ascii="Calibri" w:hAnsi="Calibri" w:cs="Calibri"/>
              </w:rPr>
            </w:pPr>
            <w:r w:rsidRPr="004F3B18">
              <w:rPr>
                <w:rFonts w:ascii="Calibri" w:hAnsi="Calibri" w:cs="Calibri"/>
              </w:rPr>
              <w:t>4.52</w:t>
            </w:r>
          </w:p>
        </w:tc>
        <w:tc>
          <w:tcPr>
            <w:tcW w:w="851" w:type="dxa"/>
          </w:tcPr>
          <w:p w14:paraId="2C0137E0" w14:textId="04A52FA4" w:rsidR="00D2733E" w:rsidRPr="004F3B18" w:rsidRDefault="007552B1" w:rsidP="00B260E9">
            <w:pPr>
              <w:jc w:val="center"/>
              <w:rPr>
                <w:rFonts w:ascii="Calibri" w:hAnsi="Calibri" w:cs="Calibri"/>
              </w:rPr>
            </w:pPr>
            <w:r w:rsidRPr="004F3B18">
              <w:rPr>
                <w:rFonts w:ascii="Calibri" w:hAnsi="Calibri" w:cs="Calibri"/>
              </w:rPr>
              <w:t>-8.94</w:t>
            </w:r>
          </w:p>
        </w:tc>
        <w:tc>
          <w:tcPr>
            <w:tcW w:w="992" w:type="dxa"/>
          </w:tcPr>
          <w:p w14:paraId="45C960F8" w14:textId="40E32C45" w:rsidR="00D2733E" w:rsidRPr="004F3B18" w:rsidRDefault="007552B1" w:rsidP="00B260E9">
            <w:pPr>
              <w:jc w:val="center"/>
              <w:rPr>
                <w:rFonts w:ascii="Calibri" w:hAnsi="Calibri" w:cs="Calibri"/>
              </w:rPr>
            </w:pPr>
            <w:r w:rsidRPr="004F3B18">
              <w:rPr>
                <w:rFonts w:ascii="Calibri" w:hAnsi="Calibri" w:cs="Calibri"/>
              </w:rPr>
              <w:t>6.55</w:t>
            </w:r>
          </w:p>
        </w:tc>
        <w:tc>
          <w:tcPr>
            <w:tcW w:w="941" w:type="dxa"/>
          </w:tcPr>
          <w:p w14:paraId="5999E6B4" w14:textId="5D55962C" w:rsidR="00D2733E" w:rsidRPr="004F3B18" w:rsidRDefault="007552B1" w:rsidP="00B260E9">
            <w:pPr>
              <w:jc w:val="center"/>
              <w:rPr>
                <w:rFonts w:ascii="Calibri" w:hAnsi="Calibri" w:cs="Calibri"/>
              </w:rPr>
            </w:pPr>
            <w:r w:rsidRPr="004F3B18">
              <w:rPr>
                <w:rFonts w:ascii="Calibri" w:hAnsi="Calibri" w:cs="Calibri"/>
              </w:rPr>
              <w:t>-23.36</w:t>
            </w:r>
          </w:p>
        </w:tc>
      </w:tr>
      <w:tr w:rsidR="00D2733E" w:rsidRPr="004F3B18" w14:paraId="70476759" w14:textId="77777777" w:rsidTr="00B260E9">
        <w:tc>
          <w:tcPr>
            <w:tcW w:w="703" w:type="dxa"/>
            <w:vMerge/>
          </w:tcPr>
          <w:p w14:paraId="776E447A" w14:textId="77777777" w:rsidR="00D2733E" w:rsidRPr="004F3B18" w:rsidRDefault="00D2733E" w:rsidP="00B260E9">
            <w:pPr>
              <w:jc w:val="center"/>
              <w:rPr>
                <w:rFonts w:ascii="Calibri" w:hAnsi="Calibri" w:cs="Calibri"/>
              </w:rPr>
            </w:pPr>
          </w:p>
        </w:tc>
        <w:tc>
          <w:tcPr>
            <w:tcW w:w="1124" w:type="dxa"/>
            <w:vMerge/>
          </w:tcPr>
          <w:p w14:paraId="5C45FEC5" w14:textId="77777777" w:rsidR="00D2733E" w:rsidRPr="004F3B18" w:rsidRDefault="00D2733E" w:rsidP="00B260E9">
            <w:pPr>
              <w:jc w:val="center"/>
              <w:rPr>
                <w:rFonts w:ascii="Calibri" w:hAnsi="Calibri" w:cs="Calibri"/>
              </w:rPr>
            </w:pPr>
          </w:p>
        </w:tc>
        <w:tc>
          <w:tcPr>
            <w:tcW w:w="851" w:type="dxa"/>
          </w:tcPr>
          <w:p w14:paraId="044BBCF0"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689BEFD8" w14:textId="086EB152" w:rsidR="00D2733E" w:rsidRPr="004F3B18" w:rsidRDefault="00987CAF" w:rsidP="00B260E9">
            <w:pPr>
              <w:jc w:val="center"/>
              <w:rPr>
                <w:rFonts w:ascii="Calibri" w:hAnsi="Calibri" w:cs="Calibri"/>
              </w:rPr>
            </w:pPr>
            <w:r w:rsidRPr="004F3B18">
              <w:rPr>
                <w:rFonts w:ascii="Calibri" w:hAnsi="Calibri" w:cs="Calibri"/>
              </w:rPr>
              <w:t>1.42</w:t>
            </w:r>
          </w:p>
        </w:tc>
        <w:tc>
          <w:tcPr>
            <w:tcW w:w="671" w:type="dxa"/>
          </w:tcPr>
          <w:p w14:paraId="414D1533" w14:textId="72BE20B7" w:rsidR="00D2733E" w:rsidRPr="004F3B18" w:rsidRDefault="00987CAF" w:rsidP="00B260E9">
            <w:pPr>
              <w:jc w:val="center"/>
              <w:rPr>
                <w:rFonts w:ascii="Calibri" w:hAnsi="Calibri" w:cs="Calibri"/>
              </w:rPr>
            </w:pPr>
            <w:r w:rsidRPr="004F3B18">
              <w:rPr>
                <w:rFonts w:ascii="Calibri" w:hAnsi="Calibri" w:cs="Calibri"/>
              </w:rPr>
              <w:t>0.97</w:t>
            </w:r>
          </w:p>
        </w:tc>
        <w:tc>
          <w:tcPr>
            <w:tcW w:w="1285" w:type="dxa"/>
          </w:tcPr>
          <w:p w14:paraId="4533164D" w14:textId="69CF1959" w:rsidR="00D2733E" w:rsidRPr="004F3B18" w:rsidRDefault="004D3A60" w:rsidP="00B260E9">
            <w:pPr>
              <w:jc w:val="center"/>
              <w:rPr>
                <w:rFonts w:ascii="Calibri" w:hAnsi="Calibri" w:cs="Calibri"/>
              </w:rPr>
            </w:pPr>
            <w:r w:rsidRPr="004F3B18">
              <w:rPr>
                <w:rFonts w:ascii="Calibri" w:hAnsi="Calibri" w:cs="Calibri"/>
              </w:rPr>
              <w:t>0.84</w:t>
            </w:r>
          </w:p>
        </w:tc>
        <w:tc>
          <w:tcPr>
            <w:tcW w:w="850" w:type="dxa"/>
          </w:tcPr>
          <w:p w14:paraId="53EB5A78" w14:textId="5F5C7C0F" w:rsidR="00D2733E" w:rsidRPr="004F3B18" w:rsidRDefault="004D3A60" w:rsidP="00B260E9">
            <w:pPr>
              <w:jc w:val="center"/>
              <w:rPr>
                <w:rFonts w:ascii="Calibri" w:hAnsi="Calibri" w:cs="Calibri"/>
              </w:rPr>
            </w:pPr>
            <w:r w:rsidRPr="004F3B18">
              <w:rPr>
                <w:rFonts w:ascii="Calibri" w:hAnsi="Calibri" w:cs="Calibri"/>
              </w:rPr>
              <w:t>3.09</w:t>
            </w:r>
          </w:p>
        </w:tc>
        <w:tc>
          <w:tcPr>
            <w:tcW w:w="851" w:type="dxa"/>
          </w:tcPr>
          <w:p w14:paraId="06FA86E9" w14:textId="6843E136" w:rsidR="00D2733E" w:rsidRPr="004F3B18" w:rsidRDefault="004D3A60" w:rsidP="00B260E9">
            <w:pPr>
              <w:jc w:val="center"/>
              <w:rPr>
                <w:rFonts w:ascii="Calibri" w:hAnsi="Calibri" w:cs="Calibri"/>
              </w:rPr>
            </w:pPr>
            <w:r w:rsidRPr="004F3B18">
              <w:rPr>
                <w:rFonts w:ascii="Calibri" w:hAnsi="Calibri" w:cs="Calibri"/>
              </w:rPr>
              <w:t>-3.45</w:t>
            </w:r>
          </w:p>
        </w:tc>
        <w:tc>
          <w:tcPr>
            <w:tcW w:w="992" w:type="dxa"/>
          </w:tcPr>
          <w:p w14:paraId="54165FE7" w14:textId="6AAA6510" w:rsidR="00D2733E" w:rsidRPr="004F3B18" w:rsidRDefault="004D3A60" w:rsidP="00B260E9">
            <w:pPr>
              <w:jc w:val="center"/>
              <w:rPr>
                <w:rFonts w:ascii="Calibri" w:hAnsi="Calibri" w:cs="Calibri"/>
              </w:rPr>
            </w:pPr>
            <w:r w:rsidRPr="004F3B18">
              <w:rPr>
                <w:rFonts w:ascii="Calibri" w:hAnsi="Calibri" w:cs="Calibri"/>
              </w:rPr>
              <w:t>3.77</w:t>
            </w:r>
          </w:p>
        </w:tc>
        <w:tc>
          <w:tcPr>
            <w:tcW w:w="941" w:type="dxa"/>
          </w:tcPr>
          <w:p w14:paraId="7969F0CA" w14:textId="43F205BB" w:rsidR="00D2733E" w:rsidRPr="004F3B18" w:rsidRDefault="004D3A60" w:rsidP="00B260E9">
            <w:pPr>
              <w:jc w:val="center"/>
              <w:rPr>
                <w:rFonts w:ascii="Calibri" w:hAnsi="Calibri" w:cs="Calibri"/>
              </w:rPr>
            </w:pPr>
            <w:r w:rsidRPr="004F3B18">
              <w:rPr>
                <w:rFonts w:ascii="Calibri" w:hAnsi="Calibri" w:cs="Calibri"/>
              </w:rPr>
              <w:t>-6.97</w:t>
            </w:r>
          </w:p>
        </w:tc>
      </w:tr>
      <w:tr w:rsidR="00D2733E" w:rsidRPr="004F3B18" w14:paraId="10E83D54" w14:textId="77777777" w:rsidTr="00B260E9">
        <w:tc>
          <w:tcPr>
            <w:tcW w:w="703" w:type="dxa"/>
            <w:vMerge/>
          </w:tcPr>
          <w:p w14:paraId="7E54A5CF" w14:textId="77777777" w:rsidR="00D2733E" w:rsidRPr="004F3B18" w:rsidRDefault="00D2733E" w:rsidP="00B260E9">
            <w:pPr>
              <w:jc w:val="center"/>
              <w:rPr>
                <w:rFonts w:ascii="Calibri" w:hAnsi="Calibri" w:cs="Calibri"/>
              </w:rPr>
            </w:pPr>
          </w:p>
        </w:tc>
        <w:tc>
          <w:tcPr>
            <w:tcW w:w="1124" w:type="dxa"/>
            <w:vMerge/>
          </w:tcPr>
          <w:p w14:paraId="1069E65F" w14:textId="77777777" w:rsidR="00D2733E" w:rsidRPr="004F3B18" w:rsidRDefault="00D2733E" w:rsidP="00B260E9">
            <w:pPr>
              <w:jc w:val="center"/>
              <w:rPr>
                <w:rFonts w:ascii="Calibri" w:hAnsi="Calibri" w:cs="Calibri"/>
              </w:rPr>
            </w:pPr>
          </w:p>
        </w:tc>
        <w:tc>
          <w:tcPr>
            <w:tcW w:w="851" w:type="dxa"/>
          </w:tcPr>
          <w:p w14:paraId="49B77AD7"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1EF06A04" w14:textId="1AD3E98F" w:rsidR="00D2733E" w:rsidRPr="004F3B18" w:rsidRDefault="005D73F2" w:rsidP="00B260E9">
            <w:pPr>
              <w:jc w:val="center"/>
              <w:rPr>
                <w:rFonts w:ascii="Calibri" w:hAnsi="Calibri" w:cs="Calibri"/>
              </w:rPr>
            </w:pPr>
            <w:r w:rsidRPr="004F3B18">
              <w:rPr>
                <w:rFonts w:ascii="Calibri" w:hAnsi="Calibri" w:cs="Calibri"/>
              </w:rPr>
              <w:t>1.43</w:t>
            </w:r>
          </w:p>
        </w:tc>
        <w:tc>
          <w:tcPr>
            <w:tcW w:w="671" w:type="dxa"/>
          </w:tcPr>
          <w:p w14:paraId="081FE21D" w14:textId="44FBCFEA" w:rsidR="00D2733E" w:rsidRPr="004F3B18" w:rsidRDefault="005D73F2" w:rsidP="00B260E9">
            <w:pPr>
              <w:jc w:val="center"/>
              <w:rPr>
                <w:rFonts w:ascii="Calibri" w:hAnsi="Calibri" w:cs="Calibri"/>
              </w:rPr>
            </w:pPr>
            <w:r w:rsidRPr="004F3B18">
              <w:rPr>
                <w:rFonts w:ascii="Calibri" w:hAnsi="Calibri" w:cs="Calibri"/>
              </w:rPr>
              <w:t>0.97</w:t>
            </w:r>
          </w:p>
        </w:tc>
        <w:tc>
          <w:tcPr>
            <w:tcW w:w="1285" w:type="dxa"/>
          </w:tcPr>
          <w:p w14:paraId="4A323106" w14:textId="7F959876" w:rsidR="00D2733E" w:rsidRPr="004F3B18" w:rsidRDefault="005D73F2" w:rsidP="00B260E9">
            <w:pPr>
              <w:jc w:val="center"/>
              <w:rPr>
                <w:rFonts w:ascii="Calibri" w:hAnsi="Calibri" w:cs="Calibri"/>
              </w:rPr>
            </w:pPr>
            <w:r w:rsidRPr="004F3B18">
              <w:rPr>
                <w:rFonts w:ascii="Calibri" w:hAnsi="Calibri" w:cs="Calibri"/>
              </w:rPr>
              <w:t>0.97</w:t>
            </w:r>
          </w:p>
        </w:tc>
        <w:tc>
          <w:tcPr>
            <w:tcW w:w="850" w:type="dxa"/>
          </w:tcPr>
          <w:p w14:paraId="028F9FC1" w14:textId="66AA3F98" w:rsidR="00D2733E" w:rsidRPr="004F3B18" w:rsidRDefault="005D73F2" w:rsidP="00B260E9">
            <w:pPr>
              <w:jc w:val="center"/>
              <w:rPr>
                <w:rFonts w:ascii="Calibri" w:hAnsi="Calibri" w:cs="Calibri"/>
              </w:rPr>
            </w:pPr>
            <w:r w:rsidRPr="004F3B18">
              <w:rPr>
                <w:rFonts w:ascii="Calibri" w:hAnsi="Calibri" w:cs="Calibri"/>
              </w:rPr>
              <w:t>3.65</w:t>
            </w:r>
          </w:p>
        </w:tc>
        <w:tc>
          <w:tcPr>
            <w:tcW w:w="851" w:type="dxa"/>
          </w:tcPr>
          <w:p w14:paraId="5AF06A28" w14:textId="69443EF2" w:rsidR="00D2733E" w:rsidRPr="004F3B18" w:rsidRDefault="00B53104" w:rsidP="00B260E9">
            <w:pPr>
              <w:jc w:val="center"/>
              <w:rPr>
                <w:rFonts w:ascii="Calibri" w:hAnsi="Calibri" w:cs="Calibri"/>
              </w:rPr>
            </w:pPr>
            <w:r w:rsidRPr="004F3B18">
              <w:rPr>
                <w:rFonts w:ascii="Calibri" w:hAnsi="Calibri" w:cs="Calibri"/>
              </w:rPr>
              <w:t>-5.27</w:t>
            </w:r>
          </w:p>
        </w:tc>
        <w:tc>
          <w:tcPr>
            <w:tcW w:w="992" w:type="dxa"/>
          </w:tcPr>
          <w:p w14:paraId="54255F78" w14:textId="08C19EAB" w:rsidR="00D2733E" w:rsidRPr="004F3B18" w:rsidRDefault="00B53104" w:rsidP="00B260E9">
            <w:pPr>
              <w:jc w:val="center"/>
              <w:rPr>
                <w:rFonts w:ascii="Calibri" w:hAnsi="Calibri" w:cs="Calibri"/>
              </w:rPr>
            </w:pPr>
            <w:r w:rsidRPr="004F3B18">
              <w:rPr>
                <w:rFonts w:ascii="Calibri" w:hAnsi="Calibri" w:cs="Calibri"/>
              </w:rPr>
              <w:t>4.87</w:t>
            </w:r>
          </w:p>
        </w:tc>
        <w:tc>
          <w:tcPr>
            <w:tcW w:w="941" w:type="dxa"/>
          </w:tcPr>
          <w:p w14:paraId="38CC4E65" w14:textId="0D7DFAD9" w:rsidR="00D2733E" w:rsidRPr="004F3B18" w:rsidRDefault="00B53104" w:rsidP="00B260E9">
            <w:pPr>
              <w:jc w:val="center"/>
              <w:rPr>
                <w:rFonts w:ascii="Calibri" w:hAnsi="Calibri" w:cs="Calibri"/>
              </w:rPr>
            </w:pPr>
            <w:r w:rsidRPr="004F3B18">
              <w:rPr>
                <w:rFonts w:ascii="Calibri" w:hAnsi="Calibri" w:cs="Calibri"/>
              </w:rPr>
              <w:t>-12.26</w:t>
            </w:r>
          </w:p>
        </w:tc>
      </w:tr>
      <w:tr w:rsidR="00D2733E" w:rsidRPr="004F3B18" w14:paraId="3657F514" w14:textId="77777777" w:rsidTr="00B260E9">
        <w:tc>
          <w:tcPr>
            <w:tcW w:w="703" w:type="dxa"/>
            <w:vMerge/>
          </w:tcPr>
          <w:p w14:paraId="388581AE" w14:textId="77777777" w:rsidR="00D2733E" w:rsidRPr="004F3B18" w:rsidRDefault="00D2733E" w:rsidP="00B260E9">
            <w:pPr>
              <w:jc w:val="center"/>
              <w:rPr>
                <w:rFonts w:ascii="Calibri" w:hAnsi="Calibri" w:cs="Calibri"/>
              </w:rPr>
            </w:pPr>
          </w:p>
        </w:tc>
        <w:tc>
          <w:tcPr>
            <w:tcW w:w="1124" w:type="dxa"/>
            <w:vMerge/>
          </w:tcPr>
          <w:p w14:paraId="74CCB298" w14:textId="77777777" w:rsidR="00D2733E" w:rsidRPr="004F3B18" w:rsidRDefault="00D2733E" w:rsidP="00B260E9">
            <w:pPr>
              <w:jc w:val="center"/>
              <w:rPr>
                <w:rFonts w:ascii="Calibri" w:hAnsi="Calibri" w:cs="Calibri"/>
              </w:rPr>
            </w:pPr>
          </w:p>
        </w:tc>
        <w:tc>
          <w:tcPr>
            <w:tcW w:w="851" w:type="dxa"/>
          </w:tcPr>
          <w:p w14:paraId="6BEC6EDF"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68665260" w14:textId="00D4C8AA" w:rsidR="00D2733E" w:rsidRPr="004F3B18" w:rsidRDefault="001D09FD" w:rsidP="00B260E9">
            <w:pPr>
              <w:jc w:val="center"/>
              <w:rPr>
                <w:rFonts w:ascii="Calibri" w:hAnsi="Calibri" w:cs="Calibri"/>
              </w:rPr>
            </w:pPr>
            <w:r w:rsidRPr="004F3B18">
              <w:rPr>
                <w:rFonts w:ascii="Calibri" w:hAnsi="Calibri" w:cs="Calibri"/>
              </w:rPr>
              <w:t>1.42</w:t>
            </w:r>
          </w:p>
        </w:tc>
        <w:tc>
          <w:tcPr>
            <w:tcW w:w="671" w:type="dxa"/>
          </w:tcPr>
          <w:p w14:paraId="38732656" w14:textId="39482C2E" w:rsidR="00D2733E" w:rsidRPr="004F3B18" w:rsidRDefault="001D09FD" w:rsidP="00B260E9">
            <w:pPr>
              <w:jc w:val="center"/>
              <w:rPr>
                <w:rFonts w:ascii="Calibri" w:hAnsi="Calibri" w:cs="Calibri"/>
              </w:rPr>
            </w:pPr>
            <w:r w:rsidRPr="004F3B18">
              <w:rPr>
                <w:rFonts w:ascii="Calibri" w:hAnsi="Calibri" w:cs="Calibri"/>
              </w:rPr>
              <w:t>0.97</w:t>
            </w:r>
          </w:p>
        </w:tc>
        <w:tc>
          <w:tcPr>
            <w:tcW w:w="1285" w:type="dxa"/>
          </w:tcPr>
          <w:p w14:paraId="34927594" w14:textId="528FCB8D" w:rsidR="00D2733E" w:rsidRPr="004F3B18" w:rsidRDefault="00E40F37" w:rsidP="00B260E9">
            <w:pPr>
              <w:jc w:val="center"/>
              <w:rPr>
                <w:rFonts w:ascii="Calibri" w:hAnsi="Calibri" w:cs="Calibri"/>
              </w:rPr>
            </w:pPr>
            <w:r w:rsidRPr="004F3B18">
              <w:rPr>
                <w:rFonts w:ascii="Calibri" w:hAnsi="Calibri" w:cs="Calibri"/>
              </w:rPr>
              <w:t>1.05</w:t>
            </w:r>
          </w:p>
        </w:tc>
        <w:tc>
          <w:tcPr>
            <w:tcW w:w="850" w:type="dxa"/>
          </w:tcPr>
          <w:p w14:paraId="71B57B6A" w14:textId="15CD92F8" w:rsidR="00D2733E" w:rsidRPr="004F3B18" w:rsidRDefault="00E40F37" w:rsidP="00B260E9">
            <w:pPr>
              <w:jc w:val="center"/>
              <w:rPr>
                <w:rFonts w:ascii="Calibri" w:hAnsi="Calibri" w:cs="Calibri"/>
              </w:rPr>
            </w:pPr>
            <w:r w:rsidRPr="004F3B18">
              <w:rPr>
                <w:rFonts w:ascii="Calibri" w:hAnsi="Calibri" w:cs="Calibri"/>
              </w:rPr>
              <w:t>2.78</w:t>
            </w:r>
          </w:p>
        </w:tc>
        <w:tc>
          <w:tcPr>
            <w:tcW w:w="851" w:type="dxa"/>
          </w:tcPr>
          <w:p w14:paraId="5A4C8ABE" w14:textId="411167EB" w:rsidR="00D2733E" w:rsidRPr="004F3B18" w:rsidRDefault="00E40F37" w:rsidP="00B260E9">
            <w:pPr>
              <w:jc w:val="center"/>
              <w:rPr>
                <w:rFonts w:ascii="Calibri" w:hAnsi="Calibri" w:cs="Calibri"/>
              </w:rPr>
            </w:pPr>
            <w:r w:rsidRPr="004F3B18">
              <w:rPr>
                <w:rFonts w:ascii="Calibri" w:hAnsi="Calibri" w:cs="Calibri"/>
              </w:rPr>
              <w:t>-2.66</w:t>
            </w:r>
          </w:p>
        </w:tc>
        <w:tc>
          <w:tcPr>
            <w:tcW w:w="992" w:type="dxa"/>
          </w:tcPr>
          <w:p w14:paraId="457370F7" w14:textId="6DC79CBF" w:rsidR="00D2733E" w:rsidRPr="004F3B18" w:rsidRDefault="00E40F37" w:rsidP="00B260E9">
            <w:pPr>
              <w:jc w:val="center"/>
              <w:rPr>
                <w:rFonts w:ascii="Calibri" w:hAnsi="Calibri" w:cs="Calibri"/>
              </w:rPr>
            </w:pPr>
            <w:r w:rsidRPr="004F3B18">
              <w:rPr>
                <w:rFonts w:ascii="Calibri" w:hAnsi="Calibri" w:cs="Calibri"/>
              </w:rPr>
              <w:t>2.95</w:t>
            </w:r>
          </w:p>
        </w:tc>
        <w:tc>
          <w:tcPr>
            <w:tcW w:w="941" w:type="dxa"/>
          </w:tcPr>
          <w:p w14:paraId="78C19AAE" w14:textId="25E2C84C" w:rsidR="00D2733E" w:rsidRPr="004F3B18" w:rsidRDefault="00C16337" w:rsidP="00B260E9">
            <w:pPr>
              <w:jc w:val="center"/>
              <w:rPr>
                <w:rFonts w:ascii="Calibri" w:hAnsi="Calibri" w:cs="Calibri"/>
              </w:rPr>
            </w:pPr>
            <w:r w:rsidRPr="004F3B18">
              <w:rPr>
                <w:rFonts w:ascii="Calibri" w:hAnsi="Calibri" w:cs="Calibri"/>
              </w:rPr>
              <w:t>-3.93</w:t>
            </w:r>
          </w:p>
        </w:tc>
      </w:tr>
    </w:tbl>
    <w:p w14:paraId="6761E172" w14:textId="77777777" w:rsidR="00D2733E" w:rsidRPr="004F3B18" w:rsidRDefault="00D2733E" w:rsidP="00D2733E">
      <w:pPr>
        <w:rPr>
          <w:rFonts w:ascii="Calibri" w:hAnsi="Calibri" w:cs="Calibri"/>
        </w:rPr>
      </w:pPr>
    </w:p>
    <w:p w14:paraId="7508DA25" w14:textId="61BB9DC8" w:rsidR="00513C65" w:rsidRPr="004F3B18" w:rsidRDefault="00513C65" w:rsidP="00513C65">
      <w:pPr>
        <w:pStyle w:val="Caption"/>
        <w:keepNext/>
        <w:rPr>
          <w:rFonts w:ascii="Calibri" w:hAnsi="Calibri" w:cs="Calibri"/>
        </w:rPr>
      </w:pPr>
      <w:bookmarkStart w:id="146" w:name="_Toc165500172"/>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50</w:t>
      </w:r>
      <w:r w:rsidRPr="004F3B18">
        <w:rPr>
          <w:rFonts w:ascii="Calibri" w:hAnsi="Calibri" w:cs="Calibri"/>
        </w:rPr>
        <w:fldChar w:fldCharType="end"/>
      </w:r>
      <w:r w:rsidRPr="004F3B18">
        <w:rPr>
          <w:rFonts w:ascii="Calibri" w:hAnsi="Calibri" w:cs="Calibri"/>
        </w:rPr>
        <w:t>: Model-6 Metrics of SHEL With MinMaxScaler</w:t>
      </w:r>
      <w:bookmarkEnd w:id="146"/>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993"/>
        <w:gridCol w:w="850"/>
        <w:gridCol w:w="941"/>
      </w:tblGrid>
      <w:tr w:rsidR="00D2733E" w:rsidRPr="004F3B18" w14:paraId="378FD405" w14:textId="77777777" w:rsidTr="00825B74">
        <w:tc>
          <w:tcPr>
            <w:tcW w:w="2674" w:type="dxa"/>
            <w:gridSpan w:val="3"/>
          </w:tcPr>
          <w:p w14:paraId="3112C2CF" w14:textId="77777777" w:rsidR="00D2733E" w:rsidRPr="004F3B18" w:rsidRDefault="00D2733E" w:rsidP="00B260E9">
            <w:pPr>
              <w:jc w:val="center"/>
              <w:rPr>
                <w:rFonts w:ascii="Calibri" w:hAnsi="Calibri" w:cs="Calibri"/>
              </w:rPr>
            </w:pPr>
          </w:p>
        </w:tc>
        <w:tc>
          <w:tcPr>
            <w:tcW w:w="1424" w:type="dxa"/>
            <w:gridSpan w:val="2"/>
          </w:tcPr>
          <w:p w14:paraId="37C8445C"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18F34A00"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843" w:type="dxa"/>
            <w:gridSpan w:val="2"/>
          </w:tcPr>
          <w:p w14:paraId="486AADE7"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791" w:type="dxa"/>
            <w:gridSpan w:val="2"/>
          </w:tcPr>
          <w:p w14:paraId="3F9E50D5"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3D563A6E" w14:textId="77777777" w:rsidTr="00825B74">
        <w:tc>
          <w:tcPr>
            <w:tcW w:w="699" w:type="dxa"/>
          </w:tcPr>
          <w:p w14:paraId="23C59916"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6E8EAF97"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72F32272"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747D7383"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0BC54B6C"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2AEB3831"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1CD76DFE"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93" w:type="dxa"/>
          </w:tcPr>
          <w:p w14:paraId="0FA379F9"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850" w:type="dxa"/>
          </w:tcPr>
          <w:p w14:paraId="0D8B10FD"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2B1770FC"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59B98E64" w14:textId="77777777" w:rsidTr="00825B74">
        <w:tc>
          <w:tcPr>
            <w:tcW w:w="699" w:type="dxa"/>
            <w:vMerge w:val="restart"/>
          </w:tcPr>
          <w:p w14:paraId="300C615C" w14:textId="77777777" w:rsidR="00D2733E" w:rsidRPr="004F3B18" w:rsidRDefault="00D2733E" w:rsidP="00B260E9">
            <w:pPr>
              <w:jc w:val="center"/>
              <w:rPr>
                <w:rFonts w:ascii="Calibri" w:hAnsi="Calibri" w:cs="Calibri"/>
              </w:rPr>
            </w:pPr>
            <w:r w:rsidRPr="004F3B18">
              <w:rPr>
                <w:rFonts w:ascii="Calibri" w:hAnsi="Calibri" w:cs="Calibri"/>
              </w:rPr>
              <w:t>SHEL</w:t>
            </w:r>
          </w:p>
        </w:tc>
        <w:tc>
          <w:tcPr>
            <w:tcW w:w="1124" w:type="dxa"/>
            <w:vMerge w:val="restart"/>
          </w:tcPr>
          <w:p w14:paraId="65FFC044"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1F7FD33C"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05D7792C" w14:textId="0A9D3B38" w:rsidR="00D2733E" w:rsidRPr="004F3B18" w:rsidRDefault="000305CA" w:rsidP="00B260E9">
            <w:pPr>
              <w:jc w:val="center"/>
              <w:rPr>
                <w:rFonts w:ascii="Calibri" w:hAnsi="Calibri" w:cs="Calibri"/>
              </w:rPr>
            </w:pPr>
            <w:r w:rsidRPr="004F3B18">
              <w:rPr>
                <w:rFonts w:ascii="Calibri" w:hAnsi="Calibri" w:cs="Calibri"/>
              </w:rPr>
              <w:t>1.33</w:t>
            </w:r>
          </w:p>
        </w:tc>
        <w:tc>
          <w:tcPr>
            <w:tcW w:w="671" w:type="dxa"/>
          </w:tcPr>
          <w:p w14:paraId="36502E54" w14:textId="4129804D" w:rsidR="00D2733E" w:rsidRPr="004F3B18" w:rsidRDefault="000305CA" w:rsidP="00B260E9">
            <w:pPr>
              <w:jc w:val="center"/>
              <w:rPr>
                <w:rFonts w:ascii="Calibri" w:hAnsi="Calibri" w:cs="Calibri"/>
              </w:rPr>
            </w:pPr>
            <w:r w:rsidRPr="004F3B18">
              <w:rPr>
                <w:rFonts w:ascii="Calibri" w:hAnsi="Calibri" w:cs="Calibri"/>
              </w:rPr>
              <w:t>0.96</w:t>
            </w:r>
          </w:p>
        </w:tc>
        <w:tc>
          <w:tcPr>
            <w:tcW w:w="1285" w:type="dxa"/>
          </w:tcPr>
          <w:p w14:paraId="3D0E1FD6" w14:textId="55E15274" w:rsidR="00D2733E" w:rsidRPr="004F3B18" w:rsidRDefault="00AA71D0" w:rsidP="00B260E9">
            <w:pPr>
              <w:jc w:val="center"/>
              <w:rPr>
                <w:rFonts w:ascii="Calibri" w:hAnsi="Calibri" w:cs="Calibri"/>
              </w:rPr>
            </w:pPr>
            <w:r w:rsidRPr="004F3B18">
              <w:rPr>
                <w:rFonts w:ascii="Calibri" w:hAnsi="Calibri" w:cs="Calibri"/>
              </w:rPr>
              <w:t>1.33</w:t>
            </w:r>
          </w:p>
        </w:tc>
        <w:tc>
          <w:tcPr>
            <w:tcW w:w="850" w:type="dxa"/>
          </w:tcPr>
          <w:p w14:paraId="61E82DFB" w14:textId="27EBBF71" w:rsidR="00D2733E" w:rsidRPr="004F3B18" w:rsidRDefault="00AA71D0" w:rsidP="00B260E9">
            <w:pPr>
              <w:jc w:val="center"/>
              <w:rPr>
                <w:rFonts w:ascii="Calibri" w:hAnsi="Calibri" w:cs="Calibri"/>
              </w:rPr>
            </w:pPr>
            <w:r w:rsidRPr="004F3B18">
              <w:rPr>
                <w:rFonts w:ascii="Calibri" w:hAnsi="Calibri" w:cs="Calibri"/>
              </w:rPr>
              <w:t>2.98</w:t>
            </w:r>
          </w:p>
        </w:tc>
        <w:tc>
          <w:tcPr>
            <w:tcW w:w="993" w:type="dxa"/>
          </w:tcPr>
          <w:p w14:paraId="2338DCD6" w14:textId="618FBEF2" w:rsidR="00D2733E" w:rsidRPr="004F3B18" w:rsidRDefault="00AA71D0" w:rsidP="00B260E9">
            <w:pPr>
              <w:jc w:val="center"/>
              <w:rPr>
                <w:rFonts w:ascii="Calibri" w:hAnsi="Calibri" w:cs="Calibri"/>
              </w:rPr>
            </w:pPr>
            <w:r w:rsidRPr="004F3B18">
              <w:rPr>
                <w:rFonts w:ascii="Calibri" w:hAnsi="Calibri" w:cs="Calibri"/>
              </w:rPr>
              <w:t>-37.32</w:t>
            </w:r>
          </w:p>
        </w:tc>
        <w:tc>
          <w:tcPr>
            <w:tcW w:w="850" w:type="dxa"/>
          </w:tcPr>
          <w:p w14:paraId="577CD1BC" w14:textId="7D4404FC" w:rsidR="00D2733E" w:rsidRPr="004F3B18" w:rsidRDefault="00AA71D0" w:rsidP="00B260E9">
            <w:pPr>
              <w:jc w:val="center"/>
              <w:rPr>
                <w:rFonts w:ascii="Calibri" w:hAnsi="Calibri" w:cs="Calibri"/>
              </w:rPr>
            </w:pPr>
            <w:r w:rsidRPr="004F3B18">
              <w:rPr>
                <w:rFonts w:ascii="Calibri" w:hAnsi="Calibri" w:cs="Calibri"/>
              </w:rPr>
              <w:t>6.68</w:t>
            </w:r>
          </w:p>
        </w:tc>
        <w:tc>
          <w:tcPr>
            <w:tcW w:w="941" w:type="dxa"/>
          </w:tcPr>
          <w:p w14:paraId="6A870AE3" w14:textId="29088C50" w:rsidR="00D2733E" w:rsidRPr="004F3B18" w:rsidRDefault="00AA71D0" w:rsidP="00B260E9">
            <w:pPr>
              <w:jc w:val="center"/>
              <w:rPr>
                <w:rFonts w:ascii="Calibri" w:hAnsi="Calibri" w:cs="Calibri"/>
              </w:rPr>
            </w:pPr>
            <w:r w:rsidRPr="004F3B18">
              <w:rPr>
                <w:rFonts w:ascii="Calibri" w:hAnsi="Calibri" w:cs="Calibri"/>
              </w:rPr>
              <w:t>-47.26</w:t>
            </w:r>
          </w:p>
        </w:tc>
      </w:tr>
      <w:tr w:rsidR="00D2733E" w:rsidRPr="004F3B18" w14:paraId="20BE0046" w14:textId="77777777" w:rsidTr="00825B74">
        <w:tc>
          <w:tcPr>
            <w:tcW w:w="699" w:type="dxa"/>
            <w:vMerge/>
          </w:tcPr>
          <w:p w14:paraId="3E9869B2" w14:textId="77777777" w:rsidR="00D2733E" w:rsidRPr="004F3B18" w:rsidRDefault="00D2733E" w:rsidP="00B260E9">
            <w:pPr>
              <w:jc w:val="center"/>
              <w:rPr>
                <w:rFonts w:ascii="Calibri" w:hAnsi="Calibri" w:cs="Calibri"/>
              </w:rPr>
            </w:pPr>
          </w:p>
        </w:tc>
        <w:tc>
          <w:tcPr>
            <w:tcW w:w="1124" w:type="dxa"/>
            <w:vMerge/>
          </w:tcPr>
          <w:p w14:paraId="781BA38F" w14:textId="77777777" w:rsidR="00D2733E" w:rsidRPr="004F3B18" w:rsidRDefault="00D2733E" w:rsidP="00B260E9">
            <w:pPr>
              <w:jc w:val="center"/>
              <w:rPr>
                <w:rFonts w:ascii="Calibri" w:hAnsi="Calibri" w:cs="Calibri"/>
              </w:rPr>
            </w:pPr>
          </w:p>
        </w:tc>
        <w:tc>
          <w:tcPr>
            <w:tcW w:w="851" w:type="dxa"/>
          </w:tcPr>
          <w:p w14:paraId="575E933E"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624399BF" w14:textId="53B0E435" w:rsidR="00D2733E" w:rsidRPr="004F3B18" w:rsidRDefault="00825B74" w:rsidP="00B260E9">
            <w:pPr>
              <w:jc w:val="center"/>
              <w:rPr>
                <w:rFonts w:ascii="Calibri" w:hAnsi="Calibri" w:cs="Calibri"/>
              </w:rPr>
            </w:pPr>
            <w:r w:rsidRPr="004F3B18">
              <w:rPr>
                <w:rFonts w:ascii="Calibri" w:hAnsi="Calibri" w:cs="Calibri"/>
              </w:rPr>
              <w:t>1.65</w:t>
            </w:r>
          </w:p>
        </w:tc>
        <w:tc>
          <w:tcPr>
            <w:tcW w:w="671" w:type="dxa"/>
          </w:tcPr>
          <w:p w14:paraId="566E27A0" w14:textId="1F376DFD" w:rsidR="00D2733E" w:rsidRPr="004F3B18" w:rsidRDefault="00825B74" w:rsidP="00B260E9">
            <w:pPr>
              <w:jc w:val="center"/>
              <w:rPr>
                <w:rFonts w:ascii="Calibri" w:hAnsi="Calibri" w:cs="Calibri"/>
              </w:rPr>
            </w:pPr>
            <w:r w:rsidRPr="004F3B18">
              <w:rPr>
                <w:rFonts w:ascii="Calibri" w:hAnsi="Calibri" w:cs="Calibri"/>
              </w:rPr>
              <w:t>0.94</w:t>
            </w:r>
          </w:p>
        </w:tc>
        <w:tc>
          <w:tcPr>
            <w:tcW w:w="1285" w:type="dxa"/>
          </w:tcPr>
          <w:p w14:paraId="5AF30CE6" w14:textId="113A9DC6" w:rsidR="00D2733E" w:rsidRPr="004F3B18" w:rsidRDefault="00825B74" w:rsidP="00B260E9">
            <w:pPr>
              <w:jc w:val="center"/>
              <w:rPr>
                <w:rFonts w:ascii="Calibri" w:hAnsi="Calibri" w:cs="Calibri"/>
              </w:rPr>
            </w:pPr>
            <w:r w:rsidRPr="004F3B18">
              <w:rPr>
                <w:rFonts w:ascii="Calibri" w:hAnsi="Calibri" w:cs="Calibri"/>
              </w:rPr>
              <w:t>2.49</w:t>
            </w:r>
          </w:p>
        </w:tc>
        <w:tc>
          <w:tcPr>
            <w:tcW w:w="850" w:type="dxa"/>
          </w:tcPr>
          <w:p w14:paraId="3942C359" w14:textId="36972474" w:rsidR="00D2733E" w:rsidRPr="004F3B18" w:rsidRDefault="00825B74" w:rsidP="00B260E9">
            <w:pPr>
              <w:jc w:val="center"/>
              <w:rPr>
                <w:rFonts w:ascii="Calibri" w:hAnsi="Calibri" w:cs="Calibri"/>
              </w:rPr>
            </w:pPr>
            <w:r w:rsidRPr="004F3B18">
              <w:rPr>
                <w:rFonts w:ascii="Calibri" w:hAnsi="Calibri" w:cs="Calibri"/>
              </w:rPr>
              <w:t>6.38</w:t>
            </w:r>
          </w:p>
        </w:tc>
        <w:tc>
          <w:tcPr>
            <w:tcW w:w="993" w:type="dxa"/>
          </w:tcPr>
          <w:p w14:paraId="514D0778" w14:textId="55238E4C" w:rsidR="00D2733E" w:rsidRPr="004F3B18" w:rsidRDefault="00825B74" w:rsidP="00B260E9">
            <w:pPr>
              <w:jc w:val="center"/>
              <w:rPr>
                <w:rFonts w:ascii="Calibri" w:hAnsi="Calibri" w:cs="Calibri"/>
              </w:rPr>
            </w:pPr>
            <w:r w:rsidRPr="004F3B18">
              <w:rPr>
                <w:rFonts w:ascii="Calibri" w:hAnsi="Calibri" w:cs="Calibri"/>
              </w:rPr>
              <w:t>-158.29</w:t>
            </w:r>
          </w:p>
        </w:tc>
        <w:tc>
          <w:tcPr>
            <w:tcW w:w="850" w:type="dxa"/>
          </w:tcPr>
          <w:p w14:paraId="13247424" w14:textId="69F820F9" w:rsidR="00D2733E" w:rsidRPr="004F3B18" w:rsidRDefault="00721CDC" w:rsidP="00B260E9">
            <w:pPr>
              <w:jc w:val="center"/>
              <w:rPr>
                <w:rFonts w:ascii="Calibri" w:hAnsi="Calibri" w:cs="Calibri"/>
              </w:rPr>
            </w:pPr>
            <w:r w:rsidRPr="004F3B18">
              <w:rPr>
                <w:rFonts w:ascii="Calibri" w:hAnsi="Calibri" w:cs="Calibri"/>
              </w:rPr>
              <w:t>10.74</w:t>
            </w:r>
          </w:p>
        </w:tc>
        <w:tc>
          <w:tcPr>
            <w:tcW w:w="941" w:type="dxa"/>
          </w:tcPr>
          <w:p w14:paraId="788851FB" w14:textId="412E21B8" w:rsidR="00D2733E" w:rsidRPr="004F3B18" w:rsidRDefault="00721CDC" w:rsidP="00B260E9">
            <w:pPr>
              <w:jc w:val="center"/>
              <w:rPr>
                <w:rFonts w:ascii="Calibri" w:hAnsi="Calibri" w:cs="Calibri"/>
              </w:rPr>
            </w:pPr>
            <w:r w:rsidRPr="004F3B18">
              <w:rPr>
                <w:rFonts w:ascii="Calibri" w:hAnsi="Calibri" w:cs="Calibri"/>
              </w:rPr>
              <w:t>-113.87</w:t>
            </w:r>
          </w:p>
        </w:tc>
      </w:tr>
      <w:tr w:rsidR="00D2733E" w:rsidRPr="004F3B18" w14:paraId="270FDAD4" w14:textId="77777777" w:rsidTr="00825B74">
        <w:tc>
          <w:tcPr>
            <w:tcW w:w="699" w:type="dxa"/>
            <w:vMerge/>
          </w:tcPr>
          <w:p w14:paraId="341D3B19" w14:textId="77777777" w:rsidR="00D2733E" w:rsidRPr="004F3B18" w:rsidRDefault="00D2733E" w:rsidP="00B260E9">
            <w:pPr>
              <w:jc w:val="center"/>
              <w:rPr>
                <w:rFonts w:ascii="Calibri" w:hAnsi="Calibri" w:cs="Calibri"/>
              </w:rPr>
            </w:pPr>
          </w:p>
        </w:tc>
        <w:tc>
          <w:tcPr>
            <w:tcW w:w="1124" w:type="dxa"/>
            <w:vMerge/>
          </w:tcPr>
          <w:p w14:paraId="6070F45D" w14:textId="77777777" w:rsidR="00D2733E" w:rsidRPr="004F3B18" w:rsidRDefault="00D2733E" w:rsidP="00B260E9">
            <w:pPr>
              <w:jc w:val="center"/>
              <w:rPr>
                <w:rFonts w:ascii="Calibri" w:hAnsi="Calibri" w:cs="Calibri"/>
              </w:rPr>
            </w:pPr>
          </w:p>
        </w:tc>
        <w:tc>
          <w:tcPr>
            <w:tcW w:w="851" w:type="dxa"/>
          </w:tcPr>
          <w:p w14:paraId="685B7C28"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18B70BB6" w14:textId="7DFA886D" w:rsidR="00D2733E" w:rsidRPr="004F3B18" w:rsidRDefault="00867691" w:rsidP="00B260E9">
            <w:pPr>
              <w:jc w:val="center"/>
              <w:rPr>
                <w:rFonts w:ascii="Calibri" w:hAnsi="Calibri" w:cs="Calibri"/>
              </w:rPr>
            </w:pPr>
            <w:r w:rsidRPr="004F3B18">
              <w:rPr>
                <w:rFonts w:ascii="Calibri" w:hAnsi="Calibri" w:cs="Calibri"/>
              </w:rPr>
              <w:t>1.39</w:t>
            </w:r>
          </w:p>
        </w:tc>
        <w:tc>
          <w:tcPr>
            <w:tcW w:w="671" w:type="dxa"/>
          </w:tcPr>
          <w:p w14:paraId="4148FE4A" w14:textId="1C3C3177" w:rsidR="00D2733E" w:rsidRPr="004F3B18" w:rsidRDefault="00867691" w:rsidP="00B260E9">
            <w:pPr>
              <w:jc w:val="center"/>
              <w:rPr>
                <w:rFonts w:ascii="Calibri" w:hAnsi="Calibri" w:cs="Calibri"/>
              </w:rPr>
            </w:pPr>
            <w:r w:rsidRPr="004F3B18">
              <w:rPr>
                <w:rFonts w:ascii="Calibri" w:hAnsi="Calibri" w:cs="Calibri"/>
              </w:rPr>
              <w:t>0.96</w:t>
            </w:r>
          </w:p>
        </w:tc>
        <w:tc>
          <w:tcPr>
            <w:tcW w:w="1285" w:type="dxa"/>
          </w:tcPr>
          <w:p w14:paraId="28502710" w14:textId="0195E42D" w:rsidR="00D2733E" w:rsidRPr="004F3B18" w:rsidRDefault="00867691" w:rsidP="00B260E9">
            <w:pPr>
              <w:jc w:val="center"/>
              <w:rPr>
                <w:rFonts w:ascii="Calibri" w:hAnsi="Calibri" w:cs="Calibri"/>
              </w:rPr>
            </w:pPr>
            <w:r w:rsidRPr="004F3B18">
              <w:rPr>
                <w:rFonts w:ascii="Calibri" w:hAnsi="Calibri" w:cs="Calibri"/>
              </w:rPr>
              <w:t>1.25</w:t>
            </w:r>
          </w:p>
        </w:tc>
        <w:tc>
          <w:tcPr>
            <w:tcW w:w="850" w:type="dxa"/>
          </w:tcPr>
          <w:p w14:paraId="25F763E9" w14:textId="1FC4B862" w:rsidR="00D2733E" w:rsidRPr="004F3B18" w:rsidRDefault="00867691" w:rsidP="00B260E9">
            <w:pPr>
              <w:jc w:val="center"/>
              <w:rPr>
                <w:rFonts w:ascii="Calibri" w:hAnsi="Calibri" w:cs="Calibri"/>
              </w:rPr>
            </w:pPr>
            <w:r w:rsidRPr="004F3B18">
              <w:rPr>
                <w:rFonts w:ascii="Calibri" w:hAnsi="Calibri" w:cs="Calibri"/>
              </w:rPr>
              <w:t>2.97</w:t>
            </w:r>
          </w:p>
        </w:tc>
        <w:tc>
          <w:tcPr>
            <w:tcW w:w="993" w:type="dxa"/>
          </w:tcPr>
          <w:p w14:paraId="1EC0A5FB" w14:textId="7AE3435B" w:rsidR="00D2733E" w:rsidRPr="004F3B18" w:rsidRDefault="00867691" w:rsidP="00B260E9">
            <w:pPr>
              <w:jc w:val="center"/>
              <w:rPr>
                <w:rFonts w:ascii="Calibri" w:hAnsi="Calibri" w:cs="Calibri"/>
              </w:rPr>
            </w:pPr>
            <w:r w:rsidRPr="004F3B18">
              <w:rPr>
                <w:rFonts w:ascii="Calibri" w:hAnsi="Calibri" w:cs="Calibri"/>
              </w:rPr>
              <w:t>-37.08</w:t>
            </w:r>
          </w:p>
        </w:tc>
        <w:tc>
          <w:tcPr>
            <w:tcW w:w="850" w:type="dxa"/>
          </w:tcPr>
          <w:p w14:paraId="5FAC5AD5" w14:textId="0D9DD793" w:rsidR="00D2733E" w:rsidRPr="004F3B18" w:rsidRDefault="00867691" w:rsidP="00B260E9">
            <w:pPr>
              <w:jc w:val="center"/>
              <w:rPr>
                <w:rFonts w:ascii="Calibri" w:hAnsi="Calibri" w:cs="Calibri"/>
              </w:rPr>
            </w:pPr>
            <w:r w:rsidRPr="004F3B18">
              <w:rPr>
                <w:rFonts w:ascii="Calibri" w:hAnsi="Calibri" w:cs="Calibri"/>
              </w:rPr>
              <w:t>6.39</w:t>
            </w:r>
          </w:p>
        </w:tc>
        <w:tc>
          <w:tcPr>
            <w:tcW w:w="941" w:type="dxa"/>
          </w:tcPr>
          <w:p w14:paraId="7225969C" w14:textId="4DAB14A8" w:rsidR="00D2733E" w:rsidRPr="004F3B18" w:rsidRDefault="00867691" w:rsidP="00B260E9">
            <w:pPr>
              <w:jc w:val="center"/>
              <w:rPr>
                <w:rFonts w:ascii="Calibri" w:hAnsi="Calibri" w:cs="Calibri"/>
              </w:rPr>
            </w:pPr>
            <w:r w:rsidRPr="004F3B18">
              <w:rPr>
                <w:rFonts w:ascii="Calibri" w:hAnsi="Calibri" w:cs="Calibri"/>
              </w:rPr>
              <w:t>-42.34</w:t>
            </w:r>
          </w:p>
        </w:tc>
      </w:tr>
      <w:tr w:rsidR="00D2733E" w:rsidRPr="004F3B18" w14:paraId="160F2C1D" w14:textId="77777777" w:rsidTr="00825B74">
        <w:tc>
          <w:tcPr>
            <w:tcW w:w="699" w:type="dxa"/>
            <w:vMerge/>
          </w:tcPr>
          <w:p w14:paraId="264AD01B" w14:textId="77777777" w:rsidR="00D2733E" w:rsidRPr="004F3B18" w:rsidRDefault="00D2733E" w:rsidP="00B260E9">
            <w:pPr>
              <w:jc w:val="center"/>
              <w:rPr>
                <w:rFonts w:ascii="Calibri" w:hAnsi="Calibri" w:cs="Calibri"/>
              </w:rPr>
            </w:pPr>
          </w:p>
        </w:tc>
        <w:tc>
          <w:tcPr>
            <w:tcW w:w="1124" w:type="dxa"/>
            <w:vMerge/>
          </w:tcPr>
          <w:p w14:paraId="1F1E7487" w14:textId="77777777" w:rsidR="00D2733E" w:rsidRPr="004F3B18" w:rsidRDefault="00D2733E" w:rsidP="00B260E9">
            <w:pPr>
              <w:jc w:val="center"/>
              <w:rPr>
                <w:rFonts w:ascii="Calibri" w:hAnsi="Calibri" w:cs="Calibri"/>
              </w:rPr>
            </w:pPr>
          </w:p>
        </w:tc>
        <w:tc>
          <w:tcPr>
            <w:tcW w:w="851" w:type="dxa"/>
          </w:tcPr>
          <w:p w14:paraId="6E6914EA"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505445D9" w14:textId="5381B940" w:rsidR="00D2733E" w:rsidRPr="004F3B18" w:rsidRDefault="00950E72" w:rsidP="00B260E9">
            <w:pPr>
              <w:jc w:val="center"/>
              <w:rPr>
                <w:rFonts w:ascii="Calibri" w:hAnsi="Calibri" w:cs="Calibri"/>
              </w:rPr>
            </w:pPr>
            <w:r w:rsidRPr="004F3B18">
              <w:rPr>
                <w:rFonts w:ascii="Calibri" w:hAnsi="Calibri" w:cs="Calibri"/>
              </w:rPr>
              <w:t>1.43</w:t>
            </w:r>
          </w:p>
        </w:tc>
        <w:tc>
          <w:tcPr>
            <w:tcW w:w="671" w:type="dxa"/>
          </w:tcPr>
          <w:p w14:paraId="4C0884F3" w14:textId="154C98E9" w:rsidR="00D2733E" w:rsidRPr="004F3B18" w:rsidRDefault="00950E72" w:rsidP="00B260E9">
            <w:pPr>
              <w:jc w:val="center"/>
              <w:rPr>
                <w:rFonts w:ascii="Calibri" w:hAnsi="Calibri" w:cs="Calibri"/>
              </w:rPr>
            </w:pPr>
            <w:r w:rsidRPr="004F3B18">
              <w:rPr>
                <w:rFonts w:ascii="Calibri" w:hAnsi="Calibri" w:cs="Calibri"/>
              </w:rPr>
              <w:t>0.95</w:t>
            </w:r>
          </w:p>
        </w:tc>
        <w:tc>
          <w:tcPr>
            <w:tcW w:w="1285" w:type="dxa"/>
          </w:tcPr>
          <w:p w14:paraId="7DE1466D" w14:textId="6D50895C" w:rsidR="00D2733E" w:rsidRPr="004F3B18" w:rsidRDefault="00F716E6" w:rsidP="00B260E9">
            <w:pPr>
              <w:jc w:val="center"/>
              <w:rPr>
                <w:rFonts w:ascii="Calibri" w:hAnsi="Calibri" w:cs="Calibri"/>
              </w:rPr>
            </w:pPr>
            <w:r w:rsidRPr="004F3B18">
              <w:rPr>
                <w:rFonts w:ascii="Calibri" w:hAnsi="Calibri" w:cs="Calibri"/>
              </w:rPr>
              <w:t>2.61</w:t>
            </w:r>
          </w:p>
        </w:tc>
        <w:tc>
          <w:tcPr>
            <w:tcW w:w="850" w:type="dxa"/>
          </w:tcPr>
          <w:p w14:paraId="4657AFDE" w14:textId="67456B4C" w:rsidR="00D2733E" w:rsidRPr="004F3B18" w:rsidRDefault="00F716E6" w:rsidP="00B260E9">
            <w:pPr>
              <w:jc w:val="center"/>
              <w:rPr>
                <w:rFonts w:ascii="Calibri" w:hAnsi="Calibri" w:cs="Calibri"/>
              </w:rPr>
            </w:pPr>
            <w:r w:rsidRPr="004F3B18">
              <w:rPr>
                <w:rFonts w:ascii="Calibri" w:hAnsi="Calibri" w:cs="Calibri"/>
              </w:rPr>
              <w:t>7.12</w:t>
            </w:r>
          </w:p>
        </w:tc>
        <w:tc>
          <w:tcPr>
            <w:tcW w:w="993" w:type="dxa"/>
          </w:tcPr>
          <w:p w14:paraId="2D02C39F" w14:textId="5326E045" w:rsidR="00D2733E" w:rsidRPr="004F3B18" w:rsidRDefault="00F716E6" w:rsidP="00B260E9">
            <w:pPr>
              <w:jc w:val="center"/>
              <w:rPr>
                <w:rFonts w:ascii="Calibri" w:hAnsi="Calibri" w:cs="Calibri"/>
              </w:rPr>
            </w:pPr>
            <w:r w:rsidRPr="004F3B18">
              <w:rPr>
                <w:rFonts w:ascii="Calibri" w:hAnsi="Calibri" w:cs="Calibri"/>
              </w:rPr>
              <w:t>-201.17</w:t>
            </w:r>
          </w:p>
        </w:tc>
        <w:tc>
          <w:tcPr>
            <w:tcW w:w="850" w:type="dxa"/>
          </w:tcPr>
          <w:p w14:paraId="5E177AC9" w14:textId="2F8E0A78" w:rsidR="00D2733E" w:rsidRPr="004F3B18" w:rsidRDefault="00F716E6" w:rsidP="00B260E9">
            <w:pPr>
              <w:jc w:val="center"/>
              <w:rPr>
                <w:rFonts w:ascii="Calibri" w:hAnsi="Calibri" w:cs="Calibri"/>
              </w:rPr>
            </w:pPr>
            <w:r w:rsidRPr="004F3B18">
              <w:rPr>
                <w:rFonts w:ascii="Calibri" w:hAnsi="Calibri" w:cs="Calibri"/>
              </w:rPr>
              <w:t>12.71</w:t>
            </w:r>
          </w:p>
        </w:tc>
        <w:tc>
          <w:tcPr>
            <w:tcW w:w="941" w:type="dxa"/>
          </w:tcPr>
          <w:p w14:paraId="45CE4A8F" w14:textId="66544745" w:rsidR="00D2733E" w:rsidRPr="004F3B18" w:rsidRDefault="00F716E6" w:rsidP="00B260E9">
            <w:pPr>
              <w:jc w:val="center"/>
              <w:rPr>
                <w:rFonts w:ascii="Calibri" w:hAnsi="Calibri" w:cs="Calibri"/>
              </w:rPr>
            </w:pPr>
            <w:r w:rsidRPr="004F3B18">
              <w:rPr>
                <w:rFonts w:ascii="Calibri" w:hAnsi="Calibri" w:cs="Calibri"/>
              </w:rPr>
              <w:t>-163.69</w:t>
            </w:r>
          </w:p>
        </w:tc>
      </w:tr>
      <w:tr w:rsidR="00D2733E" w:rsidRPr="004F3B18" w14:paraId="1C9B54D8" w14:textId="77777777" w:rsidTr="00825B74">
        <w:tc>
          <w:tcPr>
            <w:tcW w:w="699" w:type="dxa"/>
            <w:vMerge/>
          </w:tcPr>
          <w:p w14:paraId="5F1C180B" w14:textId="77777777" w:rsidR="00D2733E" w:rsidRPr="004F3B18" w:rsidRDefault="00D2733E" w:rsidP="00B260E9">
            <w:pPr>
              <w:jc w:val="center"/>
              <w:rPr>
                <w:rFonts w:ascii="Calibri" w:hAnsi="Calibri" w:cs="Calibri"/>
              </w:rPr>
            </w:pPr>
          </w:p>
        </w:tc>
        <w:tc>
          <w:tcPr>
            <w:tcW w:w="1124" w:type="dxa"/>
            <w:vMerge w:val="restart"/>
          </w:tcPr>
          <w:p w14:paraId="53D35116"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6CDA92D4"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183FC70E" w14:textId="356B9471" w:rsidR="00D2733E" w:rsidRPr="004F3B18" w:rsidRDefault="00501B94" w:rsidP="00B260E9">
            <w:pPr>
              <w:jc w:val="center"/>
              <w:rPr>
                <w:rFonts w:ascii="Calibri" w:hAnsi="Calibri" w:cs="Calibri"/>
              </w:rPr>
            </w:pPr>
            <w:r w:rsidRPr="004F3B18">
              <w:rPr>
                <w:rFonts w:ascii="Calibri" w:hAnsi="Calibri" w:cs="Calibri"/>
              </w:rPr>
              <w:t>1.43</w:t>
            </w:r>
          </w:p>
        </w:tc>
        <w:tc>
          <w:tcPr>
            <w:tcW w:w="671" w:type="dxa"/>
          </w:tcPr>
          <w:p w14:paraId="61C41743" w14:textId="5E176E14" w:rsidR="00D2733E" w:rsidRPr="004F3B18" w:rsidRDefault="00501B94" w:rsidP="00B260E9">
            <w:pPr>
              <w:jc w:val="center"/>
              <w:rPr>
                <w:rFonts w:ascii="Calibri" w:hAnsi="Calibri" w:cs="Calibri"/>
              </w:rPr>
            </w:pPr>
            <w:r w:rsidRPr="004F3B18">
              <w:rPr>
                <w:rFonts w:ascii="Calibri" w:hAnsi="Calibri" w:cs="Calibri"/>
              </w:rPr>
              <w:t>0.95</w:t>
            </w:r>
          </w:p>
        </w:tc>
        <w:tc>
          <w:tcPr>
            <w:tcW w:w="1285" w:type="dxa"/>
          </w:tcPr>
          <w:p w14:paraId="3ABD4181" w14:textId="3C14B0CD" w:rsidR="00D2733E" w:rsidRPr="004F3B18" w:rsidRDefault="00501B94" w:rsidP="00B260E9">
            <w:pPr>
              <w:jc w:val="center"/>
              <w:rPr>
                <w:rFonts w:ascii="Calibri" w:hAnsi="Calibri" w:cs="Calibri"/>
              </w:rPr>
            </w:pPr>
            <w:r w:rsidRPr="004F3B18">
              <w:rPr>
                <w:rFonts w:ascii="Calibri" w:hAnsi="Calibri" w:cs="Calibri"/>
              </w:rPr>
              <w:t>2.16</w:t>
            </w:r>
          </w:p>
        </w:tc>
        <w:tc>
          <w:tcPr>
            <w:tcW w:w="850" w:type="dxa"/>
          </w:tcPr>
          <w:p w14:paraId="0986B561" w14:textId="1047323A" w:rsidR="00D2733E" w:rsidRPr="004F3B18" w:rsidRDefault="00501B94" w:rsidP="00B260E9">
            <w:pPr>
              <w:jc w:val="center"/>
              <w:rPr>
                <w:rFonts w:ascii="Calibri" w:hAnsi="Calibri" w:cs="Calibri"/>
              </w:rPr>
            </w:pPr>
            <w:r w:rsidRPr="004F3B18">
              <w:rPr>
                <w:rFonts w:ascii="Calibri" w:hAnsi="Calibri" w:cs="Calibri"/>
              </w:rPr>
              <w:t>3.77</w:t>
            </w:r>
          </w:p>
        </w:tc>
        <w:tc>
          <w:tcPr>
            <w:tcW w:w="993" w:type="dxa"/>
          </w:tcPr>
          <w:p w14:paraId="0FE8F09B" w14:textId="08F51668" w:rsidR="00D2733E" w:rsidRPr="004F3B18" w:rsidRDefault="00501B94" w:rsidP="00B260E9">
            <w:pPr>
              <w:jc w:val="center"/>
              <w:rPr>
                <w:rFonts w:ascii="Calibri" w:hAnsi="Calibri" w:cs="Calibri"/>
              </w:rPr>
            </w:pPr>
            <w:r w:rsidRPr="004F3B18">
              <w:rPr>
                <w:rFonts w:ascii="Calibri" w:hAnsi="Calibri" w:cs="Calibri"/>
              </w:rPr>
              <w:t>-53.44</w:t>
            </w:r>
          </w:p>
        </w:tc>
        <w:tc>
          <w:tcPr>
            <w:tcW w:w="850" w:type="dxa"/>
          </w:tcPr>
          <w:p w14:paraId="76631DC8" w14:textId="1BACF7FC" w:rsidR="00D2733E" w:rsidRPr="004F3B18" w:rsidRDefault="00501B94" w:rsidP="00B260E9">
            <w:pPr>
              <w:jc w:val="center"/>
              <w:rPr>
                <w:rFonts w:ascii="Calibri" w:hAnsi="Calibri" w:cs="Calibri"/>
              </w:rPr>
            </w:pPr>
            <w:r w:rsidRPr="004F3B18">
              <w:rPr>
                <w:rFonts w:ascii="Calibri" w:hAnsi="Calibri" w:cs="Calibri"/>
              </w:rPr>
              <w:t>6.02</w:t>
            </w:r>
          </w:p>
        </w:tc>
        <w:tc>
          <w:tcPr>
            <w:tcW w:w="941" w:type="dxa"/>
          </w:tcPr>
          <w:p w14:paraId="537A79B1" w14:textId="32157AA8" w:rsidR="00D2733E" w:rsidRPr="004F3B18" w:rsidRDefault="00501B94" w:rsidP="00B260E9">
            <w:pPr>
              <w:jc w:val="center"/>
              <w:rPr>
                <w:rFonts w:ascii="Calibri" w:hAnsi="Calibri" w:cs="Calibri"/>
              </w:rPr>
            </w:pPr>
            <w:r w:rsidRPr="004F3B18">
              <w:rPr>
                <w:rFonts w:ascii="Calibri" w:hAnsi="Calibri" w:cs="Calibri"/>
              </w:rPr>
              <w:t>-35.07</w:t>
            </w:r>
          </w:p>
        </w:tc>
      </w:tr>
      <w:tr w:rsidR="00D2733E" w:rsidRPr="004F3B18" w14:paraId="1C4BCE1A" w14:textId="77777777" w:rsidTr="00825B74">
        <w:tc>
          <w:tcPr>
            <w:tcW w:w="699" w:type="dxa"/>
            <w:vMerge/>
          </w:tcPr>
          <w:p w14:paraId="0E129845" w14:textId="77777777" w:rsidR="00D2733E" w:rsidRPr="004F3B18" w:rsidRDefault="00D2733E" w:rsidP="00B260E9">
            <w:pPr>
              <w:jc w:val="center"/>
              <w:rPr>
                <w:rFonts w:ascii="Calibri" w:hAnsi="Calibri" w:cs="Calibri"/>
              </w:rPr>
            </w:pPr>
          </w:p>
        </w:tc>
        <w:tc>
          <w:tcPr>
            <w:tcW w:w="1124" w:type="dxa"/>
            <w:vMerge/>
          </w:tcPr>
          <w:p w14:paraId="7A685293" w14:textId="77777777" w:rsidR="00D2733E" w:rsidRPr="004F3B18" w:rsidRDefault="00D2733E" w:rsidP="00B260E9">
            <w:pPr>
              <w:jc w:val="center"/>
              <w:rPr>
                <w:rFonts w:ascii="Calibri" w:hAnsi="Calibri" w:cs="Calibri"/>
              </w:rPr>
            </w:pPr>
          </w:p>
        </w:tc>
        <w:tc>
          <w:tcPr>
            <w:tcW w:w="851" w:type="dxa"/>
          </w:tcPr>
          <w:p w14:paraId="0F34C47F"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7662EF9C" w14:textId="22185346" w:rsidR="00D2733E" w:rsidRPr="004F3B18" w:rsidRDefault="002446BC" w:rsidP="00B260E9">
            <w:pPr>
              <w:jc w:val="center"/>
              <w:rPr>
                <w:rFonts w:ascii="Calibri" w:hAnsi="Calibri" w:cs="Calibri"/>
              </w:rPr>
            </w:pPr>
            <w:r w:rsidRPr="004F3B18">
              <w:rPr>
                <w:rFonts w:ascii="Calibri" w:hAnsi="Calibri" w:cs="Calibri"/>
              </w:rPr>
              <w:t>1.35</w:t>
            </w:r>
          </w:p>
        </w:tc>
        <w:tc>
          <w:tcPr>
            <w:tcW w:w="671" w:type="dxa"/>
          </w:tcPr>
          <w:p w14:paraId="4C8F2BB5" w14:textId="7B575FB8" w:rsidR="00D2733E" w:rsidRPr="004F3B18" w:rsidRDefault="002446BC" w:rsidP="00B260E9">
            <w:pPr>
              <w:jc w:val="center"/>
              <w:rPr>
                <w:rFonts w:ascii="Calibri" w:hAnsi="Calibri" w:cs="Calibri"/>
              </w:rPr>
            </w:pPr>
            <w:r w:rsidRPr="004F3B18">
              <w:rPr>
                <w:rFonts w:ascii="Calibri" w:hAnsi="Calibri" w:cs="Calibri"/>
              </w:rPr>
              <w:t>0.96</w:t>
            </w:r>
          </w:p>
        </w:tc>
        <w:tc>
          <w:tcPr>
            <w:tcW w:w="1285" w:type="dxa"/>
          </w:tcPr>
          <w:p w14:paraId="2B8C984B" w14:textId="3F8ED74B" w:rsidR="00D2733E" w:rsidRPr="004F3B18" w:rsidRDefault="00450D70" w:rsidP="00B260E9">
            <w:pPr>
              <w:jc w:val="center"/>
              <w:rPr>
                <w:rFonts w:ascii="Calibri" w:hAnsi="Calibri" w:cs="Calibri"/>
              </w:rPr>
            </w:pPr>
            <w:r w:rsidRPr="004F3B18">
              <w:rPr>
                <w:rFonts w:ascii="Calibri" w:hAnsi="Calibri" w:cs="Calibri"/>
              </w:rPr>
              <w:t>2.49</w:t>
            </w:r>
          </w:p>
        </w:tc>
        <w:tc>
          <w:tcPr>
            <w:tcW w:w="850" w:type="dxa"/>
          </w:tcPr>
          <w:p w14:paraId="4BBB5168" w14:textId="248F08DA" w:rsidR="00D2733E" w:rsidRPr="004F3B18" w:rsidRDefault="00450D70" w:rsidP="00B260E9">
            <w:pPr>
              <w:jc w:val="center"/>
              <w:rPr>
                <w:rFonts w:ascii="Calibri" w:hAnsi="Calibri" w:cs="Calibri"/>
              </w:rPr>
            </w:pPr>
            <w:r w:rsidRPr="004F3B18">
              <w:rPr>
                <w:rFonts w:ascii="Calibri" w:hAnsi="Calibri" w:cs="Calibri"/>
              </w:rPr>
              <w:t>6.63</w:t>
            </w:r>
          </w:p>
        </w:tc>
        <w:tc>
          <w:tcPr>
            <w:tcW w:w="993" w:type="dxa"/>
          </w:tcPr>
          <w:p w14:paraId="6C2EECA7" w14:textId="1AE5885B" w:rsidR="00D2733E" w:rsidRPr="004F3B18" w:rsidRDefault="00450D70" w:rsidP="00B260E9">
            <w:pPr>
              <w:jc w:val="center"/>
              <w:rPr>
                <w:rFonts w:ascii="Calibri" w:hAnsi="Calibri" w:cs="Calibri"/>
              </w:rPr>
            </w:pPr>
            <w:r w:rsidRPr="004F3B18">
              <w:rPr>
                <w:rFonts w:ascii="Calibri" w:hAnsi="Calibri" w:cs="Calibri"/>
              </w:rPr>
              <w:t>-169.92</w:t>
            </w:r>
          </w:p>
        </w:tc>
        <w:tc>
          <w:tcPr>
            <w:tcW w:w="850" w:type="dxa"/>
          </w:tcPr>
          <w:p w14:paraId="5F39B5C2" w14:textId="1DFB696D" w:rsidR="00D2733E" w:rsidRPr="004F3B18" w:rsidRDefault="00450D70" w:rsidP="00B260E9">
            <w:pPr>
              <w:jc w:val="center"/>
              <w:rPr>
                <w:rFonts w:ascii="Calibri" w:hAnsi="Calibri" w:cs="Calibri"/>
              </w:rPr>
            </w:pPr>
            <w:r w:rsidRPr="004F3B18">
              <w:rPr>
                <w:rFonts w:ascii="Calibri" w:hAnsi="Calibri" w:cs="Calibri"/>
              </w:rPr>
              <w:t>10.77</w:t>
            </w:r>
          </w:p>
        </w:tc>
        <w:tc>
          <w:tcPr>
            <w:tcW w:w="941" w:type="dxa"/>
          </w:tcPr>
          <w:p w14:paraId="43FEAD51" w14:textId="57A0657D" w:rsidR="00D2733E" w:rsidRPr="004F3B18" w:rsidRDefault="00450D70" w:rsidP="00B260E9">
            <w:pPr>
              <w:jc w:val="center"/>
              <w:rPr>
                <w:rFonts w:ascii="Calibri" w:hAnsi="Calibri" w:cs="Calibri"/>
              </w:rPr>
            </w:pPr>
            <w:r w:rsidRPr="004F3B18">
              <w:rPr>
                <w:rFonts w:ascii="Calibri" w:hAnsi="Calibri" w:cs="Calibri"/>
              </w:rPr>
              <w:t>-112.06</w:t>
            </w:r>
          </w:p>
        </w:tc>
      </w:tr>
      <w:tr w:rsidR="00D2733E" w:rsidRPr="004F3B18" w14:paraId="02E4B79A" w14:textId="77777777" w:rsidTr="00825B74">
        <w:tc>
          <w:tcPr>
            <w:tcW w:w="699" w:type="dxa"/>
            <w:vMerge/>
          </w:tcPr>
          <w:p w14:paraId="232E6E79" w14:textId="77777777" w:rsidR="00D2733E" w:rsidRPr="004F3B18" w:rsidRDefault="00D2733E" w:rsidP="00B260E9">
            <w:pPr>
              <w:jc w:val="center"/>
              <w:rPr>
                <w:rFonts w:ascii="Calibri" w:hAnsi="Calibri" w:cs="Calibri"/>
              </w:rPr>
            </w:pPr>
          </w:p>
        </w:tc>
        <w:tc>
          <w:tcPr>
            <w:tcW w:w="1124" w:type="dxa"/>
            <w:vMerge/>
          </w:tcPr>
          <w:p w14:paraId="4750E62F" w14:textId="77777777" w:rsidR="00D2733E" w:rsidRPr="004F3B18" w:rsidRDefault="00D2733E" w:rsidP="00B260E9">
            <w:pPr>
              <w:jc w:val="center"/>
              <w:rPr>
                <w:rFonts w:ascii="Calibri" w:hAnsi="Calibri" w:cs="Calibri"/>
              </w:rPr>
            </w:pPr>
          </w:p>
        </w:tc>
        <w:tc>
          <w:tcPr>
            <w:tcW w:w="851" w:type="dxa"/>
          </w:tcPr>
          <w:p w14:paraId="059B64D5"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3577E4FE" w14:textId="6ABA56D2" w:rsidR="00D2733E" w:rsidRPr="004F3B18" w:rsidRDefault="00073F0E" w:rsidP="00B260E9">
            <w:pPr>
              <w:jc w:val="center"/>
              <w:rPr>
                <w:rFonts w:ascii="Calibri" w:hAnsi="Calibri" w:cs="Calibri"/>
              </w:rPr>
            </w:pPr>
            <w:r w:rsidRPr="004F3B18">
              <w:rPr>
                <w:rFonts w:ascii="Calibri" w:hAnsi="Calibri" w:cs="Calibri"/>
              </w:rPr>
              <w:t>1.34</w:t>
            </w:r>
          </w:p>
        </w:tc>
        <w:tc>
          <w:tcPr>
            <w:tcW w:w="671" w:type="dxa"/>
          </w:tcPr>
          <w:p w14:paraId="5398C528" w14:textId="61A69794" w:rsidR="00D2733E" w:rsidRPr="004F3B18" w:rsidRDefault="00073F0E" w:rsidP="00B260E9">
            <w:pPr>
              <w:jc w:val="center"/>
              <w:rPr>
                <w:rFonts w:ascii="Calibri" w:hAnsi="Calibri" w:cs="Calibri"/>
              </w:rPr>
            </w:pPr>
            <w:r w:rsidRPr="004F3B18">
              <w:rPr>
                <w:rFonts w:ascii="Calibri" w:hAnsi="Calibri" w:cs="Calibri"/>
              </w:rPr>
              <w:t>0.96</w:t>
            </w:r>
          </w:p>
        </w:tc>
        <w:tc>
          <w:tcPr>
            <w:tcW w:w="1285" w:type="dxa"/>
          </w:tcPr>
          <w:p w14:paraId="26D0640D" w14:textId="2999FEA0" w:rsidR="00D2733E" w:rsidRPr="004F3B18" w:rsidRDefault="00A6537A" w:rsidP="00B260E9">
            <w:pPr>
              <w:jc w:val="center"/>
              <w:rPr>
                <w:rFonts w:ascii="Calibri" w:hAnsi="Calibri" w:cs="Calibri"/>
              </w:rPr>
            </w:pPr>
            <w:r w:rsidRPr="004F3B18">
              <w:rPr>
                <w:rFonts w:ascii="Calibri" w:hAnsi="Calibri" w:cs="Calibri"/>
              </w:rPr>
              <w:t>1.71</w:t>
            </w:r>
          </w:p>
        </w:tc>
        <w:tc>
          <w:tcPr>
            <w:tcW w:w="850" w:type="dxa"/>
          </w:tcPr>
          <w:p w14:paraId="239B1C5E" w14:textId="282BB277" w:rsidR="00D2733E" w:rsidRPr="004F3B18" w:rsidRDefault="00A6537A" w:rsidP="00B260E9">
            <w:pPr>
              <w:jc w:val="center"/>
              <w:rPr>
                <w:rFonts w:ascii="Calibri" w:hAnsi="Calibri" w:cs="Calibri"/>
              </w:rPr>
            </w:pPr>
            <w:r w:rsidRPr="004F3B18">
              <w:rPr>
                <w:rFonts w:ascii="Calibri" w:hAnsi="Calibri" w:cs="Calibri"/>
              </w:rPr>
              <w:t>0.9</w:t>
            </w:r>
          </w:p>
        </w:tc>
        <w:tc>
          <w:tcPr>
            <w:tcW w:w="993" w:type="dxa"/>
          </w:tcPr>
          <w:p w14:paraId="109C0D3B" w14:textId="73194684" w:rsidR="00D2733E" w:rsidRPr="004F3B18" w:rsidRDefault="00A6537A" w:rsidP="00B260E9">
            <w:pPr>
              <w:jc w:val="center"/>
              <w:rPr>
                <w:rFonts w:ascii="Calibri" w:hAnsi="Calibri" w:cs="Calibri"/>
              </w:rPr>
            </w:pPr>
            <w:r w:rsidRPr="004F3B18">
              <w:rPr>
                <w:rFonts w:ascii="Calibri" w:hAnsi="Calibri" w:cs="Calibri"/>
              </w:rPr>
              <w:t>-2.4</w:t>
            </w:r>
          </w:p>
        </w:tc>
        <w:tc>
          <w:tcPr>
            <w:tcW w:w="850" w:type="dxa"/>
          </w:tcPr>
          <w:p w14:paraId="4DB4440F" w14:textId="0EF83906" w:rsidR="00D2733E" w:rsidRPr="004F3B18" w:rsidRDefault="00A6537A" w:rsidP="00B260E9">
            <w:pPr>
              <w:jc w:val="center"/>
              <w:rPr>
                <w:rFonts w:ascii="Calibri" w:hAnsi="Calibri" w:cs="Calibri"/>
              </w:rPr>
            </w:pPr>
            <w:r w:rsidRPr="004F3B18">
              <w:rPr>
                <w:rFonts w:ascii="Calibri" w:hAnsi="Calibri" w:cs="Calibri"/>
              </w:rPr>
              <w:t>1.0</w:t>
            </w:r>
          </w:p>
        </w:tc>
        <w:tc>
          <w:tcPr>
            <w:tcW w:w="941" w:type="dxa"/>
          </w:tcPr>
          <w:p w14:paraId="17A3D30F" w14:textId="541DB93F" w:rsidR="00D2733E" w:rsidRPr="004F3B18" w:rsidRDefault="00A6537A" w:rsidP="00B260E9">
            <w:pPr>
              <w:jc w:val="center"/>
              <w:rPr>
                <w:rFonts w:ascii="Calibri" w:hAnsi="Calibri" w:cs="Calibri"/>
              </w:rPr>
            </w:pPr>
            <w:r w:rsidRPr="004F3B18">
              <w:rPr>
                <w:rFonts w:ascii="Calibri" w:hAnsi="Calibri" w:cs="Calibri"/>
              </w:rPr>
              <w:t>-0.21</w:t>
            </w:r>
          </w:p>
        </w:tc>
      </w:tr>
      <w:tr w:rsidR="00D2733E" w:rsidRPr="004F3B18" w14:paraId="3CF1BB9E" w14:textId="77777777" w:rsidTr="00825B74">
        <w:tc>
          <w:tcPr>
            <w:tcW w:w="699" w:type="dxa"/>
            <w:vMerge/>
          </w:tcPr>
          <w:p w14:paraId="1B64378F" w14:textId="77777777" w:rsidR="00D2733E" w:rsidRPr="004F3B18" w:rsidRDefault="00D2733E" w:rsidP="00B260E9">
            <w:pPr>
              <w:jc w:val="center"/>
              <w:rPr>
                <w:rFonts w:ascii="Calibri" w:hAnsi="Calibri" w:cs="Calibri"/>
              </w:rPr>
            </w:pPr>
          </w:p>
        </w:tc>
        <w:tc>
          <w:tcPr>
            <w:tcW w:w="1124" w:type="dxa"/>
            <w:vMerge/>
          </w:tcPr>
          <w:p w14:paraId="6EB42DA9" w14:textId="77777777" w:rsidR="00D2733E" w:rsidRPr="004F3B18" w:rsidRDefault="00D2733E" w:rsidP="00B260E9">
            <w:pPr>
              <w:jc w:val="center"/>
              <w:rPr>
                <w:rFonts w:ascii="Calibri" w:hAnsi="Calibri" w:cs="Calibri"/>
              </w:rPr>
            </w:pPr>
          </w:p>
        </w:tc>
        <w:tc>
          <w:tcPr>
            <w:tcW w:w="851" w:type="dxa"/>
          </w:tcPr>
          <w:p w14:paraId="11488C88"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2743F2AF" w14:textId="2A37EA43" w:rsidR="00D2733E" w:rsidRPr="004F3B18" w:rsidRDefault="00C80ED9" w:rsidP="00B260E9">
            <w:pPr>
              <w:jc w:val="center"/>
              <w:rPr>
                <w:rFonts w:ascii="Calibri" w:hAnsi="Calibri" w:cs="Calibri"/>
              </w:rPr>
            </w:pPr>
            <w:r w:rsidRPr="004F3B18">
              <w:rPr>
                <w:rFonts w:ascii="Calibri" w:hAnsi="Calibri" w:cs="Calibri"/>
              </w:rPr>
              <w:t>1.39</w:t>
            </w:r>
          </w:p>
        </w:tc>
        <w:tc>
          <w:tcPr>
            <w:tcW w:w="671" w:type="dxa"/>
          </w:tcPr>
          <w:p w14:paraId="74C1DCAB" w14:textId="245F12ED" w:rsidR="00D2733E" w:rsidRPr="004F3B18" w:rsidRDefault="00C80ED9" w:rsidP="00B260E9">
            <w:pPr>
              <w:jc w:val="center"/>
              <w:rPr>
                <w:rFonts w:ascii="Calibri" w:hAnsi="Calibri" w:cs="Calibri"/>
              </w:rPr>
            </w:pPr>
            <w:r w:rsidRPr="004F3B18">
              <w:rPr>
                <w:rFonts w:ascii="Calibri" w:hAnsi="Calibri" w:cs="Calibri"/>
              </w:rPr>
              <w:t>0.96</w:t>
            </w:r>
          </w:p>
        </w:tc>
        <w:tc>
          <w:tcPr>
            <w:tcW w:w="1285" w:type="dxa"/>
          </w:tcPr>
          <w:p w14:paraId="4C3B75B2" w14:textId="04053ABA" w:rsidR="00D2733E" w:rsidRPr="004F3B18" w:rsidRDefault="00D468FD" w:rsidP="00B260E9">
            <w:pPr>
              <w:jc w:val="center"/>
              <w:rPr>
                <w:rFonts w:ascii="Calibri" w:hAnsi="Calibri" w:cs="Calibri"/>
              </w:rPr>
            </w:pPr>
            <w:r w:rsidRPr="004F3B18">
              <w:rPr>
                <w:rFonts w:ascii="Calibri" w:hAnsi="Calibri" w:cs="Calibri"/>
              </w:rPr>
              <w:t>2.25</w:t>
            </w:r>
          </w:p>
        </w:tc>
        <w:tc>
          <w:tcPr>
            <w:tcW w:w="850" w:type="dxa"/>
          </w:tcPr>
          <w:p w14:paraId="201F04F5" w14:textId="0CCF1FEB" w:rsidR="00D2733E" w:rsidRPr="004F3B18" w:rsidRDefault="00D468FD" w:rsidP="00B260E9">
            <w:pPr>
              <w:jc w:val="center"/>
              <w:rPr>
                <w:rFonts w:ascii="Calibri" w:hAnsi="Calibri" w:cs="Calibri"/>
              </w:rPr>
            </w:pPr>
            <w:r w:rsidRPr="004F3B18">
              <w:rPr>
                <w:rFonts w:ascii="Calibri" w:hAnsi="Calibri" w:cs="Calibri"/>
              </w:rPr>
              <w:t>3.2</w:t>
            </w:r>
          </w:p>
        </w:tc>
        <w:tc>
          <w:tcPr>
            <w:tcW w:w="993" w:type="dxa"/>
          </w:tcPr>
          <w:p w14:paraId="610DF5EE" w14:textId="08DABDEC" w:rsidR="00D2733E" w:rsidRPr="004F3B18" w:rsidRDefault="00D468FD" w:rsidP="00B260E9">
            <w:pPr>
              <w:jc w:val="center"/>
              <w:rPr>
                <w:rFonts w:ascii="Calibri" w:hAnsi="Calibri" w:cs="Calibri"/>
              </w:rPr>
            </w:pPr>
            <w:r w:rsidRPr="004F3B18">
              <w:rPr>
                <w:rFonts w:ascii="Calibri" w:hAnsi="Calibri" w:cs="Calibri"/>
              </w:rPr>
              <w:t>-36.07</w:t>
            </w:r>
          </w:p>
        </w:tc>
        <w:tc>
          <w:tcPr>
            <w:tcW w:w="850" w:type="dxa"/>
          </w:tcPr>
          <w:p w14:paraId="6FA09DE0" w14:textId="2E038ECF" w:rsidR="00D2733E" w:rsidRPr="004F3B18" w:rsidRDefault="00D57AAC" w:rsidP="00B260E9">
            <w:pPr>
              <w:jc w:val="center"/>
              <w:rPr>
                <w:rFonts w:ascii="Calibri" w:hAnsi="Calibri" w:cs="Calibri"/>
              </w:rPr>
            </w:pPr>
            <w:r w:rsidRPr="004F3B18">
              <w:rPr>
                <w:rFonts w:ascii="Calibri" w:hAnsi="Calibri" w:cs="Calibri"/>
              </w:rPr>
              <w:t>5.05</w:t>
            </w:r>
          </w:p>
        </w:tc>
        <w:tc>
          <w:tcPr>
            <w:tcW w:w="941" w:type="dxa"/>
          </w:tcPr>
          <w:p w14:paraId="7FD58239" w14:textId="75797C8A" w:rsidR="00D2733E" w:rsidRPr="004F3B18" w:rsidRDefault="00D57AAC" w:rsidP="00B260E9">
            <w:pPr>
              <w:jc w:val="center"/>
              <w:rPr>
                <w:rFonts w:ascii="Calibri" w:hAnsi="Calibri" w:cs="Calibri"/>
              </w:rPr>
            </w:pPr>
            <w:r w:rsidRPr="004F3B18">
              <w:rPr>
                <w:rFonts w:ascii="Calibri" w:hAnsi="Calibri" w:cs="Calibri"/>
              </w:rPr>
              <w:t>-24.79</w:t>
            </w:r>
          </w:p>
        </w:tc>
      </w:tr>
      <w:tr w:rsidR="00D2733E" w:rsidRPr="004F3B18" w14:paraId="0F9DF9B2" w14:textId="77777777" w:rsidTr="00825B74">
        <w:tc>
          <w:tcPr>
            <w:tcW w:w="699" w:type="dxa"/>
            <w:vMerge/>
          </w:tcPr>
          <w:p w14:paraId="20B7806E" w14:textId="77777777" w:rsidR="00D2733E" w:rsidRPr="004F3B18" w:rsidRDefault="00D2733E" w:rsidP="00B260E9">
            <w:pPr>
              <w:jc w:val="center"/>
              <w:rPr>
                <w:rFonts w:ascii="Calibri" w:hAnsi="Calibri" w:cs="Calibri"/>
              </w:rPr>
            </w:pPr>
          </w:p>
        </w:tc>
        <w:tc>
          <w:tcPr>
            <w:tcW w:w="1124" w:type="dxa"/>
            <w:vMerge w:val="restart"/>
          </w:tcPr>
          <w:p w14:paraId="3AC6C23F"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7616ACE5"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5EF3CE5E" w14:textId="099397B4" w:rsidR="00D2733E" w:rsidRPr="004F3B18" w:rsidRDefault="00AE61E1" w:rsidP="00B260E9">
            <w:pPr>
              <w:jc w:val="center"/>
              <w:rPr>
                <w:rFonts w:ascii="Calibri" w:hAnsi="Calibri" w:cs="Calibri"/>
              </w:rPr>
            </w:pPr>
            <w:r w:rsidRPr="004F3B18">
              <w:rPr>
                <w:rFonts w:ascii="Calibri" w:hAnsi="Calibri" w:cs="Calibri"/>
              </w:rPr>
              <w:t>1.46</w:t>
            </w:r>
          </w:p>
        </w:tc>
        <w:tc>
          <w:tcPr>
            <w:tcW w:w="671" w:type="dxa"/>
          </w:tcPr>
          <w:p w14:paraId="4A40CBAF" w14:textId="5D266A69" w:rsidR="00D2733E" w:rsidRPr="004F3B18" w:rsidRDefault="00AE61E1" w:rsidP="00B260E9">
            <w:pPr>
              <w:jc w:val="center"/>
              <w:rPr>
                <w:rFonts w:ascii="Calibri" w:hAnsi="Calibri" w:cs="Calibri"/>
              </w:rPr>
            </w:pPr>
            <w:r w:rsidRPr="004F3B18">
              <w:rPr>
                <w:rFonts w:ascii="Calibri" w:hAnsi="Calibri" w:cs="Calibri"/>
              </w:rPr>
              <w:t>0.95</w:t>
            </w:r>
          </w:p>
        </w:tc>
        <w:tc>
          <w:tcPr>
            <w:tcW w:w="1285" w:type="dxa"/>
          </w:tcPr>
          <w:p w14:paraId="32D2C2C1" w14:textId="64E7EE7B" w:rsidR="00D2733E" w:rsidRPr="004F3B18" w:rsidRDefault="007552B1" w:rsidP="00B260E9">
            <w:pPr>
              <w:jc w:val="center"/>
              <w:rPr>
                <w:rFonts w:ascii="Calibri" w:hAnsi="Calibri" w:cs="Calibri"/>
              </w:rPr>
            </w:pPr>
            <w:r w:rsidRPr="004F3B18">
              <w:rPr>
                <w:rFonts w:ascii="Calibri" w:hAnsi="Calibri" w:cs="Calibri"/>
              </w:rPr>
              <w:t>2.14</w:t>
            </w:r>
          </w:p>
        </w:tc>
        <w:tc>
          <w:tcPr>
            <w:tcW w:w="850" w:type="dxa"/>
          </w:tcPr>
          <w:p w14:paraId="5A863935" w14:textId="58192441" w:rsidR="00D2733E" w:rsidRPr="004F3B18" w:rsidRDefault="007552B1" w:rsidP="00B260E9">
            <w:pPr>
              <w:jc w:val="center"/>
              <w:rPr>
                <w:rFonts w:ascii="Calibri" w:hAnsi="Calibri" w:cs="Calibri"/>
              </w:rPr>
            </w:pPr>
            <w:r w:rsidRPr="004F3B18">
              <w:rPr>
                <w:rFonts w:ascii="Calibri" w:hAnsi="Calibri" w:cs="Calibri"/>
              </w:rPr>
              <w:t>3.94</w:t>
            </w:r>
          </w:p>
        </w:tc>
        <w:tc>
          <w:tcPr>
            <w:tcW w:w="993" w:type="dxa"/>
          </w:tcPr>
          <w:p w14:paraId="6A4D90F3" w14:textId="53693639" w:rsidR="00D2733E" w:rsidRPr="004F3B18" w:rsidRDefault="007552B1" w:rsidP="00B260E9">
            <w:pPr>
              <w:jc w:val="center"/>
              <w:rPr>
                <w:rFonts w:ascii="Calibri" w:hAnsi="Calibri" w:cs="Calibri"/>
              </w:rPr>
            </w:pPr>
            <w:r w:rsidRPr="004F3B18">
              <w:rPr>
                <w:rFonts w:ascii="Calibri" w:hAnsi="Calibri" w:cs="Calibri"/>
              </w:rPr>
              <w:t>-59.34</w:t>
            </w:r>
          </w:p>
        </w:tc>
        <w:tc>
          <w:tcPr>
            <w:tcW w:w="850" w:type="dxa"/>
          </w:tcPr>
          <w:p w14:paraId="3CBEAD4B" w14:textId="5017E9F9" w:rsidR="00D2733E" w:rsidRPr="004F3B18" w:rsidRDefault="007552B1" w:rsidP="00B260E9">
            <w:pPr>
              <w:jc w:val="center"/>
              <w:rPr>
                <w:rFonts w:ascii="Calibri" w:hAnsi="Calibri" w:cs="Calibri"/>
              </w:rPr>
            </w:pPr>
            <w:r w:rsidRPr="004F3B18">
              <w:rPr>
                <w:rFonts w:ascii="Calibri" w:hAnsi="Calibri" w:cs="Calibri"/>
              </w:rPr>
              <w:t>6.42</w:t>
            </w:r>
          </w:p>
        </w:tc>
        <w:tc>
          <w:tcPr>
            <w:tcW w:w="941" w:type="dxa"/>
          </w:tcPr>
          <w:p w14:paraId="7A0AE91D" w14:textId="1EC9734E" w:rsidR="00D2733E" w:rsidRPr="004F3B18" w:rsidRDefault="007552B1" w:rsidP="00B260E9">
            <w:pPr>
              <w:jc w:val="center"/>
              <w:rPr>
                <w:rFonts w:ascii="Calibri" w:hAnsi="Calibri" w:cs="Calibri"/>
              </w:rPr>
            </w:pPr>
            <w:r w:rsidRPr="004F3B18">
              <w:rPr>
                <w:rFonts w:ascii="Calibri" w:hAnsi="Calibri" w:cs="Calibri"/>
              </w:rPr>
              <w:t>-40.45</w:t>
            </w:r>
          </w:p>
        </w:tc>
      </w:tr>
      <w:tr w:rsidR="00D2733E" w:rsidRPr="004F3B18" w14:paraId="323A1577" w14:textId="77777777" w:rsidTr="00825B74">
        <w:tc>
          <w:tcPr>
            <w:tcW w:w="699" w:type="dxa"/>
            <w:vMerge/>
          </w:tcPr>
          <w:p w14:paraId="3A80D464" w14:textId="77777777" w:rsidR="00D2733E" w:rsidRPr="004F3B18" w:rsidRDefault="00D2733E" w:rsidP="00B260E9">
            <w:pPr>
              <w:jc w:val="center"/>
              <w:rPr>
                <w:rFonts w:ascii="Calibri" w:hAnsi="Calibri" w:cs="Calibri"/>
              </w:rPr>
            </w:pPr>
          </w:p>
        </w:tc>
        <w:tc>
          <w:tcPr>
            <w:tcW w:w="1124" w:type="dxa"/>
            <w:vMerge/>
          </w:tcPr>
          <w:p w14:paraId="7B60D90A" w14:textId="77777777" w:rsidR="00D2733E" w:rsidRPr="004F3B18" w:rsidRDefault="00D2733E" w:rsidP="00B260E9">
            <w:pPr>
              <w:jc w:val="center"/>
              <w:rPr>
                <w:rFonts w:ascii="Calibri" w:hAnsi="Calibri" w:cs="Calibri"/>
              </w:rPr>
            </w:pPr>
          </w:p>
        </w:tc>
        <w:tc>
          <w:tcPr>
            <w:tcW w:w="851" w:type="dxa"/>
          </w:tcPr>
          <w:p w14:paraId="4D73573B"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5CE66359" w14:textId="3787863A" w:rsidR="00D2733E" w:rsidRPr="004F3B18" w:rsidRDefault="00987CAF" w:rsidP="00B260E9">
            <w:pPr>
              <w:jc w:val="center"/>
              <w:rPr>
                <w:rFonts w:ascii="Calibri" w:hAnsi="Calibri" w:cs="Calibri"/>
              </w:rPr>
            </w:pPr>
            <w:r w:rsidRPr="004F3B18">
              <w:rPr>
                <w:rFonts w:ascii="Calibri" w:hAnsi="Calibri" w:cs="Calibri"/>
              </w:rPr>
              <w:t>1.34</w:t>
            </w:r>
          </w:p>
        </w:tc>
        <w:tc>
          <w:tcPr>
            <w:tcW w:w="671" w:type="dxa"/>
          </w:tcPr>
          <w:p w14:paraId="0D7E4346" w14:textId="094B8D80" w:rsidR="00D2733E" w:rsidRPr="004F3B18" w:rsidRDefault="00987CAF" w:rsidP="00B260E9">
            <w:pPr>
              <w:jc w:val="center"/>
              <w:rPr>
                <w:rFonts w:ascii="Calibri" w:hAnsi="Calibri" w:cs="Calibri"/>
              </w:rPr>
            </w:pPr>
            <w:r w:rsidRPr="004F3B18">
              <w:rPr>
                <w:rFonts w:ascii="Calibri" w:hAnsi="Calibri" w:cs="Calibri"/>
              </w:rPr>
              <w:t>0.96</w:t>
            </w:r>
          </w:p>
        </w:tc>
        <w:tc>
          <w:tcPr>
            <w:tcW w:w="1285" w:type="dxa"/>
          </w:tcPr>
          <w:p w14:paraId="3FE78429" w14:textId="0DE9B7D2" w:rsidR="00D2733E" w:rsidRPr="004F3B18" w:rsidRDefault="004D3A60" w:rsidP="00B260E9">
            <w:pPr>
              <w:jc w:val="center"/>
              <w:rPr>
                <w:rFonts w:ascii="Calibri" w:hAnsi="Calibri" w:cs="Calibri"/>
              </w:rPr>
            </w:pPr>
            <w:r w:rsidRPr="004F3B18">
              <w:rPr>
                <w:rFonts w:ascii="Calibri" w:hAnsi="Calibri" w:cs="Calibri"/>
              </w:rPr>
              <w:t>1.82</w:t>
            </w:r>
          </w:p>
        </w:tc>
        <w:tc>
          <w:tcPr>
            <w:tcW w:w="850" w:type="dxa"/>
          </w:tcPr>
          <w:p w14:paraId="2FC5E76C" w14:textId="4FF53358" w:rsidR="00D2733E" w:rsidRPr="004F3B18" w:rsidRDefault="004D3A60" w:rsidP="00B260E9">
            <w:pPr>
              <w:jc w:val="center"/>
              <w:rPr>
                <w:rFonts w:ascii="Calibri" w:hAnsi="Calibri" w:cs="Calibri"/>
              </w:rPr>
            </w:pPr>
            <w:r w:rsidRPr="004F3B18">
              <w:rPr>
                <w:rFonts w:ascii="Calibri" w:hAnsi="Calibri" w:cs="Calibri"/>
              </w:rPr>
              <w:t>2.09</w:t>
            </w:r>
          </w:p>
        </w:tc>
        <w:tc>
          <w:tcPr>
            <w:tcW w:w="993" w:type="dxa"/>
          </w:tcPr>
          <w:p w14:paraId="564BDB7F" w14:textId="5F19C590" w:rsidR="00D2733E" w:rsidRPr="004F3B18" w:rsidRDefault="004D3A60" w:rsidP="00B260E9">
            <w:pPr>
              <w:jc w:val="center"/>
              <w:rPr>
                <w:rFonts w:ascii="Calibri" w:hAnsi="Calibri" w:cs="Calibri"/>
              </w:rPr>
            </w:pPr>
            <w:r w:rsidRPr="004F3B18">
              <w:rPr>
                <w:rFonts w:ascii="Calibri" w:hAnsi="Calibri" w:cs="Calibri"/>
              </w:rPr>
              <w:t>-15.82</w:t>
            </w:r>
          </w:p>
        </w:tc>
        <w:tc>
          <w:tcPr>
            <w:tcW w:w="850" w:type="dxa"/>
          </w:tcPr>
          <w:p w14:paraId="373078FE" w14:textId="42692B0C" w:rsidR="00D2733E" w:rsidRPr="004F3B18" w:rsidRDefault="004D3A60" w:rsidP="00B260E9">
            <w:pPr>
              <w:jc w:val="center"/>
              <w:rPr>
                <w:rFonts w:ascii="Calibri" w:hAnsi="Calibri" w:cs="Calibri"/>
              </w:rPr>
            </w:pPr>
            <w:r w:rsidRPr="004F3B18">
              <w:rPr>
                <w:rFonts w:ascii="Calibri" w:hAnsi="Calibri" w:cs="Calibri"/>
              </w:rPr>
              <w:t>3.04</w:t>
            </w:r>
          </w:p>
        </w:tc>
        <w:tc>
          <w:tcPr>
            <w:tcW w:w="941" w:type="dxa"/>
          </w:tcPr>
          <w:p w14:paraId="599E8AA7" w14:textId="12A9902E" w:rsidR="00D2733E" w:rsidRPr="004F3B18" w:rsidRDefault="004D3A60" w:rsidP="00B260E9">
            <w:pPr>
              <w:jc w:val="center"/>
              <w:rPr>
                <w:rFonts w:ascii="Calibri" w:hAnsi="Calibri" w:cs="Calibri"/>
              </w:rPr>
            </w:pPr>
            <w:r w:rsidRPr="004F3B18">
              <w:rPr>
                <w:rFonts w:ascii="Calibri" w:hAnsi="Calibri" w:cs="Calibri"/>
              </w:rPr>
              <w:t>-8.71</w:t>
            </w:r>
          </w:p>
        </w:tc>
      </w:tr>
      <w:tr w:rsidR="00D2733E" w:rsidRPr="004F3B18" w14:paraId="3D0ACBEE" w14:textId="77777777" w:rsidTr="00825B74">
        <w:tc>
          <w:tcPr>
            <w:tcW w:w="699" w:type="dxa"/>
            <w:vMerge/>
          </w:tcPr>
          <w:p w14:paraId="7956462D" w14:textId="77777777" w:rsidR="00D2733E" w:rsidRPr="004F3B18" w:rsidRDefault="00D2733E" w:rsidP="00B260E9">
            <w:pPr>
              <w:jc w:val="center"/>
              <w:rPr>
                <w:rFonts w:ascii="Calibri" w:hAnsi="Calibri" w:cs="Calibri"/>
              </w:rPr>
            </w:pPr>
          </w:p>
        </w:tc>
        <w:tc>
          <w:tcPr>
            <w:tcW w:w="1124" w:type="dxa"/>
            <w:vMerge/>
          </w:tcPr>
          <w:p w14:paraId="7DCF2547" w14:textId="77777777" w:rsidR="00D2733E" w:rsidRPr="004F3B18" w:rsidRDefault="00D2733E" w:rsidP="00B260E9">
            <w:pPr>
              <w:jc w:val="center"/>
              <w:rPr>
                <w:rFonts w:ascii="Calibri" w:hAnsi="Calibri" w:cs="Calibri"/>
              </w:rPr>
            </w:pPr>
          </w:p>
        </w:tc>
        <w:tc>
          <w:tcPr>
            <w:tcW w:w="851" w:type="dxa"/>
          </w:tcPr>
          <w:p w14:paraId="0ED61B98"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46ED4101" w14:textId="35EDFBA9" w:rsidR="00D2733E" w:rsidRPr="004F3B18" w:rsidRDefault="005D73F2" w:rsidP="00B260E9">
            <w:pPr>
              <w:jc w:val="center"/>
              <w:rPr>
                <w:rFonts w:ascii="Calibri" w:hAnsi="Calibri" w:cs="Calibri"/>
              </w:rPr>
            </w:pPr>
            <w:r w:rsidRPr="004F3B18">
              <w:rPr>
                <w:rFonts w:ascii="Calibri" w:hAnsi="Calibri" w:cs="Calibri"/>
              </w:rPr>
              <w:t>1.37</w:t>
            </w:r>
          </w:p>
        </w:tc>
        <w:tc>
          <w:tcPr>
            <w:tcW w:w="671" w:type="dxa"/>
          </w:tcPr>
          <w:p w14:paraId="16E39257" w14:textId="4CE1AF34" w:rsidR="00D2733E" w:rsidRPr="004F3B18" w:rsidRDefault="005D73F2" w:rsidP="00B260E9">
            <w:pPr>
              <w:jc w:val="center"/>
              <w:rPr>
                <w:rFonts w:ascii="Calibri" w:hAnsi="Calibri" w:cs="Calibri"/>
              </w:rPr>
            </w:pPr>
            <w:r w:rsidRPr="004F3B18">
              <w:rPr>
                <w:rFonts w:ascii="Calibri" w:hAnsi="Calibri" w:cs="Calibri"/>
              </w:rPr>
              <w:t>0.96</w:t>
            </w:r>
          </w:p>
        </w:tc>
        <w:tc>
          <w:tcPr>
            <w:tcW w:w="1285" w:type="dxa"/>
          </w:tcPr>
          <w:p w14:paraId="3371D851" w14:textId="70F0C2A4" w:rsidR="00D2733E" w:rsidRPr="004F3B18" w:rsidRDefault="00B53104" w:rsidP="00B260E9">
            <w:pPr>
              <w:jc w:val="center"/>
              <w:rPr>
                <w:rFonts w:ascii="Calibri" w:hAnsi="Calibri" w:cs="Calibri"/>
              </w:rPr>
            </w:pPr>
            <w:r w:rsidRPr="004F3B18">
              <w:rPr>
                <w:rFonts w:ascii="Calibri" w:hAnsi="Calibri" w:cs="Calibri"/>
              </w:rPr>
              <w:t>2.01</w:t>
            </w:r>
          </w:p>
        </w:tc>
        <w:tc>
          <w:tcPr>
            <w:tcW w:w="850" w:type="dxa"/>
          </w:tcPr>
          <w:p w14:paraId="3184648F" w14:textId="2FF13A9F" w:rsidR="00D2733E" w:rsidRPr="004F3B18" w:rsidRDefault="00B53104" w:rsidP="00B260E9">
            <w:pPr>
              <w:jc w:val="center"/>
              <w:rPr>
                <w:rFonts w:ascii="Calibri" w:hAnsi="Calibri" w:cs="Calibri"/>
              </w:rPr>
            </w:pPr>
            <w:r w:rsidRPr="004F3B18">
              <w:rPr>
                <w:rFonts w:ascii="Calibri" w:hAnsi="Calibri" w:cs="Calibri"/>
              </w:rPr>
              <w:t>2.97</w:t>
            </w:r>
          </w:p>
        </w:tc>
        <w:tc>
          <w:tcPr>
            <w:tcW w:w="993" w:type="dxa"/>
          </w:tcPr>
          <w:p w14:paraId="3F128037" w14:textId="24BBABF5" w:rsidR="00D2733E" w:rsidRPr="004F3B18" w:rsidRDefault="00B53104" w:rsidP="00B260E9">
            <w:pPr>
              <w:jc w:val="center"/>
              <w:rPr>
                <w:rFonts w:ascii="Calibri" w:hAnsi="Calibri" w:cs="Calibri"/>
              </w:rPr>
            </w:pPr>
            <w:r w:rsidRPr="004F3B18">
              <w:rPr>
                <w:rFonts w:ascii="Calibri" w:hAnsi="Calibri" w:cs="Calibri"/>
              </w:rPr>
              <w:t>-32.8</w:t>
            </w:r>
          </w:p>
        </w:tc>
        <w:tc>
          <w:tcPr>
            <w:tcW w:w="850" w:type="dxa"/>
          </w:tcPr>
          <w:p w14:paraId="43CD95A6" w14:textId="6A12F2DA" w:rsidR="00D2733E" w:rsidRPr="004F3B18" w:rsidRDefault="00B53104" w:rsidP="00B260E9">
            <w:pPr>
              <w:jc w:val="center"/>
              <w:rPr>
                <w:rFonts w:ascii="Calibri" w:hAnsi="Calibri" w:cs="Calibri"/>
              </w:rPr>
            </w:pPr>
            <w:r w:rsidRPr="004F3B18">
              <w:rPr>
                <w:rFonts w:ascii="Calibri" w:hAnsi="Calibri" w:cs="Calibri"/>
              </w:rPr>
              <w:t>4.62</w:t>
            </w:r>
          </w:p>
        </w:tc>
        <w:tc>
          <w:tcPr>
            <w:tcW w:w="941" w:type="dxa"/>
          </w:tcPr>
          <w:p w14:paraId="40F2C8B6" w14:textId="70849E56" w:rsidR="00D2733E" w:rsidRPr="004F3B18" w:rsidRDefault="00B53104" w:rsidP="00B260E9">
            <w:pPr>
              <w:jc w:val="center"/>
              <w:rPr>
                <w:rFonts w:ascii="Calibri" w:hAnsi="Calibri" w:cs="Calibri"/>
              </w:rPr>
            </w:pPr>
            <w:r w:rsidRPr="004F3B18">
              <w:rPr>
                <w:rFonts w:ascii="Calibri" w:hAnsi="Calibri" w:cs="Calibri"/>
              </w:rPr>
              <w:t>-20.63</w:t>
            </w:r>
          </w:p>
        </w:tc>
      </w:tr>
      <w:tr w:rsidR="00D2733E" w:rsidRPr="004F3B18" w14:paraId="442D68AB" w14:textId="77777777" w:rsidTr="00825B74">
        <w:tc>
          <w:tcPr>
            <w:tcW w:w="699" w:type="dxa"/>
            <w:vMerge/>
          </w:tcPr>
          <w:p w14:paraId="623E2CD2" w14:textId="77777777" w:rsidR="00D2733E" w:rsidRPr="004F3B18" w:rsidRDefault="00D2733E" w:rsidP="00B260E9">
            <w:pPr>
              <w:jc w:val="center"/>
              <w:rPr>
                <w:rFonts w:ascii="Calibri" w:hAnsi="Calibri" w:cs="Calibri"/>
              </w:rPr>
            </w:pPr>
          </w:p>
        </w:tc>
        <w:tc>
          <w:tcPr>
            <w:tcW w:w="1124" w:type="dxa"/>
            <w:vMerge/>
          </w:tcPr>
          <w:p w14:paraId="064A5972" w14:textId="77777777" w:rsidR="00D2733E" w:rsidRPr="004F3B18" w:rsidRDefault="00D2733E" w:rsidP="00B260E9">
            <w:pPr>
              <w:jc w:val="center"/>
              <w:rPr>
                <w:rFonts w:ascii="Calibri" w:hAnsi="Calibri" w:cs="Calibri"/>
              </w:rPr>
            </w:pPr>
          </w:p>
        </w:tc>
        <w:tc>
          <w:tcPr>
            <w:tcW w:w="851" w:type="dxa"/>
          </w:tcPr>
          <w:p w14:paraId="6D562621"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1D01B747" w14:textId="04668527" w:rsidR="00D2733E" w:rsidRPr="004F3B18" w:rsidRDefault="001D09FD" w:rsidP="00B260E9">
            <w:pPr>
              <w:jc w:val="center"/>
              <w:rPr>
                <w:rFonts w:ascii="Calibri" w:hAnsi="Calibri" w:cs="Calibri"/>
              </w:rPr>
            </w:pPr>
            <w:r w:rsidRPr="004F3B18">
              <w:rPr>
                <w:rFonts w:ascii="Calibri" w:hAnsi="Calibri" w:cs="Calibri"/>
              </w:rPr>
              <w:t>1.35</w:t>
            </w:r>
          </w:p>
        </w:tc>
        <w:tc>
          <w:tcPr>
            <w:tcW w:w="671" w:type="dxa"/>
          </w:tcPr>
          <w:p w14:paraId="65E0D8DC" w14:textId="3F5C2C98" w:rsidR="00D2733E" w:rsidRPr="004F3B18" w:rsidRDefault="001D09FD" w:rsidP="00B260E9">
            <w:pPr>
              <w:jc w:val="center"/>
              <w:rPr>
                <w:rFonts w:ascii="Calibri" w:hAnsi="Calibri" w:cs="Calibri"/>
              </w:rPr>
            </w:pPr>
            <w:r w:rsidRPr="004F3B18">
              <w:rPr>
                <w:rFonts w:ascii="Calibri" w:hAnsi="Calibri" w:cs="Calibri"/>
              </w:rPr>
              <w:t>0.96</w:t>
            </w:r>
          </w:p>
        </w:tc>
        <w:tc>
          <w:tcPr>
            <w:tcW w:w="1285" w:type="dxa"/>
          </w:tcPr>
          <w:p w14:paraId="7DEC675B" w14:textId="37495BB2" w:rsidR="00D2733E" w:rsidRPr="004F3B18" w:rsidRDefault="00C16337" w:rsidP="00B260E9">
            <w:pPr>
              <w:jc w:val="center"/>
              <w:rPr>
                <w:rFonts w:ascii="Calibri" w:hAnsi="Calibri" w:cs="Calibri"/>
              </w:rPr>
            </w:pPr>
            <w:r w:rsidRPr="004F3B18">
              <w:rPr>
                <w:rFonts w:ascii="Calibri" w:hAnsi="Calibri" w:cs="Calibri"/>
              </w:rPr>
              <w:t>2.04</w:t>
            </w:r>
          </w:p>
        </w:tc>
        <w:tc>
          <w:tcPr>
            <w:tcW w:w="850" w:type="dxa"/>
          </w:tcPr>
          <w:p w14:paraId="7145FC6D" w14:textId="05D22D72" w:rsidR="00D2733E" w:rsidRPr="004F3B18" w:rsidRDefault="00C16337" w:rsidP="00B260E9">
            <w:pPr>
              <w:jc w:val="center"/>
              <w:rPr>
                <w:rFonts w:ascii="Calibri" w:hAnsi="Calibri" w:cs="Calibri"/>
              </w:rPr>
            </w:pPr>
            <w:r w:rsidRPr="004F3B18">
              <w:rPr>
                <w:rFonts w:ascii="Calibri" w:hAnsi="Calibri" w:cs="Calibri"/>
              </w:rPr>
              <w:t>1.88</w:t>
            </w:r>
          </w:p>
        </w:tc>
        <w:tc>
          <w:tcPr>
            <w:tcW w:w="993" w:type="dxa"/>
          </w:tcPr>
          <w:p w14:paraId="24F1D0DE" w14:textId="51FB8C64" w:rsidR="00D2733E" w:rsidRPr="004F3B18" w:rsidRDefault="00C16337" w:rsidP="00B260E9">
            <w:pPr>
              <w:jc w:val="center"/>
              <w:rPr>
                <w:rFonts w:ascii="Calibri" w:hAnsi="Calibri" w:cs="Calibri"/>
              </w:rPr>
            </w:pPr>
            <w:r w:rsidRPr="004F3B18">
              <w:rPr>
                <w:rFonts w:ascii="Calibri" w:hAnsi="Calibri" w:cs="Calibri"/>
              </w:rPr>
              <w:t>-11.97</w:t>
            </w:r>
          </w:p>
        </w:tc>
        <w:tc>
          <w:tcPr>
            <w:tcW w:w="850" w:type="dxa"/>
          </w:tcPr>
          <w:p w14:paraId="6BE6A472" w14:textId="65CF3FE0" w:rsidR="00D2733E" w:rsidRPr="004F3B18" w:rsidRDefault="00C16337" w:rsidP="00B260E9">
            <w:pPr>
              <w:jc w:val="center"/>
              <w:rPr>
                <w:rFonts w:ascii="Calibri" w:hAnsi="Calibri" w:cs="Calibri"/>
              </w:rPr>
            </w:pPr>
            <w:r w:rsidRPr="004F3B18">
              <w:rPr>
                <w:rFonts w:ascii="Calibri" w:hAnsi="Calibri" w:cs="Calibri"/>
              </w:rPr>
              <w:t>2.38</w:t>
            </w:r>
          </w:p>
        </w:tc>
        <w:tc>
          <w:tcPr>
            <w:tcW w:w="941" w:type="dxa"/>
          </w:tcPr>
          <w:p w14:paraId="0A3F946A" w14:textId="375C4C15" w:rsidR="00D2733E" w:rsidRPr="004F3B18" w:rsidRDefault="00C16337" w:rsidP="00B260E9">
            <w:pPr>
              <w:jc w:val="center"/>
              <w:rPr>
                <w:rFonts w:ascii="Calibri" w:hAnsi="Calibri" w:cs="Calibri"/>
              </w:rPr>
            </w:pPr>
            <w:r w:rsidRPr="004F3B18">
              <w:rPr>
                <w:rFonts w:ascii="Calibri" w:hAnsi="Calibri" w:cs="Calibri"/>
              </w:rPr>
              <w:t>-4.85</w:t>
            </w:r>
          </w:p>
        </w:tc>
      </w:tr>
    </w:tbl>
    <w:p w14:paraId="55CC524D" w14:textId="77777777" w:rsidR="00D2733E" w:rsidRPr="004F3B18" w:rsidRDefault="00D2733E" w:rsidP="00D2733E">
      <w:pPr>
        <w:rPr>
          <w:rFonts w:ascii="Calibri" w:hAnsi="Calibri" w:cs="Calibri"/>
        </w:rPr>
      </w:pPr>
    </w:p>
    <w:p w14:paraId="0C64922B" w14:textId="3BA3BCA4" w:rsidR="00513C65" w:rsidRPr="004F3B18" w:rsidRDefault="00513C65" w:rsidP="00513C65">
      <w:pPr>
        <w:pStyle w:val="Caption"/>
        <w:keepNext/>
        <w:rPr>
          <w:rFonts w:ascii="Calibri" w:hAnsi="Calibri" w:cs="Calibri"/>
        </w:rPr>
      </w:pPr>
      <w:bookmarkStart w:id="147" w:name="_Toc165500173"/>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51</w:t>
      </w:r>
      <w:r w:rsidRPr="004F3B18">
        <w:rPr>
          <w:rFonts w:ascii="Calibri" w:hAnsi="Calibri" w:cs="Calibri"/>
        </w:rPr>
        <w:fldChar w:fldCharType="end"/>
      </w:r>
      <w:r w:rsidRPr="004F3B18">
        <w:rPr>
          <w:rFonts w:ascii="Calibri" w:hAnsi="Calibri" w:cs="Calibri"/>
        </w:rPr>
        <w:t>: Model-6 Metrics of XOM With MinMaxScaler</w:t>
      </w:r>
      <w:bookmarkEnd w:id="147"/>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851"/>
        <w:gridCol w:w="992"/>
        <w:gridCol w:w="941"/>
      </w:tblGrid>
      <w:tr w:rsidR="00D2733E" w:rsidRPr="004F3B18" w14:paraId="62C5C036" w14:textId="77777777" w:rsidTr="00B260E9">
        <w:tc>
          <w:tcPr>
            <w:tcW w:w="2674" w:type="dxa"/>
            <w:gridSpan w:val="3"/>
          </w:tcPr>
          <w:p w14:paraId="1A7E4544" w14:textId="77777777" w:rsidR="00D2733E" w:rsidRPr="004F3B18" w:rsidRDefault="00D2733E" w:rsidP="00B260E9">
            <w:pPr>
              <w:jc w:val="center"/>
              <w:rPr>
                <w:rFonts w:ascii="Calibri" w:hAnsi="Calibri" w:cs="Calibri"/>
              </w:rPr>
            </w:pPr>
          </w:p>
        </w:tc>
        <w:tc>
          <w:tcPr>
            <w:tcW w:w="1424" w:type="dxa"/>
            <w:gridSpan w:val="2"/>
          </w:tcPr>
          <w:p w14:paraId="79340DC1"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5D008CF6"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01" w:type="dxa"/>
            <w:gridSpan w:val="2"/>
          </w:tcPr>
          <w:p w14:paraId="792CB046"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933" w:type="dxa"/>
            <w:gridSpan w:val="2"/>
          </w:tcPr>
          <w:p w14:paraId="427377BF"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149A3805" w14:textId="77777777" w:rsidTr="00B260E9">
        <w:tc>
          <w:tcPr>
            <w:tcW w:w="699" w:type="dxa"/>
          </w:tcPr>
          <w:p w14:paraId="576BD20D"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5E660EEB"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0C57312E"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08066318"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781437BA"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3AAADAA0"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4791EFEF"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1" w:type="dxa"/>
          </w:tcPr>
          <w:p w14:paraId="44AE8C6D"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992" w:type="dxa"/>
          </w:tcPr>
          <w:p w14:paraId="774DFAF3"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05A135D1"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38681E1F" w14:textId="77777777" w:rsidTr="00B260E9">
        <w:tc>
          <w:tcPr>
            <w:tcW w:w="699" w:type="dxa"/>
            <w:vMerge w:val="restart"/>
          </w:tcPr>
          <w:p w14:paraId="7B63C7EB" w14:textId="77777777" w:rsidR="00D2733E" w:rsidRPr="004F3B18" w:rsidRDefault="00D2733E" w:rsidP="00B260E9">
            <w:pPr>
              <w:jc w:val="center"/>
              <w:rPr>
                <w:rFonts w:ascii="Calibri" w:hAnsi="Calibri" w:cs="Calibri"/>
              </w:rPr>
            </w:pPr>
            <w:r w:rsidRPr="004F3B18">
              <w:rPr>
                <w:rFonts w:ascii="Calibri" w:hAnsi="Calibri" w:cs="Calibri"/>
              </w:rPr>
              <w:t>XOM</w:t>
            </w:r>
          </w:p>
        </w:tc>
        <w:tc>
          <w:tcPr>
            <w:tcW w:w="1124" w:type="dxa"/>
            <w:vMerge w:val="restart"/>
          </w:tcPr>
          <w:p w14:paraId="3DF973BD"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25D9ECC2"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345C92D0" w14:textId="6E6FC78B" w:rsidR="00D2733E" w:rsidRPr="004F3B18" w:rsidRDefault="000305CA" w:rsidP="00B260E9">
            <w:pPr>
              <w:jc w:val="center"/>
              <w:rPr>
                <w:rFonts w:ascii="Calibri" w:hAnsi="Calibri" w:cs="Calibri"/>
              </w:rPr>
            </w:pPr>
            <w:r w:rsidRPr="004F3B18">
              <w:rPr>
                <w:rFonts w:ascii="Calibri" w:hAnsi="Calibri" w:cs="Calibri"/>
              </w:rPr>
              <w:t>1.45</w:t>
            </w:r>
          </w:p>
        </w:tc>
        <w:tc>
          <w:tcPr>
            <w:tcW w:w="671" w:type="dxa"/>
          </w:tcPr>
          <w:p w14:paraId="5E790236" w14:textId="2B81BFA3" w:rsidR="00D2733E" w:rsidRPr="004F3B18" w:rsidRDefault="000305CA" w:rsidP="00B260E9">
            <w:pPr>
              <w:jc w:val="center"/>
              <w:rPr>
                <w:rFonts w:ascii="Calibri" w:hAnsi="Calibri" w:cs="Calibri"/>
              </w:rPr>
            </w:pPr>
            <w:r w:rsidRPr="004F3B18">
              <w:rPr>
                <w:rFonts w:ascii="Calibri" w:hAnsi="Calibri" w:cs="Calibri"/>
              </w:rPr>
              <w:t>0.97</w:t>
            </w:r>
          </w:p>
        </w:tc>
        <w:tc>
          <w:tcPr>
            <w:tcW w:w="1285" w:type="dxa"/>
          </w:tcPr>
          <w:p w14:paraId="6356CAD9" w14:textId="79BF284D" w:rsidR="00D2733E" w:rsidRPr="004F3B18" w:rsidRDefault="00AA71D0" w:rsidP="00B260E9">
            <w:pPr>
              <w:jc w:val="center"/>
              <w:rPr>
                <w:rFonts w:ascii="Calibri" w:hAnsi="Calibri" w:cs="Calibri"/>
              </w:rPr>
            </w:pPr>
            <w:r w:rsidRPr="004F3B18">
              <w:rPr>
                <w:rFonts w:ascii="Calibri" w:hAnsi="Calibri" w:cs="Calibri"/>
              </w:rPr>
              <w:t>0.95</w:t>
            </w:r>
          </w:p>
        </w:tc>
        <w:tc>
          <w:tcPr>
            <w:tcW w:w="850" w:type="dxa"/>
          </w:tcPr>
          <w:p w14:paraId="13B0E2FE" w14:textId="1447AD3D" w:rsidR="00D2733E" w:rsidRPr="004F3B18" w:rsidRDefault="00AA71D0" w:rsidP="00B260E9">
            <w:pPr>
              <w:jc w:val="center"/>
              <w:rPr>
                <w:rFonts w:ascii="Calibri" w:hAnsi="Calibri" w:cs="Calibri"/>
              </w:rPr>
            </w:pPr>
            <w:r w:rsidRPr="004F3B18">
              <w:rPr>
                <w:rFonts w:ascii="Calibri" w:hAnsi="Calibri" w:cs="Calibri"/>
              </w:rPr>
              <w:t>4.19</w:t>
            </w:r>
          </w:p>
        </w:tc>
        <w:tc>
          <w:tcPr>
            <w:tcW w:w="851" w:type="dxa"/>
          </w:tcPr>
          <w:p w14:paraId="0400DCEE" w14:textId="292AFDDC" w:rsidR="00D2733E" w:rsidRPr="004F3B18" w:rsidRDefault="00AA71D0" w:rsidP="00B260E9">
            <w:pPr>
              <w:jc w:val="center"/>
              <w:rPr>
                <w:rFonts w:ascii="Calibri" w:hAnsi="Calibri" w:cs="Calibri"/>
              </w:rPr>
            </w:pPr>
            <w:r w:rsidRPr="004F3B18">
              <w:rPr>
                <w:rFonts w:ascii="Calibri" w:hAnsi="Calibri" w:cs="Calibri"/>
              </w:rPr>
              <w:t>-14.57</w:t>
            </w:r>
          </w:p>
        </w:tc>
        <w:tc>
          <w:tcPr>
            <w:tcW w:w="992" w:type="dxa"/>
          </w:tcPr>
          <w:p w14:paraId="302841D9" w14:textId="3FE0F31B" w:rsidR="00D2733E" w:rsidRPr="004F3B18" w:rsidRDefault="00AA71D0" w:rsidP="00B260E9">
            <w:pPr>
              <w:jc w:val="center"/>
              <w:rPr>
                <w:rFonts w:ascii="Calibri" w:hAnsi="Calibri" w:cs="Calibri"/>
              </w:rPr>
            </w:pPr>
            <w:r w:rsidRPr="004F3B18">
              <w:rPr>
                <w:rFonts w:ascii="Calibri" w:hAnsi="Calibri" w:cs="Calibri"/>
              </w:rPr>
              <w:t>6.25</w:t>
            </w:r>
          </w:p>
        </w:tc>
        <w:tc>
          <w:tcPr>
            <w:tcW w:w="941" w:type="dxa"/>
          </w:tcPr>
          <w:p w14:paraId="1372DBD4" w14:textId="1ECEDB11" w:rsidR="00D2733E" w:rsidRPr="004F3B18" w:rsidRDefault="00AA71D0" w:rsidP="00B260E9">
            <w:pPr>
              <w:jc w:val="center"/>
              <w:rPr>
                <w:rFonts w:ascii="Calibri" w:hAnsi="Calibri" w:cs="Calibri"/>
              </w:rPr>
            </w:pPr>
            <w:r w:rsidRPr="004F3B18">
              <w:rPr>
                <w:rFonts w:ascii="Calibri" w:hAnsi="Calibri" w:cs="Calibri"/>
              </w:rPr>
              <w:t>-6.3</w:t>
            </w:r>
          </w:p>
        </w:tc>
      </w:tr>
      <w:tr w:rsidR="00D2733E" w:rsidRPr="004F3B18" w14:paraId="5C38A7BF" w14:textId="77777777" w:rsidTr="00B260E9">
        <w:tc>
          <w:tcPr>
            <w:tcW w:w="699" w:type="dxa"/>
            <w:vMerge/>
          </w:tcPr>
          <w:p w14:paraId="0D585764" w14:textId="77777777" w:rsidR="00D2733E" w:rsidRPr="004F3B18" w:rsidRDefault="00D2733E" w:rsidP="00B260E9">
            <w:pPr>
              <w:jc w:val="center"/>
              <w:rPr>
                <w:rFonts w:ascii="Calibri" w:hAnsi="Calibri" w:cs="Calibri"/>
              </w:rPr>
            </w:pPr>
          </w:p>
        </w:tc>
        <w:tc>
          <w:tcPr>
            <w:tcW w:w="1124" w:type="dxa"/>
            <w:vMerge/>
          </w:tcPr>
          <w:p w14:paraId="111D5FC9" w14:textId="77777777" w:rsidR="00D2733E" w:rsidRPr="004F3B18" w:rsidRDefault="00D2733E" w:rsidP="00B260E9">
            <w:pPr>
              <w:jc w:val="center"/>
              <w:rPr>
                <w:rFonts w:ascii="Calibri" w:hAnsi="Calibri" w:cs="Calibri"/>
              </w:rPr>
            </w:pPr>
          </w:p>
        </w:tc>
        <w:tc>
          <w:tcPr>
            <w:tcW w:w="851" w:type="dxa"/>
          </w:tcPr>
          <w:p w14:paraId="2EF06E4C"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58C43000" w14:textId="69910F46" w:rsidR="00D2733E" w:rsidRPr="004F3B18" w:rsidRDefault="00825B74" w:rsidP="00B260E9">
            <w:pPr>
              <w:jc w:val="center"/>
              <w:rPr>
                <w:rFonts w:ascii="Calibri" w:hAnsi="Calibri" w:cs="Calibri"/>
              </w:rPr>
            </w:pPr>
            <w:r w:rsidRPr="004F3B18">
              <w:rPr>
                <w:rFonts w:ascii="Calibri" w:hAnsi="Calibri" w:cs="Calibri"/>
              </w:rPr>
              <w:t>1.77</w:t>
            </w:r>
          </w:p>
        </w:tc>
        <w:tc>
          <w:tcPr>
            <w:tcW w:w="671" w:type="dxa"/>
          </w:tcPr>
          <w:p w14:paraId="79725A65" w14:textId="62B5E103" w:rsidR="00D2733E" w:rsidRPr="004F3B18" w:rsidRDefault="00825B74" w:rsidP="00B260E9">
            <w:pPr>
              <w:jc w:val="center"/>
              <w:rPr>
                <w:rFonts w:ascii="Calibri" w:hAnsi="Calibri" w:cs="Calibri"/>
              </w:rPr>
            </w:pPr>
            <w:r w:rsidRPr="004F3B18">
              <w:rPr>
                <w:rFonts w:ascii="Calibri" w:hAnsi="Calibri" w:cs="Calibri"/>
              </w:rPr>
              <w:t>0.96</w:t>
            </w:r>
          </w:p>
        </w:tc>
        <w:tc>
          <w:tcPr>
            <w:tcW w:w="1285" w:type="dxa"/>
          </w:tcPr>
          <w:p w14:paraId="3302D233" w14:textId="199FDE4E" w:rsidR="00D2733E" w:rsidRPr="004F3B18" w:rsidRDefault="00721CDC" w:rsidP="00B260E9">
            <w:pPr>
              <w:jc w:val="center"/>
              <w:rPr>
                <w:rFonts w:ascii="Calibri" w:hAnsi="Calibri" w:cs="Calibri"/>
              </w:rPr>
            </w:pPr>
            <w:r w:rsidRPr="004F3B18">
              <w:rPr>
                <w:rFonts w:ascii="Calibri" w:hAnsi="Calibri" w:cs="Calibri"/>
              </w:rPr>
              <w:t>0.29</w:t>
            </w:r>
          </w:p>
        </w:tc>
        <w:tc>
          <w:tcPr>
            <w:tcW w:w="850" w:type="dxa"/>
          </w:tcPr>
          <w:p w14:paraId="0E46AB99" w14:textId="55DB1202" w:rsidR="00D2733E" w:rsidRPr="004F3B18" w:rsidRDefault="00721CDC" w:rsidP="00B260E9">
            <w:pPr>
              <w:jc w:val="center"/>
              <w:rPr>
                <w:rFonts w:ascii="Calibri" w:hAnsi="Calibri" w:cs="Calibri"/>
              </w:rPr>
            </w:pPr>
            <w:r w:rsidRPr="004F3B18">
              <w:rPr>
                <w:rFonts w:ascii="Calibri" w:hAnsi="Calibri" w:cs="Calibri"/>
              </w:rPr>
              <w:t>5.62</w:t>
            </w:r>
          </w:p>
        </w:tc>
        <w:tc>
          <w:tcPr>
            <w:tcW w:w="851" w:type="dxa"/>
          </w:tcPr>
          <w:p w14:paraId="4831C17B" w14:textId="74E64EF6" w:rsidR="00D2733E" w:rsidRPr="004F3B18" w:rsidRDefault="00721CDC" w:rsidP="00B260E9">
            <w:pPr>
              <w:jc w:val="center"/>
              <w:rPr>
                <w:rFonts w:ascii="Calibri" w:hAnsi="Calibri" w:cs="Calibri"/>
              </w:rPr>
            </w:pPr>
            <w:r w:rsidRPr="004F3B18">
              <w:rPr>
                <w:rFonts w:ascii="Calibri" w:hAnsi="Calibri" w:cs="Calibri"/>
              </w:rPr>
              <w:t>-33.1</w:t>
            </w:r>
          </w:p>
        </w:tc>
        <w:tc>
          <w:tcPr>
            <w:tcW w:w="992" w:type="dxa"/>
          </w:tcPr>
          <w:p w14:paraId="37D86EAA" w14:textId="18DD57C0" w:rsidR="00D2733E" w:rsidRPr="004F3B18" w:rsidRDefault="00721CDC" w:rsidP="00B260E9">
            <w:pPr>
              <w:jc w:val="center"/>
              <w:rPr>
                <w:rFonts w:ascii="Calibri" w:hAnsi="Calibri" w:cs="Calibri"/>
              </w:rPr>
            </w:pPr>
            <w:r w:rsidRPr="004F3B18">
              <w:rPr>
                <w:rFonts w:ascii="Calibri" w:hAnsi="Calibri" w:cs="Calibri"/>
              </w:rPr>
              <w:t>11.7</w:t>
            </w:r>
          </w:p>
        </w:tc>
        <w:tc>
          <w:tcPr>
            <w:tcW w:w="941" w:type="dxa"/>
          </w:tcPr>
          <w:p w14:paraId="051A4794" w14:textId="75F36BCE" w:rsidR="00D2733E" w:rsidRPr="004F3B18" w:rsidRDefault="00721CDC" w:rsidP="00B260E9">
            <w:pPr>
              <w:jc w:val="center"/>
              <w:rPr>
                <w:rFonts w:ascii="Calibri" w:hAnsi="Calibri" w:cs="Calibri"/>
              </w:rPr>
            </w:pPr>
            <w:r w:rsidRPr="004F3B18">
              <w:rPr>
                <w:rFonts w:ascii="Calibri" w:hAnsi="Calibri" w:cs="Calibri"/>
              </w:rPr>
              <w:t>-30.22</w:t>
            </w:r>
          </w:p>
        </w:tc>
      </w:tr>
      <w:tr w:rsidR="00D2733E" w:rsidRPr="004F3B18" w14:paraId="03809F8F" w14:textId="77777777" w:rsidTr="00B260E9">
        <w:tc>
          <w:tcPr>
            <w:tcW w:w="699" w:type="dxa"/>
            <w:vMerge/>
          </w:tcPr>
          <w:p w14:paraId="04881FF5" w14:textId="77777777" w:rsidR="00D2733E" w:rsidRPr="004F3B18" w:rsidRDefault="00D2733E" w:rsidP="00B260E9">
            <w:pPr>
              <w:jc w:val="center"/>
              <w:rPr>
                <w:rFonts w:ascii="Calibri" w:hAnsi="Calibri" w:cs="Calibri"/>
              </w:rPr>
            </w:pPr>
          </w:p>
        </w:tc>
        <w:tc>
          <w:tcPr>
            <w:tcW w:w="1124" w:type="dxa"/>
            <w:vMerge/>
          </w:tcPr>
          <w:p w14:paraId="753EBE1C" w14:textId="77777777" w:rsidR="00D2733E" w:rsidRPr="004F3B18" w:rsidRDefault="00D2733E" w:rsidP="00B260E9">
            <w:pPr>
              <w:jc w:val="center"/>
              <w:rPr>
                <w:rFonts w:ascii="Calibri" w:hAnsi="Calibri" w:cs="Calibri"/>
              </w:rPr>
            </w:pPr>
          </w:p>
        </w:tc>
        <w:tc>
          <w:tcPr>
            <w:tcW w:w="851" w:type="dxa"/>
          </w:tcPr>
          <w:p w14:paraId="03103CA6"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20F3652D" w14:textId="22045733" w:rsidR="00D2733E" w:rsidRPr="004F3B18" w:rsidRDefault="00867691" w:rsidP="00B260E9">
            <w:pPr>
              <w:jc w:val="center"/>
              <w:rPr>
                <w:rFonts w:ascii="Calibri" w:hAnsi="Calibri" w:cs="Calibri"/>
              </w:rPr>
            </w:pPr>
            <w:r w:rsidRPr="004F3B18">
              <w:rPr>
                <w:rFonts w:ascii="Calibri" w:hAnsi="Calibri" w:cs="Calibri"/>
              </w:rPr>
              <w:t>1.5</w:t>
            </w:r>
          </w:p>
        </w:tc>
        <w:tc>
          <w:tcPr>
            <w:tcW w:w="671" w:type="dxa"/>
          </w:tcPr>
          <w:p w14:paraId="347D4405" w14:textId="4CA552E1" w:rsidR="00D2733E" w:rsidRPr="004F3B18" w:rsidRDefault="00867691" w:rsidP="00B260E9">
            <w:pPr>
              <w:jc w:val="center"/>
              <w:rPr>
                <w:rFonts w:ascii="Calibri" w:hAnsi="Calibri" w:cs="Calibri"/>
              </w:rPr>
            </w:pPr>
            <w:r w:rsidRPr="004F3B18">
              <w:rPr>
                <w:rFonts w:ascii="Calibri" w:hAnsi="Calibri" w:cs="Calibri"/>
              </w:rPr>
              <w:t>0.97</w:t>
            </w:r>
          </w:p>
        </w:tc>
        <w:tc>
          <w:tcPr>
            <w:tcW w:w="1285" w:type="dxa"/>
          </w:tcPr>
          <w:p w14:paraId="44A74809" w14:textId="51941760" w:rsidR="00D2733E" w:rsidRPr="004F3B18" w:rsidRDefault="00867691" w:rsidP="00B260E9">
            <w:pPr>
              <w:jc w:val="center"/>
              <w:rPr>
                <w:rFonts w:ascii="Calibri" w:hAnsi="Calibri" w:cs="Calibri"/>
              </w:rPr>
            </w:pPr>
            <w:r w:rsidRPr="004F3B18">
              <w:rPr>
                <w:rFonts w:ascii="Calibri" w:hAnsi="Calibri" w:cs="Calibri"/>
              </w:rPr>
              <w:t>0.92</w:t>
            </w:r>
          </w:p>
        </w:tc>
        <w:tc>
          <w:tcPr>
            <w:tcW w:w="850" w:type="dxa"/>
          </w:tcPr>
          <w:p w14:paraId="60836167" w14:textId="49DC7179" w:rsidR="00D2733E" w:rsidRPr="004F3B18" w:rsidRDefault="00867691" w:rsidP="00B260E9">
            <w:pPr>
              <w:jc w:val="center"/>
              <w:rPr>
                <w:rFonts w:ascii="Calibri" w:hAnsi="Calibri" w:cs="Calibri"/>
              </w:rPr>
            </w:pPr>
            <w:r w:rsidRPr="004F3B18">
              <w:rPr>
                <w:rFonts w:ascii="Calibri" w:hAnsi="Calibri" w:cs="Calibri"/>
              </w:rPr>
              <w:t>3.17</w:t>
            </w:r>
          </w:p>
        </w:tc>
        <w:tc>
          <w:tcPr>
            <w:tcW w:w="851" w:type="dxa"/>
          </w:tcPr>
          <w:p w14:paraId="2B3C87FB" w14:textId="270CE73D" w:rsidR="00D2733E" w:rsidRPr="004F3B18" w:rsidRDefault="00867691" w:rsidP="00B260E9">
            <w:pPr>
              <w:jc w:val="center"/>
              <w:rPr>
                <w:rFonts w:ascii="Calibri" w:hAnsi="Calibri" w:cs="Calibri"/>
              </w:rPr>
            </w:pPr>
            <w:r w:rsidRPr="004F3B18">
              <w:rPr>
                <w:rFonts w:ascii="Calibri" w:hAnsi="Calibri" w:cs="Calibri"/>
              </w:rPr>
              <w:t>-7.91</w:t>
            </w:r>
          </w:p>
        </w:tc>
        <w:tc>
          <w:tcPr>
            <w:tcW w:w="992" w:type="dxa"/>
          </w:tcPr>
          <w:p w14:paraId="4C3980AC" w14:textId="6DE58AF5" w:rsidR="00D2733E" w:rsidRPr="004F3B18" w:rsidRDefault="00867691" w:rsidP="00B260E9">
            <w:pPr>
              <w:jc w:val="center"/>
              <w:rPr>
                <w:rFonts w:ascii="Calibri" w:hAnsi="Calibri" w:cs="Calibri"/>
              </w:rPr>
            </w:pPr>
            <w:r w:rsidRPr="004F3B18">
              <w:rPr>
                <w:rFonts w:ascii="Calibri" w:hAnsi="Calibri" w:cs="Calibri"/>
              </w:rPr>
              <w:t>3.93</w:t>
            </w:r>
          </w:p>
        </w:tc>
        <w:tc>
          <w:tcPr>
            <w:tcW w:w="941" w:type="dxa"/>
          </w:tcPr>
          <w:p w14:paraId="550A342E" w14:textId="4DC16CE0" w:rsidR="00D2733E" w:rsidRPr="004F3B18" w:rsidRDefault="00867691" w:rsidP="00B260E9">
            <w:pPr>
              <w:jc w:val="center"/>
              <w:rPr>
                <w:rFonts w:ascii="Calibri" w:hAnsi="Calibri" w:cs="Calibri"/>
              </w:rPr>
            </w:pPr>
            <w:r w:rsidRPr="004F3B18">
              <w:rPr>
                <w:rFonts w:ascii="Calibri" w:hAnsi="Calibri" w:cs="Calibri"/>
              </w:rPr>
              <w:t>-1.78</w:t>
            </w:r>
          </w:p>
        </w:tc>
      </w:tr>
      <w:tr w:rsidR="00D2733E" w:rsidRPr="004F3B18" w14:paraId="3690AC5B" w14:textId="77777777" w:rsidTr="00B260E9">
        <w:tc>
          <w:tcPr>
            <w:tcW w:w="699" w:type="dxa"/>
            <w:vMerge/>
          </w:tcPr>
          <w:p w14:paraId="7875D210" w14:textId="77777777" w:rsidR="00D2733E" w:rsidRPr="004F3B18" w:rsidRDefault="00D2733E" w:rsidP="00B260E9">
            <w:pPr>
              <w:jc w:val="center"/>
              <w:rPr>
                <w:rFonts w:ascii="Calibri" w:hAnsi="Calibri" w:cs="Calibri"/>
              </w:rPr>
            </w:pPr>
          </w:p>
        </w:tc>
        <w:tc>
          <w:tcPr>
            <w:tcW w:w="1124" w:type="dxa"/>
            <w:vMerge/>
          </w:tcPr>
          <w:p w14:paraId="5B08BAF4" w14:textId="77777777" w:rsidR="00D2733E" w:rsidRPr="004F3B18" w:rsidRDefault="00D2733E" w:rsidP="00B260E9">
            <w:pPr>
              <w:jc w:val="center"/>
              <w:rPr>
                <w:rFonts w:ascii="Calibri" w:hAnsi="Calibri" w:cs="Calibri"/>
              </w:rPr>
            </w:pPr>
          </w:p>
        </w:tc>
        <w:tc>
          <w:tcPr>
            <w:tcW w:w="851" w:type="dxa"/>
          </w:tcPr>
          <w:p w14:paraId="78F90851"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04C0F7ED" w14:textId="284323D4" w:rsidR="00D2733E" w:rsidRPr="004F3B18" w:rsidRDefault="00950E72" w:rsidP="00B260E9">
            <w:pPr>
              <w:jc w:val="center"/>
              <w:rPr>
                <w:rFonts w:ascii="Calibri" w:hAnsi="Calibri" w:cs="Calibri"/>
              </w:rPr>
            </w:pPr>
            <w:r w:rsidRPr="004F3B18">
              <w:rPr>
                <w:rFonts w:ascii="Calibri" w:hAnsi="Calibri" w:cs="Calibri"/>
              </w:rPr>
              <w:t>1.58</w:t>
            </w:r>
          </w:p>
        </w:tc>
        <w:tc>
          <w:tcPr>
            <w:tcW w:w="671" w:type="dxa"/>
          </w:tcPr>
          <w:p w14:paraId="79F3F32B" w14:textId="030CB656" w:rsidR="00D2733E" w:rsidRPr="004F3B18" w:rsidRDefault="00950E72" w:rsidP="00B260E9">
            <w:pPr>
              <w:jc w:val="center"/>
              <w:rPr>
                <w:rFonts w:ascii="Calibri" w:hAnsi="Calibri" w:cs="Calibri"/>
              </w:rPr>
            </w:pPr>
            <w:r w:rsidRPr="004F3B18">
              <w:rPr>
                <w:rFonts w:ascii="Calibri" w:hAnsi="Calibri" w:cs="Calibri"/>
              </w:rPr>
              <w:t>0.97</w:t>
            </w:r>
          </w:p>
        </w:tc>
        <w:tc>
          <w:tcPr>
            <w:tcW w:w="1285" w:type="dxa"/>
          </w:tcPr>
          <w:p w14:paraId="1EC4C20B" w14:textId="316E5A82" w:rsidR="00D2733E" w:rsidRPr="004F3B18" w:rsidRDefault="007B3A08" w:rsidP="00B260E9">
            <w:pPr>
              <w:jc w:val="center"/>
              <w:rPr>
                <w:rFonts w:ascii="Calibri" w:hAnsi="Calibri" w:cs="Calibri"/>
              </w:rPr>
            </w:pPr>
            <w:r w:rsidRPr="004F3B18">
              <w:rPr>
                <w:rFonts w:ascii="Calibri" w:hAnsi="Calibri" w:cs="Calibri"/>
              </w:rPr>
              <w:t>0.33</w:t>
            </w:r>
          </w:p>
        </w:tc>
        <w:tc>
          <w:tcPr>
            <w:tcW w:w="850" w:type="dxa"/>
          </w:tcPr>
          <w:p w14:paraId="7D54D890" w14:textId="40F1E2AE" w:rsidR="00D2733E" w:rsidRPr="004F3B18" w:rsidRDefault="007B3A08" w:rsidP="00B260E9">
            <w:pPr>
              <w:jc w:val="center"/>
              <w:rPr>
                <w:rFonts w:ascii="Calibri" w:hAnsi="Calibri" w:cs="Calibri"/>
              </w:rPr>
            </w:pPr>
            <w:r w:rsidRPr="004F3B18">
              <w:rPr>
                <w:rFonts w:ascii="Calibri" w:hAnsi="Calibri" w:cs="Calibri"/>
              </w:rPr>
              <w:t>5.74</w:t>
            </w:r>
          </w:p>
        </w:tc>
        <w:tc>
          <w:tcPr>
            <w:tcW w:w="851" w:type="dxa"/>
          </w:tcPr>
          <w:p w14:paraId="3B0511D6" w14:textId="6242FC8C" w:rsidR="00D2733E" w:rsidRPr="004F3B18" w:rsidRDefault="007B3A08" w:rsidP="00B260E9">
            <w:pPr>
              <w:jc w:val="center"/>
              <w:rPr>
                <w:rFonts w:ascii="Calibri" w:hAnsi="Calibri" w:cs="Calibri"/>
              </w:rPr>
            </w:pPr>
            <w:r w:rsidRPr="004F3B18">
              <w:rPr>
                <w:rFonts w:ascii="Calibri" w:hAnsi="Calibri" w:cs="Calibri"/>
              </w:rPr>
              <w:t>-35.09</w:t>
            </w:r>
          </w:p>
        </w:tc>
        <w:tc>
          <w:tcPr>
            <w:tcW w:w="992" w:type="dxa"/>
          </w:tcPr>
          <w:p w14:paraId="4C8A0C98" w14:textId="53E84353" w:rsidR="00D2733E" w:rsidRPr="004F3B18" w:rsidRDefault="007B3A08" w:rsidP="00B260E9">
            <w:pPr>
              <w:jc w:val="center"/>
              <w:rPr>
                <w:rFonts w:ascii="Calibri" w:hAnsi="Calibri" w:cs="Calibri"/>
              </w:rPr>
            </w:pPr>
            <w:r w:rsidRPr="004F3B18">
              <w:rPr>
                <w:rFonts w:ascii="Calibri" w:hAnsi="Calibri" w:cs="Calibri"/>
              </w:rPr>
              <w:t>12.46</w:t>
            </w:r>
          </w:p>
        </w:tc>
        <w:tc>
          <w:tcPr>
            <w:tcW w:w="941" w:type="dxa"/>
          </w:tcPr>
          <w:p w14:paraId="6711F27E" w14:textId="58F4E4B1" w:rsidR="00D2733E" w:rsidRPr="004F3B18" w:rsidRDefault="007B3A08" w:rsidP="00B260E9">
            <w:pPr>
              <w:jc w:val="center"/>
              <w:rPr>
                <w:rFonts w:ascii="Calibri" w:hAnsi="Calibri" w:cs="Calibri"/>
              </w:rPr>
            </w:pPr>
            <w:r w:rsidRPr="004F3B18">
              <w:rPr>
                <w:rFonts w:ascii="Calibri" w:hAnsi="Calibri" w:cs="Calibri"/>
              </w:rPr>
              <w:t>-35.16</w:t>
            </w:r>
          </w:p>
        </w:tc>
      </w:tr>
      <w:tr w:rsidR="00D2733E" w:rsidRPr="004F3B18" w14:paraId="3CCADB3B" w14:textId="77777777" w:rsidTr="00B260E9">
        <w:tc>
          <w:tcPr>
            <w:tcW w:w="699" w:type="dxa"/>
            <w:vMerge/>
          </w:tcPr>
          <w:p w14:paraId="6730FE11" w14:textId="77777777" w:rsidR="00D2733E" w:rsidRPr="004F3B18" w:rsidRDefault="00D2733E" w:rsidP="00B260E9">
            <w:pPr>
              <w:jc w:val="center"/>
              <w:rPr>
                <w:rFonts w:ascii="Calibri" w:hAnsi="Calibri" w:cs="Calibri"/>
              </w:rPr>
            </w:pPr>
          </w:p>
        </w:tc>
        <w:tc>
          <w:tcPr>
            <w:tcW w:w="1124" w:type="dxa"/>
            <w:vMerge w:val="restart"/>
          </w:tcPr>
          <w:p w14:paraId="5D8FB84D"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6D9E51EA"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6DB96615" w14:textId="66A15578" w:rsidR="00D2733E" w:rsidRPr="004F3B18" w:rsidRDefault="00501B94" w:rsidP="00B260E9">
            <w:pPr>
              <w:jc w:val="center"/>
              <w:rPr>
                <w:rFonts w:ascii="Calibri" w:hAnsi="Calibri" w:cs="Calibri"/>
              </w:rPr>
            </w:pPr>
            <w:r w:rsidRPr="004F3B18">
              <w:rPr>
                <w:rFonts w:ascii="Calibri" w:hAnsi="Calibri" w:cs="Calibri"/>
              </w:rPr>
              <w:t>1.59</w:t>
            </w:r>
          </w:p>
        </w:tc>
        <w:tc>
          <w:tcPr>
            <w:tcW w:w="671" w:type="dxa"/>
          </w:tcPr>
          <w:p w14:paraId="7C8E1901" w14:textId="1AB18704" w:rsidR="00D2733E" w:rsidRPr="004F3B18" w:rsidRDefault="00501B94" w:rsidP="00B260E9">
            <w:pPr>
              <w:jc w:val="center"/>
              <w:rPr>
                <w:rFonts w:ascii="Calibri" w:hAnsi="Calibri" w:cs="Calibri"/>
              </w:rPr>
            </w:pPr>
            <w:r w:rsidRPr="004F3B18">
              <w:rPr>
                <w:rFonts w:ascii="Calibri" w:hAnsi="Calibri" w:cs="Calibri"/>
              </w:rPr>
              <w:t>0.97</w:t>
            </w:r>
          </w:p>
        </w:tc>
        <w:tc>
          <w:tcPr>
            <w:tcW w:w="1285" w:type="dxa"/>
          </w:tcPr>
          <w:p w14:paraId="7262326C" w14:textId="35AF747D" w:rsidR="00D2733E" w:rsidRPr="004F3B18" w:rsidRDefault="00501B94" w:rsidP="00B260E9">
            <w:pPr>
              <w:jc w:val="center"/>
              <w:rPr>
                <w:rFonts w:ascii="Calibri" w:hAnsi="Calibri" w:cs="Calibri"/>
              </w:rPr>
            </w:pPr>
            <w:r w:rsidRPr="004F3B18">
              <w:rPr>
                <w:rFonts w:ascii="Calibri" w:hAnsi="Calibri" w:cs="Calibri"/>
              </w:rPr>
              <w:t>0.08</w:t>
            </w:r>
          </w:p>
        </w:tc>
        <w:tc>
          <w:tcPr>
            <w:tcW w:w="850" w:type="dxa"/>
          </w:tcPr>
          <w:p w14:paraId="3C354B33" w14:textId="2EBADDB1" w:rsidR="00D2733E" w:rsidRPr="004F3B18" w:rsidRDefault="00B45A8A" w:rsidP="00B260E9">
            <w:pPr>
              <w:jc w:val="center"/>
              <w:rPr>
                <w:rFonts w:ascii="Calibri" w:hAnsi="Calibri" w:cs="Calibri"/>
              </w:rPr>
            </w:pPr>
            <w:r w:rsidRPr="004F3B18">
              <w:rPr>
                <w:rFonts w:ascii="Calibri" w:hAnsi="Calibri" w:cs="Calibri"/>
              </w:rPr>
              <w:t>3.59</w:t>
            </w:r>
          </w:p>
        </w:tc>
        <w:tc>
          <w:tcPr>
            <w:tcW w:w="851" w:type="dxa"/>
          </w:tcPr>
          <w:p w14:paraId="6392C801" w14:textId="0EE5F96C" w:rsidR="00D2733E" w:rsidRPr="004F3B18" w:rsidRDefault="00B45A8A" w:rsidP="00B260E9">
            <w:pPr>
              <w:jc w:val="center"/>
              <w:rPr>
                <w:rFonts w:ascii="Calibri" w:hAnsi="Calibri" w:cs="Calibri"/>
              </w:rPr>
            </w:pPr>
            <w:r w:rsidRPr="004F3B18">
              <w:rPr>
                <w:rFonts w:ascii="Calibri" w:hAnsi="Calibri" w:cs="Calibri"/>
              </w:rPr>
              <w:t>-14.15</w:t>
            </w:r>
          </w:p>
        </w:tc>
        <w:tc>
          <w:tcPr>
            <w:tcW w:w="992" w:type="dxa"/>
          </w:tcPr>
          <w:p w14:paraId="110FBE76" w14:textId="4D6CC4F9" w:rsidR="00D2733E" w:rsidRPr="004F3B18" w:rsidRDefault="00B45A8A" w:rsidP="00B260E9">
            <w:pPr>
              <w:jc w:val="center"/>
              <w:rPr>
                <w:rFonts w:ascii="Calibri" w:hAnsi="Calibri" w:cs="Calibri"/>
              </w:rPr>
            </w:pPr>
            <w:r w:rsidRPr="004F3B18">
              <w:rPr>
                <w:rFonts w:ascii="Calibri" w:hAnsi="Calibri" w:cs="Calibri"/>
              </w:rPr>
              <w:t>8.01</w:t>
            </w:r>
          </w:p>
        </w:tc>
        <w:tc>
          <w:tcPr>
            <w:tcW w:w="941" w:type="dxa"/>
          </w:tcPr>
          <w:p w14:paraId="240A5E28" w14:textId="03064DA5" w:rsidR="00D2733E" w:rsidRPr="004F3B18" w:rsidRDefault="00B45A8A" w:rsidP="00B260E9">
            <w:pPr>
              <w:jc w:val="center"/>
              <w:rPr>
                <w:rFonts w:ascii="Calibri" w:hAnsi="Calibri" w:cs="Calibri"/>
              </w:rPr>
            </w:pPr>
            <w:r w:rsidRPr="004F3B18">
              <w:rPr>
                <w:rFonts w:ascii="Calibri" w:hAnsi="Calibri" w:cs="Calibri"/>
              </w:rPr>
              <w:t>-14.32</w:t>
            </w:r>
          </w:p>
        </w:tc>
      </w:tr>
      <w:tr w:rsidR="00D2733E" w:rsidRPr="004F3B18" w14:paraId="3FEF7A48" w14:textId="77777777" w:rsidTr="00B260E9">
        <w:tc>
          <w:tcPr>
            <w:tcW w:w="699" w:type="dxa"/>
            <w:vMerge/>
          </w:tcPr>
          <w:p w14:paraId="4D4930D6" w14:textId="77777777" w:rsidR="00D2733E" w:rsidRPr="004F3B18" w:rsidRDefault="00D2733E" w:rsidP="00B260E9">
            <w:pPr>
              <w:jc w:val="center"/>
              <w:rPr>
                <w:rFonts w:ascii="Calibri" w:hAnsi="Calibri" w:cs="Calibri"/>
              </w:rPr>
            </w:pPr>
          </w:p>
        </w:tc>
        <w:tc>
          <w:tcPr>
            <w:tcW w:w="1124" w:type="dxa"/>
            <w:vMerge/>
          </w:tcPr>
          <w:p w14:paraId="0BE369BF" w14:textId="77777777" w:rsidR="00D2733E" w:rsidRPr="004F3B18" w:rsidRDefault="00D2733E" w:rsidP="00B260E9">
            <w:pPr>
              <w:jc w:val="center"/>
              <w:rPr>
                <w:rFonts w:ascii="Calibri" w:hAnsi="Calibri" w:cs="Calibri"/>
              </w:rPr>
            </w:pPr>
          </w:p>
        </w:tc>
        <w:tc>
          <w:tcPr>
            <w:tcW w:w="851" w:type="dxa"/>
          </w:tcPr>
          <w:p w14:paraId="2E5C7C5C"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2D1BA333" w14:textId="00E53999" w:rsidR="00D2733E" w:rsidRPr="004F3B18" w:rsidRDefault="002446BC" w:rsidP="00B260E9">
            <w:pPr>
              <w:jc w:val="center"/>
              <w:rPr>
                <w:rFonts w:ascii="Calibri" w:hAnsi="Calibri" w:cs="Calibri"/>
              </w:rPr>
            </w:pPr>
            <w:r w:rsidRPr="004F3B18">
              <w:rPr>
                <w:rFonts w:ascii="Calibri" w:hAnsi="Calibri" w:cs="Calibri"/>
              </w:rPr>
              <w:t>1.51</w:t>
            </w:r>
          </w:p>
        </w:tc>
        <w:tc>
          <w:tcPr>
            <w:tcW w:w="671" w:type="dxa"/>
          </w:tcPr>
          <w:p w14:paraId="1850A3D6" w14:textId="3FC0D592" w:rsidR="00D2733E" w:rsidRPr="004F3B18" w:rsidRDefault="002446BC" w:rsidP="00B260E9">
            <w:pPr>
              <w:jc w:val="center"/>
              <w:rPr>
                <w:rFonts w:ascii="Calibri" w:hAnsi="Calibri" w:cs="Calibri"/>
              </w:rPr>
            </w:pPr>
            <w:r w:rsidRPr="004F3B18">
              <w:rPr>
                <w:rFonts w:ascii="Calibri" w:hAnsi="Calibri" w:cs="Calibri"/>
              </w:rPr>
              <w:t>0.97</w:t>
            </w:r>
          </w:p>
        </w:tc>
        <w:tc>
          <w:tcPr>
            <w:tcW w:w="1285" w:type="dxa"/>
          </w:tcPr>
          <w:p w14:paraId="68AA0715" w14:textId="32BDE978" w:rsidR="00D2733E" w:rsidRPr="004F3B18" w:rsidRDefault="00450D70" w:rsidP="00B260E9">
            <w:pPr>
              <w:jc w:val="center"/>
              <w:rPr>
                <w:rFonts w:ascii="Calibri" w:hAnsi="Calibri" w:cs="Calibri"/>
              </w:rPr>
            </w:pPr>
            <w:r w:rsidRPr="004F3B18">
              <w:rPr>
                <w:rFonts w:ascii="Calibri" w:hAnsi="Calibri" w:cs="Calibri"/>
              </w:rPr>
              <w:t>0.38</w:t>
            </w:r>
          </w:p>
        </w:tc>
        <w:tc>
          <w:tcPr>
            <w:tcW w:w="850" w:type="dxa"/>
          </w:tcPr>
          <w:p w14:paraId="5DDE8F43" w14:textId="06ECB00C" w:rsidR="00D2733E" w:rsidRPr="004F3B18" w:rsidRDefault="00450D70" w:rsidP="00B260E9">
            <w:pPr>
              <w:jc w:val="center"/>
              <w:rPr>
                <w:rFonts w:ascii="Calibri" w:hAnsi="Calibri" w:cs="Calibri"/>
              </w:rPr>
            </w:pPr>
            <w:r w:rsidRPr="004F3B18">
              <w:rPr>
                <w:rFonts w:ascii="Calibri" w:hAnsi="Calibri" w:cs="Calibri"/>
              </w:rPr>
              <w:t>6.73</w:t>
            </w:r>
          </w:p>
        </w:tc>
        <w:tc>
          <w:tcPr>
            <w:tcW w:w="851" w:type="dxa"/>
          </w:tcPr>
          <w:p w14:paraId="3E2AE6FD" w14:textId="55321D94" w:rsidR="00D2733E" w:rsidRPr="004F3B18" w:rsidRDefault="00450D70" w:rsidP="00B260E9">
            <w:pPr>
              <w:jc w:val="center"/>
              <w:rPr>
                <w:rFonts w:ascii="Calibri" w:hAnsi="Calibri" w:cs="Calibri"/>
              </w:rPr>
            </w:pPr>
            <w:r w:rsidRPr="004F3B18">
              <w:rPr>
                <w:rFonts w:ascii="Calibri" w:hAnsi="Calibri" w:cs="Calibri"/>
              </w:rPr>
              <w:t>-46.29</w:t>
            </w:r>
          </w:p>
        </w:tc>
        <w:tc>
          <w:tcPr>
            <w:tcW w:w="992" w:type="dxa"/>
          </w:tcPr>
          <w:p w14:paraId="0EEC5619" w14:textId="6E6E8F28" w:rsidR="00D2733E" w:rsidRPr="004F3B18" w:rsidRDefault="00450D70" w:rsidP="00B260E9">
            <w:pPr>
              <w:jc w:val="center"/>
              <w:rPr>
                <w:rFonts w:ascii="Calibri" w:hAnsi="Calibri" w:cs="Calibri"/>
              </w:rPr>
            </w:pPr>
            <w:r w:rsidRPr="004F3B18">
              <w:rPr>
                <w:rFonts w:ascii="Calibri" w:hAnsi="Calibri" w:cs="Calibri"/>
              </w:rPr>
              <w:t>13.18</w:t>
            </w:r>
          </w:p>
        </w:tc>
        <w:tc>
          <w:tcPr>
            <w:tcW w:w="941" w:type="dxa"/>
          </w:tcPr>
          <w:p w14:paraId="1BAFBCEC" w14:textId="6A8A3378" w:rsidR="00D2733E" w:rsidRPr="004F3B18" w:rsidRDefault="00450D70" w:rsidP="00B260E9">
            <w:pPr>
              <w:jc w:val="center"/>
              <w:rPr>
                <w:rFonts w:ascii="Calibri" w:hAnsi="Calibri" w:cs="Calibri"/>
              </w:rPr>
            </w:pPr>
            <w:r w:rsidRPr="004F3B18">
              <w:rPr>
                <w:rFonts w:ascii="Calibri" w:hAnsi="Calibri" w:cs="Calibri"/>
              </w:rPr>
              <w:t>-37.29</w:t>
            </w:r>
          </w:p>
        </w:tc>
      </w:tr>
      <w:tr w:rsidR="00D2733E" w:rsidRPr="004F3B18" w14:paraId="62023051" w14:textId="77777777" w:rsidTr="00B260E9">
        <w:tc>
          <w:tcPr>
            <w:tcW w:w="699" w:type="dxa"/>
            <w:vMerge/>
          </w:tcPr>
          <w:p w14:paraId="6133001C" w14:textId="77777777" w:rsidR="00D2733E" w:rsidRPr="004F3B18" w:rsidRDefault="00D2733E" w:rsidP="00B260E9">
            <w:pPr>
              <w:jc w:val="center"/>
              <w:rPr>
                <w:rFonts w:ascii="Calibri" w:hAnsi="Calibri" w:cs="Calibri"/>
              </w:rPr>
            </w:pPr>
          </w:p>
        </w:tc>
        <w:tc>
          <w:tcPr>
            <w:tcW w:w="1124" w:type="dxa"/>
            <w:vMerge/>
          </w:tcPr>
          <w:p w14:paraId="7C9817D9" w14:textId="77777777" w:rsidR="00D2733E" w:rsidRPr="004F3B18" w:rsidRDefault="00D2733E" w:rsidP="00B260E9">
            <w:pPr>
              <w:jc w:val="center"/>
              <w:rPr>
                <w:rFonts w:ascii="Calibri" w:hAnsi="Calibri" w:cs="Calibri"/>
              </w:rPr>
            </w:pPr>
          </w:p>
        </w:tc>
        <w:tc>
          <w:tcPr>
            <w:tcW w:w="851" w:type="dxa"/>
          </w:tcPr>
          <w:p w14:paraId="71D7CC53"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7EC68CF3" w14:textId="5B55CE82" w:rsidR="00D2733E" w:rsidRPr="004F3B18" w:rsidRDefault="00073F0E" w:rsidP="00B260E9">
            <w:pPr>
              <w:jc w:val="center"/>
              <w:rPr>
                <w:rFonts w:ascii="Calibri" w:hAnsi="Calibri" w:cs="Calibri"/>
              </w:rPr>
            </w:pPr>
            <w:r w:rsidRPr="004F3B18">
              <w:rPr>
                <w:rFonts w:ascii="Calibri" w:hAnsi="Calibri" w:cs="Calibri"/>
              </w:rPr>
              <w:t>1.49</w:t>
            </w:r>
          </w:p>
        </w:tc>
        <w:tc>
          <w:tcPr>
            <w:tcW w:w="671" w:type="dxa"/>
          </w:tcPr>
          <w:p w14:paraId="221A4FC6" w14:textId="404E3AB2" w:rsidR="00D2733E" w:rsidRPr="004F3B18" w:rsidRDefault="00073F0E" w:rsidP="00B260E9">
            <w:pPr>
              <w:jc w:val="center"/>
              <w:rPr>
                <w:rFonts w:ascii="Calibri" w:hAnsi="Calibri" w:cs="Calibri"/>
              </w:rPr>
            </w:pPr>
            <w:r w:rsidRPr="004F3B18">
              <w:rPr>
                <w:rFonts w:ascii="Calibri" w:hAnsi="Calibri" w:cs="Calibri"/>
              </w:rPr>
              <w:t>0.97</w:t>
            </w:r>
          </w:p>
        </w:tc>
        <w:tc>
          <w:tcPr>
            <w:tcW w:w="1285" w:type="dxa"/>
          </w:tcPr>
          <w:p w14:paraId="66731E64" w14:textId="25A5AF78" w:rsidR="00D2733E" w:rsidRPr="004F3B18" w:rsidRDefault="00A6537A" w:rsidP="00B260E9">
            <w:pPr>
              <w:jc w:val="center"/>
              <w:rPr>
                <w:rFonts w:ascii="Calibri" w:hAnsi="Calibri" w:cs="Calibri"/>
              </w:rPr>
            </w:pPr>
            <w:r w:rsidRPr="004F3B18">
              <w:rPr>
                <w:rFonts w:ascii="Calibri" w:hAnsi="Calibri" w:cs="Calibri"/>
              </w:rPr>
              <w:t>0.56</w:t>
            </w:r>
          </w:p>
        </w:tc>
        <w:tc>
          <w:tcPr>
            <w:tcW w:w="850" w:type="dxa"/>
          </w:tcPr>
          <w:p w14:paraId="6961DCC2" w14:textId="223E6AF6" w:rsidR="00D2733E" w:rsidRPr="004F3B18" w:rsidRDefault="00A6537A" w:rsidP="00B260E9">
            <w:pPr>
              <w:jc w:val="center"/>
              <w:rPr>
                <w:rFonts w:ascii="Calibri" w:hAnsi="Calibri" w:cs="Calibri"/>
              </w:rPr>
            </w:pPr>
            <w:r w:rsidRPr="004F3B18">
              <w:rPr>
                <w:rFonts w:ascii="Calibri" w:hAnsi="Calibri" w:cs="Calibri"/>
              </w:rPr>
              <w:t>1.0</w:t>
            </w:r>
          </w:p>
        </w:tc>
        <w:tc>
          <w:tcPr>
            <w:tcW w:w="851" w:type="dxa"/>
          </w:tcPr>
          <w:p w14:paraId="6A5EF709" w14:textId="45DD7704" w:rsidR="00D2733E" w:rsidRPr="004F3B18" w:rsidRDefault="00A6537A" w:rsidP="00B260E9">
            <w:pPr>
              <w:jc w:val="center"/>
              <w:rPr>
                <w:rFonts w:ascii="Calibri" w:hAnsi="Calibri" w:cs="Calibri"/>
              </w:rPr>
            </w:pPr>
            <w:r w:rsidRPr="004F3B18">
              <w:rPr>
                <w:rFonts w:ascii="Calibri" w:hAnsi="Calibri" w:cs="Calibri"/>
              </w:rPr>
              <w:t>0.04</w:t>
            </w:r>
          </w:p>
        </w:tc>
        <w:tc>
          <w:tcPr>
            <w:tcW w:w="992" w:type="dxa"/>
          </w:tcPr>
          <w:p w14:paraId="5837F813" w14:textId="2A35A60E" w:rsidR="00D2733E" w:rsidRPr="004F3B18" w:rsidRDefault="00A6537A" w:rsidP="00B260E9">
            <w:pPr>
              <w:jc w:val="center"/>
              <w:rPr>
                <w:rFonts w:ascii="Calibri" w:hAnsi="Calibri" w:cs="Calibri"/>
              </w:rPr>
            </w:pPr>
            <w:r w:rsidRPr="004F3B18">
              <w:rPr>
                <w:rFonts w:ascii="Calibri" w:hAnsi="Calibri" w:cs="Calibri"/>
              </w:rPr>
              <w:t>2.25</w:t>
            </w:r>
          </w:p>
        </w:tc>
        <w:tc>
          <w:tcPr>
            <w:tcW w:w="941" w:type="dxa"/>
          </w:tcPr>
          <w:p w14:paraId="7634C8A4" w14:textId="1A93F6BC" w:rsidR="00D2733E" w:rsidRPr="004F3B18" w:rsidRDefault="00A6537A" w:rsidP="00B260E9">
            <w:pPr>
              <w:jc w:val="center"/>
              <w:rPr>
                <w:rFonts w:ascii="Calibri" w:hAnsi="Calibri" w:cs="Calibri"/>
              </w:rPr>
            </w:pPr>
            <w:r w:rsidRPr="004F3B18">
              <w:rPr>
                <w:rFonts w:ascii="Calibri" w:hAnsi="Calibri" w:cs="Calibri"/>
              </w:rPr>
              <w:t>-0.54</w:t>
            </w:r>
          </w:p>
        </w:tc>
      </w:tr>
      <w:tr w:rsidR="00D2733E" w:rsidRPr="004F3B18" w14:paraId="501F667C" w14:textId="77777777" w:rsidTr="00B260E9">
        <w:tc>
          <w:tcPr>
            <w:tcW w:w="699" w:type="dxa"/>
            <w:vMerge/>
          </w:tcPr>
          <w:p w14:paraId="09046D45" w14:textId="77777777" w:rsidR="00D2733E" w:rsidRPr="004F3B18" w:rsidRDefault="00D2733E" w:rsidP="00B260E9">
            <w:pPr>
              <w:jc w:val="center"/>
              <w:rPr>
                <w:rFonts w:ascii="Calibri" w:hAnsi="Calibri" w:cs="Calibri"/>
              </w:rPr>
            </w:pPr>
          </w:p>
        </w:tc>
        <w:tc>
          <w:tcPr>
            <w:tcW w:w="1124" w:type="dxa"/>
            <w:vMerge/>
          </w:tcPr>
          <w:p w14:paraId="09E09B61" w14:textId="77777777" w:rsidR="00D2733E" w:rsidRPr="004F3B18" w:rsidRDefault="00D2733E" w:rsidP="00B260E9">
            <w:pPr>
              <w:jc w:val="center"/>
              <w:rPr>
                <w:rFonts w:ascii="Calibri" w:hAnsi="Calibri" w:cs="Calibri"/>
              </w:rPr>
            </w:pPr>
          </w:p>
        </w:tc>
        <w:tc>
          <w:tcPr>
            <w:tcW w:w="851" w:type="dxa"/>
          </w:tcPr>
          <w:p w14:paraId="08B58B45"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37AC7DEE" w14:textId="0CD05642" w:rsidR="00D2733E" w:rsidRPr="004F3B18" w:rsidRDefault="00C80ED9" w:rsidP="00B260E9">
            <w:pPr>
              <w:jc w:val="center"/>
              <w:rPr>
                <w:rFonts w:ascii="Calibri" w:hAnsi="Calibri" w:cs="Calibri"/>
              </w:rPr>
            </w:pPr>
            <w:r w:rsidRPr="004F3B18">
              <w:rPr>
                <w:rFonts w:ascii="Calibri" w:hAnsi="Calibri" w:cs="Calibri"/>
              </w:rPr>
              <w:t>1.5</w:t>
            </w:r>
          </w:p>
        </w:tc>
        <w:tc>
          <w:tcPr>
            <w:tcW w:w="671" w:type="dxa"/>
          </w:tcPr>
          <w:p w14:paraId="6F67DF36" w14:textId="014A116F" w:rsidR="00D2733E" w:rsidRPr="004F3B18" w:rsidRDefault="00C80ED9" w:rsidP="00B260E9">
            <w:pPr>
              <w:jc w:val="center"/>
              <w:rPr>
                <w:rFonts w:ascii="Calibri" w:hAnsi="Calibri" w:cs="Calibri"/>
              </w:rPr>
            </w:pPr>
            <w:r w:rsidRPr="004F3B18">
              <w:rPr>
                <w:rFonts w:ascii="Calibri" w:hAnsi="Calibri" w:cs="Calibri"/>
              </w:rPr>
              <w:t>0.97</w:t>
            </w:r>
          </w:p>
        </w:tc>
        <w:tc>
          <w:tcPr>
            <w:tcW w:w="1285" w:type="dxa"/>
          </w:tcPr>
          <w:p w14:paraId="7EEB0CF4" w14:textId="51EEDA8B" w:rsidR="00D2733E" w:rsidRPr="004F3B18" w:rsidRDefault="00D57AAC" w:rsidP="00B260E9">
            <w:pPr>
              <w:jc w:val="center"/>
              <w:rPr>
                <w:rFonts w:ascii="Calibri" w:hAnsi="Calibri" w:cs="Calibri"/>
              </w:rPr>
            </w:pPr>
            <w:r w:rsidRPr="004F3B18">
              <w:rPr>
                <w:rFonts w:ascii="Calibri" w:hAnsi="Calibri" w:cs="Calibri"/>
              </w:rPr>
              <w:t>0.38</w:t>
            </w:r>
          </w:p>
        </w:tc>
        <w:tc>
          <w:tcPr>
            <w:tcW w:w="850" w:type="dxa"/>
          </w:tcPr>
          <w:p w14:paraId="1A5CF40A" w14:textId="01C50388" w:rsidR="00D2733E" w:rsidRPr="004F3B18" w:rsidRDefault="00D57AAC" w:rsidP="00B260E9">
            <w:pPr>
              <w:jc w:val="center"/>
              <w:rPr>
                <w:rFonts w:ascii="Calibri" w:hAnsi="Calibri" w:cs="Calibri"/>
              </w:rPr>
            </w:pPr>
            <w:r w:rsidRPr="004F3B18">
              <w:rPr>
                <w:rFonts w:ascii="Calibri" w:hAnsi="Calibri" w:cs="Calibri"/>
              </w:rPr>
              <w:t>1.57</w:t>
            </w:r>
          </w:p>
        </w:tc>
        <w:tc>
          <w:tcPr>
            <w:tcW w:w="851" w:type="dxa"/>
          </w:tcPr>
          <w:p w14:paraId="7B0ADFCC" w14:textId="3D8D87C0" w:rsidR="00D2733E" w:rsidRPr="004F3B18" w:rsidRDefault="00D57AAC" w:rsidP="00B260E9">
            <w:pPr>
              <w:jc w:val="center"/>
              <w:rPr>
                <w:rFonts w:ascii="Calibri" w:hAnsi="Calibri" w:cs="Calibri"/>
              </w:rPr>
            </w:pPr>
            <w:r w:rsidRPr="004F3B18">
              <w:rPr>
                <w:rFonts w:ascii="Calibri" w:hAnsi="Calibri" w:cs="Calibri"/>
              </w:rPr>
              <w:t>-2.36</w:t>
            </w:r>
          </w:p>
        </w:tc>
        <w:tc>
          <w:tcPr>
            <w:tcW w:w="992" w:type="dxa"/>
          </w:tcPr>
          <w:p w14:paraId="6B388FD7" w14:textId="63D025B5" w:rsidR="00D2733E" w:rsidRPr="004F3B18" w:rsidRDefault="00D57AAC" w:rsidP="00B260E9">
            <w:pPr>
              <w:jc w:val="center"/>
              <w:rPr>
                <w:rFonts w:ascii="Calibri" w:hAnsi="Calibri" w:cs="Calibri"/>
              </w:rPr>
            </w:pPr>
            <w:r w:rsidRPr="004F3B18">
              <w:rPr>
                <w:rFonts w:ascii="Calibri" w:hAnsi="Calibri" w:cs="Calibri"/>
              </w:rPr>
              <w:t>4.41</w:t>
            </w:r>
          </w:p>
        </w:tc>
        <w:tc>
          <w:tcPr>
            <w:tcW w:w="941" w:type="dxa"/>
          </w:tcPr>
          <w:p w14:paraId="73F31952" w14:textId="41CE92F5" w:rsidR="00D2733E" w:rsidRPr="004F3B18" w:rsidRDefault="00D57AAC" w:rsidP="00B260E9">
            <w:pPr>
              <w:jc w:val="center"/>
              <w:rPr>
                <w:rFonts w:ascii="Calibri" w:hAnsi="Calibri" w:cs="Calibri"/>
              </w:rPr>
            </w:pPr>
            <w:r w:rsidRPr="004F3B18">
              <w:rPr>
                <w:rFonts w:ascii="Calibri" w:hAnsi="Calibri" w:cs="Calibri"/>
              </w:rPr>
              <w:t>-4.34</w:t>
            </w:r>
          </w:p>
        </w:tc>
      </w:tr>
      <w:tr w:rsidR="00D2733E" w:rsidRPr="004F3B18" w14:paraId="6F83BF11" w14:textId="77777777" w:rsidTr="00B260E9">
        <w:tc>
          <w:tcPr>
            <w:tcW w:w="699" w:type="dxa"/>
            <w:vMerge/>
          </w:tcPr>
          <w:p w14:paraId="5FAB7B16" w14:textId="77777777" w:rsidR="00D2733E" w:rsidRPr="004F3B18" w:rsidRDefault="00D2733E" w:rsidP="00B260E9">
            <w:pPr>
              <w:jc w:val="center"/>
              <w:rPr>
                <w:rFonts w:ascii="Calibri" w:hAnsi="Calibri" w:cs="Calibri"/>
              </w:rPr>
            </w:pPr>
          </w:p>
        </w:tc>
        <w:tc>
          <w:tcPr>
            <w:tcW w:w="1124" w:type="dxa"/>
            <w:vMerge w:val="restart"/>
          </w:tcPr>
          <w:p w14:paraId="509DE53D"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547044BA"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72097F2A" w14:textId="19707728" w:rsidR="00D2733E" w:rsidRPr="004F3B18" w:rsidRDefault="00AE61E1" w:rsidP="00B260E9">
            <w:pPr>
              <w:jc w:val="center"/>
              <w:rPr>
                <w:rFonts w:ascii="Calibri" w:hAnsi="Calibri" w:cs="Calibri"/>
              </w:rPr>
            </w:pPr>
            <w:r w:rsidRPr="004F3B18">
              <w:rPr>
                <w:rFonts w:ascii="Calibri" w:hAnsi="Calibri" w:cs="Calibri"/>
              </w:rPr>
              <w:t>1.53</w:t>
            </w:r>
          </w:p>
        </w:tc>
        <w:tc>
          <w:tcPr>
            <w:tcW w:w="671" w:type="dxa"/>
          </w:tcPr>
          <w:p w14:paraId="7160682A" w14:textId="38BA04F9" w:rsidR="00D2733E" w:rsidRPr="004F3B18" w:rsidRDefault="00AE61E1" w:rsidP="00B260E9">
            <w:pPr>
              <w:jc w:val="center"/>
              <w:rPr>
                <w:rFonts w:ascii="Calibri" w:hAnsi="Calibri" w:cs="Calibri"/>
              </w:rPr>
            </w:pPr>
            <w:r w:rsidRPr="004F3B18">
              <w:rPr>
                <w:rFonts w:ascii="Calibri" w:hAnsi="Calibri" w:cs="Calibri"/>
              </w:rPr>
              <w:t>0.97</w:t>
            </w:r>
          </w:p>
        </w:tc>
        <w:tc>
          <w:tcPr>
            <w:tcW w:w="1285" w:type="dxa"/>
          </w:tcPr>
          <w:p w14:paraId="1A89017B" w14:textId="1A04DAA0" w:rsidR="00D2733E" w:rsidRPr="004F3B18" w:rsidRDefault="007552B1" w:rsidP="00B260E9">
            <w:pPr>
              <w:jc w:val="center"/>
              <w:rPr>
                <w:rFonts w:ascii="Calibri" w:hAnsi="Calibri" w:cs="Calibri"/>
              </w:rPr>
            </w:pPr>
            <w:r w:rsidRPr="004F3B18">
              <w:rPr>
                <w:rFonts w:ascii="Calibri" w:hAnsi="Calibri" w:cs="Calibri"/>
              </w:rPr>
              <w:t>0.03</w:t>
            </w:r>
          </w:p>
        </w:tc>
        <w:tc>
          <w:tcPr>
            <w:tcW w:w="850" w:type="dxa"/>
          </w:tcPr>
          <w:p w14:paraId="150A86A8" w14:textId="636DF357" w:rsidR="00D2733E" w:rsidRPr="004F3B18" w:rsidRDefault="007552B1" w:rsidP="00B260E9">
            <w:pPr>
              <w:jc w:val="center"/>
              <w:rPr>
                <w:rFonts w:ascii="Calibri" w:hAnsi="Calibri" w:cs="Calibri"/>
              </w:rPr>
            </w:pPr>
            <w:r w:rsidRPr="004F3B18">
              <w:rPr>
                <w:rFonts w:ascii="Calibri" w:hAnsi="Calibri" w:cs="Calibri"/>
              </w:rPr>
              <w:t>2.92</w:t>
            </w:r>
          </w:p>
        </w:tc>
        <w:tc>
          <w:tcPr>
            <w:tcW w:w="851" w:type="dxa"/>
          </w:tcPr>
          <w:p w14:paraId="4FDC8CA2" w14:textId="2E727759" w:rsidR="00D2733E" w:rsidRPr="004F3B18" w:rsidRDefault="007552B1" w:rsidP="00B260E9">
            <w:pPr>
              <w:jc w:val="center"/>
              <w:rPr>
                <w:rFonts w:ascii="Calibri" w:hAnsi="Calibri" w:cs="Calibri"/>
              </w:rPr>
            </w:pPr>
            <w:r w:rsidRPr="004F3B18">
              <w:rPr>
                <w:rFonts w:ascii="Calibri" w:hAnsi="Calibri" w:cs="Calibri"/>
              </w:rPr>
              <w:t>-9.8</w:t>
            </w:r>
          </w:p>
        </w:tc>
        <w:tc>
          <w:tcPr>
            <w:tcW w:w="992" w:type="dxa"/>
          </w:tcPr>
          <w:p w14:paraId="5B0C0621" w14:textId="568DF194" w:rsidR="00D2733E" w:rsidRPr="004F3B18" w:rsidRDefault="007552B1" w:rsidP="00B260E9">
            <w:pPr>
              <w:jc w:val="center"/>
              <w:rPr>
                <w:rFonts w:ascii="Calibri" w:hAnsi="Calibri" w:cs="Calibri"/>
              </w:rPr>
            </w:pPr>
            <w:r w:rsidRPr="004F3B18">
              <w:rPr>
                <w:rFonts w:ascii="Calibri" w:hAnsi="Calibri" w:cs="Calibri"/>
              </w:rPr>
              <w:t>7.07</w:t>
            </w:r>
          </w:p>
        </w:tc>
        <w:tc>
          <w:tcPr>
            <w:tcW w:w="941" w:type="dxa"/>
          </w:tcPr>
          <w:p w14:paraId="775413AD" w14:textId="488EBF34" w:rsidR="00D2733E" w:rsidRPr="004F3B18" w:rsidRDefault="007552B1" w:rsidP="00B260E9">
            <w:pPr>
              <w:jc w:val="center"/>
              <w:rPr>
                <w:rFonts w:ascii="Calibri" w:hAnsi="Calibri" w:cs="Calibri"/>
              </w:rPr>
            </w:pPr>
            <w:r w:rsidRPr="004F3B18">
              <w:rPr>
                <w:rFonts w:ascii="Calibri" w:hAnsi="Calibri" w:cs="Calibri"/>
              </w:rPr>
              <w:t>-11.49</w:t>
            </w:r>
          </w:p>
        </w:tc>
      </w:tr>
      <w:tr w:rsidR="00D2733E" w:rsidRPr="004F3B18" w14:paraId="6F0D3EC4" w14:textId="77777777" w:rsidTr="00B260E9">
        <w:tc>
          <w:tcPr>
            <w:tcW w:w="699" w:type="dxa"/>
            <w:vMerge/>
          </w:tcPr>
          <w:p w14:paraId="2C45ECAF" w14:textId="77777777" w:rsidR="00D2733E" w:rsidRPr="004F3B18" w:rsidRDefault="00D2733E" w:rsidP="00B260E9">
            <w:pPr>
              <w:jc w:val="center"/>
              <w:rPr>
                <w:rFonts w:ascii="Calibri" w:hAnsi="Calibri" w:cs="Calibri"/>
              </w:rPr>
            </w:pPr>
          </w:p>
        </w:tc>
        <w:tc>
          <w:tcPr>
            <w:tcW w:w="1124" w:type="dxa"/>
            <w:vMerge/>
          </w:tcPr>
          <w:p w14:paraId="1195B2A5" w14:textId="77777777" w:rsidR="00D2733E" w:rsidRPr="004F3B18" w:rsidRDefault="00D2733E" w:rsidP="00B260E9">
            <w:pPr>
              <w:jc w:val="center"/>
              <w:rPr>
                <w:rFonts w:ascii="Calibri" w:hAnsi="Calibri" w:cs="Calibri"/>
              </w:rPr>
            </w:pPr>
          </w:p>
        </w:tc>
        <w:tc>
          <w:tcPr>
            <w:tcW w:w="851" w:type="dxa"/>
          </w:tcPr>
          <w:p w14:paraId="36F318D7"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270CD316" w14:textId="68E7B43C" w:rsidR="00D2733E" w:rsidRPr="004F3B18" w:rsidRDefault="004D3A60" w:rsidP="00B260E9">
            <w:pPr>
              <w:jc w:val="center"/>
              <w:rPr>
                <w:rFonts w:ascii="Calibri" w:hAnsi="Calibri" w:cs="Calibri"/>
              </w:rPr>
            </w:pPr>
            <w:r w:rsidRPr="004F3B18">
              <w:rPr>
                <w:rFonts w:ascii="Calibri" w:hAnsi="Calibri" w:cs="Calibri"/>
              </w:rPr>
              <w:t>1.48</w:t>
            </w:r>
          </w:p>
        </w:tc>
        <w:tc>
          <w:tcPr>
            <w:tcW w:w="671" w:type="dxa"/>
          </w:tcPr>
          <w:p w14:paraId="320ACACF" w14:textId="61DAF841" w:rsidR="00D2733E" w:rsidRPr="004F3B18" w:rsidRDefault="004D3A60" w:rsidP="00B260E9">
            <w:pPr>
              <w:jc w:val="center"/>
              <w:rPr>
                <w:rFonts w:ascii="Calibri" w:hAnsi="Calibri" w:cs="Calibri"/>
              </w:rPr>
            </w:pPr>
            <w:r w:rsidRPr="004F3B18">
              <w:rPr>
                <w:rFonts w:ascii="Calibri" w:hAnsi="Calibri" w:cs="Calibri"/>
              </w:rPr>
              <w:t>0.97</w:t>
            </w:r>
          </w:p>
        </w:tc>
        <w:tc>
          <w:tcPr>
            <w:tcW w:w="1285" w:type="dxa"/>
          </w:tcPr>
          <w:p w14:paraId="63133C8A" w14:textId="62AC461F" w:rsidR="00D2733E" w:rsidRPr="004F3B18" w:rsidRDefault="004D3A60" w:rsidP="00B260E9">
            <w:pPr>
              <w:jc w:val="center"/>
              <w:rPr>
                <w:rFonts w:ascii="Calibri" w:hAnsi="Calibri" w:cs="Calibri"/>
              </w:rPr>
            </w:pPr>
            <w:r w:rsidRPr="004F3B18">
              <w:rPr>
                <w:rFonts w:ascii="Calibri" w:hAnsi="Calibri" w:cs="Calibri"/>
              </w:rPr>
              <w:t>0.55</w:t>
            </w:r>
          </w:p>
        </w:tc>
        <w:tc>
          <w:tcPr>
            <w:tcW w:w="850" w:type="dxa"/>
          </w:tcPr>
          <w:p w14:paraId="74067610" w14:textId="500F575C" w:rsidR="00D2733E" w:rsidRPr="004F3B18" w:rsidRDefault="004D3A60" w:rsidP="00B260E9">
            <w:pPr>
              <w:jc w:val="center"/>
              <w:rPr>
                <w:rFonts w:ascii="Calibri" w:hAnsi="Calibri" w:cs="Calibri"/>
              </w:rPr>
            </w:pPr>
            <w:r w:rsidRPr="004F3B18">
              <w:rPr>
                <w:rFonts w:ascii="Calibri" w:hAnsi="Calibri" w:cs="Calibri"/>
              </w:rPr>
              <w:t>1.21</w:t>
            </w:r>
          </w:p>
        </w:tc>
        <w:tc>
          <w:tcPr>
            <w:tcW w:w="851" w:type="dxa"/>
          </w:tcPr>
          <w:p w14:paraId="36EC2E49" w14:textId="092C1465" w:rsidR="00D2733E" w:rsidRPr="004F3B18" w:rsidRDefault="004D3A60" w:rsidP="00B260E9">
            <w:pPr>
              <w:jc w:val="center"/>
              <w:rPr>
                <w:rFonts w:ascii="Calibri" w:hAnsi="Calibri" w:cs="Calibri"/>
              </w:rPr>
            </w:pPr>
            <w:r w:rsidRPr="004F3B18">
              <w:rPr>
                <w:rFonts w:ascii="Calibri" w:hAnsi="Calibri" w:cs="Calibri"/>
              </w:rPr>
              <w:t>-0.44</w:t>
            </w:r>
          </w:p>
        </w:tc>
        <w:tc>
          <w:tcPr>
            <w:tcW w:w="992" w:type="dxa"/>
          </w:tcPr>
          <w:p w14:paraId="1DB884B5" w14:textId="31317AAE" w:rsidR="00D2733E" w:rsidRPr="004F3B18" w:rsidRDefault="004D3A60" w:rsidP="00B260E9">
            <w:pPr>
              <w:jc w:val="center"/>
              <w:rPr>
                <w:rFonts w:ascii="Calibri" w:hAnsi="Calibri" w:cs="Calibri"/>
              </w:rPr>
            </w:pPr>
            <w:r w:rsidRPr="004F3B18">
              <w:rPr>
                <w:rFonts w:ascii="Calibri" w:hAnsi="Calibri" w:cs="Calibri"/>
              </w:rPr>
              <w:t>2.86</w:t>
            </w:r>
          </w:p>
        </w:tc>
        <w:tc>
          <w:tcPr>
            <w:tcW w:w="941" w:type="dxa"/>
          </w:tcPr>
          <w:p w14:paraId="4AC7D398" w14:textId="485923FE" w:rsidR="00D2733E" w:rsidRPr="004F3B18" w:rsidRDefault="004D3A60" w:rsidP="00B260E9">
            <w:pPr>
              <w:jc w:val="center"/>
              <w:rPr>
                <w:rFonts w:ascii="Calibri" w:hAnsi="Calibri" w:cs="Calibri"/>
              </w:rPr>
            </w:pPr>
            <w:r w:rsidRPr="004F3B18">
              <w:rPr>
                <w:rFonts w:ascii="Calibri" w:hAnsi="Calibri" w:cs="Calibri"/>
              </w:rPr>
              <w:t>-1.31</w:t>
            </w:r>
          </w:p>
        </w:tc>
      </w:tr>
      <w:tr w:rsidR="00D2733E" w:rsidRPr="004F3B18" w14:paraId="2B30F9FA" w14:textId="77777777" w:rsidTr="00B260E9">
        <w:tc>
          <w:tcPr>
            <w:tcW w:w="699" w:type="dxa"/>
            <w:vMerge/>
          </w:tcPr>
          <w:p w14:paraId="6A2DC928" w14:textId="77777777" w:rsidR="00D2733E" w:rsidRPr="004F3B18" w:rsidRDefault="00D2733E" w:rsidP="00B260E9">
            <w:pPr>
              <w:jc w:val="center"/>
              <w:rPr>
                <w:rFonts w:ascii="Calibri" w:hAnsi="Calibri" w:cs="Calibri"/>
              </w:rPr>
            </w:pPr>
          </w:p>
        </w:tc>
        <w:tc>
          <w:tcPr>
            <w:tcW w:w="1124" w:type="dxa"/>
            <w:vMerge/>
          </w:tcPr>
          <w:p w14:paraId="798AE95B" w14:textId="77777777" w:rsidR="00D2733E" w:rsidRPr="004F3B18" w:rsidRDefault="00D2733E" w:rsidP="00B260E9">
            <w:pPr>
              <w:jc w:val="center"/>
              <w:rPr>
                <w:rFonts w:ascii="Calibri" w:hAnsi="Calibri" w:cs="Calibri"/>
              </w:rPr>
            </w:pPr>
          </w:p>
        </w:tc>
        <w:tc>
          <w:tcPr>
            <w:tcW w:w="851" w:type="dxa"/>
          </w:tcPr>
          <w:p w14:paraId="6127427D"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3A2EAE1F" w14:textId="73ECC917" w:rsidR="00D2733E" w:rsidRPr="004F3B18" w:rsidRDefault="005D73F2" w:rsidP="00B260E9">
            <w:pPr>
              <w:jc w:val="center"/>
              <w:rPr>
                <w:rFonts w:ascii="Calibri" w:hAnsi="Calibri" w:cs="Calibri"/>
              </w:rPr>
            </w:pPr>
            <w:r w:rsidRPr="004F3B18">
              <w:rPr>
                <w:rFonts w:ascii="Calibri" w:hAnsi="Calibri" w:cs="Calibri"/>
              </w:rPr>
              <w:t>1.49</w:t>
            </w:r>
          </w:p>
        </w:tc>
        <w:tc>
          <w:tcPr>
            <w:tcW w:w="671" w:type="dxa"/>
          </w:tcPr>
          <w:p w14:paraId="2BDAA6A4" w14:textId="0B463814" w:rsidR="00D2733E" w:rsidRPr="004F3B18" w:rsidRDefault="005D73F2" w:rsidP="00B260E9">
            <w:pPr>
              <w:jc w:val="center"/>
              <w:rPr>
                <w:rFonts w:ascii="Calibri" w:hAnsi="Calibri" w:cs="Calibri"/>
              </w:rPr>
            </w:pPr>
            <w:r w:rsidRPr="004F3B18">
              <w:rPr>
                <w:rFonts w:ascii="Calibri" w:hAnsi="Calibri" w:cs="Calibri"/>
              </w:rPr>
              <w:t>0.97</w:t>
            </w:r>
          </w:p>
        </w:tc>
        <w:tc>
          <w:tcPr>
            <w:tcW w:w="1285" w:type="dxa"/>
          </w:tcPr>
          <w:p w14:paraId="7E37B113" w14:textId="2535D39D" w:rsidR="00D2733E" w:rsidRPr="004F3B18" w:rsidRDefault="00B53104" w:rsidP="00B260E9">
            <w:pPr>
              <w:jc w:val="center"/>
              <w:rPr>
                <w:rFonts w:ascii="Calibri" w:hAnsi="Calibri" w:cs="Calibri"/>
              </w:rPr>
            </w:pPr>
            <w:r w:rsidRPr="004F3B18">
              <w:rPr>
                <w:rFonts w:ascii="Calibri" w:hAnsi="Calibri" w:cs="Calibri"/>
              </w:rPr>
              <w:t>0.15</w:t>
            </w:r>
          </w:p>
        </w:tc>
        <w:tc>
          <w:tcPr>
            <w:tcW w:w="850" w:type="dxa"/>
          </w:tcPr>
          <w:p w14:paraId="39911B64" w14:textId="6BF96134" w:rsidR="00D2733E" w:rsidRPr="004F3B18" w:rsidRDefault="00B53104" w:rsidP="00B260E9">
            <w:pPr>
              <w:jc w:val="center"/>
              <w:rPr>
                <w:rFonts w:ascii="Calibri" w:hAnsi="Calibri" w:cs="Calibri"/>
              </w:rPr>
            </w:pPr>
            <w:r w:rsidRPr="004F3B18">
              <w:rPr>
                <w:rFonts w:ascii="Calibri" w:hAnsi="Calibri" w:cs="Calibri"/>
              </w:rPr>
              <w:t>2.22</w:t>
            </w:r>
          </w:p>
        </w:tc>
        <w:tc>
          <w:tcPr>
            <w:tcW w:w="851" w:type="dxa"/>
          </w:tcPr>
          <w:p w14:paraId="0ED49DFA" w14:textId="20ABEBED" w:rsidR="00D2733E" w:rsidRPr="004F3B18" w:rsidRDefault="00B53104" w:rsidP="00B260E9">
            <w:pPr>
              <w:jc w:val="center"/>
              <w:rPr>
                <w:rFonts w:ascii="Calibri" w:hAnsi="Calibri" w:cs="Calibri"/>
              </w:rPr>
            </w:pPr>
            <w:r w:rsidRPr="004F3B18">
              <w:rPr>
                <w:rFonts w:ascii="Calibri" w:hAnsi="Calibri" w:cs="Calibri"/>
              </w:rPr>
              <w:t>-5.65</w:t>
            </w:r>
          </w:p>
        </w:tc>
        <w:tc>
          <w:tcPr>
            <w:tcW w:w="992" w:type="dxa"/>
          </w:tcPr>
          <w:p w14:paraId="0DBD40B6" w14:textId="1B3386A6" w:rsidR="00D2733E" w:rsidRPr="004F3B18" w:rsidRDefault="00B53104" w:rsidP="00B260E9">
            <w:pPr>
              <w:jc w:val="center"/>
              <w:rPr>
                <w:rFonts w:ascii="Calibri" w:hAnsi="Calibri" w:cs="Calibri"/>
              </w:rPr>
            </w:pPr>
            <w:r w:rsidRPr="004F3B18">
              <w:rPr>
                <w:rFonts w:ascii="Calibri" w:hAnsi="Calibri" w:cs="Calibri"/>
              </w:rPr>
              <w:t>5.75</w:t>
            </w:r>
          </w:p>
        </w:tc>
        <w:tc>
          <w:tcPr>
            <w:tcW w:w="941" w:type="dxa"/>
          </w:tcPr>
          <w:p w14:paraId="30684522" w14:textId="5D9F5370" w:rsidR="00D2733E" w:rsidRPr="004F3B18" w:rsidRDefault="00B53104" w:rsidP="00B260E9">
            <w:pPr>
              <w:jc w:val="center"/>
              <w:rPr>
                <w:rFonts w:ascii="Calibri" w:hAnsi="Calibri" w:cs="Calibri"/>
              </w:rPr>
            </w:pPr>
            <w:r w:rsidRPr="004F3B18">
              <w:rPr>
                <w:rFonts w:ascii="Calibri" w:hAnsi="Calibri" w:cs="Calibri"/>
              </w:rPr>
              <w:t>-7.62</w:t>
            </w:r>
          </w:p>
        </w:tc>
      </w:tr>
      <w:tr w:rsidR="00D2733E" w:rsidRPr="004F3B18" w14:paraId="631950B0" w14:textId="77777777" w:rsidTr="00B260E9">
        <w:tc>
          <w:tcPr>
            <w:tcW w:w="699" w:type="dxa"/>
            <w:vMerge/>
          </w:tcPr>
          <w:p w14:paraId="10F2B062" w14:textId="77777777" w:rsidR="00D2733E" w:rsidRPr="004F3B18" w:rsidRDefault="00D2733E" w:rsidP="00B260E9">
            <w:pPr>
              <w:jc w:val="center"/>
              <w:rPr>
                <w:rFonts w:ascii="Calibri" w:hAnsi="Calibri" w:cs="Calibri"/>
              </w:rPr>
            </w:pPr>
          </w:p>
        </w:tc>
        <w:tc>
          <w:tcPr>
            <w:tcW w:w="1124" w:type="dxa"/>
            <w:vMerge/>
          </w:tcPr>
          <w:p w14:paraId="49655ACB" w14:textId="77777777" w:rsidR="00D2733E" w:rsidRPr="004F3B18" w:rsidRDefault="00D2733E" w:rsidP="00B260E9">
            <w:pPr>
              <w:jc w:val="center"/>
              <w:rPr>
                <w:rFonts w:ascii="Calibri" w:hAnsi="Calibri" w:cs="Calibri"/>
              </w:rPr>
            </w:pPr>
          </w:p>
        </w:tc>
        <w:tc>
          <w:tcPr>
            <w:tcW w:w="851" w:type="dxa"/>
          </w:tcPr>
          <w:p w14:paraId="50590A9E"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02F92652" w14:textId="5F78D43A" w:rsidR="00D2733E" w:rsidRPr="004F3B18" w:rsidRDefault="001D09FD" w:rsidP="00B260E9">
            <w:pPr>
              <w:jc w:val="center"/>
              <w:rPr>
                <w:rFonts w:ascii="Calibri" w:hAnsi="Calibri" w:cs="Calibri"/>
              </w:rPr>
            </w:pPr>
            <w:r w:rsidRPr="004F3B18">
              <w:rPr>
                <w:rFonts w:ascii="Calibri" w:hAnsi="Calibri" w:cs="Calibri"/>
              </w:rPr>
              <w:t>1.51</w:t>
            </w:r>
          </w:p>
        </w:tc>
        <w:tc>
          <w:tcPr>
            <w:tcW w:w="671" w:type="dxa"/>
          </w:tcPr>
          <w:p w14:paraId="2B3FBFE1" w14:textId="0C75932B" w:rsidR="00D2733E" w:rsidRPr="004F3B18" w:rsidRDefault="001D09FD" w:rsidP="00B260E9">
            <w:pPr>
              <w:jc w:val="center"/>
              <w:rPr>
                <w:rFonts w:ascii="Calibri" w:hAnsi="Calibri" w:cs="Calibri"/>
              </w:rPr>
            </w:pPr>
            <w:r w:rsidRPr="004F3B18">
              <w:rPr>
                <w:rFonts w:ascii="Calibri" w:hAnsi="Calibri" w:cs="Calibri"/>
              </w:rPr>
              <w:t>0.97</w:t>
            </w:r>
          </w:p>
        </w:tc>
        <w:tc>
          <w:tcPr>
            <w:tcW w:w="1285" w:type="dxa"/>
          </w:tcPr>
          <w:p w14:paraId="47B0D509" w14:textId="72F8E5EC" w:rsidR="00D2733E" w:rsidRPr="004F3B18" w:rsidRDefault="00C16337" w:rsidP="00B260E9">
            <w:pPr>
              <w:jc w:val="center"/>
              <w:rPr>
                <w:rFonts w:ascii="Calibri" w:hAnsi="Calibri" w:cs="Calibri"/>
              </w:rPr>
            </w:pPr>
            <w:r w:rsidRPr="004F3B18">
              <w:rPr>
                <w:rFonts w:ascii="Calibri" w:hAnsi="Calibri" w:cs="Calibri"/>
              </w:rPr>
              <w:t>0.2</w:t>
            </w:r>
          </w:p>
        </w:tc>
        <w:tc>
          <w:tcPr>
            <w:tcW w:w="850" w:type="dxa"/>
          </w:tcPr>
          <w:p w14:paraId="65E990E2" w14:textId="655F0360" w:rsidR="00D2733E" w:rsidRPr="004F3B18" w:rsidRDefault="00C16337" w:rsidP="00B260E9">
            <w:pPr>
              <w:jc w:val="center"/>
              <w:rPr>
                <w:rFonts w:ascii="Calibri" w:hAnsi="Calibri" w:cs="Calibri"/>
              </w:rPr>
            </w:pPr>
            <w:r w:rsidRPr="004F3B18">
              <w:rPr>
                <w:rFonts w:ascii="Calibri" w:hAnsi="Calibri" w:cs="Calibri"/>
              </w:rPr>
              <w:t>1.35</w:t>
            </w:r>
          </w:p>
        </w:tc>
        <w:tc>
          <w:tcPr>
            <w:tcW w:w="851" w:type="dxa"/>
          </w:tcPr>
          <w:p w14:paraId="4C682D67" w14:textId="03D3A3A0" w:rsidR="00D2733E" w:rsidRPr="004F3B18" w:rsidRDefault="00C16337" w:rsidP="00B260E9">
            <w:pPr>
              <w:jc w:val="center"/>
              <w:rPr>
                <w:rFonts w:ascii="Calibri" w:hAnsi="Calibri" w:cs="Calibri"/>
              </w:rPr>
            </w:pPr>
            <w:r w:rsidRPr="004F3B18">
              <w:rPr>
                <w:rFonts w:ascii="Calibri" w:hAnsi="Calibri" w:cs="Calibri"/>
              </w:rPr>
              <w:t>-1.48</w:t>
            </w:r>
          </w:p>
        </w:tc>
        <w:tc>
          <w:tcPr>
            <w:tcW w:w="992" w:type="dxa"/>
          </w:tcPr>
          <w:p w14:paraId="53A2B98F" w14:textId="4BA39FC5" w:rsidR="00D2733E" w:rsidRPr="004F3B18" w:rsidRDefault="00C16337" w:rsidP="00B260E9">
            <w:pPr>
              <w:jc w:val="center"/>
              <w:rPr>
                <w:rFonts w:ascii="Calibri" w:hAnsi="Calibri" w:cs="Calibri"/>
              </w:rPr>
            </w:pPr>
            <w:r w:rsidRPr="004F3B18">
              <w:rPr>
                <w:rFonts w:ascii="Calibri" w:hAnsi="Calibri" w:cs="Calibri"/>
              </w:rPr>
              <w:t>3.57</w:t>
            </w:r>
          </w:p>
        </w:tc>
        <w:tc>
          <w:tcPr>
            <w:tcW w:w="941" w:type="dxa"/>
          </w:tcPr>
          <w:p w14:paraId="24B5876E" w14:textId="3DC14D86" w:rsidR="00D2733E" w:rsidRPr="004F3B18" w:rsidRDefault="00341FCF" w:rsidP="00B260E9">
            <w:pPr>
              <w:jc w:val="center"/>
              <w:rPr>
                <w:rFonts w:ascii="Calibri" w:hAnsi="Calibri" w:cs="Calibri"/>
              </w:rPr>
            </w:pPr>
            <w:r w:rsidRPr="004F3B18">
              <w:rPr>
                <w:rFonts w:ascii="Calibri" w:hAnsi="Calibri" w:cs="Calibri"/>
              </w:rPr>
              <w:t>-2.54</w:t>
            </w:r>
          </w:p>
        </w:tc>
      </w:tr>
    </w:tbl>
    <w:p w14:paraId="5D3965F3" w14:textId="77777777" w:rsidR="00D2733E" w:rsidRPr="004F3B18" w:rsidRDefault="00D2733E" w:rsidP="00D2733E">
      <w:pPr>
        <w:rPr>
          <w:rFonts w:ascii="Calibri" w:hAnsi="Calibri" w:cs="Calibri"/>
        </w:rPr>
      </w:pPr>
    </w:p>
    <w:p w14:paraId="1EA8633E" w14:textId="446DB9FE" w:rsidR="00513C65" w:rsidRPr="004F3B18" w:rsidRDefault="00513C65" w:rsidP="00513C65">
      <w:pPr>
        <w:pStyle w:val="Caption"/>
        <w:keepNext/>
        <w:rPr>
          <w:rFonts w:ascii="Calibri" w:hAnsi="Calibri" w:cs="Calibri"/>
        </w:rPr>
      </w:pPr>
      <w:bookmarkStart w:id="148" w:name="_Toc165500174"/>
      <w:r w:rsidRPr="004F3B18">
        <w:rPr>
          <w:rFonts w:ascii="Calibri" w:hAnsi="Calibri" w:cs="Calibri"/>
        </w:rPr>
        <w:t xml:space="preserve">Table </w:t>
      </w:r>
      <w:r w:rsidRPr="004F3B18">
        <w:rPr>
          <w:rFonts w:ascii="Calibri" w:hAnsi="Calibri" w:cs="Calibri"/>
        </w:rPr>
        <w:fldChar w:fldCharType="begin"/>
      </w:r>
      <w:r w:rsidRPr="004F3B18">
        <w:rPr>
          <w:rFonts w:ascii="Calibri" w:hAnsi="Calibri" w:cs="Calibri"/>
        </w:rPr>
        <w:instrText xml:space="preserve"> SEQ Table \* ARABIC </w:instrText>
      </w:r>
      <w:r w:rsidRPr="004F3B18">
        <w:rPr>
          <w:rFonts w:ascii="Calibri" w:hAnsi="Calibri" w:cs="Calibri"/>
        </w:rPr>
        <w:fldChar w:fldCharType="separate"/>
      </w:r>
      <w:r w:rsidR="00226E99" w:rsidRPr="004F3B18">
        <w:rPr>
          <w:rFonts w:ascii="Calibri" w:hAnsi="Calibri" w:cs="Calibri"/>
          <w:noProof/>
        </w:rPr>
        <w:t>52</w:t>
      </w:r>
      <w:r w:rsidRPr="004F3B18">
        <w:rPr>
          <w:rFonts w:ascii="Calibri" w:hAnsi="Calibri" w:cs="Calibri"/>
        </w:rPr>
        <w:fldChar w:fldCharType="end"/>
      </w:r>
      <w:r w:rsidRPr="004F3B18">
        <w:rPr>
          <w:rFonts w:ascii="Calibri" w:hAnsi="Calibri" w:cs="Calibri"/>
        </w:rPr>
        <w:t>: Model-6 Metrics of CVX With MinMaxScaler</w:t>
      </w:r>
      <w:bookmarkEnd w:id="148"/>
    </w:p>
    <w:tbl>
      <w:tblPr>
        <w:tblStyle w:val="TableGrid"/>
        <w:tblW w:w="0" w:type="auto"/>
        <w:tblInd w:w="-1" w:type="dxa"/>
        <w:tblLook w:val="04A0" w:firstRow="1" w:lastRow="0" w:firstColumn="1" w:lastColumn="0" w:noHBand="0" w:noVBand="1"/>
      </w:tblPr>
      <w:tblGrid>
        <w:gridCol w:w="699"/>
        <w:gridCol w:w="1124"/>
        <w:gridCol w:w="851"/>
        <w:gridCol w:w="753"/>
        <w:gridCol w:w="671"/>
        <w:gridCol w:w="1285"/>
        <w:gridCol w:w="850"/>
        <w:gridCol w:w="851"/>
        <w:gridCol w:w="992"/>
        <w:gridCol w:w="941"/>
      </w:tblGrid>
      <w:tr w:rsidR="00D2733E" w:rsidRPr="004F3B18" w14:paraId="048676F6" w14:textId="77777777" w:rsidTr="00B260E9">
        <w:tc>
          <w:tcPr>
            <w:tcW w:w="2674" w:type="dxa"/>
            <w:gridSpan w:val="3"/>
          </w:tcPr>
          <w:p w14:paraId="7E08F856" w14:textId="77777777" w:rsidR="00D2733E" w:rsidRPr="004F3B18" w:rsidRDefault="00D2733E" w:rsidP="00B260E9">
            <w:pPr>
              <w:jc w:val="center"/>
              <w:rPr>
                <w:rFonts w:ascii="Calibri" w:hAnsi="Calibri" w:cs="Calibri"/>
              </w:rPr>
            </w:pPr>
          </w:p>
        </w:tc>
        <w:tc>
          <w:tcPr>
            <w:tcW w:w="1424" w:type="dxa"/>
            <w:gridSpan w:val="2"/>
          </w:tcPr>
          <w:p w14:paraId="392BEC03" w14:textId="77777777" w:rsidR="00D2733E" w:rsidRPr="004F3B18" w:rsidRDefault="00D2733E" w:rsidP="00B260E9">
            <w:pPr>
              <w:jc w:val="center"/>
              <w:rPr>
                <w:rFonts w:ascii="Calibri" w:hAnsi="Calibri" w:cs="Calibri"/>
              </w:rPr>
            </w:pPr>
            <w:r w:rsidRPr="004F3B18">
              <w:rPr>
                <w:rFonts w:ascii="Calibri" w:hAnsi="Calibri" w:cs="Calibri"/>
              </w:rPr>
              <w:t>Test metrics</w:t>
            </w:r>
          </w:p>
        </w:tc>
        <w:tc>
          <w:tcPr>
            <w:tcW w:w="1285" w:type="dxa"/>
          </w:tcPr>
          <w:p w14:paraId="6509F0CD" w14:textId="77777777" w:rsidR="00D2733E" w:rsidRPr="004F3B18" w:rsidRDefault="00D2733E" w:rsidP="00B260E9">
            <w:pPr>
              <w:jc w:val="center"/>
              <w:rPr>
                <w:rFonts w:ascii="Calibri" w:hAnsi="Calibri" w:cs="Calibri"/>
              </w:rPr>
            </w:pPr>
            <w:r w:rsidRPr="004F3B18">
              <w:rPr>
                <w:rFonts w:ascii="Calibri" w:hAnsi="Calibri" w:cs="Calibri"/>
              </w:rPr>
              <w:t>1 day Forecast metrics</w:t>
            </w:r>
          </w:p>
        </w:tc>
        <w:tc>
          <w:tcPr>
            <w:tcW w:w="1701" w:type="dxa"/>
            <w:gridSpan w:val="2"/>
          </w:tcPr>
          <w:p w14:paraId="4967CDC7" w14:textId="77777777" w:rsidR="00D2733E" w:rsidRPr="004F3B18" w:rsidRDefault="00D2733E" w:rsidP="00B260E9">
            <w:pPr>
              <w:jc w:val="center"/>
              <w:rPr>
                <w:rFonts w:ascii="Calibri" w:hAnsi="Calibri" w:cs="Calibri"/>
              </w:rPr>
            </w:pPr>
            <w:r w:rsidRPr="004F3B18">
              <w:rPr>
                <w:rFonts w:ascii="Calibri" w:hAnsi="Calibri" w:cs="Calibri"/>
              </w:rPr>
              <w:t>15 days Forecast metrics</w:t>
            </w:r>
          </w:p>
        </w:tc>
        <w:tc>
          <w:tcPr>
            <w:tcW w:w="1933" w:type="dxa"/>
            <w:gridSpan w:val="2"/>
          </w:tcPr>
          <w:p w14:paraId="2E4E14F3" w14:textId="77777777" w:rsidR="00D2733E" w:rsidRPr="004F3B18" w:rsidRDefault="00D2733E" w:rsidP="00B260E9">
            <w:pPr>
              <w:jc w:val="center"/>
              <w:rPr>
                <w:rFonts w:ascii="Calibri" w:hAnsi="Calibri" w:cs="Calibri"/>
              </w:rPr>
            </w:pPr>
            <w:r w:rsidRPr="004F3B18">
              <w:rPr>
                <w:rFonts w:ascii="Calibri" w:hAnsi="Calibri" w:cs="Calibri"/>
              </w:rPr>
              <w:t>30 days Forecast metrics</w:t>
            </w:r>
          </w:p>
        </w:tc>
      </w:tr>
      <w:tr w:rsidR="00D2733E" w:rsidRPr="004F3B18" w14:paraId="32C375FF" w14:textId="77777777" w:rsidTr="00B260E9">
        <w:tc>
          <w:tcPr>
            <w:tcW w:w="699" w:type="dxa"/>
          </w:tcPr>
          <w:p w14:paraId="358E7630" w14:textId="77777777" w:rsidR="00D2733E" w:rsidRPr="004F3B18" w:rsidRDefault="00D2733E" w:rsidP="00B260E9">
            <w:pPr>
              <w:jc w:val="center"/>
              <w:rPr>
                <w:rFonts w:ascii="Calibri" w:hAnsi="Calibri" w:cs="Calibri"/>
              </w:rPr>
            </w:pPr>
            <w:r w:rsidRPr="004F3B18">
              <w:rPr>
                <w:rFonts w:ascii="Calibri" w:hAnsi="Calibri" w:cs="Calibri"/>
              </w:rPr>
              <w:t>Stock</w:t>
            </w:r>
          </w:p>
        </w:tc>
        <w:tc>
          <w:tcPr>
            <w:tcW w:w="1124" w:type="dxa"/>
          </w:tcPr>
          <w:p w14:paraId="3558D978" w14:textId="77777777" w:rsidR="00D2733E" w:rsidRPr="004F3B18" w:rsidRDefault="00D2733E" w:rsidP="00B260E9">
            <w:pPr>
              <w:jc w:val="center"/>
              <w:rPr>
                <w:rFonts w:ascii="Calibri" w:hAnsi="Calibri" w:cs="Calibri"/>
              </w:rPr>
            </w:pPr>
            <w:r w:rsidRPr="004F3B18">
              <w:rPr>
                <w:rFonts w:ascii="Calibri" w:hAnsi="Calibri" w:cs="Calibri"/>
              </w:rPr>
              <w:t>Look Back</w:t>
            </w:r>
          </w:p>
        </w:tc>
        <w:tc>
          <w:tcPr>
            <w:tcW w:w="851" w:type="dxa"/>
          </w:tcPr>
          <w:p w14:paraId="2C9B95C1" w14:textId="77777777" w:rsidR="00D2733E" w:rsidRPr="004F3B18" w:rsidRDefault="00D2733E" w:rsidP="00B260E9">
            <w:pPr>
              <w:jc w:val="center"/>
              <w:rPr>
                <w:rFonts w:ascii="Calibri" w:hAnsi="Calibri" w:cs="Calibri"/>
              </w:rPr>
            </w:pPr>
            <w:r w:rsidRPr="004F3B18">
              <w:rPr>
                <w:rFonts w:ascii="Calibri" w:hAnsi="Calibri" w:cs="Calibri"/>
              </w:rPr>
              <w:t>Epochs</w:t>
            </w:r>
          </w:p>
        </w:tc>
        <w:tc>
          <w:tcPr>
            <w:tcW w:w="753" w:type="dxa"/>
          </w:tcPr>
          <w:p w14:paraId="67CCD9B0"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671" w:type="dxa"/>
          </w:tcPr>
          <w:p w14:paraId="38C82734"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1285" w:type="dxa"/>
          </w:tcPr>
          <w:p w14:paraId="7194CFCD"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0" w:type="dxa"/>
          </w:tcPr>
          <w:p w14:paraId="74F4EA79"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851" w:type="dxa"/>
          </w:tcPr>
          <w:p w14:paraId="72D41FA9" w14:textId="77777777" w:rsidR="00D2733E" w:rsidRPr="004F3B18" w:rsidRDefault="00D2733E" w:rsidP="00B260E9">
            <w:pPr>
              <w:jc w:val="center"/>
              <w:rPr>
                <w:rFonts w:ascii="Calibri" w:hAnsi="Calibri" w:cs="Calibri"/>
              </w:rPr>
            </w:pPr>
            <w:r w:rsidRPr="004F3B18">
              <w:rPr>
                <w:rFonts w:ascii="Calibri" w:hAnsi="Calibri" w:cs="Calibri"/>
              </w:rPr>
              <w:t>R2</w:t>
            </w:r>
          </w:p>
        </w:tc>
        <w:tc>
          <w:tcPr>
            <w:tcW w:w="992" w:type="dxa"/>
          </w:tcPr>
          <w:p w14:paraId="4ECF9266" w14:textId="77777777" w:rsidR="00D2733E" w:rsidRPr="004F3B18" w:rsidRDefault="00D2733E" w:rsidP="00B260E9">
            <w:pPr>
              <w:jc w:val="center"/>
              <w:rPr>
                <w:rFonts w:ascii="Calibri" w:hAnsi="Calibri" w:cs="Calibri"/>
              </w:rPr>
            </w:pPr>
            <w:r w:rsidRPr="004F3B18">
              <w:rPr>
                <w:rFonts w:ascii="Calibri" w:hAnsi="Calibri" w:cs="Calibri"/>
              </w:rPr>
              <w:t>MAPE</w:t>
            </w:r>
          </w:p>
        </w:tc>
        <w:tc>
          <w:tcPr>
            <w:tcW w:w="941" w:type="dxa"/>
          </w:tcPr>
          <w:p w14:paraId="0C304493" w14:textId="77777777" w:rsidR="00D2733E" w:rsidRPr="004F3B18" w:rsidRDefault="00D2733E" w:rsidP="00B260E9">
            <w:pPr>
              <w:jc w:val="center"/>
              <w:rPr>
                <w:rFonts w:ascii="Calibri" w:hAnsi="Calibri" w:cs="Calibri"/>
              </w:rPr>
            </w:pPr>
            <w:r w:rsidRPr="004F3B18">
              <w:rPr>
                <w:rFonts w:ascii="Calibri" w:hAnsi="Calibri" w:cs="Calibri"/>
              </w:rPr>
              <w:t>R2</w:t>
            </w:r>
          </w:p>
        </w:tc>
      </w:tr>
      <w:tr w:rsidR="00D2733E" w:rsidRPr="004F3B18" w14:paraId="57FDBA36" w14:textId="77777777" w:rsidTr="00B260E9">
        <w:tc>
          <w:tcPr>
            <w:tcW w:w="699" w:type="dxa"/>
            <w:vMerge w:val="restart"/>
          </w:tcPr>
          <w:p w14:paraId="0F929321" w14:textId="77777777" w:rsidR="00D2733E" w:rsidRPr="004F3B18" w:rsidRDefault="00D2733E" w:rsidP="00B260E9">
            <w:pPr>
              <w:jc w:val="center"/>
              <w:rPr>
                <w:rFonts w:ascii="Calibri" w:hAnsi="Calibri" w:cs="Calibri"/>
              </w:rPr>
            </w:pPr>
            <w:r w:rsidRPr="004F3B18">
              <w:rPr>
                <w:rFonts w:ascii="Calibri" w:hAnsi="Calibri" w:cs="Calibri"/>
              </w:rPr>
              <w:t>CVX</w:t>
            </w:r>
          </w:p>
        </w:tc>
        <w:tc>
          <w:tcPr>
            <w:tcW w:w="1124" w:type="dxa"/>
            <w:vMerge w:val="restart"/>
          </w:tcPr>
          <w:p w14:paraId="05230427" w14:textId="77777777" w:rsidR="00D2733E" w:rsidRPr="004F3B18" w:rsidRDefault="00D2733E" w:rsidP="00B260E9">
            <w:pPr>
              <w:jc w:val="center"/>
              <w:rPr>
                <w:rFonts w:ascii="Calibri" w:hAnsi="Calibri" w:cs="Calibri"/>
              </w:rPr>
            </w:pPr>
            <w:r w:rsidRPr="004F3B18">
              <w:rPr>
                <w:rFonts w:ascii="Calibri" w:hAnsi="Calibri" w:cs="Calibri"/>
              </w:rPr>
              <w:t>10</w:t>
            </w:r>
          </w:p>
        </w:tc>
        <w:tc>
          <w:tcPr>
            <w:tcW w:w="851" w:type="dxa"/>
          </w:tcPr>
          <w:p w14:paraId="2B62F142"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0DCE4772" w14:textId="3E3CECDC" w:rsidR="00D2733E" w:rsidRPr="004F3B18" w:rsidRDefault="000305CA" w:rsidP="00B260E9">
            <w:pPr>
              <w:jc w:val="center"/>
              <w:rPr>
                <w:rFonts w:ascii="Calibri" w:hAnsi="Calibri" w:cs="Calibri"/>
              </w:rPr>
            </w:pPr>
            <w:r w:rsidRPr="004F3B18">
              <w:rPr>
                <w:rFonts w:ascii="Calibri" w:hAnsi="Calibri" w:cs="Calibri"/>
              </w:rPr>
              <w:t>1.34</w:t>
            </w:r>
          </w:p>
        </w:tc>
        <w:tc>
          <w:tcPr>
            <w:tcW w:w="671" w:type="dxa"/>
          </w:tcPr>
          <w:p w14:paraId="3D97AB6B" w14:textId="22AB6225" w:rsidR="00D2733E" w:rsidRPr="004F3B18" w:rsidRDefault="000305CA" w:rsidP="00B260E9">
            <w:pPr>
              <w:jc w:val="center"/>
              <w:rPr>
                <w:rFonts w:ascii="Calibri" w:hAnsi="Calibri" w:cs="Calibri"/>
              </w:rPr>
            </w:pPr>
            <w:r w:rsidRPr="004F3B18">
              <w:rPr>
                <w:rFonts w:ascii="Calibri" w:hAnsi="Calibri" w:cs="Calibri"/>
              </w:rPr>
              <w:t>0.94</w:t>
            </w:r>
          </w:p>
        </w:tc>
        <w:tc>
          <w:tcPr>
            <w:tcW w:w="1285" w:type="dxa"/>
          </w:tcPr>
          <w:p w14:paraId="7E97FAE3" w14:textId="7ADF8A09" w:rsidR="00D2733E" w:rsidRPr="004F3B18" w:rsidRDefault="00AA71D0" w:rsidP="00B260E9">
            <w:pPr>
              <w:jc w:val="center"/>
              <w:rPr>
                <w:rFonts w:ascii="Calibri" w:hAnsi="Calibri" w:cs="Calibri"/>
              </w:rPr>
            </w:pPr>
            <w:r w:rsidRPr="004F3B18">
              <w:rPr>
                <w:rFonts w:ascii="Calibri" w:hAnsi="Calibri" w:cs="Calibri"/>
              </w:rPr>
              <w:t>0.16</w:t>
            </w:r>
          </w:p>
        </w:tc>
        <w:tc>
          <w:tcPr>
            <w:tcW w:w="850" w:type="dxa"/>
          </w:tcPr>
          <w:p w14:paraId="2780E08F" w14:textId="70118F04" w:rsidR="00D2733E" w:rsidRPr="004F3B18" w:rsidRDefault="00AA71D0" w:rsidP="00B260E9">
            <w:pPr>
              <w:jc w:val="center"/>
              <w:rPr>
                <w:rFonts w:ascii="Calibri" w:hAnsi="Calibri" w:cs="Calibri"/>
              </w:rPr>
            </w:pPr>
            <w:r w:rsidRPr="004F3B18">
              <w:rPr>
                <w:rFonts w:ascii="Calibri" w:hAnsi="Calibri" w:cs="Calibri"/>
              </w:rPr>
              <w:t>1.35</w:t>
            </w:r>
          </w:p>
        </w:tc>
        <w:tc>
          <w:tcPr>
            <w:tcW w:w="851" w:type="dxa"/>
          </w:tcPr>
          <w:p w14:paraId="16339ECD" w14:textId="10A38E87" w:rsidR="00D2733E" w:rsidRPr="004F3B18" w:rsidRDefault="00AA71D0" w:rsidP="00B260E9">
            <w:pPr>
              <w:jc w:val="center"/>
              <w:rPr>
                <w:rFonts w:ascii="Calibri" w:hAnsi="Calibri" w:cs="Calibri"/>
              </w:rPr>
            </w:pPr>
            <w:r w:rsidRPr="004F3B18">
              <w:rPr>
                <w:rFonts w:ascii="Calibri" w:hAnsi="Calibri" w:cs="Calibri"/>
              </w:rPr>
              <w:t>-0.32</w:t>
            </w:r>
          </w:p>
        </w:tc>
        <w:tc>
          <w:tcPr>
            <w:tcW w:w="992" w:type="dxa"/>
          </w:tcPr>
          <w:p w14:paraId="555FD193" w14:textId="30E4BB58" w:rsidR="00D2733E" w:rsidRPr="004F3B18" w:rsidRDefault="00AA71D0" w:rsidP="00B260E9">
            <w:pPr>
              <w:jc w:val="center"/>
              <w:rPr>
                <w:rFonts w:ascii="Calibri" w:hAnsi="Calibri" w:cs="Calibri"/>
              </w:rPr>
            </w:pPr>
            <w:r w:rsidRPr="004F3B18">
              <w:rPr>
                <w:rFonts w:ascii="Calibri" w:hAnsi="Calibri" w:cs="Calibri"/>
              </w:rPr>
              <w:t>4.83</w:t>
            </w:r>
          </w:p>
        </w:tc>
        <w:tc>
          <w:tcPr>
            <w:tcW w:w="941" w:type="dxa"/>
          </w:tcPr>
          <w:p w14:paraId="57F7C998" w14:textId="22BD4639" w:rsidR="00D2733E" w:rsidRPr="004F3B18" w:rsidRDefault="00AA71D0" w:rsidP="00B260E9">
            <w:pPr>
              <w:jc w:val="center"/>
              <w:rPr>
                <w:rFonts w:ascii="Calibri" w:hAnsi="Calibri" w:cs="Calibri"/>
              </w:rPr>
            </w:pPr>
            <w:r w:rsidRPr="004F3B18">
              <w:rPr>
                <w:rFonts w:ascii="Calibri" w:hAnsi="Calibri" w:cs="Calibri"/>
              </w:rPr>
              <w:t>-19.06</w:t>
            </w:r>
          </w:p>
        </w:tc>
      </w:tr>
      <w:tr w:rsidR="00D2733E" w:rsidRPr="004F3B18" w14:paraId="355892CF" w14:textId="77777777" w:rsidTr="00B260E9">
        <w:tc>
          <w:tcPr>
            <w:tcW w:w="699" w:type="dxa"/>
            <w:vMerge/>
          </w:tcPr>
          <w:p w14:paraId="3BDD9C55" w14:textId="77777777" w:rsidR="00D2733E" w:rsidRPr="004F3B18" w:rsidRDefault="00D2733E" w:rsidP="00B260E9">
            <w:pPr>
              <w:jc w:val="center"/>
              <w:rPr>
                <w:rFonts w:ascii="Calibri" w:hAnsi="Calibri" w:cs="Calibri"/>
              </w:rPr>
            </w:pPr>
          </w:p>
        </w:tc>
        <w:tc>
          <w:tcPr>
            <w:tcW w:w="1124" w:type="dxa"/>
            <w:vMerge/>
          </w:tcPr>
          <w:p w14:paraId="3FC3463D" w14:textId="77777777" w:rsidR="00D2733E" w:rsidRPr="004F3B18" w:rsidRDefault="00D2733E" w:rsidP="00B260E9">
            <w:pPr>
              <w:jc w:val="center"/>
              <w:rPr>
                <w:rFonts w:ascii="Calibri" w:hAnsi="Calibri" w:cs="Calibri"/>
              </w:rPr>
            </w:pPr>
          </w:p>
        </w:tc>
        <w:tc>
          <w:tcPr>
            <w:tcW w:w="851" w:type="dxa"/>
          </w:tcPr>
          <w:p w14:paraId="416A7870"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2C9B3835" w14:textId="6529EFA4" w:rsidR="00D2733E" w:rsidRPr="004F3B18" w:rsidRDefault="00825B74" w:rsidP="00B260E9">
            <w:pPr>
              <w:jc w:val="center"/>
              <w:rPr>
                <w:rFonts w:ascii="Calibri" w:hAnsi="Calibri" w:cs="Calibri"/>
              </w:rPr>
            </w:pPr>
            <w:r w:rsidRPr="004F3B18">
              <w:rPr>
                <w:rFonts w:ascii="Calibri" w:hAnsi="Calibri" w:cs="Calibri"/>
              </w:rPr>
              <w:t>1.67</w:t>
            </w:r>
          </w:p>
        </w:tc>
        <w:tc>
          <w:tcPr>
            <w:tcW w:w="671" w:type="dxa"/>
          </w:tcPr>
          <w:p w14:paraId="59C802B9" w14:textId="7A4D5378" w:rsidR="00D2733E" w:rsidRPr="004F3B18" w:rsidRDefault="00825B74" w:rsidP="00B260E9">
            <w:pPr>
              <w:jc w:val="center"/>
              <w:rPr>
                <w:rFonts w:ascii="Calibri" w:hAnsi="Calibri" w:cs="Calibri"/>
              </w:rPr>
            </w:pPr>
            <w:r w:rsidRPr="004F3B18">
              <w:rPr>
                <w:rFonts w:ascii="Calibri" w:hAnsi="Calibri" w:cs="Calibri"/>
              </w:rPr>
              <w:t>0.92</w:t>
            </w:r>
          </w:p>
        </w:tc>
        <w:tc>
          <w:tcPr>
            <w:tcW w:w="1285" w:type="dxa"/>
          </w:tcPr>
          <w:p w14:paraId="691D5942" w14:textId="1E2A9994" w:rsidR="00D2733E" w:rsidRPr="004F3B18" w:rsidRDefault="00721CDC" w:rsidP="00B260E9">
            <w:pPr>
              <w:jc w:val="center"/>
              <w:rPr>
                <w:rFonts w:ascii="Calibri" w:hAnsi="Calibri" w:cs="Calibri"/>
              </w:rPr>
            </w:pPr>
            <w:r w:rsidRPr="004F3B18">
              <w:rPr>
                <w:rFonts w:ascii="Calibri" w:hAnsi="Calibri" w:cs="Calibri"/>
              </w:rPr>
              <w:t>0.96</w:t>
            </w:r>
          </w:p>
        </w:tc>
        <w:tc>
          <w:tcPr>
            <w:tcW w:w="850" w:type="dxa"/>
          </w:tcPr>
          <w:p w14:paraId="25F621F4" w14:textId="569BC65F" w:rsidR="00D2733E" w:rsidRPr="004F3B18" w:rsidRDefault="00721CDC" w:rsidP="00B260E9">
            <w:pPr>
              <w:jc w:val="center"/>
              <w:rPr>
                <w:rFonts w:ascii="Calibri" w:hAnsi="Calibri" w:cs="Calibri"/>
              </w:rPr>
            </w:pPr>
            <w:r w:rsidRPr="004F3B18">
              <w:rPr>
                <w:rFonts w:ascii="Calibri" w:hAnsi="Calibri" w:cs="Calibri"/>
              </w:rPr>
              <w:t>8.31</w:t>
            </w:r>
          </w:p>
        </w:tc>
        <w:tc>
          <w:tcPr>
            <w:tcW w:w="851" w:type="dxa"/>
          </w:tcPr>
          <w:p w14:paraId="6E815379" w14:textId="357B68B4" w:rsidR="00D2733E" w:rsidRPr="004F3B18" w:rsidRDefault="00721CDC" w:rsidP="00B260E9">
            <w:pPr>
              <w:jc w:val="center"/>
              <w:rPr>
                <w:rFonts w:ascii="Calibri" w:hAnsi="Calibri" w:cs="Calibri"/>
              </w:rPr>
            </w:pPr>
            <w:r w:rsidRPr="004F3B18">
              <w:rPr>
                <w:rFonts w:ascii="Calibri" w:hAnsi="Calibri" w:cs="Calibri"/>
              </w:rPr>
              <w:t>-47.38</w:t>
            </w:r>
          </w:p>
        </w:tc>
        <w:tc>
          <w:tcPr>
            <w:tcW w:w="992" w:type="dxa"/>
          </w:tcPr>
          <w:p w14:paraId="726C2DE2" w14:textId="3297F5D9" w:rsidR="00D2733E" w:rsidRPr="004F3B18" w:rsidRDefault="00721CDC" w:rsidP="00B260E9">
            <w:pPr>
              <w:jc w:val="center"/>
              <w:rPr>
                <w:rFonts w:ascii="Calibri" w:hAnsi="Calibri" w:cs="Calibri"/>
              </w:rPr>
            </w:pPr>
            <w:r w:rsidRPr="004F3B18">
              <w:rPr>
                <w:rFonts w:ascii="Calibri" w:hAnsi="Calibri" w:cs="Calibri"/>
              </w:rPr>
              <w:t>12.1</w:t>
            </w:r>
          </w:p>
        </w:tc>
        <w:tc>
          <w:tcPr>
            <w:tcW w:w="941" w:type="dxa"/>
          </w:tcPr>
          <w:p w14:paraId="3B292AB7" w14:textId="090390B1" w:rsidR="00D2733E" w:rsidRPr="004F3B18" w:rsidRDefault="00721CDC" w:rsidP="00B260E9">
            <w:pPr>
              <w:jc w:val="center"/>
              <w:rPr>
                <w:rFonts w:ascii="Calibri" w:hAnsi="Calibri" w:cs="Calibri"/>
              </w:rPr>
            </w:pPr>
            <w:r w:rsidRPr="004F3B18">
              <w:rPr>
                <w:rFonts w:ascii="Calibri" w:hAnsi="Calibri" w:cs="Calibri"/>
              </w:rPr>
              <w:t>-86.47</w:t>
            </w:r>
          </w:p>
        </w:tc>
      </w:tr>
      <w:tr w:rsidR="00D2733E" w:rsidRPr="004F3B18" w14:paraId="7D0EF59E" w14:textId="77777777" w:rsidTr="00B260E9">
        <w:tc>
          <w:tcPr>
            <w:tcW w:w="699" w:type="dxa"/>
            <w:vMerge/>
          </w:tcPr>
          <w:p w14:paraId="2204F15C" w14:textId="77777777" w:rsidR="00D2733E" w:rsidRPr="004F3B18" w:rsidRDefault="00D2733E" w:rsidP="00B260E9">
            <w:pPr>
              <w:jc w:val="center"/>
              <w:rPr>
                <w:rFonts w:ascii="Calibri" w:hAnsi="Calibri" w:cs="Calibri"/>
              </w:rPr>
            </w:pPr>
          </w:p>
        </w:tc>
        <w:tc>
          <w:tcPr>
            <w:tcW w:w="1124" w:type="dxa"/>
            <w:vMerge/>
          </w:tcPr>
          <w:p w14:paraId="32AC07F3" w14:textId="77777777" w:rsidR="00D2733E" w:rsidRPr="004F3B18" w:rsidRDefault="00D2733E" w:rsidP="00B260E9">
            <w:pPr>
              <w:jc w:val="center"/>
              <w:rPr>
                <w:rFonts w:ascii="Calibri" w:hAnsi="Calibri" w:cs="Calibri"/>
              </w:rPr>
            </w:pPr>
          </w:p>
        </w:tc>
        <w:tc>
          <w:tcPr>
            <w:tcW w:w="851" w:type="dxa"/>
          </w:tcPr>
          <w:p w14:paraId="0CB9D198"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4FAA5F4D" w14:textId="0DD36D0E" w:rsidR="00D2733E" w:rsidRPr="004F3B18" w:rsidRDefault="00867691" w:rsidP="00B260E9">
            <w:pPr>
              <w:jc w:val="center"/>
              <w:rPr>
                <w:rFonts w:ascii="Calibri" w:hAnsi="Calibri" w:cs="Calibri"/>
              </w:rPr>
            </w:pPr>
            <w:r w:rsidRPr="004F3B18">
              <w:rPr>
                <w:rFonts w:ascii="Calibri" w:hAnsi="Calibri" w:cs="Calibri"/>
              </w:rPr>
              <w:t>1.39</w:t>
            </w:r>
          </w:p>
        </w:tc>
        <w:tc>
          <w:tcPr>
            <w:tcW w:w="671" w:type="dxa"/>
          </w:tcPr>
          <w:p w14:paraId="5616F7D2" w14:textId="33A6AC77" w:rsidR="00D2733E" w:rsidRPr="004F3B18" w:rsidRDefault="00867691" w:rsidP="00B260E9">
            <w:pPr>
              <w:jc w:val="center"/>
              <w:rPr>
                <w:rFonts w:ascii="Calibri" w:hAnsi="Calibri" w:cs="Calibri"/>
              </w:rPr>
            </w:pPr>
            <w:r w:rsidRPr="004F3B18">
              <w:rPr>
                <w:rFonts w:ascii="Calibri" w:hAnsi="Calibri" w:cs="Calibri"/>
              </w:rPr>
              <w:t>0.94</w:t>
            </w:r>
          </w:p>
        </w:tc>
        <w:tc>
          <w:tcPr>
            <w:tcW w:w="1285" w:type="dxa"/>
          </w:tcPr>
          <w:p w14:paraId="4A2E0DE1" w14:textId="66B76F99" w:rsidR="00D2733E" w:rsidRPr="004F3B18" w:rsidRDefault="00867691" w:rsidP="00B260E9">
            <w:pPr>
              <w:jc w:val="center"/>
              <w:rPr>
                <w:rFonts w:ascii="Calibri" w:hAnsi="Calibri" w:cs="Calibri"/>
              </w:rPr>
            </w:pPr>
            <w:r w:rsidRPr="004F3B18">
              <w:rPr>
                <w:rFonts w:ascii="Calibri" w:hAnsi="Calibri" w:cs="Calibri"/>
              </w:rPr>
              <w:t>0.22</w:t>
            </w:r>
          </w:p>
        </w:tc>
        <w:tc>
          <w:tcPr>
            <w:tcW w:w="850" w:type="dxa"/>
          </w:tcPr>
          <w:p w14:paraId="63D73B5D" w14:textId="17EC3341" w:rsidR="00D2733E" w:rsidRPr="004F3B18" w:rsidRDefault="00867691" w:rsidP="00B260E9">
            <w:pPr>
              <w:jc w:val="center"/>
              <w:rPr>
                <w:rFonts w:ascii="Calibri" w:hAnsi="Calibri" w:cs="Calibri"/>
              </w:rPr>
            </w:pPr>
            <w:r w:rsidRPr="004F3B18">
              <w:rPr>
                <w:rFonts w:ascii="Calibri" w:hAnsi="Calibri" w:cs="Calibri"/>
              </w:rPr>
              <w:t>1.25</w:t>
            </w:r>
          </w:p>
        </w:tc>
        <w:tc>
          <w:tcPr>
            <w:tcW w:w="851" w:type="dxa"/>
          </w:tcPr>
          <w:p w14:paraId="530D5BB1" w14:textId="645836EC" w:rsidR="00D2733E" w:rsidRPr="004F3B18" w:rsidRDefault="00867691" w:rsidP="00B260E9">
            <w:pPr>
              <w:jc w:val="center"/>
              <w:rPr>
                <w:rFonts w:ascii="Calibri" w:hAnsi="Calibri" w:cs="Calibri"/>
              </w:rPr>
            </w:pPr>
            <w:r w:rsidRPr="004F3B18">
              <w:rPr>
                <w:rFonts w:ascii="Calibri" w:hAnsi="Calibri" w:cs="Calibri"/>
              </w:rPr>
              <w:t>-0.16</w:t>
            </w:r>
          </w:p>
        </w:tc>
        <w:tc>
          <w:tcPr>
            <w:tcW w:w="992" w:type="dxa"/>
          </w:tcPr>
          <w:p w14:paraId="42836746" w14:textId="03BF4935" w:rsidR="00D2733E" w:rsidRPr="004F3B18" w:rsidRDefault="00867691" w:rsidP="00B260E9">
            <w:pPr>
              <w:jc w:val="center"/>
              <w:rPr>
                <w:rFonts w:ascii="Calibri" w:hAnsi="Calibri" w:cs="Calibri"/>
              </w:rPr>
            </w:pPr>
            <w:r w:rsidRPr="004F3B18">
              <w:rPr>
                <w:rFonts w:ascii="Calibri" w:hAnsi="Calibri" w:cs="Calibri"/>
              </w:rPr>
              <w:t>4.24</w:t>
            </w:r>
          </w:p>
        </w:tc>
        <w:tc>
          <w:tcPr>
            <w:tcW w:w="941" w:type="dxa"/>
          </w:tcPr>
          <w:p w14:paraId="461DB754" w14:textId="0EE03C47" w:rsidR="00D2733E" w:rsidRPr="004F3B18" w:rsidRDefault="00867691" w:rsidP="00B260E9">
            <w:pPr>
              <w:jc w:val="center"/>
              <w:rPr>
                <w:rFonts w:ascii="Calibri" w:hAnsi="Calibri" w:cs="Calibri"/>
              </w:rPr>
            </w:pPr>
            <w:r w:rsidRPr="004F3B18">
              <w:rPr>
                <w:rFonts w:ascii="Calibri" w:hAnsi="Calibri" w:cs="Calibri"/>
              </w:rPr>
              <w:t>-14.28</w:t>
            </w:r>
          </w:p>
        </w:tc>
      </w:tr>
      <w:tr w:rsidR="00D2733E" w:rsidRPr="004F3B18" w14:paraId="1B8F422F" w14:textId="77777777" w:rsidTr="00B260E9">
        <w:tc>
          <w:tcPr>
            <w:tcW w:w="699" w:type="dxa"/>
            <w:vMerge/>
          </w:tcPr>
          <w:p w14:paraId="41F1A203" w14:textId="77777777" w:rsidR="00D2733E" w:rsidRPr="004F3B18" w:rsidRDefault="00D2733E" w:rsidP="00B260E9">
            <w:pPr>
              <w:jc w:val="center"/>
              <w:rPr>
                <w:rFonts w:ascii="Calibri" w:hAnsi="Calibri" w:cs="Calibri"/>
              </w:rPr>
            </w:pPr>
          </w:p>
        </w:tc>
        <w:tc>
          <w:tcPr>
            <w:tcW w:w="1124" w:type="dxa"/>
            <w:vMerge/>
          </w:tcPr>
          <w:p w14:paraId="6DE1316B" w14:textId="77777777" w:rsidR="00D2733E" w:rsidRPr="004F3B18" w:rsidRDefault="00D2733E" w:rsidP="00B260E9">
            <w:pPr>
              <w:jc w:val="center"/>
              <w:rPr>
                <w:rFonts w:ascii="Calibri" w:hAnsi="Calibri" w:cs="Calibri"/>
              </w:rPr>
            </w:pPr>
          </w:p>
        </w:tc>
        <w:tc>
          <w:tcPr>
            <w:tcW w:w="851" w:type="dxa"/>
          </w:tcPr>
          <w:p w14:paraId="7331B806"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556DBC95" w14:textId="412325AB" w:rsidR="00D2733E" w:rsidRPr="004F3B18" w:rsidRDefault="00950E72" w:rsidP="00B260E9">
            <w:pPr>
              <w:jc w:val="center"/>
              <w:rPr>
                <w:rFonts w:ascii="Calibri" w:hAnsi="Calibri" w:cs="Calibri"/>
              </w:rPr>
            </w:pPr>
            <w:r w:rsidRPr="004F3B18">
              <w:rPr>
                <w:rFonts w:ascii="Calibri" w:hAnsi="Calibri" w:cs="Calibri"/>
              </w:rPr>
              <w:t>1.46</w:t>
            </w:r>
          </w:p>
        </w:tc>
        <w:tc>
          <w:tcPr>
            <w:tcW w:w="671" w:type="dxa"/>
          </w:tcPr>
          <w:p w14:paraId="6DE88A73" w14:textId="067C64A8" w:rsidR="00D2733E" w:rsidRPr="004F3B18" w:rsidRDefault="00950E72" w:rsidP="00B260E9">
            <w:pPr>
              <w:jc w:val="center"/>
              <w:rPr>
                <w:rFonts w:ascii="Calibri" w:hAnsi="Calibri" w:cs="Calibri"/>
              </w:rPr>
            </w:pPr>
            <w:r w:rsidRPr="004F3B18">
              <w:rPr>
                <w:rFonts w:ascii="Calibri" w:hAnsi="Calibri" w:cs="Calibri"/>
              </w:rPr>
              <w:t>0.94</w:t>
            </w:r>
          </w:p>
        </w:tc>
        <w:tc>
          <w:tcPr>
            <w:tcW w:w="1285" w:type="dxa"/>
          </w:tcPr>
          <w:p w14:paraId="0D145451" w14:textId="175A0A1E" w:rsidR="00D2733E" w:rsidRPr="004F3B18" w:rsidRDefault="007B3A08" w:rsidP="00B260E9">
            <w:pPr>
              <w:jc w:val="center"/>
              <w:rPr>
                <w:rFonts w:ascii="Calibri" w:hAnsi="Calibri" w:cs="Calibri"/>
              </w:rPr>
            </w:pPr>
            <w:r w:rsidRPr="004F3B18">
              <w:rPr>
                <w:rFonts w:ascii="Calibri" w:hAnsi="Calibri" w:cs="Calibri"/>
              </w:rPr>
              <w:t>1.0</w:t>
            </w:r>
          </w:p>
        </w:tc>
        <w:tc>
          <w:tcPr>
            <w:tcW w:w="850" w:type="dxa"/>
          </w:tcPr>
          <w:p w14:paraId="5FF368B0" w14:textId="7A0CDA81" w:rsidR="00D2733E" w:rsidRPr="004F3B18" w:rsidRDefault="007B3A08" w:rsidP="00B260E9">
            <w:pPr>
              <w:jc w:val="center"/>
              <w:rPr>
                <w:rFonts w:ascii="Calibri" w:hAnsi="Calibri" w:cs="Calibri"/>
              </w:rPr>
            </w:pPr>
            <w:r w:rsidRPr="004F3B18">
              <w:rPr>
                <w:rFonts w:ascii="Calibri" w:hAnsi="Calibri" w:cs="Calibri"/>
              </w:rPr>
              <w:t>8.82</w:t>
            </w:r>
          </w:p>
        </w:tc>
        <w:tc>
          <w:tcPr>
            <w:tcW w:w="851" w:type="dxa"/>
          </w:tcPr>
          <w:p w14:paraId="180409CC" w14:textId="29F4B05A" w:rsidR="00D2733E" w:rsidRPr="004F3B18" w:rsidRDefault="007B3A08" w:rsidP="00B260E9">
            <w:pPr>
              <w:jc w:val="center"/>
              <w:rPr>
                <w:rFonts w:ascii="Calibri" w:hAnsi="Calibri" w:cs="Calibri"/>
              </w:rPr>
            </w:pPr>
            <w:r w:rsidRPr="004F3B18">
              <w:rPr>
                <w:rFonts w:ascii="Calibri" w:hAnsi="Calibri" w:cs="Calibri"/>
              </w:rPr>
              <w:t>-54.45</w:t>
            </w:r>
          </w:p>
        </w:tc>
        <w:tc>
          <w:tcPr>
            <w:tcW w:w="992" w:type="dxa"/>
          </w:tcPr>
          <w:p w14:paraId="6DF89320" w14:textId="45C72804" w:rsidR="00D2733E" w:rsidRPr="004F3B18" w:rsidRDefault="007B3A08" w:rsidP="00B260E9">
            <w:pPr>
              <w:jc w:val="center"/>
              <w:rPr>
                <w:rFonts w:ascii="Calibri" w:hAnsi="Calibri" w:cs="Calibri"/>
              </w:rPr>
            </w:pPr>
            <w:r w:rsidRPr="004F3B18">
              <w:rPr>
                <w:rFonts w:ascii="Calibri" w:hAnsi="Calibri" w:cs="Calibri"/>
              </w:rPr>
              <w:t>13.69</w:t>
            </w:r>
          </w:p>
        </w:tc>
        <w:tc>
          <w:tcPr>
            <w:tcW w:w="941" w:type="dxa"/>
          </w:tcPr>
          <w:p w14:paraId="74311F6B" w14:textId="2F13818A" w:rsidR="00D2733E" w:rsidRPr="004F3B18" w:rsidRDefault="007B3A08" w:rsidP="00B260E9">
            <w:pPr>
              <w:jc w:val="center"/>
              <w:rPr>
                <w:rFonts w:ascii="Calibri" w:hAnsi="Calibri" w:cs="Calibri"/>
              </w:rPr>
            </w:pPr>
            <w:r w:rsidRPr="004F3B18">
              <w:rPr>
                <w:rFonts w:ascii="Calibri" w:hAnsi="Calibri" w:cs="Calibri"/>
              </w:rPr>
              <w:t>-113.92</w:t>
            </w:r>
          </w:p>
        </w:tc>
      </w:tr>
      <w:tr w:rsidR="00D2733E" w:rsidRPr="004F3B18" w14:paraId="653F7639" w14:textId="77777777" w:rsidTr="00B260E9">
        <w:tc>
          <w:tcPr>
            <w:tcW w:w="699" w:type="dxa"/>
            <w:vMerge/>
          </w:tcPr>
          <w:p w14:paraId="61EAD7B8" w14:textId="77777777" w:rsidR="00D2733E" w:rsidRPr="004F3B18" w:rsidRDefault="00D2733E" w:rsidP="00B260E9">
            <w:pPr>
              <w:jc w:val="center"/>
              <w:rPr>
                <w:rFonts w:ascii="Calibri" w:hAnsi="Calibri" w:cs="Calibri"/>
              </w:rPr>
            </w:pPr>
          </w:p>
        </w:tc>
        <w:tc>
          <w:tcPr>
            <w:tcW w:w="1124" w:type="dxa"/>
            <w:vMerge w:val="restart"/>
          </w:tcPr>
          <w:p w14:paraId="09629519" w14:textId="77777777" w:rsidR="00D2733E" w:rsidRPr="004F3B18" w:rsidRDefault="00D2733E" w:rsidP="00B260E9">
            <w:pPr>
              <w:jc w:val="center"/>
              <w:rPr>
                <w:rFonts w:ascii="Calibri" w:hAnsi="Calibri" w:cs="Calibri"/>
              </w:rPr>
            </w:pPr>
            <w:r w:rsidRPr="004F3B18">
              <w:rPr>
                <w:rFonts w:ascii="Calibri" w:hAnsi="Calibri" w:cs="Calibri"/>
              </w:rPr>
              <w:t>25</w:t>
            </w:r>
          </w:p>
        </w:tc>
        <w:tc>
          <w:tcPr>
            <w:tcW w:w="851" w:type="dxa"/>
          </w:tcPr>
          <w:p w14:paraId="25FE9F19"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342A52B5" w14:textId="7EFE3447" w:rsidR="00D2733E" w:rsidRPr="004F3B18" w:rsidRDefault="00501B94" w:rsidP="00B260E9">
            <w:pPr>
              <w:jc w:val="center"/>
              <w:rPr>
                <w:rFonts w:ascii="Calibri" w:hAnsi="Calibri" w:cs="Calibri"/>
              </w:rPr>
            </w:pPr>
            <w:r w:rsidRPr="004F3B18">
              <w:rPr>
                <w:rFonts w:ascii="Calibri" w:hAnsi="Calibri" w:cs="Calibri"/>
              </w:rPr>
              <w:t>1.47</w:t>
            </w:r>
          </w:p>
        </w:tc>
        <w:tc>
          <w:tcPr>
            <w:tcW w:w="671" w:type="dxa"/>
          </w:tcPr>
          <w:p w14:paraId="56B3AE50" w14:textId="53C0DD3B" w:rsidR="00D2733E" w:rsidRPr="004F3B18" w:rsidRDefault="00501B94" w:rsidP="00B260E9">
            <w:pPr>
              <w:jc w:val="center"/>
              <w:rPr>
                <w:rFonts w:ascii="Calibri" w:hAnsi="Calibri" w:cs="Calibri"/>
              </w:rPr>
            </w:pPr>
            <w:r w:rsidRPr="004F3B18">
              <w:rPr>
                <w:rFonts w:ascii="Calibri" w:hAnsi="Calibri" w:cs="Calibri"/>
              </w:rPr>
              <w:t>0.93</w:t>
            </w:r>
          </w:p>
        </w:tc>
        <w:tc>
          <w:tcPr>
            <w:tcW w:w="1285" w:type="dxa"/>
          </w:tcPr>
          <w:p w14:paraId="4633149E" w14:textId="18AF2E09" w:rsidR="00D2733E" w:rsidRPr="004F3B18" w:rsidRDefault="00B45A8A" w:rsidP="00B260E9">
            <w:pPr>
              <w:jc w:val="center"/>
              <w:rPr>
                <w:rFonts w:ascii="Calibri" w:hAnsi="Calibri" w:cs="Calibri"/>
              </w:rPr>
            </w:pPr>
            <w:r w:rsidRPr="004F3B18">
              <w:rPr>
                <w:rFonts w:ascii="Calibri" w:hAnsi="Calibri" w:cs="Calibri"/>
              </w:rPr>
              <w:t>0.65</w:t>
            </w:r>
          </w:p>
        </w:tc>
        <w:tc>
          <w:tcPr>
            <w:tcW w:w="850" w:type="dxa"/>
          </w:tcPr>
          <w:p w14:paraId="30AADE45" w14:textId="7036514F" w:rsidR="00D2733E" w:rsidRPr="004F3B18" w:rsidRDefault="00B45A8A" w:rsidP="00B260E9">
            <w:pPr>
              <w:jc w:val="center"/>
              <w:rPr>
                <w:rFonts w:ascii="Calibri" w:hAnsi="Calibri" w:cs="Calibri"/>
              </w:rPr>
            </w:pPr>
            <w:r w:rsidRPr="004F3B18">
              <w:rPr>
                <w:rFonts w:ascii="Calibri" w:hAnsi="Calibri" w:cs="Calibri"/>
              </w:rPr>
              <w:t>6.01</w:t>
            </w:r>
          </w:p>
        </w:tc>
        <w:tc>
          <w:tcPr>
            <w:tcW w:w="851" w:type="dxa"/>
          </w:tcPr>
          <w:p w14:paraId="261DD3FC" w14:textId="6D84D51E" w:rsidR="00D2733E" w:rsidRPr="004F3B18" w:rsidRDefault="00B45A8A" w:rsidP="00B260E9">
            <w:pPr>
              <w:jc w:val="center"/>
              <w:rPr>
                <w:rFonts w:ascii="Calibri" w:hAnsi="Calibri" w:cs="Calibri"/>
              </w:rPr>
            </w:pPr>
            <w:r w:rsidRPr="004F3B18">
              <w:rPr>
                <w:rFonts w:ascii="Calibri" w:hAnsi="Calibri" w:cs="Calibri"/>
              </w:rPr>
              <w:t>-23.95</w:t>
            </w:r>
          </w:p>
        </w:tc>
        <w:tc>
          <w:tcPr>
            <w:tcW w:w="992" w:type="dxa"/>
          </w:tcPr>
          <w:p w14:paraId="615A38FF" w14:textId="255BE15B" w:rsidR="00D2733E" w:rsidRPr="004F3B18" w:rsidRDefault="00B45A8A" w:rsidP="00B260E9">
            <w:pPr>
              <w:jc w:val="center"/>
              <w:rPr>
                <w:rFonts w:ascii="Calibri" w:hAnsi="Calibri" w:cs="Calibri"/>
              </w:rPr>
            </w:pPr>
            <w:r w:rsidRPr="004F3B18">
              <w:rPr>
                <w:rFonts w:ascii="Calibri" w:hAnsi="Calibri" w:cs="Calibri"/>
              </w:rPr>
              <w:t>7.89</w:t>
            </w:r>
          </w:p>
        </w:tc>
        <w:tc>
          <w:tcPr>
            <w:tcW w:w="941" w:type="dxa"/>
          </w:tcPr>
          <w:p w14:paraId="5D496F4B" w14:textId="0F4114B4" w:rsidR="00D2733E" w:rsidRPr="004F3B18" w:rsidRDefault="00B45A8A" w:rsidP="00B260E9">
            <w:pPr>
              <w:jc w:val="center"/>
              <w:rPr>
                <w:rFonts w:ascii="Calibri" w:hAnsi="Calibri" w:cs="Calibri"/>
              </w:rPr>
            </w:pPr>
            <w:r w:rsidRPr="004F3B18">
              <w:rPr>
                <w:rFonts w:ascii="Calibri" w:hAnsi="Calibri" w:cs="Calibri"/>
              </w:rPr>
              <w:t>-35.19</w:t>
            </w:r>
          </w:p>
        </w:tc>
      </w:tr>
      <w:tr w:rsidR="00D2733E" w:rsidRPr="004F3B18" w14:paraId="4547CF7F" w14:textId="77777777" w:rsidTr="00B260E9">
        <w:tc>
          <w:tcPr>
            <w:tcW w:w="699" w:type="dxa"/>
            <w:vMerge/>
          </w:tcPr>
          <w:p w14:paraId="4EA74AB6" w14:textId="77777777" w:rsidR="00D2733E" w:rsidRPr="004F3B18" w:rsidRDefault="00D2733E" w:rsidP="00B260E9">
            <w:pPr>
              <w:jc w:val="center"/>
              <w:rPr>
                <w:rFonts w:ascii="Calibri" w:hAnsi="Calibri" w:cs="Calibri"/>
              </w:rPr>
            </w:pPr>
          </w:p>
        </w:tc>
        <w:tc>
          <w:tcPr>
            <w:tcW w:w="1124" w:type="dxa"/>
            <w:vMerge/>
          </w:tcPr>
          <w:p w14:paraId="02EA1870" w14:textId="77777777" w:rsidR="00D2733E" w:rsidRPr="004F3B18" w:rsidRDefault="00D2733E" w:rsidP="00B260E9">
            <w:pPr>
              <w:jc w:val="center"/>
              <w:rPr>
                <w:rFonts w:ascii="Calibri" w:hAnsi="Calibri" w:cs="Calibri"/>
              </w:rPr>
            </w:pPr>
          </w:p>
        </w:tc>
        <w:tc>
          <w:tcPr>
            <w:tcW w:w="851" w:type="dxa"/>
          </w:tcPr>
          <w:p w14:paraId="69B83EE0"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5C510E70" w14:textId="66D26539" w:rsidR="00D2733E" w:rsidRPr="004F3B18" w:rsidRDefault="008953BA" w:rsidP="00B260E9">
            <w:pPr>
              <w:jc w:val="center"/>
              <w:rPr>
                <w:rFonts w:ascii="Calibri" w:hAnsi="Calibri" w:cs="Calibri"/>
              </w:rPr>
            </w:pPr>
            <w:r w:rsidRPr="004F3B18">
              <w:rPr>
                <w:rFonts w:ascii="Calibri" w:hAnsi="Calibri" w:cs="Calibri"/>
              </w:rPr>
              <w:t>1.39</w:t>
            </w:r>
          </w:p>
        </w:tc>
        <w:tc>
          <w:tcPr>
            <w:tcW w:w="671" w:type="dxa"/>
          </w:tcPr>
          <w:p w14:paraId="2CA3C138" w14:textId="5DA1DA73" w:rsidR="00D2733E" w:rsidRPr="004F3B18" w:rsidRDefault="008953BA" w:rsidP="00B260E9">
            <w:pPr>
              <w:jc w:val="center"/>
              <w:rPr>
                <w:rFonts w:ascii="Calibri" w:hAnsi="Calibri" w:cs="Calibri"/>
              </w:rPr>
            </w:pPr>
            <w:r w:rsidRPr="004F3B18">
              <w:rPr>
                <w:rFonts w:ascii="Calibri" w:hAnsi="Calibri" w:cs="Calibri"/>
              </w:rPr>
              <w:t>0.94</w:t>
            </w:r>
          </w:p>
        </w:tc>
        <w:tc>
          <w:tcPr>
            <w:tcW w:w="1285" w:type="dxa"/>
          </w:tcPr>
          <w:p w14:paraId="213855B7" w14:textId="4A7D3046" w:rsidR="00D2733E" w:rsidRPr="004F3B18" w:rsidRDefault="0099404B" w:rsidP="00B260E9">
            <w:pPr>
              <w:jc w:val="center"/>
              <w:rPr>
                <w:rFonts w:ascii="Calibri" w:hAnsi="Calibri" w:cs="Calibri"/>
              </w:rPr>
            </w:pPr>
            <w:r w:rsidRPr="004F3B18">
              <w:rPr>
                <w:rFonts w:ascii="Calibri" w:hAnsi="Calibri" w:cs="Calibri"/>
              </w:rPr>
              <w:t>0.97</w:t>
            </w:r>
          </w:p>
        </w:tc>
        <w:tc>
          <w:tcPr>
            <w:tcW w:w="850" w:type="dxa"/>
          </w:tcPr>
          <w:p w14:paraId="093D1531" w14:textId="05FCE92B" w:rsidR="00D2733E" w:rsidRPr="004F3B18" w:rsidRDefault="0099404B" w:rsidP="00B260E9">
            <w:pPr>
              <w:jc w:val="center"/>
              <w:rPr>
                <w:rFonts w:ascii="Calibri" w:hAnsi="Calibri" w:cs="Calibri"/>
              </w:rPr>
            </w:pPr>
            <w:r w:rsidRPr="004F3B18">
              <w:rPr>
                <w:rFonts w:ascii="Calibri" w:hAnsi="Calibri" w:cs="Calibri"/>
              </w:rPr>
              <w:t>8.67</w:t>
            </w:r>
          </w:p>
        </w:tc>
        <w:tc>
          <w:tcPr>
            <w:tcW w:w="851" w:type="dxa"/>
          </w:tcPr>
          <w:p w14:paraId="0762A5C3" w14:textId="4AD625A0" w:rsidR="00D2733E" w:rsidRPr="004F3B18" w:rsidRDefault="007B5FF8" w:rsidP="00B260E9">
            <w:pPr>
              <w:jc w:val="center"/>
              <w:rPr>
                <w:rFonts w:ascii="Calibri" w:hAnsi="Calibri" w:cs="Calibri"/>
              </w:rPr>
            </w:pPr>
            <w:r w:rsidRPr="004F3B18">
              <w:rPr>
                <w:rFonts w:ascii="Calibri" w:hAnsi="Calibri" w:cs="Calibri"/>
              </w:rPr>
              <w:t>-51.71</w:t>
            </w:r>
          </w:p>
        </w:tc>
        <w:tc>
          <w:tcPr>
            <w:tcW w:w="992" w:type="dxa"/>
          </w:tcPr>
          <w:p w14:paraId="6E7DDCB7" w14:textId="48E8EA25" w:rsidR="00D2733E" w:rsidRPr="004F3B18" w:rsidRDefault="007B5FF8" w:rsidP="00B260E9">
            <w:pPr>
              <w:jc w:val="center"/>
              <w:rPr>
                <w:rFonts w:ascii="Calibri" w:hAnsi="Calibri" w:cs="Calibri"/>
              </w:rPr>
            </w:pPr>
            <w:r w:rsidRPr="004F3B18">
              <w:rPr>
                <w:rFonts w:ascii="Calibri" w:hAnsi="Calibri" w:cs="Calibri"/>
              </w:rPr>
              <w:t>12.39</w:t>
            </w:r>
          </w:p>
        </w:tc>
        <w:tc>
          <w:tcPr>
            <w:tcW w:w="941" w:type="dxa"/>
          </w:tcPr>
          <w:p w14:paraId="6D893F21" w14:textId="1E40378A" w:rsidR="00D2733E" w:rsidRPr="004F3B18" w:rsidRDefault="007B5FF8" w:rsidP="00B260E9">
            <w:pPr>
              <w:jc w:val="center"/>
              <w:rPr>
                <w:rFonts w:ascii="Calibri" w:hAnsi="Calibri" w:cs="Calibri"/>
              </w:rPr>
            </w:pPr>
            <w:r w:rsidRPr="004F3B18">
              <w:rPr>
                <w:rFonts w:ascii="Calibri" w:hAnsi="Calibri" w:cs="Calibri"/>
              </w:rPr>
              <w:t>-89.8</w:t>
            </w:r>
          </w:p>
        </w:tc>
      </w:tr>
      <w:tr w:rsidR="00D2733E" w:rsidRPr="004F3B18" w14:paraId="319B5159" w14:textId="77777777" w:rsidTr="00B260E9">
        <w:tc>
          <w:tcPr>
            <w:tcW w:w="699" w:type="dxa"/>
            <w:vMerge/>
          </w:tcPr>
          <w:p w14:paraId="6EF01460" w14:textId="77777777" w:rsidR="00D2733E" w:rsidRPr="004F3B18" w:rsidRDefault="00D2733E" w:rsidP="00B260E9">
            <w:pPr>
              <w:jc w:val="center"/>
              <w:rPr>
                <w:rFonts w:ascii="Calibri" w:hAnsi="Calibri" w:cs="Calibri"/>
              </w:rPr>
            </w:pPr>
          </w:p>
        </w:tc>
        <w:tc>
          <w:tcPr>
            <w:tcW w:w="1124" w:type="dxa"/>
            <w:vMerge/>
          </w:tcPr>
          <w:p w14:paraId="0B4A8D88" w14:textId="77777777" w:rsidR="00D2733E" w:rsidRPr="004F3B18" w:rsidRDefault="00D2733E" w:rsidP="00B260E9">
            <w:pPr>
              <w:jc w:val="center"/>
              <w:rPr>
                <w:rFonts w:ascii="Calibri" w:hAnsi="Calibri" w:cs="Calibri"/>
              </w:rPr>
            </w:pPr>
          </w:p>
        </w:tc>
        <w:tc>
          <w:tcPr>
            <w:tcW w:w="851" w:type="dxa"/>
          </w:tcPr>
          <w:p w14:paraId="46244830"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78F23299" w14:textId="6D940644" w:rsidR="00D2733E" w:rsidRPr="004F3B18" w:rsidRDefault="00073F0E" w:rsidP="00B260E9">
            <w:pPr>
              <w:jc w:val="center"/>
              <w:rPr>
                <w:rFonts w:ascii="Calibri" w:hAnsi="Calibri" w:cs="Calibri"/>
              </w:rPr>
            </w:pPr>
            <w:r w:rsidRPr="004F3B18">
              <w:rPr>
                <w:rFonts w:ascii="Calibri" w:hAnsi="Calibri" w:cs="Calibri"/>
              </w:rPr>
              <w:t>1.36</w:t>
            </w:r>
          </w:p>
        </w:tc>
        <w:tc>
          <w:tcPr>
            <w:tcW w:w="671" w:type="dxa"/>
          </w:tcPr>
          <w:p w14:paraId="7E8C1DA0" w14:textId="48B8A7A7" w:rsidR="00D2733E" w:rsidRPr="004F3B18" w:rsidRDefault="00073F0E" w:rsidP="00B260E9">
            <w:pPr>
              <w:jc w:val="center"/>
              <w:rPr>
                <w:rFonts w:ascii="Calibri" w:hAnsi="Calibri" w:cs="Calibri"/>
              </w:rPr>
            </w:pPr>
            <w:r w:rsidRPr="004F3B18">
              <w:rPr>
                <w:rFonts w:ascii="Calibri" w:hAnsi="Calibri" w:cs="Calibri"/>
              </w:rPr>
              <w:t>0.94</w:t>
            </w:r>
          </w:p>
        </w:tc>
        <w:tc>
          <w:tcPr>
            <w:tcW w:w="1285" w:type="dxa"/>
          </w:tcPr>
          <w:p w14:paraId="605981AD" w14:textId="75B3F731" w:rsidR="00D2733E" w:rsidRPr="004F3B18" w:rsidRDefault="00A6537A" w:rsidP="00B260E9">
            <w:pPr>
              <w:jc w:val="center"/>
              <w:rPr>
                <w:rFonts w:ascii="Calibri" w:hAnsi="Calibri" w:cs="Calibri"/>
              </w:rPr>
            </w:pPr>
            <w:r w:rsidRPr="004F3B18">
              <w:rPr>
                <w:rFonts w:ascii="Calibri" w:hAnsi="Calibri" w:cs="Calibri"/>
              </w:rPr>
              <w:t>0.11</w:t>
            </w:r>
          </w:p>
        </w:tc>
        <w:tc>
          <w:tcPr>
            <w:tcW w:w="850" w:type="dxa"/>
          </w:tcPr>
          <w:p w14:paraId="64D0C21B" w14:textId="3C3530BE" w:rsidR="00D2733E" w:rsidRPr="004F3B18" w:rsidRDefault="00A6537A" w:rsidP="00B260E9">
            <w:pPr>
              <w:jc w:val="center"/>
              <w:rPr>
                <w:rFonts w:ascii="Calibri" w:hAnsi="Calibri" w:cs="Calibri"/>
              </w:rPr>
            </w:pPr>
            <w:r w:rsidRPr="004F3B18">
              <w:rPr>
                <w:rFonts w:ascii="Calibri" w:hAnsi="Calibri" w:cs="Calibri"/>
              </w:rPr>
              <w:t>3.03</w:t>
            </w:r>
          </w:p>
        </w:tc>
        <w:tc>
          <w:tcPr>
            <w:tcW w:w="851" w:type="dxa"/>
          </w:tcPr>
          <w:p w14:paraId="37B3741B" w14:textId="2B22FF07" w:rsidR="00D2733E" w:rsidRPr="004F3B18" w:rsidRDefault="00A6537A" w:rsidP="00B260E9">
            <w:pPr>
              <w:jc w:val="center"/>
              <w:rPr>
                <w:rFonts w:ascii="Calibri" w:hAnsi="Calibri" w:cs="Calibri"/>
              </w:rPr>
            </w:pPr>
            <w:r w:rsidRPr="004F3B18">
              <w:rPr>
                <w:rFonts w:ascii="Calibri" w:hAnsi="Calibri" w:cs="Calibri"/>
              </w:rPr>
              <w:t>-5.3</w:t>
            </w:r>
          </w:p>
        </w:tc>
        <w:tc>
          <w:tcPr>
            <w:tcW w:w="992" w:type="dxa"/>
          </w:tcPr>
          <w:p w14:paraId="7A79F1AB" w14:textId="27B43EAE" w:rsidR="00D2733E" w:rsidRPr="004F3B18" w:rsidRDefault="006A34D0" w:rsidP="00B260E9">
            <w:pPr>
              <w:jc w:val="center"/>
              <w:rPr>
                <w:rFonts w:ascii="Calibri" w:hAnsi="Calibri" w:cs="Calibri"/>
              </w:rPr>
            </w:pPr>
            <w:r w:rsidRPr="004F3B18">
              <w:rPr>
                <w:rFonts w:ascii="Calibri" w:hAnsi="Calibri" w:cs="Calibri"/>
              </w:rPr>
              <w:t>2.51</w:t>
            </w:r>
          </w:p>
        </w:tc>
        <w:tc>
          <w:tcPr>
            <w:tcW w:w="941" w:type="dxa"/>
          </w:tcPr>
          <w:p w14:paraId="3339205D" w14:textId="509379D2" w:rsidR="00D2733E" w:rsidRPr="004F3B18" w:rsidRDefault="006A34D0" w:rsidP="00B260E9">
            <w:pPr>
              <w:jc w:val="center"/>
              <w:rPr>
                <w:rFonts w:ascii="Calibri" w:hAnsi="Calibri" w:cs="Calibri"/>
              </w:rPr>
            </w:pPr>
            <w:r w:rsidRPr="004F3B18">
              <w:rPr>
                <w:rFonts w:ascii="Calibri" w:hAnsi="Calibri" w:cs="Calibri"/>
              </w:rPr>
              <w:t>-3.25</w:t>
            </w:r>
          </w:p>
        </w:tc>
      </w:tr>
      <w:tr w:rsidR="00D2733E" w:rsidRPr="004F3B18" w14:paraId="26020CAF" w14:textId="77777777" w:rsidTr="00B260E9">
        <w:tc>
          <w:tcPr>
            <w:tcW w:w="699" w:type="dxa"/>
            <w:vMerge/>
          </w:tcPr>
          <w:p w14:paraId="2E8C9AB3" w14:textId="77777777" w:rsidR="00D2733E" w:rsidRPr="004F3B18" w:rsidRDefault="00D2733E" w:rsidP="00B260E9">
            <w:pPr>
              <w:jc w:val="center"/>
              <w:rPr>
                <w:rFonts w:ascii="Calibri" w:hAnsi="Calibri" w:cs="Calibri"/>
              </w:rPr>
            </w:pPr>
          </w:p>
        </w:tc>
        <w:tc>
          <w:tcPr>
            <w:tcW w:w="1124" w:type="dxa"/>
            <w:vMerge/>
          </w:tcPr>
          <w:p w14:paraId="631796EC" w14:textId="77777777" w:rsidR="00D2733E" w:rsidRPr="004F3B18" w:rsidRDefault="00D2733E" w:rsidP="00B260E9">
            <w:pPr>
              <w:jc w:val="center"/>
              <w:rPr>
                <w:rFonts w:ascii="Calibri" w:hAnsi="Calibri" w:cs="Calibri"/>
              </w:rPr>
            </w:pPr>
          </w:p>
        </w:tc>
        <w:tc>
          <w:tcPr>
            <w:tcW w:w="851" w:type="dxa"/>
          </w:tcPr>
          <w:p w14:paraId="1B05CA08"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482456C5" w14:textId="01DC3500" w:rsidR="00D2733E" w:rsidRPr="004F3B18" w:rsidRDefault="00C80ED9" w:rsidP="00B260E9">
            <w:pPr>
              <w:jc w:val="center"/>
              <w:rPr>
                <w:rFonts w:ascii="Calibri" w:hAnsi="Calibri" w:cs="Calibri"/>
              </w:rPr>
            </w:pPr>
            <w:r w:rsidRPr="004F3B18">
              <w:rPr>
                <w:rFonts w:ascii="Calibri" w:hAnsi="Calibri" w:cs="Calibri"/>
              </w:rPr>
              <w:t>1.37</w:t>
            </w:r>
          </w:p>
        </w:tc>
        <w:tc>
          <w:tcPr>
            <w:tcW w:w="671" w:type="dxa"/>
          </w:tcPr>
          <w:p w14:paraId="35219072" w14:textId="10B56C0D" w:rsidR="00D2733E" w:rsidRPr="004F3B18" w:rsidRDefault="00C80ED9" w:rsidP="00B260E9">
            <w:pPr>
              <w:jc w:val="center"/>
              <w:rPr>
                <w:rFonts w:ascii="Calibri" w:hAnsi="Calibri" w:cs="Calibri"/>
              </w:rPr>
            </w:pPr>
            <w:r w:rsidRPr="004F3B18">
              <w:rPr>
                <w:rFonts w:ascii="Calibri" w:hAnsi="Calibri" w:cs="Calibri"/>
              </w:rPr>
              <w:t>0.94</w:t>
            </w:r>
          </w:p>
        </w:tc>
        <w:tc>
          <w:tcPr>
            <w:tcW w:w="1285" w:type="dxa"/>
          </w:tcPr>
          <w:p w14:paraId="63AF26D3" w14:textId="7F80BE97" w:rsidR="00D2733E" w:rsidRPr="004F3B18" w:rsidRDefault="00D57AAC" w:rsidP="00B260E9">
            <w:pPr>
              <w:jc w:val="center"/>
              <w:rPr>
                <w:rFonts w:ascii="Calibri" w:hAnsi="Calibri" w:cs="Calibri"/>
              </w:rPr>
            </w:pPr>
            <w:r w:rsidRPr="004F3B18">
              <w:rPr>
                <w:rFonts w:ascii="Calibri" w:hAnsi="Calibri" w:cs="Calibri"/>
              </w:rPr>
              <w:t>0.57</w:t>
            </w:r>
          </w:p>
        </w:tc>
        <w:tc>
          <w:tcPr>
            <w:tcW w:w="850" w:type="dxa"/>
          </w:tcPr>
          <w:p w14:paraId="51715C72" w14:textId="2A35EB10" w:rsidR="00D2733E" w:rsidRPr="004F3B18" w:rsidRDefault="00D57AAC" w:rsidP="00B260E9">
            <w:pPr>
              <w:jc w:val="center"/>
              <w:rPr>
                <w:rFonts w:ascii="Calibri" w:hAnsi="Calibri" w:cs="Calibri"/>
              </w:rPr>
            </w:pPr>
            <w:r w:rsidRPr="004F3B18">
              <w:rPr>
                <w:rFonts w:ascii="Calibri" w:hAnsi="Calibri" w:cs="Calibri"/>
              </w:rPr>
              <w:t>5.04</w:t>
            </w:r>
          </w:p>
        </w:tc>
        <w:tc>
          <w:tcPr>
            <w:tcW w:w="851" w:type="dxa"/>
          </w:tcPr>
          <w:p w14:paraId="04F45B8F" w14:textId="72218EB9" w:rsidR="00D2733E" w:rsidRPr="004F3B18" w:rsidRDefault="005A19AD" w:rsidP="00B260E9">
            <w:pPr>
              <w:jc w:val="center"/>
              <w:rPr>
                <w:rFonts w:ascii="Calibri" w:hAnsi="Calibri" w:cs="Calibri"/>
              </w:rPr>
            </w:pPr>
            <w:r w:rsidRPr="004F3B18">
              <w:rPr>
                <w:rFonts w:ascii="Calibri" w:hAnsi="Calibri" w:cs="Calibri"/>
              </w:rPr>
              <w:t>-16.19</w:t>
            </w:r>
          </w:p>
        </w:tc>
        <w:tc>
          <w:tcPr>
            <w:tcW w:w="992" w:type="dxa"/>
          </w:tcPr>
          <w:p w14:paraId="2D691DC5" w14:textId="2B7311F4" w:rsidR="00D2733E" w:rsidRPr="004F3B18" w:rsidRDefault="005A19AD" w:rsidP="00B260E9">
            <w:pPr>
              <w:jc w:val="center"/>
              <w:rPr>
                <w:rFonts w:ascii="Calibri" w:hAnsi="Calibri" w:cs="Calibri"/>
              </w:rPr>
            </w:pPr>
            <w:r w:rsidRPr="004F3B18">
              <w:rPr>
                <w:rFonts w:ascii="Calibri" w:hAnsi="Calibri" w:cs="Calibri"/>
              </w:rPr>
              <w:t>6.32</w:t>
            </w:r>
          </w:p>
        </w:tc>
        <w:tc>
          <w:tcPr>
            <w:tcW w:w="941" w:type="dxa"/>
          </w:tcPr>
          <w:p w14:paraId="34A7D779" w14:textId="7630B6BF" w:rsidR="00D2733E" w:rsidRPr="004F3B18" w:rsidRDefault="005A19AD" w:rsidP="00B260E9">
            <w:pPr>
              <w:jc w:val="center"/>
              <w:rPr>
                <w:rFonts w:ascii="Calibri" w:hAnsi="Calibri" w:cs="Calibri"/>
              </w:rPr>
            </w:pPr>
            <w:r w:rsidRPr="004F3B18">
              <w:rPr>
                <w:rFonts w:ascii="Calibri" w:hAnsi="Calibri" w:cs="Calibri"/>
              </w:rPr>
              <w:t>-22.04</w:t>
            </w:r>
          </w:p>
        </w:tc>
      </w:tr>
      <w:tr w:rsidR="00D2733E" w:rsidRPr="004F3B18" w14:paraId="2D0CE101" w14:textId="77777777" w:rsidTr="00B260E9">
        <w:tc>
          <w:tcPr>
            <w:tcW w:w="699" w:type="dxa"/>
            <w:vMerge/>
          </w:tcPr>
          <w:p w14:paraId="37AD533E" w14:textId="77777777" w:rsidR="00D2733E" w:rsidRPr="004F3B18" w:rsidRDefault="00D2733E" w:rsidP="00B260E9">
            <w:pPr>
              <w:jc w:val="center"/>
              <w:rPr>
                <w:rFonts w:ascii="Calibri" w:hAnsi="Calibri" w:cs="Calibri"/>
              </w:rPr>
            </w:pPr>
          </w:p>
        </w:tc>
        <w:tc>
          <w:tcPr>
            <w:tcW w:w="1124" w:type="dxa"/>
            <w:vMerge w:val="restart"/>
          </w:tcPr>
          <w:p w14:paraId="0F5F37CF"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851" w:type="dxa"/>
          </w:tcPr>
          <w:p w14:paraId="52ECC236" w14:textId="77777777" w:rsidR="00D2733E" w:rsidRPr="004F3B18" w:rsidRDefault="00D2733E" w:rsidP="00B260E9">
            <w:pPr>
              <w:jc w:val="center"/>
              <w:rPr>
                <w:rFonts w:ascii="Calibri" w:hAnsi="Calibri" w:cs="Calibri"/>
              </w:rPr>
            </w:pPr>
            <w:r w:rsidRPr="004F3B18">
              <w:rPr>
                <w:rFonts w:ascii="Calibri" w:hAnsi="Calibri" w:cs="Calibri"/>
              </w:rPr>
              <w:t>20</w:t>
            </w:r>
          </w:p>
        </w:tc>
        <w:tc>
          <w:tcPr>
            <w:tcW w:w="753" w:type="dxa"/>
          </w:tcPr>
          <w:p w14:paraId="5FE36C6E" w14:textId="518C7775" w:rsidR="00D2733E" w:rsidRPr="004F3B18" w:rsidRDefault="007552B1" w:rsidP="00B260E9">
            <w:pPr>
              <w:jc w:val="center"/>
              <w:rPr>
                <w:rFonts w:ascii="Calibri" w:hAnsi="Calibri" w:cs="Calibri"/>
              </w:rPr>
            </w:pPr>
            <w:r w:rsidRPr="004F3B18">
              <w:rPr>
                <w:rFonts w:ascii="Calibri" w:hAnsi="Calibri" w:cs="Calibri"/>
              </w:rPr>
              <w:t>1.4</w:t>
            </w:r>
          </w:p>
        </w:tc>
        <w:tc>
          <w:tcPr>
            <w:tcW w:w="671" w:type="dxa"/>
          </w:tcPr>
          <w:p w14:paraId="32C3977F" w14:textId="28A333BE" w:rsidR="00D2733E" w:rsidRPr="004F3B18" w:rsidRDefault="007552B1" w:rsidP="00B260E9">
            <w:pPr>
              <w:jc w:val="center"/>
              <w:rPr>
                <w:rFonts w:ascii="Calibri" w:hAnsi="Calibri" w:cs="Calibri"/>
              </w:rPr>
            </w:pPr>
            <w:r w:rsidRPr="004F3B18">
              <w:rPr>
                <w:rFonts w:ascii="Calibri" w:hAnsi="Calibri" w:cs="Calibri"/>
              </w:rPr>
              <w:t>0.94</w:t>
            </w:r>
          </w:p>
        </w:tc>
        <w:tc>
          <w:tcPr>
            <w:tcW w:w="1285" w:type="dxa"/>
          </w:tcPr>
          <w:p w14:paraId="1497AD52" w14:textId="01BA318B" w:rsidR="00D2733E" w:rsidRPr="004F3B18" w:rsidRDefault="008D629C" w:rsidP="00B260E9">
            <w:pPr>
              <w:jc w:val="center"/>
              <w:rPr>
                <w:rFonts w:ascii="Calibri" w:hAnsi="Calibri" w:cs="Calibri"/>
              </w:rPr>
            </w:pPr>
            <w:r w:rsidRPr="004F3B18">
              <w:rPr>
                <w:rFonts w:ascii="Calibri" w:hAnsi="Calibri" w:cs="Calibri"/>
              </w:rPr>
              <w:t>0.68</w:t>
            </w:r>
          </w:p>
        </w:tc>
        <w:tc>
          <w:tcPr>
            <w:tcW w:w="850" w:type="dxa"/>
          </w:tcPr>
          <w:p w14:paraId="19E0CF86" w14:textId="362F6CCC" w:rsidR="00D2733E" w:rsidRPr="004F3B18" w:rsidRDefault="008D629C" w:rsidP="00B260E9">
            <w:pPr>
              <w:jc w:val="center"/>
              <w:rPr>
                <w:rFonts w:ascii="Calibri" w:hAnsi="Calibri" w:cs="Calibri"/>
              </w:rPr>
            </w:pPr>
            <w:r w:rsidRPr="004F3B18">
              <w:rPr>
                <w:rFonts w:ascii="Calibri" w:hAnsi="Calibri" w:cs="Calibri"/>
              </w:rPr>
              <w:t>6.05</w:t>
            </w:r>
          </w:p>
        </w:tc>
        <w:tc>
          <w:tcPr>
            <w:tcW w:w="851" w:type="dxa"/>
          </w:tcPr>
          <w:p w14:paraId="60860C03" w14:textId="7E64764E" w:rsidR="00D2733E" w:rsidRPr="004F3B18" w:rsidRDefault="008D629C" w:rsidP="00B260E9">
            <w:pPr>
              <w:jc w:val="center"/>
              <w:rPr>
                <w:rFonts w:ascii="Calibri" w:hAnsi="Calibri" w:cs="Calibri"/>
              </w:rPr>
            </w:pPr>
            <w:r w:rsidRPr="004F3B18">
              <w:rPr>
                <w:rFonts w:ascii="Calibri" w:hAnsi="Calibri" w:cs="Calibri"/>
              </w:rPr>
              <w:t>-24.38</w:t>
            </w:r>
          </w:p>
        </w:tc>
        <w:tc>
          <w:tcPr>
            <w:tcW w:w="992" w:type="dxa"/>
          </w:tcPr>
          <w:p w14:paraId="1187C21C" w14:textId="4F772C9E" w:rsidR="00D2733E" w:rsidRPr="004F3B18" w:rsidRDefault="008D629C" w:rsidP="00B260E9">
            <w:pPr>
              <w:jc w:val="center"/>
              <w:rPr>
                <w:rFonts w:ascii="Calibri" w:hAnsi="Calibri" w:cs="Calibri"/>
              </w:rPr>
            </w:pPr>
            <w:r w:rsidRPr="004F3B18">
              <w:rPr>
                <w:rFonts w:ascii="Calibri" w:hAnsi="Calibri" w:cs="Calibri"/>
              </w:rPr>
              <w:t>8.04</w:t>
            </w:r>
          </w:p>
        </w:tc>
        <w:tc>
          <w:tcPr>
            <w:tcW w:w="941" w:type="dxa"/>
          </w:tcPr>
          <w:p w14:paraId="202E58AE" w14:textId="6438BFE4" w:rsidR="00D2733E" w:rsidRPr="004F3B18" w:rsidRDefault="008D629C" w:rsidP="00B260E9">
            <w:pPr>
              <w:jc w:val="center"/>
              <w:rPr>
                <w:rFonts w:ascii="Calibri" w:hAnsi="Calibri" w:cs="Calibri"/>
              </w:rPr>
            </w:pPr>
            <w:r w:rsidRPr="004F3B18">
              <w:rPr>
                <w:rFonts w:ascii="Calibri" w:hAnsi="Calibri" w:cs="Calibri"/>
              </w:rPr>
              <w:t>-36.74</w:t>
            </w:r>
          </w:p>
        </w:tc>
      </w:tr>
      <w:tr w:rsidR="00D2733E" w:rsidRPr="004F3B18" w14:paraId="01B57E75" w14:textId="77777777" w:rsidTr="00B260E9">
        <w:tc>
          <w:tcPr>
            <w:tcW w:w="699" w:type="dxa"/>
            <w:vMerge/>
          </w:tcPr>
          <w:p w14:paraId="6220BC60" w14:textId="77777777" w:rsidR="00D2733E" w:rsidRPr="004F3B18" w:rsidRDefault="00D2733E" w:rsidP="00B260E9">
            <w:pPr>
              <w:jc w:val="center"/>
              <w:rPr>
                <w:rFonts w:ascii="Calibri" w:hAnsi="Calibri" w:cs="Calibri"/>
              </w:rPr>
            </w:pPr>
          </w:p>
        </w:tc>
        <w:tc>
          <w:tcPr>
            <w:tcW w:w="1124" w:type="dxa"/>
            <w:vMerge/>
          </w:tcPr>
          <w:p w14:paraId="1CE7A6FD" w14:textId="77777777" w:rsidR="00D2733E" w:rsidRPr="004F3B18" w:rsidRDefault="00D2733E" w:rsidP="00B260E9">
            <w:pPr>
              <w:jc w:val="center"/>
              <w:rPr>
                <w:rFonts w:ascii="Calibri" w:hAnsi="Calibri" w:cs="Calibri"/>
              </w:rPr>
            </w:pPr>
          </w:p>
        </w:tc>
        <w:tc>
          <w:tcPr>
            <w:tcW w:w="851" w:type="dxa"/>
          </w:tcPr>
          <w:p w14:paraId="7DFDF1E7" w14:textId="77777777" w:rsidR="00D2733E" w:rsidRPr="004F3B18" w:rsidRDefault="00D2733E" w:rsidP="00B260E9">
            <w:pPr>
              <w:jc w:val="center"/>
              <w:rPr>
                <w:rFonts w:ascii="Calibri" w:hAnsi="Calibri" w:cs="Calibri"/>
              </w:rPr>
            </w:pPr>
            <w:r w:rsidRPr="004F3B18">
              <w:rPr>
                <w:rFonts w:ascii="Calibri" w:hAnsi="Calibri" w:cs="Calibri"/>
              </w:rPr>
              <w:t>50</w:t>
            </w:r>
          </w:p>
        </w:tc>
        <w:tc>
          <w:tcPr>
            <w:tcW w:w="753" w:type="dxa"/>
          </w:tcPr>
          <w:p w14:paraId="12361B63" w14:textId="42A1C000" w:rsidR="00D2733E" w:rsidRPr="004F3B18" w:rsidRDefault="004D3A60" w:rsidP="00B260E9">
            <w:pPr>
              <w:jc w:val="center"/>
              <w:rPr>
                <w:rFonts w:ascii="Calibri" w:hAnsi="Calibri" w:cs="Calibri"/>
              </w:rPr>
            </w:pPr>
            <w:r w:rsidRPr="004F3B18">
              <w:rPr>
                <w:rFonts w:ascii="Calibri" w:hAnsi="Calibri" w:cs="Calibri"/>
              </w:rPr>
              <w:t>1.36</w:t>
            </w:r>
          </w:p>
        </w:tc>
        <w:tc>
          <w:tcPr>
            <w:tcW w:w="671" w:type="dxa"/>
          </w:tcPr>
          <w:p w14:paraId="40C5712B" w14:textId="744EBC14" w:rsidR="00D2733E" w:rsidRPr="004F3B18" w:rsidRDefault="004D3A60" w:rsidP="00B260E9">
            <w:pPr>
              <w:jc w:val="center"/>
              <w:rPr>
                <w:rFonts w:ascii="Calibri" w:hAnsi="Calibri" w:cs="Calibri"/>
              </w:rPr>
            </w:pPr>
            <w:r w:rsidRPr="004F3B18">
              <w:rPr>
                <w:rFonts w:ascii="Calibri" w:hAnsi="Calibri" w:cs="Calibri"/>
              </w:rPr>
              <w:t>0.94</w:t>
            </w:r>
          </w:p>
        </w:tc>
        <w:tc>
          <w:tcPr>
            <w:tcW w:w="1285" w:type="dxa"/>
          </w:tcPr>
          <w:p w14:paraId="71934E0B" w14:textId="134813D8" w:rsidR="00D2733E" w:rsidRPr="004F3B18" w:rsidRDefault="004D3A60" w:rsidP="00B260E9">
            <w:pPr>
              <w:jc w:val="center"/>
              <w:rPr>
                <w:rFonts w:ascii="Calibri" w:hAnsi="Calibri" w:cs="Calibri"/>
              </w:rPr>
            </w:pPr>
            <w:r w:rsidRPr="004F3B18">
              <w:rPr>
                <w:rFonts w:ascii="Calibri" w:hAnsi="Calibri" w:cs="Calibri"/>
              </w:rPr>
              <w:t>0.3</w:t>
            </w:r>
          </w:p>
        </w:tc>
        <w:tc>
          <w:tcPr>
            <w:tcW w:w="850" w:type="dxa"/>
          </w:tcPr>
          <w:p w14:paraId="3B25EA84" w14:textId="57527887" w:rsidR="00D2733E" w:rsidRPr="004F3B18" w:rsidRDefault="004D3A60" w:rsidP="00B260E9">
            <w:pPr>
              <w:jc w:val="center"/>
              <w:rPr>
                <w:rFonts w:ascii="Calibri" w:hAnsi="Calibri" w:cs="Calibri"/>
              </w:rPr>
            </w:pPr>
            <w:r w:rsidRPr="004F3B18">
              <w:rPr>
                <w:rFonts w:ascii="Calibri" w:hAnsi="Calibri" w:cs="Calibri"/>
              </w:rPr>
              <w:t>4.19</w:t>
            </w:r>
          </w:p>
        </w:tc>
        <w:tc>
          <w:tcPr>
            <w:tcW w:w="851" w:type="dxa"/>
          </w:tcPr>
          <w:p w14:paraId="38A2A0CC" w14:textId="767F6A6A" w:rsidR="00D2733E" w:rsidRPr="004F3B18" w:rsidRDefault="004D3A60" w:rsidP="00B260E9">
            <w:pPr>
              <w:jc w:val="center"/>
              <w:rPr>
                <w:rFonts w:ascii="Calibri" w:hAnsi="Calibri" w:cs="Calibri"/>
              </w:rPr>
            </w:pPr>
            <w:r w:rsidRPr="004F3B18">
              <w:rPr>
                <w:rFonts w:ascii="Calibri" w:hAnsi="Calibri" w:cs="Calibri"/>
              </w:rPr>
              <w:t>-11.1</w:t>
            </w:r>
          </w:p>
        </w:tc>
        <w:tc>
          <w:tcPr>
            <w:tcW w:w="992" w:type="dxa"/>
          </w:tcPr>
          <w:p w14:paraId="51FF7997" w14:textId="15593E99" w:rsidR="00D2733E" w:rsidRPr="004F3B18" w:rsidRDefault="004D3A60" w:rsidP="00B260E9">
            <w:pPr>
              <w:jc w:val="center"/>
              <w:rPr>
                <w:rFonts w:ascii="Calibri" w:hAnsi="Calibri" w:cs="Calibri"/>
              </w:rPr>
            </w:pPr>
            <w:r w:rsidRPr="004F3B18">
              <w:rPr>
                <w:rFonts w:ascii="Calibri" w:hAnsi="Calibri" w:cs="Calibri"/>
              </w:rPr>
              <w:t>4.64</w:t>
            </w:r>
          </w:p>
        </w:tc>
        <w:tc>
          <w:tcPr>
            <w:tcW w:w="941" w:type="dxa"/>
          </w:tcPr>
          <w:p w14:paraId="50E87AA2" w14:textId="52BC756B" w:rsidR="00D2733E" w:rsidRPr="004F3B18" w:rsidRDefault="004D3A60" w:rsidP="00B260E9">
            <w:pPr>
              <w:jc w:val="center"/>
              <w:rPr>
                <w:rFonts w:ascii="Calibri" w:hAnsi="Calibri" w:cs="Calibri"/>
              </w:rPr>
            </w:pPr>
            <w:r w:rsidRPr="004F3B18">
              <w:rPr>
                <w:rFonts w:ascii="Calibri" w:hAnsi="Calibri" w:cs="Calibri"/>
              </w:rPr>
              <w:t>-11.57</w:t>
            </w:r>
          </w:p>
        </w:tc>
      </w:tr>
      <w:tr w:rsidR="00D2733E" w:rsidRPr="004F3B18" w14:paraId="4A7CECD5" w14:textId="77777777" w:rsidTr="00B260E9">
        <w:tc>
          <w:tcPr>
            <w:tcW w:w="699" w:type="dxa"/>
            <w:vMerge/>
          </w:tcPr>
          <w:p w14:paraId="2AC10DAC" w14:textId="77777777" w:rsidR="00D2733E" w:rsidRPr="004F3B18" w:rsidRDefault="00D2733E" w:rsidP="00B260E9">
            <w:pPr>
              <w:jc w:val="center"/>
              <w:rPr>
                <w:rFonts w:ascii="Calibri" w:hAnsi="Calibri" w:cs="Calibri"/>
              </w:rPr>
            </w:pPr>
          </w:p>
        </w:tc>
        <w:tc>
          <w:tcPr>
            <w:tcW w:w="1124" w:type="dxa"/>
            <w:vMerge/>
          </w:tcPr>
          <w:p w14:paraId="4B3637AF" w14:textId="77777777" w:rsidR="00D2733E" w:rsidRPr="004F3B18" w:rsidRDefault="00D2733E" w:rsidP="00B260E9">
            <w:pPr>
              <w:jc w:val="center"/>
              <w:rPr>
                <w:rFonts w:ascii="Calibri" w:hAnsi="Calibri" w:cs="Calibri"/>
              </w:rPr>
            </w:pPr>
          </w:p>
        </w:tc>
        <w:tc>
          <w:tcPr>
            <w:tcW w:w="851" w:type="dxa"/>
          </w:tcPr>
          <w:p w14:paraId="7A0307E4" w14:textId="77777777" w:rsidR="00D2733E" w:rsidRPr="004F3B18" w:rsidRDefault="00D2733E" w:rsidP="00B260E9">
            <w:pPr>
              <w:jc w:val="center"/>
              <w:rPr>
                <w:rFonts w:ascii="Calibri" w:hAnsi="Calibri" w:cs="Calibri"/>
              </w:rPr>
            </w:pPr>
            <w:r w:rsidRPr="004F3B18">
              <w:rPr>
                <w:rFonts w:ascii="Calibri" w:hAnsi="Calibri" w:cs="Calibri"/>
              </w:rPr>
              <w:t>100</w:t>
            </w:r>
          </w:p>
        </w:tc>
        <w:tc>
          <w:tcPr>
            <w:tcW w:w="753" w:type="dxa"/>
          </w:tcPr>
          <w:p w14:paraId="6152B56E" w14:textId="43D99FBF" w:rsidR="00D2733E" w:rsidRPr="004F3B18" w:rsidRDefault="005D73F2" w:rsidP="00B260E9">
            <w:pPr>
              <w:jc w:val="center"/>
              <w:rPr>
                <w:rFonts w:ascii="Calibri" w:hAnsi="Calibri" w:cs="Calibri"/>
              </w:rPr>
            </w:pPr>
            <w:r w:rsidRPr="004F3B18">
              <w:rPr>
                <w:rFonts w:ascii="Calibri" w:hAnsi="Calibri" w:cs="Calibri"/>
              </w:rPr>
              <w:t>1.36</w:t>
            </w:r>
          </w:p>
        </w:tc>
        <w:tc>
          <w:tcPr>
            <w:tcW w:w="671" w:type="dxa"/>
          </w:tcPr>
          <w:p w14:paraId="3D0723B0" w14:textId="2AD16062" w:rsidR="00D2733E" w:rsidRPr="004F3B18" w:rsidRDefault="005D73F2" w:rsidP="00B260E9">
            <w:pPr>
              <w:jc w:val="center"/>
              <w:rPr>
                <w:rFonts w:ascii="Calibri" w:hAnsi="Calibri" w:cs="Calibri"/>
              </w:rPr>
            </w:pPr>
            <w:r w:rsidRPr="004F3B18">
              <w:rPr>
                <w:rFonts w:ascii="Calibri" w:hAnsi="Calibri" w:cs="Calibri"/>
              </w:rPr>
              <w:t>0.94</w:t>
            </w:r>
          </w:p>
        </w:tc>
        <w:tc>
          <w:tcPr>
            <w:tcW w:w="1285" w:type="dxa"/>
          </w:tcPr>
          <w:p w14:paraId="55F0F1E6" w14:textId="5A283479" w:rsidR="00D2733E" w:rsidRPr="004F3B18" w:rsidRDefault="00B53104" w:rsidP="00B260E9">
            <w:pPr>
              <w:jc w:val="center"/>
              <w:rPr>
                <w:rFonts w:ascii="Calibri" w:hAnsi="Calibri" w:cs="Calibri"/>
              </w:rPr>
            </w:pPr>
            <w:r w:rsidRPr="004F3B18">
              <w:rPr>
                <w:rFonts w:ascii="Calibri" w:hAnsi="Calibri" w:cs="Calibri"/>
              </w:rPr>
              <w:t>0.59</w:t>
            </w:r>
          </w:p>
        </w:tc>
        <w:tc>
          <w:tcPr>
            <w:tcW w:w="850" w:type="dxa"/>
          </w:tcPr>
          <w:p w14:paraId="177CF207" w14:textId="1E34F86B" w:rsidR="00D2733E" w:rsidRPr="004F3B18" w:rsidRDefault="00B53104" w:rsidP="00B260E9">
            <w:pPr>
              <w:jc w:val="center"/>
              <w:rPr>
                <w:rFonts w:ascii="Calibri" w:hAnsi="Calibri" w:cs="Calibri"/>
              </w:rPr>
            </w:pPr>
            <w:r w:rsidRPr="004F3B18">
              <w:rPr>
                <w:rFonts w:ascii="Calibri" w:hAnsi="Calibri" w:cs="Calibri"/>
              </w:rPr>
              <w:t>5.1</w:t>
            </w:r>
          </w:p>
        </w:tc>
        <w:tc>
          <w:tcPr>
            <w:tcW w:w="851" w:type="dxa"/>
          </w:tcPr>
          <w:p w14:paraId="2F5DB87B" w14:textId="60BF14C6" w:rsidR="00D2733E" w:rsidRPr="004F3B18" w:rsidRDefault="00B53104" w:rsidP="00B260E9">
            <w:pPr>
              <w:jc w:val="center"/>
              <w:rPr>
                <w:rFonts w:ascii="Calibri" w:hAnsi="Calibri" w:cs="Calibri"/>
              </w:rPr>
            </w:pPr>
            <w:r w:rsidRPr="004F3B18">
              <w:rPr>
                <w:rFonts w:ascii="Calibri" w:hAnsi="Calibri" w:cs="Calibri"/>
              </w:rPr>
              <w:t>-1</w:t>
            </w:r>
            <w:r w:rsidR="007D4E4D" w:rsidRPr="004F3B18">
              <w:rPr>
                <w:rFonts w:ascii="Calibri" w:hAnsi="Calibri" w:cs="Calibri"/>
              </w:rPr>
              <w:t>6.89</w:t>
            </w:r>
          </w:p>
        </w:tc>
        <w:tc>
          <w:tcPr>
            <w:tcW w:w="992" w:type="dxa"/>
          </w:tcPr>
          <w:p w14:paraId="397B1A87" w14:textId="2306FF66" w:rsidR="00D2733E" w:rsidRPr="004F3B18" w:rsidRDefault="007D4E4D" w:rsidP="00B260E9">
            <w:pPr>
              <w:jc w:val="center"/>
              <w:rPr>
                <w:rFonts w:ascii="Calibri" w:hAnsi="Calibri" w:cs="Calibri"/>
              </w:rPr>
            </w:pPr>
            <w:r w:rsidRPr="004F3B18">
              <w:rPr>
                <w:rFonts w:ascii="Calibri" w:hAnsi="Calibri" w:cs="Calibri"/>
              </w:rPr>
              <w:t>6.31</w:t>
            </w:r>
          </w:p>
        </w:tc>
        <w:tc>
          <w:tcPr>
            <w:tcW w:w="941" w:type="dxa"/>
          </w:tcPr>
          <w:p w14:paraId="42B590B3" w14:textId="71E95A66" w:rsidR="00D2733E" w:rsidRPr="004F3B18" w:rsidRDefault="007D4E4D" w:rsidP="00B260E9">
            <w:pPr>
              <w:jc w:val="center"/>
              <w:rPr>
                <w:rFonts w:ascii="Calibri" w:hAnsi="Calibri" w:cs="Calibri"/>
              </w:rPr>
            </w:pPr>
            <w:r w:rsidRPr="004F3B18">
              <w:rPr>
                <w:rFonts w:ascii="Calibri" w:hAnsi="Calibri" w:cs="Calibri"/>
              </w:rPr>
              <w:t>-22.0</w:t>
            </w:r>
          </w:p>
        </w:tc>
      </w:tr>
      <w:tr w:rsidR="00D2733E" w:rsidRPr="004F3B18" w14:paraId="4C48095D" w14:textId="77777777" w:rsidTr="00B260E9">
        <w:tc>
          <w:tcPr>
            <w:tcW w:w="699" w:type="dxa"/>
            <w:vMerge/>
          </w:tcPr>
          <w:p w14:paraId="35967DFF" w14:textId="77777777" w:rsidR="00D2733E" w:rsidRPr="004F3B18" w:rsidRDefault="00D2733E" w:rsidP="00B260E9">
            <w:pPr>
              <w:jc w:val="center"/>
              <w:rPr>
                <w:rFonts w:ascii="Calibri" w:hAnsi="Calibri" w:cs="Calibri"/>
              </w:rPr>
            </w:pPr>
          </w:p>
        </w:tc>
        <w:tc>
          <w:tcPr>
            <w:tcW w:w="1124" w:type="dxa"/>
            <w:vMerge/>
          </w:tcPr>
          <w:p w14:paraId="696C7893" w14:textId="77777777" w:rsidR="00D2733E" w:rsidRPr="004F3B18" w:rsidRDefault="00D2733E" w:rsidP="00B260E9">
            <w:pPr>
              <w:jc w:val="center"/>
              <w:rPr>
                <w:rFonts w:ascii="Calibri" w:hAnsi="Calibri" w:cs="Calibri"/>
              </w:rPr>
            </w:pPr>
          </w:p>
        </w:tc>
        <w:tc>
          <w:tcPr>
            <w:tcW w:w="851" w:type="dxa"/>
          </w:tcPr>
          <w:p w14:paraId="015A908C" w14:textId="77777777" w:rsidR="00D2733E" w:rsidRPr="004F3B18" w:rsidRDefault="00D2733E" w:rsidP="00B260E9">
            <w:pPr>
              <w:jc w:val="center"/>
              <w:rPr>
                <w:rFonts w:ascii="Calibri" w:hAnsi="Calibri" w:cs="Calibri"/>
              </w:rPr>
            </w:pPr>
            <w:r w:rsidRPr="004F3B18">
              <w:rPr>
                <w:rFonts w:ascii="Calibri" w:hAnsi="Calibri" w:cs="Calibri"/>
              </w:rPr>
              <w:t>150</w:t>
            </w:r>
          </w:p>
        </w:tc>
        <w:tc>
          <w:tcPr>
            <w:tcW w:w="753" w:type="dxa"/>
          </w:tcPr>
          <w:p w14:paraId="0A6808FB" w14:textId="348C1361" w:rsidR="00D2733E" w:rsidRPr="004F3B18" w:rsidRDefault="00E40F37" w:rsidP="00B260E9">
            <w:pPr>
              <w:jc w:val="center"/>
              <w:rPr>
                <w:rFonts w:ascii="Calibri" w:hAnsi="Calibri" w:cs="Calibri"/>
              </w:rPr>
            </w:pPr>
            <w:r w:rsidRPr="004F3B18">
              <w:rPr>
                <w:rFonts w:ascii="Calibri" w:hAnsi="Calibri" w:cs="Calibri"/>
              </w:rPr>
              <w:t>1.39</w:t>
            </w:r>
          </w:p>
        </w:tc>
        <w:tc>
          <w:tcPr>
            <w:tcW w:w="671" w:type="dxa"/>
          </w:tcPr>
          <w:p w14:paraId="542D288D" w14:textId="3B3E2133" w:rsidR="00D2733E" w:rsidRPr="004F3B18" w:rsidRDefault="00E40F37" w:rsidP="00B260E9">
            <w:pPr>
              <w:jc w:val="center"/>
              <w:rPr>
                <w:rFonts w:ascii="Calibri" w:hAnsi="Calibri" w:cs="Calibri"/>
              </w:rPr>
            </w:pPr>
            <w:r w:rsidRPr="004F3B18">
              <w:rPr>
                <w:rFonts w:ascii="Calibri" w:hAnsi="Calibri" w:cs="Calibri"/>
              </w:rPr>
              <w:t>0.94</w:t>
            </w:r>
          </w:p>
        </w:tc>
        <w:tc>
          <w:tcPr>
            <w:tcW w:w="1285" w:type="dxa"/>
          </w:tcPr>
          <w:p w14:paraId="6379845F" w14:textId="22D15F7C" w:rsidR="00D2733E" w:rsidRPr="004F3B18" w:rsidRDefault="00341FCF" w:rsidP="00B260E9">
            <w:pPr>
              <w:jc w:val="center"/>
              <w:rPr>
                <w:rFonts w:ascii="Calibri" w:hAnsi="Calibri" w:cs="Calibri"/>
              </w:rPr>
            </w:pPr>
            <w:r w:rsidRPr="004F3B18">
              <w:rPr>
                <w:rFonts w:ascii="Calibri" w:hAnsi="Calibri" w:cs="Calibri"/>
              </w:rPr>
              <w:t>0.57</w:t>
            </w:r>
          </w:p>
        </w:tc>
        <w:tc>
          <w:tcPr>
            <w:tcW w:w="850" w:type="dxa"/>
          </w:tcPr>
          <w:p w14:paraId="47D81C42" w14:textId="182E26EF" w:rsidR="00D2733E" w:rsidRPr="004F3B18" w:rsidRDefault="00341FCF" w:rsidP="00B260E9">
            <w:pPr>
              <w:jc w:val="center"/>
              <w:rPr>
                <w:rFonts w:ascii="Calibri" w:hAnsi="Calibri" w:cs="Calibri"/>
              </w:rPr>
            </w:pPr>
            <w:r w:rsidRPr="004F3B18">
              <w:rPr>
                <w:rFonts w:ascii="Calibri" w:hAnsi="Calibri" w:cs="Calibri"/>
              </w:rPr>
              <w:t>4.11</w:t>
            </w:r>
          </w:p>
        </w:tc>
        <w:tc>
          <w:tcPr>
            <w:tcW w:w="851" w:type="dxa"/>
          </w:tcPr>
          <w:p w14:paraId="48C0F175" w14:textId="37C90891" w:rsidR="00D2733E" w:rsidRPr="004F3B18" w:rsidRDefault="00341FCF" w:rsidP="00B260E9">
            <w:pPr>
              <w:jc w:val="center"/>
              <w:rPr>
                <w:rFonts w:ascii="Calibri" w:hAnsi="Calibri" w:cs="Calibri"/>
              </w:rPr>
            </w:pPr>
            <w:r w:rsidRPr="004F3B18">
              <w:rPr>
                <w:rFonts w:ascii="Calibri" w:hAnsi="Calibri" w:cs="Calibri"/>
              </w:rPr>
              <w:t>-10.41</w:t>
            </w:r>
          </w:p>
        </w:tc>
        <w:tc>
          <w:tcPr>
            <w:tcW w:w="992" w:type="dxa"/>
          </w:tcPr>
          <w:p w14:paraId="2CFBFB68" w14:textId="3093AEA4" w:rsidR="00D2733E" w:rsidRPr="004F3B18" w:rsidRDefault="00341FCF" w:rsidP="00B260E9">
            <w:pPr>
              <w:jc w:val="center"/>
              <w:rPr>
                <w:rFonts w:ascii="Calibri" w:hAnsi="Calibri" w:cs="Calibri"/>
              </w:rPr>
            </w:pPr>
            <w:r w:rsidRPr="004F3B18">
              <w:rPr>
                <w:rFonts w:ascii="Calibri" w:hAnsi="Calibri" w:cs="Calibri"/>
              </w:rPr>
              <w:t>4.24</w:t>
            </w:r>
          </w:p>
        </w:tc>
        <w:tc>
          <w:tcPr>
            <w:tcW w:w="941" w:type="dxa"/>
          </w:tcPr>
          <w:p w14:paraId="59E89FD1" w14:textId="53E23E88" w:rsidR="00D2733E" w:rsidRPr="004F3B18" w:rsidRDefault="00341FCF" w:rsidP="00B260E9">
            <w:pPr>
              <w:jc w:val="center"/>
              <w:rPr>
                <w:rFonts w:ascii="Calibri" w:hAnsi="Calibri" w:cs="Calibri"/>
              </w:rPr>
            </w:pPr>
            <w:r w:rsidRPr="004F3B18">
              <w:rPr>
                <w:rFonts w:ascii="Calibri" w:hAnsi="Calibri" w:cs="Calibri"/>
              </w:rPr>
              <w:t>-9.49</w:t>
            </w:r>
          </w:p>
        </w:tc>
      </w:tr>
    </w:tbl>
    <w:p w14:paraId="792DFA4C" w14:textId="6BCE9D67" w:rsidR="00C174AB" w:rsidRPr="004F3B18" w:rsidRDefault="00C174AB" w:rsidP="00414045">
      <w:pPr>
        <w:rPr>
          <w:rFonts w:ascii="Calibri" w:hAnsi="Calibri" w:cs="Calibri"/>
        </w:rPr>
      </w:pPr>
    </w:p>
    <w:p w14:paraId="419CA026" w14:textId="450B8565" w:rsidR="00D44470" w:rsidRPr="004F3B18" w:rsidRDefault="00D44470" w:rsidP="00D44470">
      <w:pPr>
        <w:pStyle w:val="Heading2"/>
        <w:rPr>
          <w:rFonts w:ascii="Calibri" w:hAnsi="Calibri" w:cs="Calibri"/>
        </w:rPr>
      </w:pPr>
      <w:bookmarkStart w:id="149" w:name="_Toc165500029"/>
      <w:r w:rsidRPr="004F3B18">
        <w:rPr>
          <w:rFonts w:ascii="Calibri" w:hAnsi="Calibri" w:cs="Calibri"/>
          <w:sz w:val="24"/>
          <w:szCs w:val="24"/>
        </w:rPr>
        <w:t>Programme</w:t>
      </w:r>
      <w:bookmarkEnd w:id="149"/>
    </w:p>
    <w:p w14:paraId="15EA1909" w14:textId="2FAA2CFE" w:rsidR="00195538" w:rsidRPr="004F3B18" w:rsidRDefault="00195538" w:rsidP="00414045">
      <w:pPr>
        <w:rPr>
          <w:rFonts w:ascii="Calibri" w:hAnsi="Calibri" w:cs="Calibri"/>
        </w:rPr>
      </w:pPr>
      <w:r w:rsidRPr="004F3B18">
        <w:rPr>
          <w:rFonts w:ascii="Calibri" w:hAnsi="Calibri" w:cs="Calibri"/>
        </w:rPr>
        <w:t>Progra</w:t>
      </w:r>
      <w:r w:rsidR="00B065C0" w:rsidRPr="004F3B18">
        <w:rPr>
          <w:rFonts w:ascii="Calibri" w:hAnsi="Calibri" w:cs="Calibri"/>
        </w:rPr>
        <w:t>mming used for this project is attached below.</w:t>
      </w:r>
    </w:p>
    <w:p w14:paraId="6D36E5C9" w14:textId="77777777" w:rsidR="00B065C0" w:rsidRPr="004F3B18" w:rsidRDefault="00B065C0" w:rsidP="00414045">
      <w:pPr>
        <w:rPr>
          <w:rFonts w:ascii="Calibri" w:hAnsi="Calibri" w:cs="Calibri"/>
        </w:rPr>
      </w:pPr>
    </w:p>
    <w:p w14:paraId="30268050" w14:textId="77777777" w:rsidR="00B065C0" w:rsidRPr="004F3B18" w:rsidRDefault="00B065C0" w:rsidP="00B065C0">
      <w:pPr>
        <w:rPr>
          <w:rFonts w:ascii="Calibri" w:hAnsi="Calibri" w:cs="Calibri"/>
        </w:rPr>
      </w:pPr>
      <w:r w:rsidRPr="004F3B18">
        <w:rPr>
          <w:rFonts w:ascii="Calibri" w:hAnsi="Calibri" w:cs="Calibri"/>
        </w:rPr>
        <w:t># -*- coding: utf-8 -*-</w:t>
      </w:r>
    </w:p>
    <w:p w14:paraId="50155A46" w14:textId="77777777" w:rsidR="00B065C0" w:rsidRPr="004F3B18" w:rsidRDefault="00B065C0" w:rsidP="00B065C0">
      <w:pPr>
        <w:rPr>
          <w:rFonts w:ascii="Calibri" w:hAnsi="Calibri" w:cs="Calibri"/>
        </w:rPr>
      </w:pPr>
      <w:r w:rsidRPr="004F3B18">
        <w:rPr>
          <w:rFonts w:ascii="Calibri" w:hAnsi="Calibri" w:cs="Calibri"/>
        </w:rPr>
        <w:t>###Importing Necessary Libraries</w:t>
      </w:r>
    </w:p>
    <w:p w14:paraId="5E3507C5" w14:textId="77777777" w:rsidR="00B065C0" w:rsidRPr="004F3B18" w:rsidRDefault="00B065C0" w:rsidP="00B065C0">
      <w:pPr>
        <w:rPr>
          <w:rFonts w:ascii="Calibri" w:hAnsi="Calibri" w:cs="Calibri"/>
        </w:rPr>
      </w:pPr>
      <w:r w:rsidRPr="004F3B18">
        <w:rPr>
          <w:rFonts w:ascii="Calibri" w:hAnsi="Calibri" w:cs="Calibri"/>
        </w:rPr>
        <w:t>"""</w:t>
      </w:r>
    </w:p>
    <w:p w14:paraId="3377F053" w14:textId="77777777" w:rsidR="00B065C0" w:rsidRPr="004F3B18" w:rsidRDefault="00B065C0" w:rsidP="00B065C0">
      <w:pPr>
        <w:rPr>
          <w:rFonts w:ascii="Calibri" w:hAnsi="Calibri" w:cs="Calibri"/>
        </w:rPr>
      </w:pPr>
    </w:p>
    <w:p w14:paraId="1B4B7F3D" w14:textId="77777777" w:rsidR="00B065C0" w:rsidRPr="004F3B18" w:rsidRDefault="00B065C0" w:rsidP="00B065C0">
      <w:pPr>
        <w:rPr>
          <w:rFonts w:ascii="Calibri" w:hAnsi="Calibri" w:cs="Calibri"/>
        </w:rPr>
      </w:pPr>
      <w:r w:rsidRPr="004F3B18">
        <w:rPr>
          <w:rFonts w:ascii="Calibri" w:hAnsi="Calibri" w:cs="Calibri"/>
        </w:rPr>
        <w:t>#Importing necessary libraries</w:t>
      </w:r>
    </w:p>
    <w:p w14:paraId="3A5D0DE5" w14:textId="77777777" w:rsidR="00B065C0" w:rsidRPr="004F3B18" w:rsidRDefault="00B065C0" w:rsidP="00B065C0">
      <w:pPr>
        <w:rPr>
          <w:rFonts w:ascii="Calibri" w:hAnsi="Calibri" w:cs="Calibri"/>
        </w:rPr>
      </w:pPr>
      <w:r w:rsidRPr="004F3B18">
        <w:rPr>
          <w:rFonts w:ascii="Calibri" w:hAnsi="Calibri" w:cs="Calibri"/>
        </w:rPr>
        <w:t>import numpy as np</w:t>
      </w:r>
    </w:p>
    <w:p w14:paraId="1EEACFA7" w14:textId="77777777" w:rsidR="00B065C0" w:rsidRPr="004F3B18" w:rsidRDefault="00B065C0" w:rsidP="00B065C0">
      <w:pPr>
        <w:rPr>
          <w:rFonts w:ascii="Calibri" w:hAnsi="Calibri" w:cs="Calibri"/>
        </w:rPr>
      </w:pPr>
      <w:r w:rsidRPr="004F3B18">
        <w:rPr>
          <w:rFonts w:ascii="Calibri" w:hAnsi="Calibri" w:cs="Calibri"/>
        </w:rPr>
        <w:t>import pandas as pd</w:t>
      </w:r>
    </w:p>
    <w:p w14:paraId="312CFBC2" w14:textId="77777777" w:rsidR="00B065C0" w:rsidRPr="004F3B18" w:rsidRDefault="00B065C0" w:rsidP="00B065C0">
      <w:pPr>
        <w:rPr>
          <w:rFonts w:ascii="Calibri" w:hAnsi="Calibri" w:cs="Calibri"/>
        </w:rPr>
      </w:pPr>
      <w:r w:rsidRPr="004F3B18">
        <w:rPr>
          <w:rFonts w:ascii="Calibri" w:hAnsi="Calibri" w:cs="Calibri"/>
        </w:rPr>
        <w:t>import matplotlib.pyplot as plt</w:t>
      </w:r>
    </w:p>
    <w:p w14:paraId="25C2FCE6" w14:textId="77777777" w:rsidR="00B065C0" w:rsidRPr="004F3B18" w:rsidRDefault="00B065C0" w:rsidP="00B065C0">
      <w:pPr>
        <w:rPr>
          <w:rFonts w:ascii="Calibri" w:hAnsi="Calibri" w:cs="Calibri"/>
        </w:rPr>
      </w:pPr>
      <w:r w:rsidRPr="004F3B18">
        <w:rPr>
          <w:rFonts w:ascii="Calibri" w:hAnsi="Calibri" w:cs="Calibri"/>
        </w:rPr>
        <w:t>import yfinance as yf</w:t>
      </w:r>
    </w:p>
    <w:p w14:paraId="446CB89B" w14:textId="77777777" w:rsidR="00B065C0" w:rsidRPr="004F3B18" w:rsidRDefault="00B065C0" w:rsidP="00B065C0">
      <w:pPr>
        <w:rPr>
          <w:rFonts w:ascii="Calibri" w:hAnsi="Calibri" w:cs="Calibri"/>
        </w:rPr>
      </w:pPr>
      <w:r w:rsidRPr="004F3B18">
        <w:rPr>
          <w:rFonts w:ascii="Calibri" w:hAnsi="Calibri" w:cs="Calibri"/>
        </w:rPr>
        <w:t>import tensorflow as tf</w:t>
      </w:r>
    </w:p>
    <w:p w14:paraId="19F2DCDD" w14:textId="77777777" w:rsidR="00B065C0" w:rsidRPr="004F3B18" w:rsidRDefault="00B065C0" w:rsidP="00B065C0">
      <w:pPr>
        <w:rPr>
          <w:rFonts w:ascii="Calibri" w:hAnsi="Calibri" w:cs="Calibri"/>
        </w:rPr>
      </w:pPr>
      <w:r w:rsidRPr="004F3B18">
        <w:rPr>
          <w:rFonts w:ascii="Calibri" w:hAnsi="Calibri" w:cs="Calibri"/>
        </w:rPr>
        <w:t>from tensorflow.keras.models import Sequential</w:t>
      </w:r>
    </w:p>
    <w:p w14:paraId="150FD9DD" w14:textId="77777777" w:rsidR="00B065C0" w:rsidRPr="004F3B18" w:rsidRDefault="00B065C0" w:rsidP="00B065C0">
      <w:pPr>
        <w:rPr>
          <w:rFonts w:ascii="Calibri" w:hAnsi="Calibri" w:cs="Calibri"/>
        </w:rPr>
      </w:pPr>
      <w:r w:rsidRPr="004F3B18">
        <w:rPr>
          <w:rFonts w:ascii="Calibri" w:hAnsi="Calibri" w:cs="Calibri"/>
        </w:rPr>
        <w:t>from tensorflow.keras.layers import LSTM, GRU, Bidirectional, Dense, Dropout, Input</w:t>
      </w:r>
    </w:p>
    <w:p w14:paraId="1C25A304" w14:textId="77777777" w:rsidR="00B065C0" w:rsidRPr="004F3B18" w:rsidRDefault="00B065C0" w:rsidP="00B065C0">
      <w:pPr>
        <w:rPr>
          <w:rFonts w:ascii="Calibri" w:hAnsi="Calibri" w:cs="Calibri"/>
        </w:rPr>
      </w:pPr>
      <w:r w:rsidRPr="004F3B18">
        <w:rPr>
          <w:rFonts w:ascii="Calibri" w:hAnsi="Calibri" w:cs="Calibri"/>
        </w:rPr>
        <w:t>from tensorflow.keras.preprocessing.sequence import TimeseriesGenerator</w:t>
      </w:r>
    </w:p>
    <w:p w14:paraId="6AEB9EFA" w14:textId="77777777" w:rsidR="00B065C0" w:rsidRPr="004F3B18" w:rsidRDefault="00B065C0" w:rsidP="00B065C0">
      <w:pPr>
        <w:rPr>
          <w:rFonts w:ascii="Calibri" w:hAnsi="Calibri" w:cs="Calibri"/>
        </w:rPr>
      </w:pPr>
      <w:r w:rsidRPr="004F3B18">
        <w:rPr>
          <w:rFonts w:ascii="Calibri" w:hAnsi="Calibri" w:cs="Calibri"/>
        </w:rPr>
        <w:t>from sklearn.preprocessing import StandardScaler, MinMaxScaler</w:t>
      </w:r>
    </w:p>
    <w:p w14:paraId="6C3EC472" w14:textId="77777777" w:rsidR="00B065C0" w:rsidRPr="004F3B18" w:rsidRDefault="00B065C0" w:rsidP="00B065C0">
      <w:pPr>
        <w:rPr>
          <w:rFonts w:ascii="Calibri" w:hAnsi="Calibri" w:cs="Calibri"/>
        </w:rPr>
      </w:pPr>
      <w:r w:rsidRPr="004F3B18">
        <w:rPr>
          <w:rFonts w:ascii="Calibri" w:hAnsi="Calibri" w:cs="Calibri"/>
        </w:rPr>
        <w:lastRenderedPageBreak/>
        <w:t>from sklearn.metrics import mean_absolute_percentage_error as mape</w:t>
      </w:r>
    </w:p>
    <w:p w14:paraId="3F032B59" w14:textId="77777777" w:rsidR="00B065C0" w:rsidRPr="004F3B18" w:rsidRDefault="00B065C0" w:rsidP="00B065C0">
      <w:pPr>
        <w:rPr>
          <w:rFonts w:ascii="Calibri" w:hAnsi="Calibri" w:cs="Calibri"/>
        </w:rPr>
      </w:pPr>
      <w:r w:rsidRPr="004F3B18">
        <w:rPr>
          <w:rFonts w:ascii="Calibri" w:hAnsi="Calibri" w:cs="Calibri"/>
        </w:rPr>
        <w:t>from sklearn.metrics import r2_score, mean_squared_error</w:t>
      </w:r>
    </w:p>
    <w:p w14:paraId="77A2B864" w14:textId="77777777" w:rsidR="00B065C0" w:rsidRPr="004F3B18" w:rsidRDefault="00B065C0" w:rsidP="00B065C0">
      <w:pPr>
        <w:rPr>
          <w:rFonts w:ascii="Calibri" w:hAnsi="Calibri" w:cs="Calibri"/>
        </w:rPr>
      </w:pPr>
      <w:r w:rsidRPr="004F3B18">
        <w:rPr>
          <w:rFonts w:ascii="Calibri" w:hAnsi="Calibri" w:cs="Calibri"/>
        </w:rPr>
        <w:t>from keras.utils import plot_model</w:t>
      </w:r>
    </w:p>
    <w:p w14:paraId="3888C3F9" w14:textId="77777777" w:rsidR="00B065C0" w:rsidRPr="004F3B18" w:rsidRDefault="00B065C0" w:rsidP="00B065C0">
      <w:pPr>
        <w:rPr>
          <w:rFonts w:ascii="Calibri" w:hAnsi="Calibri" w:cs="Calibri"/>
        </w:rPr>
      </w:pPr>
      <w:r w:rsidRPr="004F3B18">
        <w:rPr>
          <w:rFonts w:ascii="Calibri" w:hAnsi="Calibri" w:cs="Calibri"/>
        </w:rPr>
        <w:t>from keras.callbacks import History</w:t>
      </w:r>
    </w:p>
    <w:p w14:paraId="71D2F3CE" w14:textId="77777777" w:rsidR="00B065C0" w:rsidRPr="004F3B18" w:rsidRDefault="00B065C0" w:rsidP="00B065C0">
      <w:pPr>
        <w:rPr>
          <w:rFonts w:ascii="Calibri" w:hAnsi="Calibri" w:cs="Calibri"/>
        </w:rPr>
      </w:pPr>
    </w:p>
    <w:p w14:paraId="44E0298F" w14:textId="77777777" w:rsidR="00B065C0" w:rsidRPr="004F3B18" w:rsidRDefault="00B065C0" w:rsidP="00B065C0">
      <w:pPr>
        <w:rPr>
          <w:rFonts w:ascii="Calibri" w:hAnsi="Calibri" w:cs="Calibri"/>
        </w:rPr>
      </w:pPr>
      <w:r w:rsidRPr="004F3B18">
        <w:rPr>
          <w:rFonts w:ascii="Calibri" w:hAnsi="Calibri" w:cs="Calibri"/>
        </w:rPr>
        <w:t>"""###Defining Necessary Functions"""</w:t>
      </w:r>
    </w:p>
    <w:p w14:paraId="66A73960" w14:textId="77777777" w:rsidR="00B065C0" w:rsidRPr="004F3B18" w:rsidRDefault="00B065C0" w:rsidP="00B065C0">
      <w:pPr>
        <w:rPr>
          <w:rFonts w:ascii="Calibri" w:hAnsi="Calibri" w:cs="Calibri"/>
        </w:rPr>
      </w:pPr>
    </w:p>
    <w:p w14:paraId="3850FD54" w14:textId="77777777" w:rsidR="00B065C0" w:rsidRPr="004F3B18" w:rsidRDefault="00B065C0" w:rsidP="00B065C0">
      <w:pPr>
        <w:rPr>
          <w:rFonts w:ascii="Calibri" w:hAnsi="Calibri" w:cs="Calibri"/>
        </w:rPr>
      </w:pPr>
      <w:r w:rsidRPr="004F3B18">
        <w:rPr>
          <w:rFonts w:ascii="Calibri" w:hAnsi="Calibri" w:cs="Calibri"/>
        </w:rPr>
        <w:t>def data_download(ticker, start_date, end_date):</w:t>
      </w:r>
    </w:p>
    <w:p w14:paraId="1613571C" w14:textId="77777777" w:rsidR="00B065C0" w:rsidRPr="004F3B18" w:rsidRDefault="00B065C0" w:rsidP="00B065C0">
      <w:pPr>
        <w:rPr>
          <w:rFonts w:ascii="Calibri" w:hAnsi="Calibri" w:cs="Calibri"/>
        </w:rPr>
      </w:pPr>
      <w:r w:rsidRPr="004F3B18">
        <w:rPr>
          <w:rFonts w:ascii="Calibri" w:hAnsi="Calibri" w:cs="Calibri"/>
        </w:rPr>
        <w:t xml:space="preserve">  '''</w:t>
      </w:r>
    </w:p>
    <w:p w14:paraId="7F018D9B" w14:textId="77777777" w:rsidR="00B065C0" w:rsidRPr="004F3B18" w:rsidRDefault="00B065C0" w:rsidP="00B065C0">
      <w:pPr>
        <w:rPr>
          <w:rFonts w:ascii="Calibri" w:hAnsi="Calibri" w:cs="Calibri"/>
        </w:rPr>
      </w:pPr>
      <w:r w:rsidRPr="004F3B18">
        <w:rPr>
          <w:rFonts w:ascii="Calibri" w:hAnsi="Calibri" w:cs="Calibri"/>
        </w:rPr>
        <w:t xml:space="preserve">  This function generates array of close prices of given ticker stock between</w:t>
      </w:r>
    </w:p>
    <w:p w14:paraId="79A27B9A" w14:textId="77777777" w:rsidR="00B065C0" w:rsidRPr="004F3B18" w:rsidRDefault="00B065C0" w:rsidP="00B065C0">
      <w:pPr>
        <w:rPr>
          <w:rFonts w:ascii="Calibri" w:hAnsi="Calibri" w:cs="Calibri"/>
        </w:rPr>
      </w:pPr>
      <w:r w:rsidRPr="004F3B18">
        <w:rPr>
          <w:rFonts w:ascii="Calibri" w:hAnsi="Calibri" w:cs="Calibri"/>
        </w:rPr>
        <w:t xml:space="preserve">  start_date and end_date and from end_date to considered date</w:t>
      </w:r>
    </w:p>
    <w:p w14:paraId="696CAC5E" w14:textId="77777777" w:rsidR="00B065C0" w:rsidRPr="004F3B18" w:rsidRDefault="00B065C0" w:rsidP="00B065C0">
      <w:pPr>
        <w:rPr>
          <w:rFonts w:ascii="Calibri" w:hAnsi="Calibri" w:cs="Calibri"/>
        </w:rPr>
      </w:pPr>
    </w:p>
    <w:p w14:paraId="091D81DF" w14:textId="77777777" w:rsidR="00B065C0" w:rsidRPr="004F3B18" w:rsidRDefault="00B065C0" w:rsidP="00B065C0">
      <w:pPr>
        <w:rPr>
          <w:rFonts w:ascii="Calibri" w:hAnsi="Calibri" w:cs="Calibri"/>
        </w:rPr>
      </w:pPr>
      <w:r w:rsidRPr="004F3B18">
        <w:rPr>
          <w:rFonts w:ascii="Calibri" w:hAnsi="Calibri" w:cs="Calibri"/>
        </w:rPr>
        <w:t xml:space="preserve">  Parameters</w:t>
      </w:r>
    </w:p>
    <w:p w14:paraId="4C0BF4D2" w14:textId="77777777" w:rsidR="00B065C0" w:rsidRPr="004F3B18" w:rsidRDefault="00B065C0" w:rsidP="00B065C0">
      <w:pPr>
        <w:rPr>
          <w:rFonts w:ascii="Calibri" w:hAnsi="Calibri" w:cs="Calibri"/>
        </w:rPr>
      </w:pPr>
      <w:r w:rsidRPr="004F3B18">
        <w:rPr>
          <w:rFonts w:ascii="Calibri" w:hAnsi="Calibri" w:cs="Calibri"/>
        </w:rPr>
        <w:t xml:space="preserve">  ----------</w:t>
      </w:r>
    </w:p>
    <w:p w14:paraId="01BBE799" w14:textId="77777777" w:rsidR="00B065C0" w:rsidRPr="004F3B18" w:rsidRDefault="00B065C0" w:rsidP="00B065C0">
      <w:pPr>
        <w:rPr>
          <w:rFonts w:ascii="Calibri" w:hAnsi="Calibri" w:cs="Calibri"/>
        </w:rPr>
      </w:pPr>
      <w:r w:rsidRPr="004F3B18">
        <w:rPr>
          <w:rFonts w:ascii="Calibri" w:hAnsi="Calibri" w:cs="Calibri"/>
        </w:rPr>
        <w:t xml:space="preserve">  ticker : STR</w:t>
      </w:r>
    </w:p>
    <w:p w14:paraId="20B07AC0" w14:textId="77777777" w:rsidR="00B065C0" w:rsidRPr="004F3B18" w:rsidRDefault="00B065C0" w:rsidP="00B065C0">
      <w:pPr>
        <w:rPr>
          <w:rFonts w:ascii="Calibri" w:hAnsi="Calibri" w:cs="Calibri"/>
        </w:rPr>
      </w:pPr>
      <w:r w:rsidRPr="004F3B18">
        <w:rPr>
          <w:rFonts w:ascii="Calibri" w:hAnsi="Calibri" w:cs="Calibri"/>
        </w:rPr>
        <w:t xml:space="preserve">      Ticker resembles the stock chosen and is used to download the stock data.</w:t>
      </w:r>
    </w:p>
    <w:p w14:paraId="2D61EB00" w14:textId="77777777" w:rsidR="00B065C0" w:rsidRPr="004F3B18" w:rsidRDefault="00B065C0" w:rsidP="00B065C0">
      <w:pPr>
        <w:rPr>
          <w:rFonts w:ascii="Calibri" w:hAnsi="Calibri" w:cs="Calibri"/>
        </w:rPr>
      </w:pPr>
      <w:r w:rsidRPr="004F3B18">
        <w:rPr>
          <w:rFonts w:ascii="Calibri" w:hAnsi="Calibri" w:cs="Calibri"/>
        </w:rPr>
        <w:t xml:space="preserve">  start_date : STR</w:t>
      </w:r>
    </w:p>
    <w:p w14:paraId="208121EA" w14:textId="77777777" w:rsidR="00B065C0" w:rsidRPr="004F3B18" w:rsidRDefault="00B065C0" w:rsidP="00B065C0">
      <w:pPr>
        <w:rPr>
          <w:rFonts w:ascii="Calibri" w:hAnsi="Calibri" w:cs="Calibri"/>
        </w:rPr>
      </w:pPr>
      <w:r w:rsidRPr="004F3B18">
        <w:rPr>
          <w:rFonts w:ascii="Calibri" w:hAnsi="Calibri" w:cs="Calibri"/>
        </w:rPr>
        <w:t xml:space="preserve">      Starting date from when the stock data to be collected.</w:t>
      </w:r>
    </w:p>
    <w:p w14:paraId="14FEC95B" w14:textId="77777777" w:rsidR="00B065C0" w:rsidRPr="004F3B18" w:rsidRDefault="00B065C0" w:rsidP="00B065C0">
      <w:pPr>
        <w:rPr>
          <w:rFonts w:ascii="Calibri" w:hAnsi="Calibri" w:cs="Calibri"/>
        </w:rPr>
      </w:pPr>
      <w:r w:rsidRPr="004F3B18">
        <w:rPr>
          <w:rFonts w:ascii="Calibri" w:hAnsi="Calibri" w:cs="Calibri"/>
        </w:rPr>
        <w:t xml:space="preserve">  end_date : STR</w:t>
      </w:r>
    </w:p>
    <w:p w14:paraId="0D7F5625" w14:textId="77777777" w:rsidR="00B065C0" w:rsidRPr="004F3B18" w:rsidRDefault="00B065C0" w:rsidP="00B065C0">
      <w:pPr>
        <w:rPr>
          <w:rFonts w:ascii="Calibri" w:hAnsi="Calibri" w:cs="Calibri"/>
        </w:rPr>
      </w:pPr>
      <w:r w:rsidRPr="004F3B18">
        <w:rPr>
          <w:rFonts w:ascii="Calibri" w:hAnsi="Calibri" w:cs="Calibri"/>
        </w:rPr>
        <w:t xml:space="preserve">      Ending date till when the stock data to be collected.</w:t>
      </w:r>
    </w:p>
    <w:p w14:paraId="691871C0" w14:textId="77777777" w:rsidR="00B065C0" w:rsidRPr="004F3B18" w:rsidRDefault="00B065C0" w:rsidP="00B065C0">
      <w:pPr>
        <w:rPr>
          <w:rFonts w:ascii="Calibri" w:hAnsi="Calibri" w:cs="Calibri"/>
        </w:rPr>
      </w:pPr>
    </w:p>
    <w:p w14:paraId="69D0C84F" w14:textId="77777777" w:rsidR="00B065C0" w:rsidRPr="004F3B18" w:rsidRDefault="00B065C0" w:rsidP="00B065C0">
      <w:pPr>
        <w:rPr>
          <w:rFonts w:ascii="Calibri" w:hAnsi="Calibri" w:cs="Calibri"/>
        </w:rPr>
      </w:pPr>
      <w:r w:rsidRPr="004F3B18">
        <w:rPr>
          <w:rFonts w:ascii="Calibri" w:hAnsi="Calibri" w:cs="Calibri"/>
        </w:rPr>
        <w:t xml:space="preserve">  Returns</w:t>
      </w:r>
    </w:p>
    <w:p w14:paraId="09A17EAE" w14:textId="77777777" w:rsidR="00B065C0" w:rsidRPr="004F3B18" w:rsidRDefault="00B065C0" w:rsidP="00B065C0">
      <w:pPr>
        <w:rPr>
          <w:rFonts w:ascii="Calibri" w:hAnsi="Calibri" w:cs="Calibri"/>
        </w:rPr>
      </w:pPr>
      <w:r w:rsidRPr="004F3B18">
        <w:rPr>
          <w:rFonts w:ascii="Calibri" w:hAnsi="Calibri" w:cs="Calibri"/>
        </w:rPr>
        <w:t xml:space="preserve">  -------</w:t>
      </w:r>
    </w:p>
    <w:p w14:paraId="138595FB" w14:textId="77777777" w:rsidR="00B065C0" w:rsidRPr="004F3B18" w:rsidRDefault="00B065C0" w:rsidP="00B065C0">
      <w:pPr>
        <w:rPr>
          <w:rFonts w:ascii="Calibri" w:hAnsi="Calibri" w:cs="Calibri"/>
        </w:rPr>
      </w:pPr>
      <w:r w:rsidRPr="004F3B18">
        <w:rPr>
          <w:rFonts w:ascii="Calibri" w:hAnsi="Calibri" w:cs="Calibri"/>
        </w:rPr>
        <w:t xml:space="preserve">  numpy.array, numpy.array</w:t>
      </w:r>
    </w:p>
    <w:p w14:paraId="06D77D94" w14:textId="77777777" w:rsidR="00B065C0" w:rsidRPr="004F3B18" w:rsidRDefault="00B065C0" w:rsidP="00B065C0">
      <w:pPr>
        <w:rPr>
          <w:rFonts w:ascii="Calibri" w:hAnsi="Calibri" w:cs="Calibri"/>
        </w:rPr>
      </w:pPr>
      <w:r w:rsidRPr="004F3B18">
        <w:rPr>
          <w:rFonts w:ascii="Calibri" w:hAnsi="Calibri" w:cs="Calibri"/>
        </w:rPr>
        <w:t xml:space="preserve">      Stock close prices between given dates, Stock close prices from end date</w:t>
      </w:r>
    </w:p>
    <w:p w14:paraId="13F93D82" w14:textId="77777777" w:rsidR="00B065C0" w:rsidRPr="004F3B18" w:rsidRDefault="00B065C0" w:rsidP="00B065C0">
      <w:pPr>
        <w:rPr>
          <w:rFonts w:ascii="Calibri" w:hAnsi="Calibri" w:cs="Calibri"/>
        </w:rPr>
      </w:pPr>
      <w:r w:rsidRPr="004F3B18">
        <w:rPr>
          <w:rFonts w:ascii="Calibri" w:hAnsi="Calibri" w:cs="Calibri"/>
        </w:rPr>
        <w:t xml:space="preserve">      to considered date</w:t>
      </w:r>
    </w:p>
    <w:p w14:paraId="5BB9542E" w14:textId="77777777" w:rsidR="00B065C0" w:rsidRPr="004F3B18" w:rsidRDefault="00B065C0" w:rsidP="00B065C0">
      <w:pPr>
        <w:rPr>
          <w:rFonts w:ascii="Calibri" w:hAnsi="Calibri" w:cs="Calibri"/>
        </w:rPr>
      </w:pPr>
      <w:r w:rsidRPr="004F3B18">
        <w:rPr>
          <w:rFonts w:ascii="Calibri" w:hAnsi="Calibri" w:cs="Calibri"/>
        </w:rPr>
        <w:t xml:space="preserve">  '''</w:t>
      </w:r>
    </w:p>
    <w:p w14:paraId="6FDF4C23" w14:textId="77777777" w:rsidR="00B065C0" w:rsidRPr="004F3B18" w:rsidRDefault="00B065C0" w:rsidP="00B065C0">
      <w:pPr>
        <w:rPr>
          <w:rFonts w:ascii="Calibri" w:hAnsi="Calibri" w:cs="Calibri"/>
        </w:rPr>
      </w:pPr>
    </w:p>
    <w:p w14:paraId="6478DC57" w14:textId="77777777" w:rsidR="00B065C0" w:rsidRPr="004F3B18" w:rsidRDefault="00B065C0" w:rsidP="00B065C0">
      <w:pPr>
        <w:rPr>
          <w:rFonts w:ascii="Calibri" w:hAnsi="Calibri" w:cs="Calibri"/>
        </w:rPr>
      </w:pPr>
      <w:r w:rsidRPr="004F3B18">
        <w:rPr>
          <w:rFonts w:ascii="Calibri" w:hAnsi="Calibri" w:cs="Calibri"/>
        </w:rPr>
        <w:t xml:space="preserve">  #Downloading stock data between start_date and end_date</w:t>
      </w:r>
    </w:p>
    <w:p w14:paraId="0BA9D8BD" w14:textId="77777777" w:rsidR="00B065C0" w:rsidRPr="004F3B18" w:rsidRDefault="00B065C0" w:rsidP="00B065C0">
      <w:pPr>
        <w:rPr>
          <w:rFonts w:ascii="Calibri" w:hAnsi="Calibri" w:cs="Calibri"/>
        </w:rPr>
      </w:pPr>
      <w:r w:rsidRPr="004F3B18">
        <w:rPr>
          <w:rFonts w:ascii="Calibri" w:hAnsi="Calibri" w:cs="Calibri"/>
        </w:rPr>
        <w:t xml:space="preserve">  data = yf.download(ticker,start = start_date, end = end_date)</w:t>
      </w:r>
    </w:p>
    <w:p w14:paraId="0DEC8A0E" w14:textId="77777777" w:rsidR="00B065C0" w:rsidRPr="004F3B18" w:rsidRDefault="00B065C0" w:rsidP="00B065C0">
      <w:pPr>
        <w:rPr>
          <w:rFonts w:ascii="Calibri" w:hAnsi="Calibri" w:cs="Calibri"/>
        </w:rPr>
      </w:pPr>
      <w:r w:rsidRPr="004F3B18">
        <w:rPr>
          <w:rFonts w:ascii="Calibri" w:hAnsi="Calibri" w:cs="Calibri"/>
        </w:rPr>
        <w:t xml:space="preserve">  data = np.array(data['Close'])</w:t>
      </w:r>
    </w:p>
    <w:p w14:paraId="4678E1D3" w14:textId="77777777" w:rsidR="00B065C0" w:rsidRPr="004F3B18" w:rsidRDefault="00B065C0" w:rsidP="00B065C0">
      <w:pPr>
        <w:rPr>
          <w:rFonts w:ascii="Calibri" w:hAnsi="Calibri" w:cs="Calibri"/>
        </w:rPr>
      </w:pPr>
      <w:r w:rsidRPr="004F3B18">
        <w:rPr>
          <w:rFonts w:ascii="Calibri" w:hAnsi="Calibri" w:cs="Calibri"/>
        </w:rPr>
        <w:t xml:space="preserve">  #Downloading stock data from end_date to today</w:t>
      </w:r>
    </w:p>
    <w:p w14:paraId="267C31F9" w14:textId="77777777" w:rsidR="00B065C0" w:rsidRPr="004F3B18" w:rsidRDefault="00B065C0" w:rsidP="00B065C0">
      <w:pPr>
        <w:rPr>
          <w:rFonts w:ascii="Calibri" w:hAnsi="Calibri" w:cs="Calibri"/>
        </w:rPr>
      </w:pPr>
      <w:r w:rsidRPr="004F3B18">
        <w:rPr>
          <w:rFonts w:ascii="Calibri" w:hAnsi="Calibri" w:cs="Calibri"/>
        </w:rPr>
        <w:t xml:space="preserve">  data_forecast = yf.download(ticker, start = end_date, end = '2024-03-27')</w:t>
      </w:r>
    </w:p>
    <w:p w14:paraId="0595DA87" w14:textId="77777777" w:rsidR="00B065C0" w:rsidRPr="004F3B18" w:rsidRDefault="00B065C0" w:rsidP="00B065C0">
      <w:pPr>
        <w:rPr>
          <w:rFonts w:ascii="Calibri" w:hAnsi="Calibri" w:cs="Calibri"/>
        </w:rPr>
      </w:pPr>
      <w:r w:rsidRPr="004F3B18">
        <w:rPr>
          <w:rFonts w:ascii="Calibri" w:hAnsi="Calibri" w:cs="Calibri"/>
        </w:rPr>
        <w:t xml:space="preserve">  data_forecast = np.array(data_forecast['Close'])</w:t>
      </w:r>
    </w:p>
    <w:p w14:paraId="60ED21F1" w14:textId="77777777" w:rsidR="00B065C0" w:rsidRPr="004F3B18" w:rsidRDefault="00B065C0" w:rsidP="00B065C0">
      <w:pPr>
        <w:rPr>
          <w:rFonts w:ascii="Calibri" w:hAnsi="Calibri" w:cs="Calibri"/>
        </w:rPr>
      </w:pPr>
    </w:p>
    <w:p w14:paraId="043BFD89" w14:textId="77777777" w:rsidR="00B065C0" w:rsidRPr="004F3B18" w:rsidRDefault="00B065C0" w:rsidP="00B065C0">
      <w:pPr>
        <w:rPr>
          <w:rFonts w:ascii="Calibri" w:hAnsi="Calibri" w:cs="Calibri"/>
        </w:rPr>
      </w:pPr>
      <w:r w:rsidRPr="004F3B18">
        <w:rPr>
          <w:rFonts w:ascii="Calibri" w:hAnsi="Calibri" w:cs="Calibri"/>
        </w:rPr>
        <w:t xml:space="preserve">  #Returning close price from the downloaded stock data</w:t>
      </w:r>
    </w:p>
    <w:p w14:paraId="0C7A223A" w14:textId="77777777" w:rsidR="00B065C0" w:rsidRPr="004F3B18" w:rsidRDefault="00B065C0" w:rsidP="00B065C0">
      <w:pPr>
        <w:rPr>
          <w:rFonts w:ascii="Calibri" w:hAnsi="Calibri" w:cs="Calibri"/>
        </w:rPr>
      </w:pPr>
      <w:r w:rsidRPr="004F3B18">
        <w:rPr>
          <w:rFonts w:ascii="Calibri" w:hAnsi="Calibri" w:cs="Calibri"/>
        </w:rPr>
        <w:t xml:space="preserve">  return data, data_forecast</w:t>
      </w:r>
    </w:p>
    <w:p w14:paraId="447FBA0D" w14:textId="77777777" w:rsidR="00B065C0" w:rsidRPr="004F3B18" w:rsidRDefault="00B065C0" w:rsidP="00B065C0">
      <w:pPr>
        <w:rPr>
          <w:rFonts w:ascii="Calibri" w:hAnsi="Calibri" w:cs="Calibri"/>
        </w:rPr>
      </w:pPr>
    </w:p>
    <w:p w14:paraId="73115A4A" w14:textId="77777777" w:rsidR="00B065C0" w:rsidRPr="004F3B18" w:rsidRDefault="00B065C0" w:rsidP="00B065C0">
      <w:pPr>
        <w:rPr>
          <w:rFonts w:ascii="Calibri" w:hAnsi="Calibri" w:cs="Calibri"/>
        </w:rPr>
      </w:pPr>
      <w:r w:rsidRPr="004F3B18">
        <w:rPr>
          <w:rFonts w:ascii="Calibri" w:hAnsi="Calibri" w:cs="Calibri"/>
        </w:rPr>
        <w:t>def train_test_gen(data, scaler, look_back):</w:t>
      </w:r>
    </w:p>
    <w:p w14:paraId="7BC1B35A" w14:textId="77777777" w:rsidR="00B065C0" w:rsidRPr="004F3B18" w:rsidRDefault="00B065C0" w:rsidP="00B065C0">
      <w:pPr>
        <w:rPr>
          <w:rFonts w:ascii="Calibri" w:hAnsi="Calibri" w:cs="Calibri"/>
        </w:rPr>
      </w:pPr>
      <w:r w:rsidRPr="004F3B18">
        <w:rPr>
          <w:rFonts w:ascii="Calibri" w:hAnsi="Calibri" w:cs="Calibri"/>
        </w:rPr>
        <w:t xml:space="preserve">  '''</w:t>
      </w:r>
    </w:p>
    <w:p w14:paraId="510A883E" w14:textId="77777777" w:rsidR="00B065C0" w:rsidRPr="004F3B18" w:rsidRDefault="00B065C0" w:rsidP="00B065C0">
      <w:pPr>
        <w:rPr>
          <w:rFonts w:ascii="Calibri" w:hAnsi="Calibri" w:cs="Calibri"/>
        </w:rPr>
      </w:pPr>
      <w:r w:rsidRPr="004F3B18">
        <w:rPr>
          <w:rFonts w:ascii="Calibri" w:hAnsi="Calibri" w:cs="Calibri"/>
        </w:rPr>
        <w:t xml:space="preserve">  This function scales the data using the given scaler and also generates</w:t>
      </w:r>
    </w:p>
    <w:p w14:paraId="1C1998CE" w14:textId="77777777" w:rsidR="00B065C0" w:rsidRPr="004F3B18" w:rsidRDefault="00B065C0" w:rsidP="00B065C0">
      <w:pPr>
        <w:rPr>
          <w:rFonts w:ascii="Calibri" w:hAnsi="Calibri" w:cs="Calibri"/>
        </w:rPr>
      </w:pPr>
      <w:r w:rsidRPr="004F3B18">
        <w:rPr>
          <w:rFonts w:ascii="Calibri" w:hAnsi="Calibri" w:cs="Calibri"/>
        </w:rPr>
        <w:t xml:space="preserve">  timeseries data from the scaled data for given look_back</w:t>
      </w:r>
    </w:p>
    <w:p w14:paraId="1D07C7FE" w14:textId="77777777" w:rsidR="00B065C0" w:rsidRPr="004F3B18" w:rsidRDefault="00B065C0" w:rsidP="00B065C0">
      <w:pPr>
        <w:rPr>
          <w:rFonts w:ascii="Calibri" w:hAnsi="Calibri" w:cs="Calibri"/>
        </w:rPr>
      </w:pPr>
    </w:p>
    <w:p w14:paraId="4E9014BE" w14:textId="77777777" w:rsidR="00B065C0" w:rsidRPr="004F3B18" w:rsidRDefault="00B065C0" w:rsidP="00B065C0">
      <w:pPr>
        <w:rPr>
          <w:rFonts w:ascii="Calibri" w:hAnsi="Calibri" w:cs="Calibri"/>
        </w:rPr>
      </w:pPr>
      <w:r w:rsidRPr="004F3B18">
        <w:rPr>
          <w:rFonts w:ascii="Calibri" w:hAnsi="Calibri" w:cs="Calibri"/>
        </w:rPr>
        <w:t xml:space="preserve">  Parameters</w:t>
      </w:r>
    </w:p>
    <w:p w14:paraId="0878A314" w14:textId="77777777" w:rsidR="00B065C0" w:rsidRPr="004F3B18" w:rsidRDefault="00B065C0" w:rsidP="00B065C0">
      <w:pPr>
        <w:rPr>
          <w:rFonts w:ascii="Calibri" w:hAnsi="Calibri" w:cs="Calibri"/>
        </w:rPr>
      </w:pPr>
      <w:r w:rsidRPr="004F3B18">
        <w:rPr>
          <w:rFonts w:ascii="Calibri" w:hAnsi="Calibri" w:cs="Calibri"/>
        </w:rPr>
        <w:t xml:space="preserve">  ----------</w:t>
      </w:r>
    </w:p>
    <w:p w14:paraId="1714F8E1" w14:textId="77777777" w:rsidR="00B065C0" w:rsidRPr="004F3B18" w:rsidRDefault="00B065C0" w:rsidP="00B065C0">
      <w:pPr>
        <w:rPr>
          <w:rFonts w:ascii="Calibri" w:hAnsi="Calibri" w:cs="Calibri"/>
        </w:rPr>
      </w:pPr>
      <w:r w:rsidRPr="004F3B18">
        <w:rPr>
          <w:rFonts w:ascii="Calibri" w:hAnsi="Calibri" w:cs="Calibri"/>
        </w:rPr>
        <w:t xml:space="preserve">  data : numpy.array</w:t>
      </w:r>
    </w:p>
    <w:p w14:paraId="1A9C9593" w14:textId="77777777" w:rsidR="00B065C0" w:rsidRPr="004F3B18" w:rsidRDefault="00B065C0" w:rsidP="00B065C0">
      <w:pPr>
        <w:rPr>
          <w:rFonts w:ascii="Calibri" w:hAnsi="Calibri" w:cs="Calibri"/>
        </w:rPr>
      </w:pPr>
      <w:r w:rsidRPr="004F3B18">
        <w:rPr>
          <w:rFonts w:ascii="Calibri" w:hAnsi="Calibri" w:cs="Calibri"/>
        </w:rPr>
        <w:t xml:space="preserve">      Data that to be scaled and transformed to timeseries data.</w:t>
      </w:r>
    </w:p>
    <w:p w14:paraId="0422E6F9" w14:textId="77777777" w:rsidR="00B065C0" w:rsidRPr="004F3B18" w:rsidRDefault="00B065C0" w:rsidP="00B065C0">
      <w:pPr>
        <w:rPr>
          <w:rFonts w:ascii="Calibri" w:hAnsi="Calibri" w:cs="Calibri"/>
        </w:rPr>
      </w:pPr>
      <w:r w:rsidRPr="004F3B18">
        <w:rPr>
          <w:rFonts w:ascii="Calibri" w:hAnsi="Calibri" w:cs="Calibri"/>
        </w:rPr>
        <w:lastRenderedPageBreak/>
        <w:t xml:space="preserve">  scaler : sklearn.preprocessor</w:t>
      </w:r>
    </w:p>
    <w:p w14:paraId="4A038545" w14:textId="77777777" w:rsidR="00B065C0" w:rsidRPr="004F3B18" w:rsidRDefault="00B065C0" w:rsidP="00B065C0">
      <w:pPr>
        <w:rPr>
          <w:rFonts w:ascii="Calibri" w:hAnsi="Calibri" w:cs="Calibri"/>
        </w:rPr>
      </w:pPr>
      <w:r w:rsidRPr="004F3B18">
        <w:rPr>
          <w:rFonts w:ascii="Calibri" w:hAnsi="Calibri" w:cs="Calibri"/>
        </w:rPr>
        <w:t xml:space="preserve">      Scaler used to scale the given data.</w:t>
      </w:r>
    </w:p>
    <w:p w14:paraId="041C855B" w14:textId="77777777" w:rsidR="00B065C0" w:rsidRPr="004F3B18" w:rsidRDefault="00B065C0" w:rsidP="00B065C0">
      <w:pPr>
        <w:rPr>
          <w:rFonts w:ascii="Calibri" w:hAnsi="Calibri" w:cs="Calibri"/>
        </w:rPr>
      </w:pPr>
      <w:r w:rsidRPr="004F3B18">
        <w:rPr>
          <w:rFonts w:ascii="Calibri" w:hAnsi="Calibri" w:cs="Calibri"/>
        </w:rPr>
        <w:t xml:space="preserve">  look_back : INT</w:t>
      </w:r>
    </w:p>
    <w:p w14:paraId="5534AD01" w14:textId="77777777" w:rsidR="00B065C0" w:rsidRPr="004F3B18" w:rsidRDefault="00B065C0" w:rsidP="00B065C0">
      <w:pPr>
        <w:rPr>
          <w:rFonts w:ascii="Calibri" w:hAnsi="Calibri" w:cs="Calibri"/>
        </w:rPr>
      </w:pPr>
      <w:r w:rsidRPr="004F3B18">
        <w:rPr>
          <w:rFonts w:ascii="Calibri" w:hAnsi="Calibri" w:cs="Calibri"/>
        </w:rPr>
        <w:t xml:space="preserve">      Window period to genrate timeseries data.</w:t>
      </w:r>
    </w:p>
    <w:p w14:paraId="60DDDB00" w14:textId="77777777" w:rsidR="00B065C0" w:rsidRPr="004F3B18" w:rsidRDefault="00B065C0" w:rsidP="00B065C0">
      <w:pPr>
        <w:rPr>
          <w:rFonts w:ascii="Calibri" w:hAnsi="Calibri" w:cs="Calibri"/>
        </w:rPr>
      </w:pPr>
    </w:p>
    <w:p w14:paraId="3A276E76" w14:textId="77777777" w:rsidR="00B065C0" w:rsidRPr="004F3B18" w:rsidRDefault="00B065C0" w:rsidP="00B065C0">
      <w:pPr>
        <w:rPr>
          <w:rFonts w:ascii="Calibri" w:hAnsi="Calibri" w:cs="Calibri"/>
        </w:rPr>
      </w:pPr>
      <w:r w:rsidRPr="004F3B18">
        <w:rPr>
          <w:rFonts w:ascii="Calibri" w:hAnsi="Calibri" w:cs="Calibri"/>
        </w:rPr>
        <w:t xml:space="preserve">  Returns</w:t>
      </w:r>
    </w:p>
    <w:p w14:paraId="15C56815" w14:textId="77777777" w:rsidR="00B065C0" w:rsidRPr="004F3B18" w:rsidRDefault="00B065C0" w:rsidP="00B065C0">
      <w:pPr>
        <w:rPr>
          <w:rFonts w:ascii="Calibri" w:hAnsi="Calibri" w:cs="Calibri"/>
        </w:rPr>
      </w:pPr>
      <w:r w:rsidRPr="004F3B18">
        <w:rPr>
          <w:rFonts w:ascii="Calibri" w:hAnsi="Calibri" w:cs="Calibri"/>
        </w:rPr>
        <w:t xml:space="preserve">  -------</w:t>
      </w:r>
    </w:p>
    <w:p w14:paraId="51369E7B" w14:textId="77777777" w:rsidR="00B065C0" w:rsidRPr="004F3B18" w:rsidRDefault="00B065C0" w:rsidP="00B065C0">
      <w:pPr>
        <w:rPr>
          <w:rFonts w:ascii="Calibri" w:hAnsi="Calibri" w:cs="Calibri"/>
        </w:rPr>
      </w:pPr>
      <w:r w:rsidRPr="004F3B18">
        <w:rPr>
          <w:rFonts w:ascii="Calibri" w:hAnsi="Calibri" w:cs="Calibri"/>
        </w:rPr>
        <w:t xml:space="preserve">  numpy.array, numpy.array, timeseries, timeseries, timeseries</w:t>
      </w:r>
    </w:p>
    <w:p w14:paraId="376ABF02" w14:textId="77777777" w:rsidR="00B065C0" w:rsidRPr="004F3B18" w:rsidRDefault="00B065C0" w:rsidP="00B065C0">
      <w:pPr>
        <w:rPr>
          <w:rFonts w:ascii="Calibri" w:hAnsi="Calibri" w:cs="Calibri"/>
        </w:rPr>
      </w:pPr>
      <w:r w:rsidRPr="004F3B18">
        <w:rPr>
          <w:rFonts w:ascii="Calibri" w:hAnsi="Calibri" w:cs="Calibri"/>
        </w:rPr>
        <w:t xml:space="preserve">      Scaled train data, Scaled test data, Scaled timeseries data, Scaled</w:t>
      </w:r>
    </w:p>
    <w:p w14:paraId="152E7FE7" w14:textId="77777777" w:rsidR="00B065C0" w:rsidRPr="004F3B18" w:rsidRDefault="00B065C0" w:rsidP="00B065C0">
      <w:pPr>
        <w:rPr>
          <w:rFonts w:ascii="Calibri" w:hAnsi="Calibri" w:cs="Calibri"/>
        </w:rPr>
      </w:pPr>
      <w:r w:rsidRPr="004F3B18">
        <w:rPr>
          <w:rFonts w:ascii="Calibri" w:hAnsi="Calibri" w:cs="Calibri"/>
        </w:rPr>
        <w:t xml:space="preserve">      timeseries train data, Scaled timeseries test data of the given data</w:t>
      </w:r>
    </w:p>
    <w:p w14:paraId="33ED8208" w14:textId="77777777" w:rsidR="00B065C0" w:rsidRPr="004F3B18" w:rsidRDefault="00B065C0" w:rsidP="00B065C0">
      <w:pPr>
        <w:rPr>
          <w:rFonts w:ascii="Calibri" w:hAnsi="Calibri" w:cs="Calibri"/>
        </w:rPr>
      </w:pPr>
      <w:r w:rsidRPr="004F3B18">
        <w:rPr>
          <w:rFonts w:ascii="Calibri" w:hAnsi="Calibri" w:cs="Calibri"/>
        </w:rPr>
        <w:t xml:space="preserve">  '''</w:t>
      </w:r>
    </w:p>
    <w:p w14:paraId="39A240D4" w14:textId="77777777" w:rsidR="00B065C0" w:rsidRPr="004F3B18" w:rsidRDefault="00B065C0" w:rsidP="00B065C0">
      <w:pPr>
        <w:rPr>
          <w:rFonts w:ascii="Calibri" w:hAnsi="Calibri" w:cs="Calibri"/>
        </w:rPr>
      </w:pPr>
    </w:p>
    <w:p w14:paraId="209DC947" w14:textId="77777777" w:rsidR="00B065C0" w:rsidRPr="004F3B18" w:rsidRDefault="00B065C0" w:rsidP="00B065C0">
      <w:pPr>
        <w:rPr>
          <w:rFonts w:ascii="Calibri" w:hAnsi="Calibri" w:cs="Calibri"/>
        </w:rPr>
      </w:pPr>
      <w:r w:rsidRPr="004F3B18">
        <w:rPr>
          <w:rFonts w:ascii="Calibri" w:hAnsi="Calibri" w:cs="Calibri"/>
        </w:rPr>
        <w:t xml:space="preserve">  #Transforming data with given scaler</w:t>
      </w:r>
    </w:p>
    <w:p w14:paraId="603F6E7A" w14:textId="77777777" w:rsidR="00B065C0" w:rsidRPr="004F3B18" w:rsidRDefault="00B065C0" w:rsidP="00B065C0">
      <w:pPr>
        <w:rPr>
          <w:rFonts w:ascii="Calibri" w:hAnsi="Calibri" w:cs="Calibri"/>
        </w:rPr>
      </w:pPr>
      <w:r w:rsidRPr="004F3B18">
        <w:rPr>
          <w:rFonts w:ascii="Calibri" w:hAnsi="Calibri" w:cs="Calibri"/>
        </w:rPr>
        <w:t xml:space="preserve">  data = scaler.fit_transform(data.reshape(-1,1))</w:t>
      </w:r>
    </w:p>
    <w:p w14:paraId="7C7E154F" w14:textId="77777777" w:rsidR="00B065C0" w:rsidRPr="004F3B18" w:rsidRDefault="00B065C0" w:rsidP="00B065C0">
      <w:pPr>
        <w:rPr>
          <w:rFonts w:ascii="Calibri" w:hAnsi="Calibri" w:cs="Calibri"/>
        </w:rPr>
      </w:pPr>
      <w:r w:rsidRPr="004F3B18">
        <w:rPr>
          <w:rFonts w:ascii="Calibri" w:hAnsi="Calibri" w:cs="Calibri"/>
        </w:rPr>
        <w:t xml:space="preserve">  #Splitting data into 80:20 for train and test</w:t>
      </w:r>
    </w:p>
    <w:p w14:paraId="0C04737C" w14:textId="77777777" w:rsidR="00B065C0" w:rsidRPr="004F3B18" w:rsidRDefault="00B065C0" w:rsidP="00B065C0">
      <w:pPr>
        <w:rPr>
          <w:rFonts w:ascii="Calibri" w:hAnsi="Calibri" w:cs="Calibri"/>
        </w:rPr>
      </w:pPr>
      <w:r w:rsidRPr="004F3B18">
        <w:rPr>
          <w:rFonts w:ascii="Calibri" w:hAnsi="Calibri" w:cs="Calibri"/>
        </w:rPr>
        <w:t xml:space="preserve">  size = int(len(data) * 0.80)</w:t>
      </w:r>
    </w:p>
    <w:p w14:paraId="21CF1239" w14:textId="77777777" w:rsidR="00B065C0" w:rsidRPr="004F3B18" w:rsidRDefault="00B065C0" w:rsidP="00B065C0">
      <w:pPr>
        <w:rPr>
          <w:rFonts w:ascii="Calibri" w:hAnsi="Calibri" w:cs="Calibri"/>
        </w:rPr>
      </w:pPr>
      <w:r w:rsidRPr="004F3B18">
        <w:rPr>
          <w:rFonts w:ascii="Calibri" w:hAnsi="Calibri" w:cs="Calibri"/>
        </w:rPr>
        <w:t xml:space="preserve">  train = data[:size]</w:t>
      </w:r>
    </w:p>
    <w:p w14:paraId="1FFAD4B3" w14:textId="77777777" w:rsidR="00B065C0" w:rsidRPr="004F3B18" w:rsidRDefault="00B065C0" w:rsidP="00B065C0">
      <w:pPr>
        <w:rPr>
          <w:rFonts w:ascii="Calibri" w:hAnsi="Calibri" w:cs="Calibri"/>
        </w:rPr>
      </w:pPr>
      <w:r w:rsidRPr="004F3B18">
        <w:rPr>
          <w:rFonts w:ascii="Calibri" w:hAnsi="Calibri" w:cs="Calibri"/>
        </w:rPr>
        <w:t xml:space="preserve">  test = data[size - look_back:]</w:t>
      </w:r>
    </w:p>
    <w:p w14:paraId="74BE8F25" w14:textId="77777777" w:rsidR="00B065C0" w:rsidRPr="004F3B18" w:rsidRDefault="00B065C0" w:rsidP="00B065C0">
      <w:pPr>
        <w:rPr>
          <w:rFonts w:ascii="Calibri" w:hAnsi="Calibri" w:cs="Calibri"/>
        </w:rPr>
      </w:pPr>
    </w:p>
    <w:p w14:paraId="4D868084" w14:textId="77777777" w:rsidR="00B065C0" w:rsidRPr="004F3B18" w:rsidRDefault="00B065C0" w:rsidP="00B065C0">
      <w:pPr>
        <w:rPr>
          <w:rFonts w:ascii="Calibri" w:hAnsi="Calibri" w:cs="Calibri"/>
        </w:rPr>
      </w:pPr>
      <w:r w:rsidRPr="004F3B18">
        <w:rPr>
          <w:rFonts w:ascii="Calibri" w:hAnsi="Calibri" w:cs="Calibri"/>
        </w:rPr>
        <w:t xml:space="preserve">  #Transforming scaled data into timeseries with look_back</w:t>
      </w:r>
    </w:p>
    <w:p w14:paraId="3BFD2E61" w14:textId="77777777" w:rsidR="00B065C0" w:rsidRPr="004F3B18" w:rsidRDefault="00B065C0" w:rsidP="00B065C0">
      <w:pPr>
        <w:rPr>
          <w:rFonts w:ascii="Calibri" w:hAnsi="Calibri" w:cs="Calibri"/>
        </w:rPr>
      </w:pPr>
      <w:r w:rsidRPr="004F3B18">
        <w:rPr>
          <w:rFonts w:ascii="Calibri" w:hAnsi="Calibri" w:cs="Calibri"/>
        </w:rPr>
        <w:t xml:space="preserve">  data_ts = TimeseriesGenerator(data, data,</w:t>
      </w:r>
    </w:p>
    <w:p w14:paraId="7AE924B0" w14:textId="77777777" w:rsidR="00B065C0" w:rsidRPr="004F3B18" w:rsidRDefault="00B065C0" w:rsidP="00B065C0">
      <w:pPr>
        <w:rPr>
          <w:rFonts w:ascii="Calibri" w:hAnsi="Calibri" w:cs="Calibri"/>
        </w:rPr>
      </w:pPr>
      <w:r w:rsidRPr="004F3B18">
        <w:rPr>
          <w:rFonts w:ascii="Calibri" w:hAnsi="Calibri" w:cs="Calibri"/>
        </w:rPr>
        <w:t xml:space="preserve">                                    length=look_back, batch_size = 32)</w:t>
      </w:r>
    </w:p>
    <w:p w14:paraId="5D3171E4" w14:textId="77777777" w:rsidR="00B065C0" w:rsidRPr="004F3B18" w:rsidRDefault="00B065C0" w:rsidP="00B065C0">
      <w:pPr>
        <w:rPr>
          <w:rFonts w:ascii="Calibri" w:hAnsi="Calibri" w:cs="Calibri"/>
        </w:rPr>
      </w:pPr>
      <w:r w:rsidRPr="004F3B18">
        <w:rPr>
          <w:rFonts w:ascii="Calibri" w:hAnsi="Calibri" w:cs="Calibri"/>
        </w:rPr>
        <w:t xml:space="preserve">  train_ts = TimeseriesGenerator(train, train,</w:t>
      </w:r>
    </w:p>
    <w:p w14:paraId="4CEB1EB4" w14:textId="77777777" w:rsidR="00B065C0" w:rsidRPr="004F3B18" w:rsidRDefault="00B065C0" w:rsidP="00B065C0">
      <w:pPr>
        <w:rPr>
          <w:rFonts w:ascii="Calibri" w:hAnsi="Calibri" w:cs="Calibri"/>
        </w:rPr>
      </w:pPr>
      <w:r w:rsidRPr="004F3B18">
        <w:rPr>
          <w:rFonts w:ascii="Calibri" w:hAnsi="Calibri" w:cs="Calibri"/>
        </w:rPr>
        <w:t xml:space="preserve">                                     length=look_back, batch_size = 32)</w:t>
      </w:r>
    </w:p>
    <w:p w14:paraId="7305C84A" w14:textId="77777777" w:rsidR="00B065C0" w:rsidRPr="004F3B18" w:rsidRDefault="00B065C0" w:rsidP="00B065C0">
      <w:pPr>
        <w:rPr>
          <w:rFonts w:ascii="Calibri" w:hAnsi="Calibri" w:cs="Calibri"/>
        </w:rPr>
      </w:pPr>
      <w:r w:rsidRPr="004F3B18">
        <w:rPr>
          <w:rFonts w:ascii="Calibri" w:hAnsi="Calibri" w:cs="Calibri"/>
        </w:rPr>
        <w:t xml:space="preserve">  test_ts = TimeseriesGenerator(test, test,</w:t>
      </w:r>
    </w:p>
    <w:p w14:paraId="3FE1A41C" w14:textId="77777777" w:rsidR="00B065C0" w:rsidRPr="004F3B18" w:rsidRDefault="00B065C0" w:rsidP="00B065C0">
      <w:pPr>
        <w:rPr>
          <w:rFonts w:ascii="Calibri" w:hAnsi="Calibri" w:cs="Calibri"/>
        </w:rPr>
      </w:pPr>
      <w:r w:rsidRPr="004F3B18">
        <w:rPr>
          <w:rFonts w:ascii="Calibri" w:hAnsi="Calibri" w:cs="Calibri"/>
        </w:rPr>
        <w:t xml:space="preserve">                                     length=look_back, batch_size = 1)</w:t>
      </w:r>
    </w:p>
    <w:p w14:paraId="4E61AF4C" w14:textId="77777777" w:rsidR="00B065C0" w:rsidRPr="004F3B18" w:rsidRDefault="00B065C0" w:rsidP="00B065C0">
      <w:pPr>
        <w:rPr>
          <w:rFonts w:ascii="Calibri" w:hAnsi="Calibri" w:cs="Calibri"/>
        </w:rPr>
      </w:pPr>
    </w:p>
    <w:p w14:paraId="148ECA62" w14:textId="77777777" w:rsidR="00B065C0" w:rsidRPr="004F3B18" w:rsidRDefault="00B065C0" w:rsidP="00B065C0">
      <w:pPr>
        <w:rPr>
          <w:rFonts w:ascii="Calibri" w:hAnsi="Calibri" w:cs="Calibri"/>
        </w:rPr>
      </w:pPr>
      <w:r w:rsidRPr="004F3B18">
        <w:rPr>
          <w:rFonts w:ascii="Calibri" w:hAnsi="Calibri" w:cs="Calibri"/>
        </w:rPr>
        <w:t xml:space="preserve">  #Returning scaled data and scaled timeseries data</w:t>
      </w:r>
    </w:p>
    <w:p w14:paraId="44F6C7ED" w14:textId="77777777" w:rsidR="00B065C0" w:rsidRPr="004F3B18" w:rsidRDefault="00B065C0" w:rsidP="00B065C0">
      <w:pPr>
        <w:rPr>
          <w:rFonts w:ascii="Calibri" w:hAnsi="Calibri" w:cs="Calibri"/>
        </w:rPr>
      </w:pPr>
      <w:r w:rsidRPr="004F3B18">
        <w:rPr>
          <w:rFonts w:ascii="Calibri" w:hAnsi="Calibri" w:cs="Calibri"/>
        </w:rPr>
        <w:t xml:space="preserve">  return train, test, data_ts, train_ts, test_ts</w:t>
      </w:r>
    </w:p>
    <w:p w14:paraId="4A609D06" w14:textId="77777777" w:rsidR="00B065C0" w:rsidRPr="004F3B18" w:rsidRDefault="00B065C0" w:rsidP="00B065C0">
      <w:pPr>
        <w:rPr>
          <w:rFonts w:ascii="Calibri" w:hAnsi="Calibri" w:cs="Calibri"/>
        </w:rPr>
      </w:pPr>
    </w:p>
    <w:p w14:paraId="7774C56B" w14:textId="77777777" w:rsidR="00B065C0" w:rsidRPr="004F3B18" w:rsidRDefault="00B065C0" w:rsidP="00B065C0">
      <w:pPr>
        <w:rPr>
          <w:rFonts w:ascii="Calibri" w:hAnsi="Calibri" w:cs="Calibri"/>
        </w:rPr>
      </w:pPr>
      <w:r w:rsidRPr="004F3B18">
        <w:rPr>
          <w:rFonts w:ascii="Calibri" w:hAnsi="Calibri" w:cs="Calibri"/>
        </w:rPr>
        <w:t>def evaluate(model, test, test_ts, scaler, ticker):</w:t>
      </w:r>
    </w:p>
    <w:p w14:paraId="55C69CB2" w14:textId="77777777" w:rsidR="00B065C0" w:rsidRPr="004F3B18" w:rsidRDefault="00B065C0" w:rsidP="00B065C0">
      <w:pPr>
        <w:rPr>
          <w:rFonts w:ascii="Calibri" w:hAnsi="Calibri" w:cs="Calibri"/>
        </w:rPr>
      </w:pPr>
      <w:r w:rsidRPr="004F3B18">
        <w:rPr>
          <w:rFonts w:ascii="Calibri" w:hAnsi="Calibri" w:cs="Calibri"/>
        </w:rPr>
        <w:t xml:space="preserve">  '''</w:t>
      </w:r>
    </w:p>
    <w:p w14:paraId="3F763833" w14:textId="77777777" w:rsidR="00B065C0" w:rsidRPr="004F3B18" w:rsidRDefault="00B065C0" w:rsidP="00B065C0">
      <w:pPr>
        <w:rPr>
          <w:rFonts w:ascii="Calibri" w:hAnsi="Calibri" w:cs="Calibri"/>
        </w:rPr>
      </w:pPr>
      <w:r w:rsidRPr="004F3B18">
        <w:rPr>
          <w:rFonts w:ascii="Calibri" w:hAnsi="Calibri" w:cs="Calibri"/>
        </w:rPr>
        <w:t xml:space="preserve">  This function predicts using the given model and plots the predicted and</w:t>
      </w:r>
    </w:p>
    <w:p w14:paraId="3556C6B5" w14:textId="77777777" w:rsidR="00B065C0" w:rsidRPr="004F3B18" w:rsidRDefault="00B065C0" w:rsidP="00B065C0">
      <w:pPr>
        <w:rPr>
          <w:rFonts w:ascii="Calibri" w:hAnsi="Calibri" w:cs="Calibri"/>
        </w:rPr>
      </w:pPr>
      <w:r w:rsidRPr="004F3B18">
        <w:rPr>
          <w:rFonts w:ascii="Calibri" w:hAnsi="Calibri" w:cs="Calibri"/>
        </w:rPr>
        <w:t xml:space="preserve">  actual values from the given dataset. Performance metrics are evaluated and</w:t>
      </w:r>
    </w:p>
    <w:p w14:paraId="5D11E0D9" w14:textId="77777777" w:rsidR="00B065C0" w:rsidRPr="004F3B18" w:rsidRDefault="00B065C0" w:rsidP="00B065C0">
      <w:pPr>
        <w:rPr>
          <w:rFonts w:ascii="Calibri" w:hAnsi="Calibri" w:cs="Calibri"/>
        </w:rPr>
      </w:pPr>
      <w:r w:rsidRPr="004F3B18">
        <w:rPr>
          <w:rFonts w:ascii="Calibri" w:hAnsi="Calibri" w:cs="Calibri"/>
        </w:rPr>
        <w:t xml:space="preserve">  printed.</w:t>
      </w:r>
    </w:p>
    <w:p w14:paraId="11EBCF88" w14:textId="77777777" w:rsidR="00B065C0" w:rsidRPr="004F3B18" w:rsidRDefault="00B065C0" w:rsidP="00B065C0">
      <w:pPr>
        <w:rPr>
          <w:rFonts w:ascii="Calibri" w:hAnsi="Calibri" w:cs="Calibri"/>
        </w:rPr>
      </w:pPr>
    </w:p>
    <w:p w14:paraId="1E85610F" w14:textId="77777777" w:rsidR="00B065C0" w:rsidRPr="004F3B18" w:rsidRDefault="00B065C0" w:rsidP="00B065C0">
      <w:pPr>
        <w:rPr>
          <w:rFonts w:ascii="Calibri" w:hAnsi="Calibri" w:cs="Calibri"/>
        </w:rPr>
      </w:pPr>
      <w:r w:rsidRPr="004F3B18">
        <w:rPr>
          <w:rFonts w:ascii="Calibri" w:hAnsi="Calibri" w:cs="Calibri"/>
        </w:rPr>
        <w:t xml:space="preserve">  Parameters</w:t>
      </w:r>
    </w:p>
    <w:p w14:paraId="7DE94F51" w14:textId="77777777" w:rsidR="00B065C0" w:rsidRPr="004F3B18" w:rsidRDefault="00B065C0" w:rsidP="00B065C0">
      <w:pPr>
        <w:rPr>
          <w:rFonts w:ascii="Calibri" w:hAnsi="Calibri" w:cs="Calibri"/>
        </w:rPr>
      </w:pPr>
      <w:r w:rsidRPr="004F3B18">
        <w:rPr>
          <w:rFonts w:ascii="Calibri" w:hAnsi="Calibri" w:cs="Calibri"/>
        </w:rPr>
        <w:t xml:space="preserve">  ----------</w:t>
      </w:r>
    </w:p>
    <w:p w14:paraId="7A94D294" w14:textId="77777777" w:rsidR="00B065C0" w:rsidRPr="004F3B18" w:rsidRDefault="00B065C0" w:rsidP="00B065C0">
      <w:pPr>
        <w:rPr>
          <w:rFonts w:ascii="Calibri" w:hAnsi="Calibri" w:cs="Calibri"/>
        </w:rPr>
      </w:pPr>
      <w:r w:rsidRPr="004F3B18">
        <w:rPr>
          <w:rFonts w:ascii="Calibri" w:hAnsi="Calibri" w:cs="Calibri"/>
        </w:rPr>
        <w:t xml:space="preserve">  model : tensorflow.keras.model</w:t>
      </w:r>
    </w:p>
    <w:p w14:paraId="3A5F7738" w14:textId="77777777" w:rsidR="00B065C0" w:rsidRPr="004F3B18" w:rsidRDefault="00B065C0" w:rsidP="00B065C0">
      <w:pPr>
        <w:rPr>
          <w:rFonts w:ascii="Calibri" w:hAnsi="Calibri" w:cs="Calibri"/>
        </w:rPr>
      </w:pPr>
      <w:r w:rsidRPr="004F3B18">
        <w:rPr>
          <w:rFonts w:ascii="Calibri" w:hAnsi="Calibri" w:cs="Calibri"/>
        </w:rPr>
        <w:t xml:space="preserve">      Tensorflow model built.</w:t>
      </w:r>
    </w:p>
    <w:p w14:paraId="7B6D7821" w14:textId="77777777" w:rsidR="00B065C0" w:rsidRPr="004F3B18" w:rsidRDefault="00B065C0" w:rsidP="00B065C0">
      <w:pPr>
        <w:rPr>
          <w:rFonts w:ascii="Calibri" w:hAnsi="Calibri" w:cs="Calibri"/>
        </w:rPr>
      </w:pPr>
      <w:r w:rsidRPr="004F3B18">
        <w:rPr>
          <w:rFonts w:ascii="Calibri" w:hAnsi="Calibri" w:cs="Calibri"/>
        </w:rPr>
        <w:t xml:space="preserve">  test : numpy.array</w:t>
      </w:r>
    </w:p>
    <w:p w14:paraId="31A6938F" w14:textId="77777777" w:rsidR="00B065C0" w:rsidRPr="004F3B18" w:rsidRDefault="00B065C0" w:rsidP="00B065C0">
      <w:pPr>
        <w:rPr>
          <w:rFonts w:ascii="Calibri" w:hAnsi="Calibri" w:cs="Calibri"/>
        </w:rPr>
      </w:pPr>
      <w:r w:rsidRPr="004F3B18">
        <w:rPr>
          <w:rFonts w:ascii="Calibri" w:hAnsi="Calibri" w:cs="Calibri"/>
        </w:rPr>
        <w:t xml:space="preserve">      Scaled test data.</w:t>
      </w:r>
    </w:p>
    <w:p w14:paraId="5E779B4E" w14:textId="77777777" w:rsidR="00B065C0" w:rsidRPr="004F3B18" w:rsidRDefault="00B065C0" w:rsidP="00B065C0">
      <w:pPr>
        <w:rPr>
          <w:rFonts w:ascii="Calibri" w:hAnsi="Calibri" w:cs="Calibri"/>
        </w:rPr>
      </w:pPr>
      <w:r w:rsidRPr="004F3B18">
        <w:rPr>
          <w:rFonts w:ascii="Calibri" w:hAnsi="Calibri" w:cs="Calibri"/>
        </w:rPr>
        <w:t xml:space="preserve">  test_ts : timeseries</w:t>
      </w:r>
    </w:p>
    <w:p w14:paraId="2D8DEEAE" w14:textId="77777777" w:rsidR="00B065C0" w:rsidRPr="004F3B18" w:rsidRDefault="00B065C0" w:rsidP="00B065C0">
      <w:pPr>
        <w:rPr>
          <w:rFonts w:ascii="Calibri" w:hAnsi="Calibri" w:cs="Calibri"/>
        </w:rPr>
      </w:pPr>
      <w:r w:rsidRPr="004F3B18">
        <w:rPr>
          <w:rFonts w:ascii="Calibri" w:hAnsi="Calibri" w:cs="Calibri"/>
        </w:rPr>
        <w:t xml:space="preserve">      SCaled timeseries test data.</w:t>
      </w:r>
    </w:p>
    <w:p w14:paraId="390A5FE7" w14:textId="77777777" w:rsidR="00B065C0" w:rsidRPr="004F3B18" w:rsidRDefault="00B065C0" w:rsidP="00B065C0">
      <w:pPr>
        <w:rPr>
          <w:rFonts w:ascii="Calibri" w:hAnsi="Calibri" w:cs="Calibri"/>
        </w:rPr>
      </w:pPr>
      <w:r w:rsidRPr="004F3B18">
        <w:rPr>
          <w:rFonts w:ascii="Calibri" w:hAnsi="Calibri" w:cs="Calibri"/>
        </w:rPr>
        <w:t xml:space="preserve">  scaler : sklearn.preprocessor</w:t>
      </w:r>
    </w:p>
    <w:p w14:paraId="5E0E00D3" w14:textId="77777777" w:rsidR="00B065C0" w:rsidRPr="004F3B18" w:rsidRDefault="00B065C0" w:rsidP="00B065C0">
      <w:pPr>
        <w:rPr>
          <w:rFonts w:ascii="Calibri" w:hAnsi="Calibri" w:cs="Calibri"/>
        </w:rPr>
      </w:pPr>
      <w:r w:rsidRPr="004F3B18">
        <w:rPr>
          <w:rFonts w:ascii="Calibri" w:hAnsi="Calibri" w:cs="Calibri"/>
        </w:rPr>
        <w:t xml:space="preserve">      Scaler used to inverse transform the predicted data.</w:t>
      </w:r>
    </w:p>
    <w:p w14:paraId="5A428BAC" w14:textId="77777777" w:rsidR="00B065C0" w:rsidRPr="004F3B18" w:rsidRDefault="00B065C0" w:rsidP="00B065C0">
      <w:pPr>
        <w:rPr>
          <w:rFonts w:ascii="Calibri" w:hAnsi="Calibri" w:cs="Calibri"/>
        </w:rPr>
      </w:pPr>
      <w:r w:rsidRPr="004F3B18">
        <w:rPr>
          <w:rFonts w:ascii="Calibri" w:hAnsi="Calibri" w:cs="Calibri"/>
        </w:rPr>
        <w:t xml:space="preserve">  ticker : STR</w:t>
      </w:r>
    </w:p>
    <w:p w14:paraId="45F52A56" w14:textId="77777777" w:rsidR="00B065C0" w:rsidRPr="004F3B18" w:rsidRDefault="00B065C0" w:rsidP="00B065C0">
      <w:pPr>
        <w:rPr>
          <w:rFonts w:ascii="Calibri" w:hAnsi="Calibri" w:cs="Calibri"/>
        </w:rPr>
      </w:pPr>
      <w:r w:rsidRPr="004F3B18">
        <w:rPr>
          <w:rFonts w:ascii="Calibri" w:hAnsi="Calibri" w:cs="Calibri"/>
        </w:rPr>
        <w:lastRenderedPageBreak/>
        <w:t xml:space="preserve">      Ticker resembles the stock chosen.</w:t>
      </w:r>
    </w:p>
    <w:p w14:paraId="696611D0" w14:textId="77777777" w:rsidR="00B065C0" w:rsidRPr="004F3B18" w:rsidRDefault="00B065C0" w:rsidP="00B065C0">
      <w:pPr>
        <w:rPr>
          <w:rFonts w:ascii="Calibri" w:hAnsi="Calibri" w:cs="Calibri"/>
        </w:rPr>
      </w:pPr>
      <w:r w:rsidRPr="004F3B18">
        <w:rPr>
          <w:rFonts w:ascii="Calibri" w:hAnsi="Calibri" w:cs="Calibri"/>
        </w:rPr>
        <w:t xml:space="preserve">  '''</w:t>
      </w:r>
    </w:p>
    <w:p w14:paraId="0BC639F9" w14:textId="77777777" w:rsidR="00B065C0" w:rsidRPr="004F3B18" w:rsidRDefault="00B065C0" w:rsidP="00B065C0">
      <w:pPr>
        <w:rPr>
          <w:rFonts w:ascii="Calibri" w:hAnsi="Calibri" w:cs="Calibri"/>
        </w:rPr>
      </w:pPr>
      <w:r w:rsidRPr="004F3B18">
        <w:rPr>
          <w:rFonts w:ascii="Calibri" w:hAnsi="Calibri" w:cs="Calibri"/>
        </w:rPr>
        <w:t xml:space="preserve">  #Prediction using test data with given model</w:t>
      </w:r>
    </w:p>
    <w:p w14:paraId="4EAABE07" w14:textId="77777777" w:rsidR="00B065C0" w:rsidRPr="004F3B18" w:rsidRDefault="00B065C0" w:rsidP="00B065C0">
      <w:pPr>
        <w:rPr>
          <w:rFonts w:ascii="Calibri" w:hAnsi="Calibri" w:cs="Calibri"/>
        </w:rPr>
      </w:pPr>
      <w:r w:rsidRPr="004F3B18">
        <w:rPr>
          <w:rFonts w:ascii="Calibri" w:hAnsi="Calibri" w:cs="Calibri"/>
        </w:rPr>
        <w:t xml:space="preserve">  model_predictions = model.predict(test_ts, verbose = 0)</w:t>
      </w:r>
    </w:p>
    <w:p w14:paraId="0748F1B5" w14:textId="77777777" w:rsidR="00B065C0" w:rsidRPr="004F3B18" w:rsidRDefault="00B065C0" w:rsidP="00B065C0">
      <w:pPr>
        <w:rPr>
          <w:rFonts w:ascii="Calibri" w:hAnsi="Calibri" w:cs="Calibri"/>
        </w:rPr>
      </w:pPr>
      <w:r w:rsidRPr="004F3B18">
        <w:rPr>
          <w:rFonts w:ascii="Calibri" w:hAnsi="Calibri" w:cs="Calibri"/>
        </w:rPr>
        <w:t xml:space="preserve">  model_predictions = scaler.inverse_transform(model_predictions)</w:t>
      </w:r>
    </w:p>
    <w:p w14:paraId="146D5418" w14:textId="77777777" w:rsidR="00B065C0" w:rsidRPr="004F3B18" w:rsidRDefault="00B065C0" w:rsidP="00B065C0">
      <w:pPr>
        <w:rPr>
          <w:rFonts w:ascii="Calibri" w:hAnsi="Calibri" w:cs="Calibri"/>
        </w:rPr>
      </w:pPr>
      <w:r w:rsidRPr="004F3B18">
        <w:rPr>
          <w:rFonts w:ascii="Calibri" w:hAnsi="Calibri" w:cs="Calibri"/>
        </w:rPr>
        <w:t xml:space="preserve">  actual_prices = scaler.inverse_transform(test[look_back:])</w:t>
      </w:r>
    </w:p>
    <w:p w14:paraId="413FDE0E" w14:textId="77777777" w:rsidR="00B065C0" w:rsidRPr="004F3B18" w:rsidRDefault="00B065C0" w:rsidP="00B065C0">
      <w:pPr>
        <w:rPr>
          <w:rFonts w:ascii="Calibri" w:hAnsi="Calibri" w:cs="Calibri"/>
        </w:rPr>
      </w:pPr>
    </w:p>
    <w:p w14:paraId="4A36A7E9" w14:textId="77777777" w:rsidR="00B065C0" w:rsidRPr="004F3B18" w:rsidRDefault="00B065C0" w:rsidP="00B065C0">
      <w:pPr>
        <w:rPr>
          <w:rFonts w:ascii="Calibri" w:hAnsi="Calibri" w:cs="Calibri"/>
        </w:rPr>
      </w:pPr>
      <w:r w:rsidRPr="004F3B18">
        <w:rPr>
          <w:rFonts w:ascii="Calibri" w:hAnsi="Calibri" w:cs="Calibri"/>
        </w:rPr>
        <w:t xml:space="preserve">  #Plotting the actual and predicted values of given test data</w:t>
      </w:r>
    </w:p>
    <w:p w14:paraId="2DD473E8" w14:textId="77777777" w:rsidR="00B065C0" w:rsidRPr="004F3B18" w:rsidRDefault="00B065C0" w:rsidP="00B065C0">
      <w:pPr>
        <w:rPr>
          <w:rFonts w:ascii="Calibri" w:hAnsi="Calibri" w:cs="Calibri"/>
        </w:rPr>
      </w:pPr>
      <w:r w:rsidRPr="004F3B18">
        <w:rPr>
          <w:rFonts w:ascii="Calibri" w:hAnsi="Calibri" w:cs="Calibri"/>
        </w:rPr>
        <w:t xml:space="preserve">  plt.figure(figsize=(10,5))</w:t>
      </w:r>
    </w:p>
    <w:p w14:paraId="4A6F5217" w14:textId="77777777" w:rsidR="00B065C0" w:rsidRPr="004F3B18" w:rsidRDefault="00B065C0" w:rsidP="00B065C0">
      <w:pPr>
        <w:rPr>
          <w:rFonts w:ascii="Calibri" w:hAnsi="Calibri" w:cs="Calibri"/>
        </w:rPr>
      </w:pPr>
      <w:r w:rsidRPr="004F3B18">
        <w:rPr>
          <w:rFonts w:ascii="Calibri" w:hAnsi="Calibri" w:cs="Calibri"/>
        </w:rPr>
        <w:t xml:space="preserve">  plt.plot(actual_prices, color='blue', label='Actual '+ticker+' Stock Price')</w:t>
      </w:r>
    </w:p>
    <w:p w14:paraId="2BAD08C9" w14:textId="77777777" w:rsidR="00B065C0" w:rsidRPr="004F3B18" w:rsidRDefault="00B065C0" w:rsidP="00B065C0">
      <w:pPr>
        <w:rPr>
          <w:rFonts w:ascii="Calibri" w:hAnsi="Calibri" w:cs="Calibri"/>
        </w:rPr>
      </w:pPr>
      <w:r w:rsidRPr="004F3B18">
        <w:rPr>
          <w:rFonts w:ascii="Calibri" w:hAnsi="Calibri" w:cs="Calibri"/>
        </w:rPr>
        <w:t xml:space="preserve">  plt.plot(model_predictions, color='green', label='Predicted '+ticker+</w:t>
      </w:r>
    </w:p>
    <w:p w14:paraId="2836C4FD" w14:textId="77777777" w:rsidR="00B065C0" w:rsidRPr="004F3B18" w:rsidRDefault="00B065C0" w:rsidP="00B065C0">
      <w:pPr>
        <w:rPr>
          <w:rFonts w:ascii="Calibri" w:hAnsi="Calibri" w:cs="Calibri"/>
        </w:rPr>
      </w:pPr>
      <w:r w:rsidRPr="004F3B18">
        <w:rPr>
          <w:rFonts w:ascii="Calibri" w:hAnsi="Calibri" w:cs="Calibri"/>
        </w:rPr>
        <w:t xml:space="preserve">           ' Stock Price')</w:t>
      </w:r>
    </w:p>
    <w:p w14:paraId="582FD9B4" w14:textId="77777777" w:rsidR="00B065C0" w:rsidRPr="004F3B18" w:rsidRDefault="00B065C0" w:rsidP="00B065C0">
      <w:pPr>
        <w:rPr>
          <w:rFonts w:ascii="Calibri" w:hAnsi="Calibri" w:cs="Calibri"/>
        </w:rPr>
      </w:pPr>
      <w:r w:rsidRPr="004F3B18">
        <w:rPr>
          <w:rFonts w:ascii="Calibri" w:hAnsi="Calibri" w:cs="Calibri"/>
        </w:rPr>
        <w:t xml:space="preserve">  plt.title(ticker+' Stock Price Prediction')</w:t>
      </w:r>
    </w:p>
    <w:p w14:paraId="3EBFA648" w14:textId="77777777" w:rsidR="00B065C0" w:rsidRPr="004F3B18" w:rsidRDefault="00B065C0" w:rsidP="00B065C0">
      <w:pPr>
        <w:rPr>
          <w:rFonts w:ascii="Calibri" w:hAnsi="Calibri" w:cs="Calibri"/>
        </w:rPr>
      </w:pPr>
      <w:r w:rsidRPr="004F3B18">
        <w:rPr>
          <w:rFonts w:ascii="Calibri" w:hAnsi="Calibri" w:cs="Calibri"/>
        </w:rPr>
        <w:t xml:space="preserve">  plt.xlabel('Forecast/Test index')</w:t>
      </w:r>
    </w:p>
    <w:p w14:paraId="595AF477" w14:textId="77777777" w:rsidR="00B065C0" w:rsidRPr="004F3B18" w:rsidRDefault="00B065C0" w:rsidP="00B065C0">
      <w:pPr>
        <w:rPr>
          <w:rFonts w:ascii="Calibri" w:hAnsi="Calibri" w:cs="Calibri"/>
        </w:rPr>
      </w:pPr>
      <w:r w:rsidRPr="004F3B18">
        <w:rPr>
          <w:rFonts w:ascii="Calibri" w:hAnsi="Calibri" w:cs="Calibri"/>
        </w:rPr>
        <w:t xml:space="preserve">  plt.ylabel(ticker+' Stock Price')</w:t>
      </w:r>
    </w:p>
    <w:p w14:paraId="1161710B" w14:textId="77777777" w:rsidR="00B065C0" w:rsidRPr="004F3B18" w:rsidRDefault="00B065C0" w:rsidP="00B065C0">
      <w:pPr>
        <w:rPr>
          <w:rFonts w:ascii="Calibri" w:hAnsi="Calibri" w:cs="Calibri"/>
        </w:rPr>
      </w:pPr>
      <w:r w:rsidRPr="004F3B18">
        <w:rPr>
          <w:rFonts w:ascii="Calibri" w:hAnsi="Calibri" w:cs="Calibri"/>
        </w:rPr>
        <w:t xml:space="preserve">  plt.legend()</w:t>
      </w:r>
    </w:p>
    <w:p w14:paraId="623A777B" w14:textId="77777777" w:rsidR="00B065C0" w:rsidRPr="004F3B18" w:rsidRDefault="00B065C0" w:rsidP="00B065C0">
      <w:pPr>
        <w:rPr>
          <w:rFonts w:ascii="Calibri" w:hAnsi="Calibri" w:cs="Calibri"/>
        </w:rPr>
      </w:pPr>
      <w:r w:rsidRPr="004F3B18">
        <w:rPr>
          <w:rFonts w:ascii="Calibri" w:hAnsi="Calibri" w:cs="Calibri"/>
        </w:rPr>
        <w:t xml:space="preserve">  plt.show()</w:t>
      </w:r>
    </w:p>
    <w:p w14:paraId="78068445" w14:textId="77777777" w:rsidR="00B065C0" w:rsidRPr="004F3B18" w:rsidRDefault="00B065C0" w:rsidP="00B065C0">
      <w:pPr>
        <w:rPr>
          <w:rFonts w:ascii="Calibri" w:hAnsi="Calibri" w:cs="Calibri"/>
        </w:rPr>
      </w:pPr>
    </w:p>
    <w:p w14:paraId="2D0D3C0F" w14:textId="77777777" w:rsidR="00B065C0" w:rsidRPr="004F3B18" w:rsidRDefault="00B065C0" w:rsidP="00B065C0">
      <w:pPr>
        <w:rPr>
          <w:rFonts w:ascii="Calibri" w:hAnsi="Calibri" w:cs="Calibri"/>
        </w:rPr>
      </w:pPr>
      <w:r w:rsidRPr="004F3B18">
        <w:rPr>
          <w:rFonts w:ascii="Calibri" w:hAnsi="Calibri" w:cs="Calibri"/>
        </w:rPr>
        <w:t xml:space="preserve">  #Evaluating the model prediction perfromance</w:t>
      </w:r>
    </w:p>
    <w:p w14:paraId="6FC5E1FD" w14:textId="77777777" w:rsidR="00B065C0" w:rsidRPr="004F3B18" w:rsidRDefault="00B065C0" w:rsidP="00B065C0">
      <w:pPr>
        <w:rPr>
          <w:rFonts w:ascii="Calibri" w:hAnsi="Calibri" w:cs="Calibri"/>
        </w:rPr>
      </w:pPr>
      <w:r w:rsidRPr="004F3B18">
        <w:rPr>
          <w:rFonts w:ascii="Calibri" w:hAnsi="Calibri" w:cs="Calibri"/>
        </w:rPr>
        <w:t xml:space="preserve">  print('Prediction Performance Metrics on test data:')</w:t>
      </w:r>
    </w:p>
    <w:p w14:paraId="157B9F3F" w14:textId="77777777" w:rsidR="00B065C0" w:rsidRPr="004F3B18" w:rsidRDefault="00B065C0" w:rsidP="00B065C0">
      <w:pPr>
        <w:rPr>
          <w:rFonts w:ascii="Calibri" w:hAnsi="Calibri" w:cs="Calibri"/>
        </w:rPr>
      </w:pPr>
      <w:r w:rsidRPr="004F3B18">
        <w:rPr>
          <w:rFonts w:ascii="Calibri" w:hAnsi="Calibri" w:cs="Calibri"/>
        </w:rPr>
        <w:t xml:space="preserve">  print('MAPE is ', np.round(mape(actual_prices,model_predictions)*100,2),'%')</w:t>
      </w:r>
    </w:p>
    <w:p w14:paraId="429902F0" w14:textId="77777777" w:rsidR="00B065C0" w:rsidRPr="004F3B18" w:rsidRDefault="00B065C0" w:rsidP="00B065C0">
      <w:pPr>
        <w:rPr>
          <w:rFonts w:ascii="Calibri" w:hAnsi="Calibri" w:cs="Calibri"/>
        </w:rPr>
      </w:pPr>
      <w:r w:rsidRPr="004F3B18">
        <w:rPr>
          <w:rFonts w:ascii="Calibri" w:hAnsi="Calibri" w:cs="Calibri"/>
        </w:rPr>
        <w:t xml:space="preserve">  print('R2 Score is ', np.round(r2_score(actual_prices,model_predictions),2))</w:t>
      </w:r>
    </w:p>
    <w:p w14:paraId="03127CDE" w14:textId="77777777" w:rsidR="00B065C0" w:rsidRPr="004F3B18" w:rsidRDefault="00B065C0" w:rsidP="00B065C0">
      <w:pPr>
        <w:rPr>
          <w:rFonts w:ascii="Calibri" w:hAnsi="Calibri" w:cs="Calibri"/>
        </w:rPr>
      </w:pPr>
    </w:p>
    <w:p w14:paraId="774D15A8" w14:textId="77777777" w:rsidR="00B065C0" w:rsidRPr="004F3B18" w:rsidRDefault="00B065C0" w:rsidP="00B065C0">
      <w:pPr>
        <w:rPr>
          <w:rFonts w:ascii="Calibri" w:hAnsi="Calibri" w:cs="Calibri"/>
        </w:rPr>
      </w:pPr>
      <w:r w:rsidRPr="004F3B18">
        <w:rPr>
          <w:rFonts w:ascii="Calibri" w:hAnsi="Calibri" w:cs="Calibri"/>
        </w:rPr>
        <w:t>def forecast(model, data_forecast, test, scaler, look_back, ticker):</w:t>
      </w:r>
    </w:p>
    <w:p w14:paraId="6344B309" w14:textId="77777777" w:rsidR="00B065C0" w:rsidRPr="004F3B18" w:rsidRDefault="00B065C0" w:rsidP="00B065C0">
      <w:pPr>
        <w:rPr>
          <w:rFonts w:ascii="Calibri" w:hAnsi="Calibri" w:cs="Calibri"/>
        </w:rPr>
      </w:pPr>
      <w:r w:rsidRPr="004F3B18">
        <w:rPr>
          <w:rFonts w:ascii="Calibri" w:hAnsi="Calibri" w:cs="Calibri"/>
        </w:rPr>
        <w:t xml:space="preserve">  '''</w:t>
      </w:r>
    </w:p>
    <w:p w14:paraId="5D954B7E" w14:textId="77777777" w:rsidR="00B065C0" w:rsidRPr="004F3B18" w:rsidRDefault="00B065C0" w:rsidP="00B065C0">
      <w:pPr>
        <w:rPr>
          <w:rFonts w:ascii="Calibri" w:hAnsi="Calibri" w:cs="Calibri"/>
        </w:rPr>
      </w:pPr>
      <w:r w:rsidRPr="004F3B18">
        <w:rPr>
          <w:rFonts w:ascii="Calibri" w:hAnsi="Calibri" w:cs="Calibri"/>
        </w:rPr>
        <w:t xml:space="preserve">  This function forecasts the stock close price with the given model and</w:t>
      </w:r>
    </w:p>
    <w:p w14:paraId="437DF7D7" w14:textId="77777777" w:rsidR="00B065C0" w:rsidRPr="004F3B18" w:rsidRDefault="00B065C0" w:rsidP="00B065C0">
      <w:pPr>
        <w:rPr>
          <w:rFonts w:ascii="Calibri" w:hAnsi="Calibri" w:cs="Calibri"/>
        </w:rPr>
      </w:pPr>
      <w:r w:rsidRPr="004F3B18">
        <w:rPr>
          <w:rFonts w:ascii="Calibri" w:hAnsi="Calibri" w:cs="Calibri"/>
        </w:rPr>
        <w:t xml:space="preserve">  evaluates its perfromance with the actual prices.</w:t>
      </w:r>
    </w:p>
    <w:p w14:paraId="5299CF7E" w14:textId="77777777" w:rsidR="00B065C0" w:rsidRPr="004F3B18" w:rsidRDefault="00B065C0" w:rsidP="00B065C0">
      <w:pPr>
        <w:rPr>
          <w:rFonts w:ascii="Calibri" w:hAnsi="Calibri" w:cs="Calibri"/>
        </w:rPr>
      </w:pPr>
    </w:p>
    <w:p w14:paraId="71B9ED30" w14:textId="77777777" w:rsidR="00B065C0" w:rsidRPr="004F3B18" w:rsidRDefault="00B065C0" w:rsidP="00B065C0">
      <w:pPr>
        <w:rPr>
          <w:rFonts w:ascii="Calibri" w:hAnsi="Calibri" w:cs="Calibri"/>
        </w:rPr>
      </w:pPr>
      <w:r w:rsidRPr="004F3B18">
        <w:rPr>
          <w:rFonts w:ascii="Calibri" w:hAnsi="Calibri" w:cs="Calibri"/>
        </w:rPr>
        <w:t xml:space="preserve">  Parameters</w:t>
      </w:r>
    </w:p>
    <w:p w14:paraId="04CD312B" w14:textId="77777777" w:rsidR="00B065C0" w:rsidRPr="004F3B18" w:rsidRDefault="00B065C0" w:rsidP="00B065C0">
      <w:pPr>
        <w:rPr>
          <w:rFonts w:ascii="Calibri" w:hAnsi="Calibri" w:cs="Calibri"/>
        </w:rPr>
      </w:pPr>
      <w:r w:rsidRPr="004F3B18">
        <w:rPr>
          <w:rFonts w:ascii="Calibri" w:hAnsi="Calibri" w:cs="Calibri"/>
        </w:rPr>
        <w:t xml:space="preserve">  ----------</w:t>
      </w:r>
    </w:p>
    <w:p w14:paraId="4EE3F34C" w14:textId="77777777" w:rsidR="00B065C0" w:rsidRPr="004F3B18" w:rsidRDefault="00B065C0" w:rsidP="00B065C0">
      <w:pPr>
        <w:rPr>
          <w:rFonts w:ascii="Calibri" w:hAnsi="Calibri" w:cs="Calibri"/>
        </w:rPr>
      </w:pPr>
      <w:r w:rsidRPr="004F3B18">
        <w:rPr>
          <w:rFonts w:ascii="Calibri" w:hAnsi="Calibri" w:cs="Calibri"/>
        </w:rPr>
        <w:t xml:space="preserve">  model : tensorflow.keras.model</w:t>
      </w:r>
    </w:p>
    <w:p w14:paraId="19F978B0" w14:textId="77777777" w:rsidR="00B065C0" w:rsidRPr="004F3B18" w:rsidRDefault="00B065C0" w:rsidP="00B065C0">
      <w:pPr>
        <w:rPr>
          <w:rFonts w:ascii="Calibri" w:hAnsi="Calibri" w:cs="Calibri"/>
        </w:rPr>
      </w:pPr>
      <w:r w:rsidRPr="004F3B18">
        <w:rPr>
          <w:rFonts w:ascii="Calibri" w:hAnsi="Calibri" w:cs="Calibri"/>
        </w:rPr>
        <w:t xml:space="preserve">      Tensorflow model built.</w:t>
      </w:r>
    </w:p>
    <w:p w14:paraId="1297B5C2" w14:textId="77777777" w:rsidR="00B065C0" w:rsidRPr="004F3B18" w:rsidRDefault="00B065C0" w:rsidP="00B065C0">
      <w:pPr>
        <w:rPr>
          <w:rFonts w:ascii="Calibri" w:hAnsi="Calibri" w:cs="Calibri"/>
        </w:rPr>
      </w:pPr>
      <w:r w:rsidRPr="004F3B18">
        <w:rPr>
          <w:rFonts w:ascii="Calibri" w:hAnsi="Calibri" w:cs="Calibri"/>
        </w:rPr>
        <w:t xml:space="preserve">  data_forecast : numpy.array</w:t>
      </w:r>
    </w:p>
    <w:p w14:paraId="61248155" w14:textId="77777777" w:rsidR="00B065C0" w:rsidRPr="004F3B18" w:rsidRDefault="00B065C0" w:rsidP="00B065C0">
      <w:pPr>
        <w:rPr>
          <w:rFonts w:ascii="Calibri" w:hAnsi="Calibri" w:cs="Calibri"/>
        </w:rPr>
      </w:pPr>
      <w:r w:rsidRPr="004F3B18">
        <w:rPr>
          <w:rFonts w:ascii="Calibri" w:hAnsi="Calibri" w:cs="Calibri"/>
        </w:rPr>
        <w:t xml:space="preserve">      Data gathered to compare with forecast predictions.</w:t>
      </w:r>
    </w:p>
    <w:p w14:paraId="50827A03" w14:textId="77777777" w:rsidR="00B065C0" w:rsidRPr="004F3B18" w:rsidRDefault="00B065C0" w:rsidP="00B065C0">
      <w:pPr>
        <w:rPr>
          <w:rFonts w:ascii="Calibri" w:hAnsi="Calibri" w:cs="Calibri"/>
        </w:rPr>
      </w:pPr>
      <w:r w:rsidRPr="004F3B18">
        <w:rPr>
          <w:rFonts w:ascii="Calibri" w:hAnsi="Calibri" w:cs="Calibri"/>
        </w:rPr>
        <w:t xml:space="preserve">  test : numpy.array</w:t>
      </w:r>
    </w:p>
    <w:p w14:paraId="388FA0A7" w14:textId="77777777" w:rsidR="00B065C0" w:rsidRPr="004F3B18" w:rsidRDefault="00B065C0" w:rsidP="00B065C0">
      <w:pPr>
        <w:rPr>
          <w:rFonts w:ascii="Calibri" w:hAnsi="Calibri" w:cs="Calibri"/>
        </w:rPr>
      </w:pPr>
      <w:r w:rsidRPr="004F3B18">
        <w:rPr>
          <w:rFonts w:ascii="Calibri" w:hAnsi="Calibri" w:cs="Calibri"/>
        </w:rPr>
        <w:t xml:space="preserve">      Scaled test data.</w:t>
      </w:r>
    </w:p>
    <w:p w14:paraId="7912FF28" w14:textId="77777777" w:rsidR="00B065C0" w:rsidRPr="004F3B18" w:rsidRDefault="00B065C0" w:rsidP="00B065C0">
      <w:pPr>
        <w:rPr>
          <w:rFonts w:ascii="Calibri" w:hAnsi="Calibri" w:cs="Calibri"/>
        </w:rPr>
      </w:pPr>
      <w:r w:rsidRPr="004F3B18">
        <w:rPr>
          <w:rFonts w:ascii="Calibri" w:hAnsi="Calibri" w:cs="Calibri"/>
        </w:rPr>
        <w:t xml:space="preserve">  scaler : sklearn.preprocessor</w:t>
      </w:r>
    </w:p>
    <w:p w14:paraId="68D38F39" w14:textId="77777777" w:rsidR="00B065C0" w:rsidRPr="004F3B18" w:rsidRDefault="00B065C0" w:rsidP="00B065C0">
      <w:pPr>
        <w:rPr>
          <w:rFonts w:ascii="Calibri" w:hAnsi="Calibri" w:cs="Calibri"/>
        </w:rPr>
      </w:pPr>
      <w:r w:rsidRPr="004F3B18">
        <w:rPr>
          <w:rFonts w:ascii="Calibri" w:hAnsi="Calibri" w:cs="Calibri"/>
        </w:rPr>
        <w:t xml:space="preserve">      Scaler used to inverse transform the predicted data.</w:t>
      </w:r>
    </w:p>
    <w:p w14:paraId="172A7AEA" w14:textId="77777777" w:rsidR="00B065C0" w:rsidRPr="004F3B18" w:rsidRDefault="00B065C0" w:rsidP="00B065C0">
      <w:pPr>
        <w:rPr>
          <w:rFonts w:ascii="Calibri" w:hAnsi="Calibri" w:cs="Calibri"/>
        </w:rPr>
      </w:pPr>
      <w:r w:rsidRPr="004F3B18">
        <w:rPr>
          <w:rFonts w:ascii="Calibri" w:hAnsi="Calibri" w:cs="Calibri"/>
        </w:rPr>
        <w:t xml:space="preserve">  look_back :</w:t>
      </w:r>
    </w:p>
    <w:p w14:paraId="53BA2A7D" w14:textId="77777777" w:rsidR="00B065C0" w:rsidRPr="004F3B18" w:rsidRDefault="00B065C0" w:rsidP="00B065C0">
      <w:pPr>
        <w:rPr>
          <w:rFonts w:ascii="Calibri" w:hAnsi="Calibri" w:cs="Calibri"/>
        </w:rPr>
      </w:pPr>
      <w:r w:rsidRPr="004F3B18">
        <w:rPr>
          <w:rFonts w:ascii="Calibri" w:hAnsi="Calibri" w:cs="Calibri"/>
        </w:rPr>
        <w:t xml:space="preserve">      Window size to feed the data to model for predicting next day close price.</w:t>
      </w:r>
    </w:p>
    <w:p w14:paraId="27FCE231" w14:textId="77777777" w:rsidR="00B065C0" w:rsidRPr="004F3B18" w:rsidRDefault="00B065C0" w:rsidP="00B065C0">
      <w:pPr>
        <w:rPr>
          <w:rFonts w:ascii="Calibri" w:hAnsi="Calibri" w:cs="Calibri"/>
        </w:rPr>
      </w:pPr>
      <w:r w:rsidRPr="004F3B18">
        <w:rPr>
          <w:rFonts w:ascii="Calibri" w:hAnsi="Calibri" w:cs="Calibri"/>
        </w:rPr>
        <w:t xml:space="preserve">  ticker : STR</w:t>
      </w:r>
    </w:p>
    <w:p w14:paraId="2B7E310B" w14:textId="77777777" w:rsidR="00B065C0" w:rsidRPr="004F3B18" w:rsidRDefault="00B065C0" w:rsidP="00B065C0">
      <w:pPr>
        <w:rPr>
          <w:rFonts w:ascii="Calibri" w:hAnsi="Calibri" w:cs="Calibri"/>
        </w:rPr>
      </w:pPr>
      <w:r w:rsidRPr="004F3B18">
        <w:rPr>
          <w:rFonts w:ascii="Calibri" w:hAnsi="Calibri" w:cs="Calibri"/>
        </w:rPr>
        <w:t xml:space="preserve">      Ticker resembles the stock chosen.</w:t>
      </w:r>
    </w:p>
    <w:p w14:paraId="232C322A" w14:textId="77777777" w:rsidR="00B065C0" w:rsidRPr="004F3B18" w:rsidRDefault="00B065C0" w:rsidP="00B065C0">
      <w:pPr>
        <w:rPr>
          <w:rFonts w:ascii="Calibri" w:hAnsi="Calibri" w:cs="Calibri"/>
        </w:rPr>
      </w:pPr>
      <w:r w:rsidRPr="004F3B18">
        <w:rPr>
          <w:rFonts w:ascii="Calibri" w:hAnsi="Calibri" w:cs="Calibri"/>
        </w:rPr>
        <w:t xml:space="preserve">  '''</w:t>
      </w:r>
    </w:p>
    <w:p w14:paraId="718D2D74" w14:textId="77777777" w:rsidR="00B065C0" w:rsidRPr="004F3B18" w:rsidRDefault="00B065C0" w:rsidP="00B065C0">
      <w:pPr>
        <w:rPr>
          <w:rFonts w:ascii="Calibri" w:hAnsi="Calibri" w:cs="Calibri"/>
        </w:rPr>
      </w:pPr>
      <w:r w:rsidRPr="004F3B18">
        <w:rPr>
          <w:rFonts w:ascii="Calibri" w:hAnsi="Calibri" w:cs="Calibri"/>
        </w:rPr>
        <w:t xml:space="preserve">  #Creating timeseries data from the last look_back days</w:t>
      </w:r>
    </w:p>
    <w:p w14:paraId="50159DD2" w14:textId="77777777" w:rsidR="00B065C0" w:rsidRPr="004F3B18" w:rsidRDefault="00B065C0" w:rsidP="00B065C0">
      <w:pPr>
        <w:rPr>
          <w:rFonts w:ascii="Calibri" w:hAnsi="Calibri" w:cs="Calibri"/>
        </w:rPr>
      </w:pPr>
      <w:r w:rsidRPr="004F3B18">
        <w:rPr>
          <w:rFonts w:ascii="Calibri" w:hAnsi="Calibri" w:cs="Calibri"/>
        </w:rPr>
        <w:t xml:space="preserve">  input_data = test[-look_back:].reshape(1, look_back, 1)</w:t>
      </w:r>
    </w:p>
    <w:p w14:paraId="685463AB" w14:textId="77777777" w:rsidR="00B065C0" w:rsidRPr="004F3B18" w:rsidRDefault="00B065C0" w:rsidP="00B065C0">
      <w:pPr>
        <w:rPr>
          <w:rFonts w:ascii="Calibri" w:hAnsi="Calibri" w:cs="Calibri"/>
        </w:rPr>
      </w:pPr>
    </w:p>
    <w:p w14:paraId="088083EC" w14:textId="77777777" w:rsidR="00B065C0" w:rsidRPr="004F3B18" w:rsidRDefault="00B065C0" w:rsidP="00B065C0">
      <w:pPr>
        <w:rPr>
          <w:rFonts w:ascii="Calibri" w:hAnsi="Calibri" w:cs="Calibri"/>
        </w:rPr>
      </w:pPr>
      <w:r w:rsidRPr="004F3B18">
        <w:rPr>
          <w:rFonts w:ascii="Calibri" w:hAnsi="Calibri" w:cs="Calibri"/>
        </w:rPr>
        <w:t xml:space="preserve">  #Calculating number of days to predict future stock price</w:t>
      </w:r>
    </w:p>
    <w:p w14:paraId="45519E52" w14:textId="77777777" w:rsidR="00B065C0" w:rsidRPr="004F3B18" w:rsidRDefault="00B065C0" w:rsidP="00B065C0">
      <w:pPr>
        <w:rPr>
          <w:rFonts w:ascii="Calibri" w:hAnsi="Calibri" w:cs="Calibri"/>
        </w:rPr>
      </w:pPr>
      <w:r w:rsidRPr="004F3B18">
        <w:rPr>
          <w:rFonts w:ascii="Calibri" w:hAnsi="Calibri" w:cs="Calibri"/>
        </w:rPr>
        <w:lastRenderedPageBreak/>
        <w:t xml:space="preserve">  days_to_predict = len(data_forecast)</w:t>
      </w:r>
    </w:p>
    <w:p w14:paraId="6733825C" w14:textId="77777777" w:rsidR="00B065C0" w:rsidRPr="004F3B18" w:rsidRDefault="00B065C0" w:rsidP="00B065C0">
      <w:pPr>
        <w:rPr>
          <w:rFonts w:ascii="Calibri" w:hAnsi="Calibri" w:cs="Calibri"/>
        </w:rPr>
      </w:pPr>
    </w:p>
    <w:p w14:paraId="3E1CE3B5" w14:textId="77777777" w:rsidR="00B065C0" w:rsidRPr="004F3B18" w:rsidRDefault="00B065C0" w:rsidP="00B065C0">
      <w:pPr>
        <w:rPr>
          <w:rFonts w:ascii="Calibri" w:hAnsi="Calibri" w:cs="Calibri"/>
        </w:rPr>
      </w:pPr>
      <w:r w:rsidRPr="004F3B18">
        <w:rPr>
          <w:rFonts w:ascii="Calibri" w:hAnsi="Calibri" w:cs="Calibri"/>
        </w:rPr>
        <w:t xml:space="preserve">  #List to store the future predictions</w:t>
      </w:r>
    </w:p>
    <w:p w14:paraId="755859E3" w14:textId="77777777" w:rsidR="00B065C0" w:rsidRPr="004F3B18" w:rsidRDefault="00B065C0" w:rsidP="00B065C0">
      <w:pPr>
        <w:rPr>
          <w:rFonts w:ascii="Calibri" w:hAnsi="Calibri" w:cs="Calibri"/>
        </w:rPr>
      </w:pPr>
      <w:r w:rsidRPr="004F3B18">
        <w:rPr>
          <w:rFonts w:ascii="Calibri" w:hAnsi="Calibri" w:cs="Calibri"/>
        </w:rPr>
        <w:t xml:space="preserve">  future_predictions = []</w:t>
      </w:r>
    </w:p>
    <w:p w14:paraId="597D5013" w14:textId="77777777" w:rsidR="00B065C0" w:rsidRPr="004F3B18" w:rsidRDefault="00B065C0" w:rsidP="00B065C0">
      <w:pPr>
        <w:rPr>
          <w:rFonts w:ascii="Calibri" w:hAnsi="Calibri" w:cs="Calibri"/>
        </w:rPr>
      </w:pPr>
    </w:p>
    <w:p w14:paraId="3775D76C" w14:textId="77777777" w:rsidR="00B065C0" w:rsidRPr="004F3B18" w:rsidRDefault="00B065C0" w:rsidP="00B065C0">
      <w:pPr>
        <w:rPr>
          <w:rFonts w:ascii="Calibri" w:hAnsi="Calibri" w:cs="Calibri"/>
        </w:rPr>
      </w:pPr>
      <w:r w:rsidRPr="004F3B18">
        <w:rPr>
          <w:rFonts w:ascii="Calibri" w:hAnsi="Calibri" w:cs="Calibri"/>
        </w:rPr>
        <w:t xml:space="preserve">  for _ in range(days_to_predict):</w:t>
      </w:r>
    </w:p>
    <w:p w14:paraId="3ED62100" w14:textId="77777777" w:rsidR="00B065C0" w:rsidRPr="004F3B18" w:rsidRDefault="00B065C0" w:rsidP="00B065C0">
      <w:pPr>
        <w:rPr>
          <w:rFonts w:ascii="Calibri" w:hAnsi="Calibri" w:cs="Calibri"/>
        </w:rPr>
      </w:pPr>
      <w:r w:rsidRPr="004F3B18">
        <w:rPr>
          <w:rFonts w:ascii="Calibri" w:hAnsi="Calibri" w:cs="Calibri"/>
        </w:rPr>
        <w:t xml:space="preserve">    #Predicting for the next day</w:t>
      </w:r>
    </w:p>
    <w:p w14:paraId="37BCE3E1" w14:textId="77777777" w:rsidR="00B065C0" w:rsidRPr="004F3B18" w:rsidRDefault="00B065C0" w:rsidP="00B065C0">
      <w:pPr>
        <w:rPr>
          <w:rFonts w:ascii="Calibri" w:hAnsi="Calibri" w:cs="Calibri"/>
        </w:rPr>
      </w:pPr>
      <w:r w:rsidRPr="004F3B18">
        <w:rPr>
          <w:rFonts w:ascii="Calibri" w:hAnsi="Calibri" w:cs="Calibri"/>
        </w:rPr>
        <w:t xml:space="preserve">    prediction = model.predict(input_data, verbose = 0)</w:t>
      </w:r>
    </w:p>
    <w:p w14:paraId="647EF146" w14:textId="77777777" w:rsidR="00B065C0" w:rsidRPr="004F3B18" w:rsidRDefault="00B065C0" w:rsidP="00B065C0">
      <w:pPr>
        <w:rPr>
          <w:rFonts w:ascii="Calibri" w:hAnsi="Calibri" w:cs="Calibri"/>
        </w:rPr>
      </w:pPr>
      <w:r w:rsidRPr="004F3B18">
        <w:rPr>
          <w:rFonts w:ascii="Calibri" w:hAnsi="Calibri" w:cs="Calibri"/>
        </w:rPr>
        <w:t xml:space="preserve">    #Appending the prediction</w:t>
      </w:r>
    </w:p>
    <w:p w14:paraId="74FAEFA8" w14:textId="77777777" w:rsidR="00B065C0" w:rsidRPr="004F3B18" w:rsidRDefault="00B065C0" w:rsidP="00B065C0">
      <w:pPr>
        <w:rPr>
          <w:rFonts w:ascii="Calibri" w:hAnsi="Calibri" w:cs="Calibri"/>
        </w:rPr>
      </w:pPr>
      <w:r w:rsidRPr="004F3B18">
        <w:rPr>
          <w:rFonts w:ascii="Calibri" w:hAnsi="Calibri" w:cs="Calibri"/>
        </w:rPr>
        <w:t xml:space="preserve">    future_predictions.append(prediction[0, 0])</w:t>
      </w:r>
    </w:p>
    <w:p w14:paraId="59C8E914" w14:textId="77777777" w:rsidR="00B065C0" w:rsidRPr="004F3B18" w:rsidRDefault="00B065C0" w:rsidP="00B065C0">
      <w:pPr>
        <w:rPr>
          <w:rFonts w:ascii="Calibri" w:hAnsi="Calibri" w:cs="Calibri"/>
        </w:rPr>
      </w:pPr>
      <w:r w:rsidRPr="004F3B18">
        <w:rPr>
          <w:rFonts w:ascii="Calibri" w:hAnsi="Calibri" w:cs="Calibri"/>
        </w:rPr>
        <w:t xml:space="preserve">    #Updating the input data with new prediction</w:t>
      </w:r>
    </w:p>
    <w:p w14:paraId="0BA29795" w14:textId="77777777" w:rsidR="00B065C0" w:rsidRPr="004F3B18" w:rsidRDefault="00B065C0" w:rsidP="00B065C0">
      <w:pPr>
        <w:rPr>
          <w:rFonts w:ascii="Calibri" w:hAnsi="Calibri" w:cs="Calibri"/>
        </w:rPr>
      </w:pPr>
      <w:r w:rsidRPr="004F3B18">
        <w:rPr>
          <w:rFonts w:ascii="Calibri" w:hAnsi="Calibri" w:cs="Calibri"/>
        </w:rPr>
        <w:t xml:space="preserve">    input_data = np.append(input_data[:, 1:, :],</w:t>
      </w:r>
    </w:p>
    <w:p w14:paraId="779DF782" w14:textId="77777777" w:rsidR="00B065C0" w:rsidRPr="004F3B18" w:rsidRDefault="00B065C0" w:rsidP="00B065C0">
      <w:pPr>
        <w:rPr>
          <w:rFonts w:ascii="Calibri" w:hAnsi="Calibri" w:cs="Calibri"/>
        </w:rPr>
      </w:pPr>
      <w:r w:rsidRPr="004F3B18">
        <w:rPr>
          <w:rFonts w:ascii="Calibri" w:hAnsi="Calibri" w:cs="Calibri"/>
        </w:rPr>
        <w:t xml:space="preserve">                             prediction.reshape(1, 1, 1), axis=1)</w:t>
      </w:r>
    </w:p>
    <w:p w14:paraId="022D21E7" w14:textId="77777777" w:rsidR="00B065C0" w:rsidRPr="004F3B18" w:rsidRDefault="00B065C0" w:rsidP="00B065C0">
      <w:pPr>
        <w:rPr>
          <w:rFonts w:ascii="Calibri" w:hAnsi="Calibri" w:cs="Calibri"/>
        </w:rPr>
      </w:pPr>
    </w:p>
    <w:p w14:paraId="187A4F25" w14:textId="77777777" w:rsidR="00B065C0" w:rsidRPr="004F3B18" w:rsidRDefault="00B065C0" w:rsidP="00B065C0">
      <w:pPr>
        <w:rPr>
          <w:rFonts w:ascii="Calibri" w:hAnsi="Calibri" w:cs="Calibri"/>
        </w:rPr>
      </w:pPr>
      <w:r w:rsidRPr="004F3B18">
        <w:rPr>
          <w:rFonts w:ascii="Calibri" w:hAnsi="Calibri" w:cs="Calibri"/>
        </w:rPr>
        <w:t xml:space="preserve">  #Transforming predicted values</w:t>
      </w:r>
    </w:p>
    <w:p w14:paraId="273B0913" w14:textId="77777777" w:rsidR="00B065C0" w:rsidRPr="004F3B18" w:rsidRDefault="00B065C0" w:rsidP="00B065C0">
      <w:pPr>
        <w:rPr>
          <w:rFonts w:ascii="Calibri" w:hAnsi="Calibri" w:cs="Calibri"/>
        </w:rPr>
      </w:pPr>
      <w:r w:rsidRPr="004F3B18">
        <w:rPr>
          <w:rFonts w:ascii="Calibri" w:hAnsi="Calibri" w:cs="Calibri"/>
        </w:rPr>
        <w:t xml:space="preserve">  future_predictions = scaler.inverse_transform(np.array(future_predictions).</w:t>
      </w:r>
    </w:p>
    <w:p w14:paraId="1ED7E516" w14:textId="77777777" w:rsidR="00B065C0" w:rsidRPr="004F3B18" w:rsidRDefault="00B065C0" w:rsidP="00B065C0">
      <w:pPr>
        <w:rPr>
          <w:rFonts w:ascii="Calibri" w:hAnsi="Calibri" w:cs="Calibri"/>
        </w:rPr>
      </w:pPr>
      <w:r w:rsidRPr="004F3B18">
        <w:rPr>
          <w:rFonts w:ascii="Calibri" w:hAnsi="Calibri" w:cs="Calibri"/>
        </w:rPr>
        <w:t xml:space="preserve">                                                  reshape(-1, 1))</w:t>
      </w:r>
    </w:p>
    <w:p w14:paraId="5B7C45E5" w14:textId="77777777" w:rsidR="00B065C0" w:rsidRPr="004F3B18" w:rsidRDefault="00B065C0" w:rsidP="00B065C0">
      <w:pPr>
        <w:rPr>
          <w:rFonts w:ascii="Calibri" w:hAnsi="Calibri" w:cs="Calibri"/>
        </w:rPr>
      </w:pPr>
    </w:p>
    <w:p w14:paraId="49925847" w14:textId="77777777" w:rsidR="00B065C0" w:rsidRPr="004F3B18" w:rsidRDefault="00B065C0" w:rsidP="00B065C0">
      <w:pPr>
        <w:rPr>
          <w:rFonts w:ascii="Calibri" w:hAnsi="Calibri" w:cs="Calibri"/>
        </w:rPr>
      </w:pPr>
      <w:r w:rsidRPr="004F3B18">
        <w:rPr>
          <w:rFonts w:ascii="Calibri" w:hAnsi="Calibri" w:cs="Calibri"/>
        </w:rPr>
        <w:t xml:space="preserve">  #Plotting the actual and forecasted values</w:t>
      </w:r>
    </w:p>
    <w:p w14:paraId="0E517FD3" w14:textId="77777777" w:rsidR="00B065C0" w:rsidRPr="004F3B18" w:rsidRDefault="00B065C0" w:rsidP="00B065C0">
      <w:pPr>
        <w:rPr>
          <w:rFonts w:ascii="Calibri" w:hAnsi="Calibri" w:cs="Calibri"/>
        </w:rPr>
      </w:pPr>
      <w:r w:rsidRPr="004F3B18">
        <w:rPr>
          <w:rFonts w:ascii="Calibri" w:hAnsi="Calibri" w:cs="Calibri"/>
        </w:rPr>
        <w:t xml:space="preserve">  plt.figure(figsize=(10,5))</w:t>
      </w:r>
    </w:p>
    <w:p w14:paraId="67A187EF" w14:textId="77777777" w:rsidR="00B065C0" w:rsidRPr="004F3B18" w:rsidRDefault="00B065C0" w:rsidP="00B065C0">
      <w:pPr>
        <w:rPr>
          <w:rFonts w:ascii="Calibri" w:hAnsi="Calibri" w:cs="Calibri"/>
        </w:rPr>
      </w:pPr>
      <w:r w:rsidRPr="004F3B18">
        <w:rPr>
          <w:rFonts w:ascii="Calibri" w:hAnsi="Calibri" w:cs="Calibri"/>
        </w:rPr>
        <w:t xml:space="preserve">  plt.plot(data_forecast, color='blue', label='Actual '+ticker+' Stock Price')</w:t>
      </w:r>
    </w:p>
    <w:p w14:paraId="3AE8C433" w14:textId="77777777" w:rsidR="00B065C0" w:rsidRPr="004F3B18" w:rsidRDefault="00B065C0" w:rsidP="00B065C0">
      <w:pPr>
        <w:rPr>
          <w:rFonts w:ascii="Calibri" w:hAnsi="Calibri" w:cs="Calibri"/>
        </w:rPr>
      </w:pPr>
      <w:r w:rsidRPr="004F3B18">
        <w:rPr>
          <w:rFonts w:ascii="Calibri" w:hAnsi="Calibri" w:cs="Calibri"/>
        </w:rPr>
        <w:t xml:space="preserve">  plt.plot(future_predictions, color='green',</w:t>
      </w:r>
    </w:p>
    <w:p w14:paraId="0EBBB358" w14:textId="77777777" w:rsidR="00B065C0" w:rsidRPr="004F3B18" w:rsidRDefault="00B065C0" w:rsidP="00B065C0">
      <w:pPr>
        <w:rPr>
          <w:rFonts w:ascii="Calibri" w:hAnsi="Calibri" w:cs="Calibri"/>
        </w:rPr>
      </w:pPr>
      <w:r w:rsidRPr="004F3B18">
        <w:rPr>
          <w:rFonts w:ascii="Calibri" w:hAnsi="Calibri" w:cs="Calibri"/>
        </w:rPr>
        <w:t xml:space="preserve">           label='Forecasted '+ticker+' Stock Price')</w:t>
      </w:r>
    </w:p>
    <w:p w14:paraId="51DBF023" w14:textId="77777777" w:rsidR="00B065C0" w:rsidRPr="004F3B18" w:rsidRDefault="00B065C0" w:rsidP="00B065C0">
      <w:pPr>
        <w:rPr>
          <w:rFonts w:ascii="Calibri" w:hAnsi="Calibri" w:cs="Calibri"/>
        </w:rPr>
      </w:pPr>
      <w:r w:rsidRPr="004F3B18">
        <w:rPr>
          <w:rFonts w:ascii="Calibri" w:hAnsi="Calibri" w:cs="Calibri"/>
        </w:rPr>
        <w:t xml:space="preserve">  plt.title(ticker+' Stock Price Forecast')</w:t>
      </w:r>
    </w:p>
    <w:p w14:paraId="7D985F41" w14:textId="77777777" w:rsidR="00B065C0" w:rsidRPr="004F3B18" w:rsidRDefault="00B065C0" w:rsidP="00B065C0">
      <w:pPr>
        <w:rPr>
          <w:rFonts w:ascii="Calibri" w:hAnsi="Calibri" w:cs="Calibri"/>
        </w:rPr>
      </w:pPr>
      <w:r w:rsidRPr="004F3B18">
        <w:rPr>
          <w:rFonts w:ascii="Calibri" w:hAnsi="Calibri" w:cs="Calibri"/>
        </w:rPr>
        <w:t xml:space="preserve">  plt.xlabel('Forecast/Test index')</w:t>
      </w:r>
    </w:p>
    <w:p w14:paraId="598B3A12" w14:textId="77777777" w:rsidR="00B065C0" w:rsidRPr="004F3B18" w:rsidRDefault="00B065C0" w:rsidP="00B065C0">
      <w:pPr>
        <w:rPr>
          <w:rFonts w:ascii="Calibri" w:hAnsi="Calibri" w:cs="Calibri"/>
        </w:rPr>
      </w:pPr>
      <w:r w:rsidRPr="004F3B18">
        <w:rPr>
          <w:rFonts w:ascii="Calibri" w:hAnsi="Calibri" w:cs="Calibri"/>
        </w:rPr>
        <w:t xml:space="preserve">  plt.ylabel(ticker+' Stock Price')</w:t>
      </w:r>
    </w:p>
    <w:p w14:paraId="4D3FAF50" w14:textId="77777777" w:rsidR="00B065C0" w:rsidRPr="004F3B18" w:rsidRDefault="00B065C0" w:rsidP="00B065C0">
      <w:pPr>
        <w:rPr>
          <w:rFonts w:ascii="Calibri" w:hAnsi="Calibri" w:cs="Calibri"/>
        </w:rPr>
      </w:pPr>
      <w:r w:rsidRPr="004F3B18">
        <w:rPr>
          <w:rFonts w:ascii="Calibri" w:hAnsi="Calibri" w:cs="Calibri"/>
        </w:rPr>
        <w:t xml:space="preserve">  plt.legend()</w:t>
      </w:r>
    </w:p>
    <w:p w14:paraId="1F3563AF" w14:textId="77777777" w:rsidR="00B065C0" w:rsidRPr="004F3B18" w:rsidRDefault="00B065C0" w:rsidP="00B065C0">
      <w:pPr>
        <w:rPr>
          <w:rFonts w:ascii="Calibri" w:hAnsi="Calibri" w:cs="Calibri"/>
        </w:rPr>
      </w:pPr>
      <w:r w:rsidRPr="004F3B18">
        <w:rPr>
          <w:rFonts w:ascii="Calibri" w:hAnsi="Calibri" w:cs="Calibri"/>
        </w:rPr>
        <w:t xml:space="preserve">  plt.show()</w:t>
      </w:r>
    </w:p>
    <w:p w14:paraId="5E3DFF53" w14:textId="77777777" w:rsidR="00B065C0" w:rsidRPr="004F3B18" w:rsidRDefault="00B065C0" w:rsidP="00B065C0">
      <w:pPr>
        <w:rPr>
          <w:rFonts w:ascii="Calibri" w:hAnsi="Calibri" w:cs="Calibri"/>
        </w:rPr>
      </w:pPr>
    </w:p>
    <w:p w14:paraId="0B78E953" w14:textId="77777777" w:rsidR="00B065C0" w:rsidRPr="004F3B18" w:rsidRDefault="00B065C0" w:rsidP="00B065C0">
      <w:pPr>
        <w:rPr>
          <w:rFonts w:ascii="Calibri" w:hAnsi="Calibri" w:cs="Calibri"/>
        </w:rPr>
      </w:pPr>
      <w:r w:rsidRPr="004F3B18">
        <w:rPr>
          <w:rFonts w:ascii="Calibri" w:hAnsi="Calibri" w:cs="Calibri"/>
        </w:rPr>
        <w:t xml:space="preserve">  #Evaluating the model forecast performance for 1 day</w:t>
      </w:r>
    </w:p>
    <w:p w14:paraId="389BC448" w14:textId="77777777" w:rsidR="00B065C0" w:rsidRPr="004F3B18" w:rsidRDefault="00B065C0" w:rsidP="00B065C0">
      <w:pPr>
        <w:rPr>
          <w:rFonts w:ascii="Calibri" w:hAnsi="Calibri" w:cs="Calibri"/>
        </w:rPr>
      </w:pPr>
      <w:r w:rsidRPr="004F3B18">
        <w:rPr>
          <w:rFonts w:ascii="Calibri" w:hAnsi="Calibri" w:cs="Calibri"/>
        </w:rPr>
        <w:t xml:space="preserve">  print('Forecast Performance for 1 day:')</w:t>
      </w:r>
    </w:p>
    <w:p w14:paraId="4AC5E1A9" w14:textId="77777777" w:rsidR="00B065C0" w:rsidRPr="004F3B18" w:rsidRDefault="00B065C0" w:rsidP="00B065C0">
      <w:pPr>
        <w:rPr>
          <w:rFonts w:ascii="Calibri" w:hAnsi="Calibri" w:cs="Calibri"/>
        </w:rPr>
      </w:pPr>
      <w:r w:rsidRPr="004F3B18">
        <w:rPr>
          <w:rFonts w:ascii="Calibri" w:hAnsi="Calibri" w:cs="Calibri"/>
        </w:rPr>
        <w:t xml:space="preserve">  print('MAPE is ',</w:t>
      </w:r>
    </w:p>
    <w:p w14:paraId="246EF2A1" w14:textId="77777777" w:rsidR="00B065C0" w:rsidRPr="004F3B18" w:rsidRDefault="00B065C0" w:rsidP="00B065C0">
      <w:pPr>
        <w:rPr>
          <w:rFonts w:ascii="Calibri" w:hAnsi="Calibri" w:cs="Calibri"/>
        </w:rPr>
      </w:pPr>
      <w:r w:rsidRPr="004F3B18">
        <w:rPr>
          <w:rFonts w:ascii="Calibri" w:hAnsi="Calibri" w:cs="Calibri"/>
        </w:rPr>
        <w:t xml:space="preserve">        np.round(((data_forecast[0]-future_predictions[0])/data_forecast[0]</w:t>
      </w:r>
    </w:p>
    <w:p w14:paraId="4F5EC2FC" w14:textId="77777777" w:rsidR="00B065C0" w:rsidRPr="004F3B18" w:rsidRDefault="00B065C0" w:rsidP="00B065C0">
      <w:pPr>
        <w:rPr>
          <w:rFonts w:ascii="Calibri" w:hAnsi="Calibri" w:cs="Calibri"/>
        </w:rPr>
      </w:pPr>
      <w:r w:rsidRPr="004F3B18">
        <w:rPr>
          <w:rFonts w:ascii="Calibri" w:hAnsi="Calibri" w:cs="Calibri"/>
        </w:rPr>
        <w:t xml:space="preserve">                  )*100,2)[0],'%')</w:t>
      </w:r>
    </w:p>
    <w:p w14:paraId="016B15BE" w14:textId="77777777" w:rsidR="00B065C0" w:rsidRPr="004F3B18" w:rsidRDefault="00B065C0" w:rsidP="00B065C0">
      <w:pPr>
        <w:rPr>
          <w:rFonts w:ascii="Calibri" w:hAnsi="Calibri" w:cs="Calibri"/>
        </w:rPr>
      </w:pPr>
    </w:p>
    <w:p w14:paraId="042DC57C" w14:textId="77777777" w:rsidR="00B065C0" w:rsidRPr="004F3B18" w:rsidRDefault="00B065C0" w:rsidP="00B065C0">
      <w:pPr>
        <w:rPr>
          <w:rFonts w:ascii="Calibri" w:hAnsi="Calibri" w:cs="Calibri"/>
        </w:rPr>
      </w:pPr>
      <w:r w:rsidRPr="004F3B18">
        <w:rPr>
          <w:rFonts w:ascii="Calibri" w:hAnsi="Calibri" w:cs="Calibri"/>
        </w:rPr>
        <w:t xml:space="preserve">  #Evaluating the model forecast performance for 15 days</w:t>
      </w:r>
    </w:p>
    <w:p w14:paraId="6AFDE702" w14:textId="77777777" w:rsidR="00B065C0" w:rsidRPr="004F3B18" w:rsidRDefault="00B065C0" w:rsidP="00B065C0">
      <w:pPr>
        <w:rPr>
          <w:rFonts w:ascii="Calibri" w:hAnsi="Calibri" w:cs="Calibri"/>
        </w:rPr>
      </w:pPr>
      <w:r w:rsidRPr="004F3B18">
        <w:rPr>
          <w:rFonts w:ascii="Calibri" w:hAnsi="Calibri" w:cs="Calibri"/>
        </w:rPr>
        <w:t xml:space="preserve">  print('Forecast Performance for 15 day:')</w:t>
      </w:r>
    </w:p>
    <w:p w14:paraId="29942F92" w14:textId="77777777" w:rsidR="00B065C0" w:rsidRPr="004F3B18" w:rsidRDefault="00B065C0" w:rsidP="00B065C0">
      <w:pPr>
        <w:rPr>
          <w:rFonts w:ascii="Calibri" w:hAnsi="Calibri" w:cs="Calibri"/>
        </w:rPr>
      </w:pPr>
      <w:r w:rsidRPr="004F3B18">
        <w:rPr>
          <w:rFonts w:ascii="Calibri" w:hAnsi="Calibri" w:cs="Calibri"/>
        </w:rPr>
        <w:t xml:space="preserve">  print('MAPE is ', np.round(mape(data_forecast[:15],</w:t>
      </w:r>
    </w:p>
    <w:p w14:paraId="34F1C796" w14:textId="77777777" w:rsidR="00B065C0" w:rsidRPr="004F3B18" w:rsidRDefault="00B065C0" w:rsidP="00B065C0">
      <w:pPr>
        <w:rPr>
          <w:rFonts w:ascii="Calibri" w:hAnsi="Calibri" w:cs="Calibri"/>
        </w:rPr>
      </w:pPr>
      <w:r w:rsidRPr="004F3B18">
        <w:rPr>
          <w:rFonts w:ascii="Calibri" w:hAnsi="Calibri" w:cs="Calibri"/>
        </w:rPr>
        <w:t xml:space="preserve">                                  future_predictions[:15])*100,2),'%')</w:t>
      </w:r>
    </w:p>
    <w:p w14:paraId="3A828D46" w14:textId="77777777" w:rsidR="00B065C0" w:rsidRPr="004F3B18" w:rsidRDefault="00B065C0" w:rsidP="00B065C0">
      <w:pPr>
        <w:rPr>
          <w:rFonts w:ascii="Calibri" w:hAnsi="Calibri" w:cs="Calibri"/>
        </w:rPr>
      </w:pPr>
      <w:r w:rsidRPr="004F3B18">
        <w:rPr>
          <w:rFonts w:ascii="Calibri" w:hAnsi="Calibri" w:cs="Calibri"/>
        </w:rPr>
        <w:t xml:space="preserve">  print('R2 Score is ', np.round(r2_score(data_forecast[:15],</w:t>
      </w:r>
    </w:p>
    <w:p w14:paraId="3D7290B8" w14:textId="77777777" w:rsidR="00B065C0" w:rsidRPr="004F3B18" w:rsidRDefault="00B065C0" w:rsidP="00B065C0">
      <w:pPr>
        <w:rPr>
          <w:rFonts w:ascii="Calibri" w:hAnsi="Calibri" w:cs="Calibri"/>
        </w:rPr>
      </w:pPr>
      <w:r w:rsidRPr="004F3B18">
        <w:rPr>
          <w:rFonts w:ascii="Calibri" w:hAnsi="Calibri" w:cs="Calibri"/>
        </w:rPr>
        <w:t xml:space="preserve">                                          future_predictions[:15]),2))</w:t>
      </w:r>
    </w:p>
    <w:p w14:paraId="6F26B7F6" w14:textId="77777777" w:rsidR="00B065C0" w:rsidRPr="004F3B18" w:rsidRDefault="00B065C0" w:rsidP="00B065C0">
      <w:pPr>
        <w:rPr>
          <w:rFonts w:ascii="Calibri" w:hAnsi="Calibri" w:cs="Calibri"/>
        </w:rPr>
      </w:pPr>
    </w:p>
    <w:p w14:paraId="3B6C3F65" w14:textId="77777777" w:rsidR="00B065C0" w:rsidRPr="004F3B18" w:rsidRDefault="00B065C0" w:rsidP="00B065C0">
      <w:pPr>
        <w:rPr>
          <w:rFonts w:ascii="Calibri" w:hAnsi="Calibri" w:cs="Calibri"/>
        </w:rPr>
      </w:pPr>
      <w:r w:rsidRPr="004F3B18">
        <w:rPr>
          <w:rFonts w:ascii="Calibri" w:hAnsi="Calibri" w:cs="Calibri"/>
        </w:rPr>
        <w:t xml:space="preserve">  #Evaluating the model forecast performance for 30 days</w:t>
      </w:r>
    </w:p>
    <w:p w14:paraId="42C8D63D" w14:textId="77777777" w:rsidR="00B065C0" w:rsidRPr="004F3B18" w:rsidRDefault="00B065C0" w:rsidP="00B065C0">
      <w:pPr>
        <w:rPr>
          <w:rFonts w:ascii="Calibri" w:hAnsi="Calibri" w:cs="Calibri"/>
        </w:rPr>
      </w:pPr>
      <w:r w:rsidRPr="004F3B18">
        <w:rPr>
          <w:rFonts w:ascii="Calibri" w:hAnsi="Calibri" w:cs="Calibri"/>
        </w:rPr>
        <w:t xml:space="preserve">  print('Forecast Performance for 30 day:')</w:t>
      </w:r>
    </w:p>
    <w:p w14:paraId="2DCFC61E" w14:textId="77777777" w:rsidR="00B065C0" w:rsidRPr="004F3B18" w:rsidRDefault="00B065C0" w:rsidP="00B065C0">
      <w:pPr>
        <w:rPr>
          <w:rFonts w:ascii="Calibri" w:hAnsi="Calibri" w:cs="Calibri"/>
        </w:rPr>
      </w:pPr>
      <w:r w:rsidRPr="004F3B18">
        <w:rPr>
          <w:rFonts w:ascii="Calibri" w:hAnsi="Calibri" w:cs="Calibri"/>
        </w:rPr>
        <w:t xml:space="preserve">  print('MAPE is ', np.round(mape(data_forecast[:30],</w:t>
      </w:r>
    </w:p>
    <w:p w14:paraId="16F02C37" w14:textId="77777777" w:rsidR="00B065C0" w:rsidRPr="004F3B18" w:rsidRDefault="00B065C0" w:rsidP="00B065C0">
      <w:pPr>
        <w:rPr>
          <w:rFonts w:ascii="Calibri" w:hAnsi="Calibri" w:cs="Calibri"/>
        </w:rPr>
      </w:pPr>
      <w:r w:rsidRPr="004F3B18">
        <w:rPr>
          <w:rFonts w:ascii="Calibri" w:hAnsi="Calibri" w:cs="Calibri"/>
        </w:rPr>
        <w:t xml:space="preserve">                                  future_predictions[:30])*100,2),'%')</w:t>
      </w:r>
    </w:p>
    <w:p w14:paraId="16DD001E" w14:textId="77777777" w:rsidR="00B065C0" w:rsidRPr="004F3B18" w:rsidRDefault="00B065C0" w:rsidP="00B065C0">
      <w:pPr>
        <w:rPr>
          <w:rFonts w:ascii="Calibri" w:hAnsi="Calibri" w:cs="Calibri"/>
        </w:rPr>
      </w:pPr>
      <w:r w:rsidRPr="004F3B18">
        <w:rPr>
          <w:rFonts w:ascii="Calibri" w:hAnsi="Calibri" w:cs="Calibri"/>
        </w:rPr>
        <w:t xml:space="preserve">  print('R2 Score is ', np.round(r2_score(data_forecast[:30],</w:t>
      </w:r>
    </w:p>
    <w:p w14:paraId="375A32F9" w14:textId="77777777" w:rsidR="00B065C0" w:rsidRPr="004F3B18" w:rsidRDefault="00B065C0" w:rsidP="00B065C0">
      <w:pPr>
        <w:rPr>
          <w:rFonts w:ascii="Calibri" w:hAnsi="Calibri" w:cs="Calibri"/>
        </w:rPr>
      </w:pPr>
      <w:r w:rsidRPr="004F3B18">
        <w:rPr>
          <w:rFonts w:ascii="Calibri" w:hAnsi="Calibri" w:cs="Calibri"/>
        </w:rPr>
        <w:lastRenderedPageBreak/>
        <w:t xml:space="preserve">                                          future_predictions[:30]),2))</w:t>
      </w:r>
    </w:p>
    <w:p w14:paraId="1A625D84" w14:textId="77777777" w:rsidR="00B065C0" w:rsidRPr="004F3B18" w:rsidRDefault="00B065C0" w:rsidP="00B065C0">
      <w:pPr>
        <w:rPr>
          <w:rFonts w:ascii="Calibri" w:hAnsi="Calibri" w:cs="Calibri"/>
        </w:rPr>
      </w:pPr>
    </w:p>
    <w:p w14:paraId="4AAA4960" w14:textId="77777777" w:rsidR="00B065C0" w:rsidRPr="004F3B18" w:rsidRDefault="00B065C0" w:rsidP="00B065C0">
      <w:pPr>
        <w:rPr>
          <w:rFonts w:ascii="Calibri" w:hAnsi="Calibri" w:cs="Calibri"/>
        </w:rPr>
      </w:pPr>
      <w:r w:rsidRPr="004F3B18">
        <w:rPr>
          <w:rFonts w:ascii="Calibri" w:hAnsi="Calibri" w:cs="Calibri"/>
        </w:rPr>
        <w:t>"""###Look Back and Epochs set-up"""</w:t>
      </w:r>
    </w:p>
    <w:p w14:paraId="01CDB91A" w14:textId="77777777" w:rsidR="00B065C0" w:rsidRPr="004F3B18" w:rsidRDefault="00B065C0" w:rsidP="00B065C0">
      <w:pPr>
        <w:rPr>
          <w:rFonts w:ascii="Calibri" w:hAnsi="Calibri" w:cs="Calibri"/>
        </w:rPr>
      </w:pPr>
    </w:p>
    <w:p w14:paraId="4C42CA06" w14:textId="77777777" w:rsidR="00B065C0" w:rsidRPr="004F3B18" w:rsidRDefault="00B065C0" w:rsidP="00B065C0">
      <w:pPr>
        <w:rPr>
          <w:rFonts w:ascii="Calibri" w:hAnsi="Calibri" w:cs="Calibri"/>
        </w:rPr>
      </w:pPr>
      <w:r w:rsidRPr="004F3B18">
        <w:rPr>
          <w:rFonts w:ascii="Calibri" w:hAnsi="Calibri" w:cs="Calibri"/>
        </w:rPr>
        <w:t>#Setting Look Back</w:t>
      </w:r>
    </w:p>
    <w:p w14:paraId="394D2F22" w14:textId="77777777" w:rsidR="00B065C0" w:rsidRPr="004F3B18" w:rsidRDefault="00B065C0" w:rsidP="00B065C0">
      <w:pPr>
        <w:rPr>
          <w:rFonts w:ascii="Calibri" w:hAnsi="Calibri" w:cs="Calibri"/>
        </w:rPr>
      </w:pPr>
      <w:r w:rsidRPr="004F3B18">
        <w:rPr>
          <w:rFonts w:ascii="Calibri" w:hAnsi="Calibri" w:cs="Calibri"/>
        </w:rPr>
        <w:t>look_back = 10</w:t>
      </w:r>
    </w:p>
    <w:p w14:paraId="61160BDC" w14:textId="77777777" w:rsidR="00B065C0" w:rsidRPr="004F3B18" w:rsidRDefault="00B065C0" w:rsidP="00B065C0">
      <w:pPr>
        <w:rPr>
          <w:rFonts w:ascii="Calibri" w:hAnsi="Calibri" w:cs="Calibri"/>
        </w:rPr>
      </w:pPr>
      <w:r w:rsidRPr="004F3B18">
        <w:rPr>
          <w:rFonts w:ascii="Calibri" w:hAnsi="Calibri" w:cs="Calibri"/>
        </w:rPr>
        <w:t>#Setting Epochs</w:t>
      </w:r>
    </w:p>
    <w:p w14:paraId="25D1CEF7" w14:textId="77777777" w:rsidR="00B065C0" w:rsidRPr="004F3B18" w:rsidRDefault="00B065C0" w:rsidP="00B065C0">
      <w:pPr>
        <w:rPr>
          <w:rFonts w:ascii="Calibri" w:hAnsi="Calibri" w:cs="Calibri"/>
        </w:rPr>
      </w:pPr>
      <w:r w:rsidRPr="004F3B18">
        <w:rPr>
          <w:rFonts w:ascii="Calibri" w:hAnsi="Calibri" w:cs="Calibri"/>
        </w:rPr>
        <w:t>epoch = 20</w:t>
      </w:r>
    </w:p>
    <w:p w14:paraId="7CFD9D9D" w14:textId="77777777" w:rsidR="00B065C0" w:rsidRPr="004F3B18" w:rsidRDefault="00B065C0" w:rsidP="00B065C0">
      <w:pPr>
        <w:rPr>
          <w:rFonts w:ascii="Calibri" w:hAnsi="Calibri" w:cs="Calibri"/>
        </w:rPr>
      </w:pPr>
      <w:r w:rsidRPr="004F3B18">
        <w:rPr>
          <w:rFonts w:ascii="Calibri" w:hAnsi="Calibri" w:cs="Calibri"/>
        </w:rPr>
        <w:t>#Setting keras seed</w:t>
      </w:r>
    </w:p>
    <w:p w14:paraId="28947F9B" w14:textId="77777777" w:rsidR="00B065C0" w:rsidRPr="004F3B18" w:rsidRDefault="00B065C0" w:rsidP="00B065C0">
      <w:pPr>
        <w:rPr>
          <w:rFonts w:ascii="Calibri" w:hAnsi="Calibri" w:cs="Calibri"/>
        </w:rPr>
      </w:pPr>
      <w:r w:rsidRPr="004F3B18">
        <w:rPr>
          <w:rFonts w:ascii="Calibri" w:hAnsi="Calibri" w:cs="Calibri"/>
        </w:rPr>
        <w:t>tf.random.set_seed(19)</w:t>
      </w:r>
    </w:p>
    <w:p w14:paraId="63F0229E" w14:textId="77777777" w:rsidR="00B065C0" w:rsidRPr="004F3B18" w:rsidRDefault="00B065C0" w:rsidP="00B065C0">
      <w:pPr>
        <w:rPr>
          <w:rFonts w:ascii="Calibri" w:hAnsi="Calibri" w:cs="Calibri"/>
        </w:rPr>
      </w:pPr>
    </w:p>
    <w:p w14:paraId="0E6CE1EA" w14:textId="77777777" w:rsidR="00B065C0" w:rsidRPr="004F3B18" w:rsidRDefault="00B065C0" w:rsidP="00B065C0">
      <w:pPr>
        <w:rPr>
          <w:rFonts w:ascii="Calibri" w:hAnsi="Calibri" w:cs="Calibri"/>
        </w:rPr>
      </w:pPr>
      <w:r w:rsidRPr="004F3B18">
        <w:rPr>
          <w:rFonts w:ascii="Calibri" w:hAnsi="Calibri" w:cs="Calibri"/>
        </w:rPr>
        <w:t>"""###Data Gathering and Pre-Processing"""</w:t>
      </w:r>
    </w:p>
    <w:p w14:paraId="022391AC" w14:textId="77777777" w:rsidR="00B065C0" w:rsidRPr="004F3B18" w:rsidRDefault="00B065C0" w:rsidP="00B065C0">
      <w:pPr>
        <w:rPr>
          <w:rFonts w:ascii="Calibri" w:hAnsi="Calibri" w:cs="Calibri"/>
        </w:rPr>
      </w:pPr>
    </w:p>
    <w:p w14:paraId="299827C9" w14:textId="77777777" w:rsidR="00B065C0" w:rsidRPr="004F3B18" w:rsidRDefault="00B065C0" w:rsidP="00B065C0">
      <w:pPr>
        <w:rPr>
          <w:rFonts w:ascii="Calibri" w:hAnsi="Calibri" w:cs="Calibri"/>
        </w:rPr>
      </w:pPr>
      <w:r w:rsidRPr="004F3B18">
        <w:rPr>
          <w:rFonts w:ascii="Calibri" w:hAnsi="Calibri" w:cs="Calibri"/>
        </w:rPr>
        <w:t>#BP stock data gathering</w:t>
      </w:r>
    </w:p>
    <w:p w14:paraId="4D3B1B9E" w14:textId="77777777" w:rsidR="00B065C0" w:rsidRPr="004F3B18" w:rsidRDefault="00B065C0" w:rsidP="00B065C0">
      <w:pPr>
        <w:rPr>
          <w:rFonts w:ascii="Calibri" w:hAnsi="Calibri" w:cs="Calibri"/>
        </w:rPr>
      </w:pPr>
      <w:r w:rsidRPr="004F3B18">
        <w:rPr>
          <w:rFonts w:ascii="Calibri" w:hAnsi="Calibri" w:cs="Calibri"/>
        </w:rPr>
        <w:t>bp,bp_forecast = data_download('BP.L', "2014-02-01", "2024-02-01")</w:t>
      </w:r>
    </w:p>
    <w:p w14:paraId="6F9F65D2" w14:textId="77777777" w:rsidR="00B065C0" w:rsidRPr="004F3B18" w:rsidRDefault="00B065C0" w:rsidP="00B065C0">
      <w:pPr>
        <w:rPr>
          <w:rFonts w:ascii="Calibri" w:hAnsi="Calibri" w:cs="Calibri"/>
        </w:rPr>
      </w:pPr>
    </w:p>
    <w:p w14:paraId="511218EE" w14:textId="77777777" w:rsidR="00B065C0" w:rsidRPr="004F3B18" w:rsidRDefault="00B065C0" w:rsidP="00B065C0">
      <w:pPr>
        <w:rPr>
          <w:rFonts w:ascii="Calibri" w:hAnsi="Calibri" w:cs="Calibri"/>
        </w:rPr>
      </w:pPr>
      <w:r w:rsidRPr="004F3B18">
        <w:rPr>
          <w:rFonts w:ascii="Calibri" w:hAnsi="Calibri" w:cs="Calibri"/>
        </w:rPr>
        <w:t>#Scalers, that to be used for scaling BP stock data</w:t>
      </w:r>
    </w:p>
    <w:p w14:paraId="3E53552D" w14:textId="77777777" w:rsidR="00B065C0" w:rsidRPr="004F3B18" w:rsidRDefault="00B065C0" w:rsidP="00B065C0">
      <w:pPr>
        <w:rPr>
          <w:rFonts w:ascii="Calibri" w:hAnsi="Calibri" w:cs="Calibri"/>
        </w:rPr>
      </w:pPr>
      <w:r w:rsidRPr="004F3B18">
        <w:rPr>
          <w:rFonts w:ascii="Calibri" w:hAnsi="Calibri" w:cs="Calibri"/>
        </w:rPr>
        <w:t>bp_scaler_min = MinMaxScaler()</w:t>
      </w:r>
    </w:p>
    <w:p w14:paraId="1DF77CB6" w14:textId="77777777" w:rsidR="00B065C0" w:rsidRPr="004F3B18" w:rsidRDefault="00B065C0" w:rsidP="00B065C0">
      <w:pPr>
        <w:rPr>
          <w:rFonts w:ascii="Calibri" w:hAnsi="Calibri" w:cs="Calibri"/>
        </w:rPr>
      </w:pPr>
      <w:r w:rsidRPr="004F3B18">
        <w:rPr>
          <w:rFonts w:ascii="Calibri" w:hAnsi="Calibri" w:cs="Calibri"/>
        </w:rPr>
        <w:t>bp_scaler_std = StandardScaler()</w:t>
      </w:r>
    </w:p>
    <w:p w14:paraId="3A781208" w14:textId="77777777" w:rsidR="00B065C0" w:rsidRPr="004F3B18" w:rsidRDefault="00B065C0" w:rsidP="00B065C0">
      <w:pPr>
        <w:rPr>
          <w:rFonts w:ascii="Calibri" w:hAnsi="Calibri" w:cs="Calibri"/>
        </w:rPr>
      </w:pPr>
    </w:p>
    <w:p w14:paraId="2B58946D" w14:textId="77777777" w:rsidR="00B065C0" w:rsidRPr="004F3B18" w:rsidRDefault="00B065C0" w:rsidP="00B065C0">
      <w:pPr>
        <w:rPr>
          <w:rFonts w:ascii="Calibri" w:hAnsi="Calibri" w:cs="Calibri"/>
        </w:rPr>
      </w:pPr>
      <w:r w:rsidRPr="004F3B18">
        <w:rPr>
          <w:rFonts w:ascii="Calibri" w:hAnsi="Calibri" w:cs="Calibri"/>
        </w:rPr>
        <w:t>#Generating scaled and timeseries data for training and testing data from BP</w:t>
      </w:r>
    </w:p>
    <w:p w14:paraId="0042D312" w14:textId="77777777" w:rsidR="00B065C0" w:rsidRPr="004F3B18" w:rsidRDefault="00B065C0" w:rsidP="00B065C0">
      <w:pPr>
        <w:rPr>
          <w:rFonts w:ascii="Calibri" w:hAnsi="Calibri" w:cs="Calibri"/>
        </w:rPr>
      </w:pPr>
      <w:r w:rsidRPr="004F3B18">
        <w:rPr>
          <w:rFonts w:ascii="Calibri" w:hAnsi="Calibri" w:cs="Calibri"/>
        </w:rPr>
        <w:t>#stock data.</w:t>
      </w:r>
    </w:p>
    <w:p w14:paraId="1EA8193B" w14:textId="77777777" w:rsidR="00B065C0" w:rsidRPr="004F3B18" w:rsidRDefault="00B065C0" w:rsidP="00B065C0">
      <w:pPr>
        <w:rPr>
          <w:rFonts w:ascii="Calibri" w:hAnsi="Calibri" w:cs="Calibri"/>
        </w:rPr>
      </w:pPr>
      <w:r w:rsidRPr="004F3B18">
        <w:rPr>
          <w:rFonts w:ascii="Calibri" w:hAnsi="Calibri" w:cs="Calibri"/>
        </w:rPr>
        <w:t>bp_train_std, bp_test_std, bp_ts_std, bp_train_ts_std, bp_test_ts_std=train_test_gen(</w:t>
      </w:r>
    </w:p>
    <w:p w14:paraId="31DCAF0C" w14:textId="77777777" w:rsidR="00B065C0" w:rsidRPr="004F3B18" w:rsidRDefault="00B065C0" w:rsidP="00B065C0">
      <w:pPr>
        <w:rPr>
          <w:rFonts w:ascii="Calibri" w:hAnsi="Calibri" w:cs="Calibri"/>
        </w:rPr>
      </w:pPr>
      <w:r w:rsidRPr="004F3B18">
        <w:rPr>
          <w:rFonts w:ascii="Calibri" w:hAnsi="Calibri" w:cs="Calibri"/>
        </w:rPr>
        <w:t xml:space="preserve">    bp, bp_scaler_std, look_back)</w:t>
      </w:r>
    </w:p>
    <w:p w14:paraId="7A343393" w14:textId="77777777" w:rsidR="00B065C0" w:rsidRPr="004F3B18" w:rsidRDefault="00B065C0" w:rsidP="00B065C0">
      <w:pPr>
        <w:rPr>
          <w:rFonts w:ascii="Calibri" w:hAnsi="Calibri" w:cs="Calibri"/>
        </w:rPr>
      </w:pPr>
      <w:r w:rsidRPr="004F3B18">
        <w:rPr>
          <w:rFonts w:ascii="Calibri" w:hAnsi="Calibri" w:cs="Calibri"/>
        </w:rPr>
        <w:t>bp_train_min, bp_test_min, bp_ts_min, bp_train_ts_min, bp_test_ts_min=train_test_gen(</w:t>
      </w:r>
    </w:p>
    <w:p w14:paraId="3FAB94E6" w14:textId="77777777" w:rsidR="00B065C0" w:rsidRPr="004F3B18" w:rsidRDefault="00B065C0" w:rsidP="00B065C0">
      <w:pPr>
        <w:rPr>
          <w:rFonts w:ascii="Calibri" w:hAnsi="Calibri" w:cs="Calibri"/>
        </w:rPr>
      </w:pPr>
      <w:r w:rsidRPr="004F3B18">
        <w:rPr>
          <w:rFonts w:ascii="Calibri" w:hAnsi="Calibri" w:cs="Calibri"/>
        </w:rPr>
        <w:t xml:space="preserve">    bp, bp_scaler_min, look_back)</w:t>
      </w:r>
    </w:p>
    <w:p w14:paraId="347C1731" w14:textId="77777777" w:rsidR="00B065C0" w:rsidRPr="004F3B18" w:rsidRDefault="00B065C0" w:rsidP="00B065C0">
      <w:pPr>
        <w:rPr>
          <w:rFonts w:ascii="Calibri" w:hAnsi="Calibri" w:cs="Calibri"/>
        </w:rPr>
      </w:pPr>
    </w:p>
    <w:p w14:paraId="17929243" w14:textId="77777777" w:rsidR="00B065C0" w:rsidRPr="004F3B18" w:rsidRDefault="00B065C0" w:rsidP="00B065C0">
      <w:pPr>
        <w:rPr>
          <w:rFonts w:ascii="Calibri" w:hAnsi="Calibri" w:cs="Calibri"/>
        </w:rPr>
      </w:pPr>
      <w:r w:rsidRPr="004F3B18">
        <w:rPr>
          <w:rFonts w:ascii="Calibri" w:hAnsi="Calibri" w:cs="Calibri"/>
        </w:rPr>
        <w:t>#Plotting BP performance over last 10 years</w:t>
      </w:r>
    </w:p>
    <w:p w14:paraId="6D01D78C" w14:textId="77777777" w:rsidR="00B065C0" w:rsidRPr="004F3B18" w:rsidRDefault="00B065C0" w:rsidP="00B065C0">
      <w:pPr>
        <w:rPr>
          <w:rFonts w:ascii="Calibri" w:hAnsi="Calibri" w:cs="Calibri"/>
        </w:rPr>
      </w:pPr>
      <w:r w:rsidRPr="004F3B18">
        <w:rPr>
          <w:rFonts w:ascii="Calibri" w:hAnsi="Calibri" w:cs="Calibri"/>
        </w:rPr>
        <w:t>plt.figure(figsize=(10,5))</w:t>
      </w:r>
    </w:p>
    <w:p w14:paraId="7AB71370" w14:textId="77777777" w:rsidR="00B065C0" w:rsidRPr="004F3B18" w:rsidRDefault="00B065C0" w:rsidP="00B065C0">
      <w:pPr>
        <w:rPr>
          <w:rFonts w:ascii="Calibri" w:hAnsi="Calibri" w:cs="Calibri"/>
        </w:rPr>
      </w:pPr>
      <w:r w:rsidRPr="004F3B18">
        <w:rPr>
          <w:rFonts w:ascii="Calibri" w:hAnsi="Calibri" w:cs="Calibri"/>
        </w:rPr>
        <w:t>plt.plot(bp,label='Daily Close Price',color='m')</w:t>
      </w:r>
    </w:p>
    <w:p w14:paraId="5C719A02" w14:textId="77777777" w:rsidR="00B065C0" w:rsidRPr="004F3B18" w:rsidRDefault="00B065C0" w:rsidP="00B065C0">
      <w:pPr>
        <w:rPr>
          <w:rFonts w:ascii="Calibri" w:hAnsi="Calibri" w:cs="Calibri"/>
        </w:rPr>
      </w:pPr>
      <w:r w:rsidRPr="004F3B18">
        <w:rPr>
          <w:rFonts w:ascii="Calibri" w:hAnsi="Calibri" w:cs="Calibri"/>
        </w:rPr>
        <w:t>plt.xlabel('Days from February 2014')</w:t>
      </w:r>
    </w:p>
    <w:p w14:paraId="0D2E3557" w14:textId="77777777" w:rsidR="00B065C0" w:rsidRPr="004F3B18" w:rsidRDefault="00B065C0" w:rsidP="00B065C0">
      <w:pPr>
        <w:rPr>
          <w:rFonts w:ascii="Calibri" w:hAnsi="Calibri" w:cs="Calibri"/>
        </w:rPr>
      </w:pPr>
      <w:r w:rsidRPr="004F3B18">
        <w:rPr>
          <w:rFonts w:ascii="Calibri" w:hAnsi="Calibri" w:cs="Calibri"/>
        </w:rPr>
        <w:t>plt.ylabel('BP Stock Price')</w:t>
      </w:r>
    </w:p>
    <w:p w14:paraId="40C112B0" w14:textId="77777777" w:rsidR="00B065C0" w:rsidRPr="004F3B18" w:rsidRDefault="00B065C0" w:rsidP="00B065C0">
      <w:pPr>
        <w:rPr>
          <w:rFonts w:ascii="Calibri" w:hAnsi="Calibri" w:cs="Calibri"/>
        </w:rPr>
      </w:pPr>
      <w:r w:rsidRPr="004F3B18">
        <w:rPr>
          <w:rFonts w:ascii="Calibri" w:hAnsi="Calibri" w:cs="Calibri"/>
        </w:rPr>
        <w:t>plt.title('BP Stock Performance')</w:t>
      </w:r>
    </w:p>
    <w:p w14:paraId="49F6B9BC" w14:textId="77777777" w:rsidR="00B065C0" w:rsidRPr="004F3B18" w:rsidRDefault="00B065C0" w:rsidP="00B065C0">
      <w:pPr>
        <w:rPr>
          <w:rFonts w:ascii="Calibri" w:hAnsi="Calibri" w:cs="Calibri"/>
        </w:rPr>
      </w:pPr>
      <w:r w:rsidRPr="004F3B18">
        <w:rPr>
          <w:rFonts w:ascii="Calibri" w:hAnsi="Calibri" w:cs="Calibri"/>
        </w:rPr>
        <w:t>plt.legend()</w:t>
      </w:r>
    </w:p>
    <w:p w14:paraId="19404C4C" w14:textId="77777777" w:rsidR="00B065C0" w:rsidRPr="004F3B18" w:rsidRDefault="00B065C0" w:rsidP="00B065C0">
      <w:pPr>
        <w:rPr>
          <w:rFonts w:ascii="Calibri" w:hAnsi="Calibri" w:cs="Calibri"/>
        </w:rPr>
      </w:pPr>
      <w:r w:rsidRPr="004F3B18">
        <w:rPr>
          <w:rFonts w:ascii="Calibri" w:hAnsi="Calibri" w:cs="Calibri"/>
        </w:rPr>
        <w:t>#plt.savefig('bp')</w:t>
      </w:r>
    </w:p>
    <w:p w14:paraId="52BBC1C5" w14:textId="77777777" w:rsidR="00B065C0" w:rsidRPr="004F3B18" w:rsidRDefault="00B065C0" w:rsidP="00B065C0">
      <w:pPr>
        <w:rPr>
          <w:rFonts w:ascii="Calibri" w:hAnsi="Calibri" w:cs="Calibri"/>
        </w:rPr>
      </w:pPr>
      <w:r w:rsidRPr="004F3B18">
        <w:rPr>
          <w:rFonts w:ascii="Calibri" w:hAnsi="Calibri" w:cs="Calibri"/>
        </w:rPr>
        <w:t>plt.show()</w:t>
      </w:r>
    </w:p>
    <w:p w14:paraId="08058B52" w14:textId="77777777" w:rsidR="00B065C0" w:rsidRPr="004F3B18" w:rsidRDefault="00B065C0" w:rsidP="00B065C0">
      <w:pPr>
        <w:rPr>
          <w:rFonts w:ascii="Calibri" w:hAnsi="Calibri" w:cs="Calibri"/>
        </w:rPr>
      </w:pPr>
    </w:p>
    <w:p w14:paraId="57BE79B7" w14:textId="77777777" w:rsidR="00B065C0" w:rsidRPr="004F3B18" w:rsidRDefault="00B065C0" w:rsidP="00B065C0">
      <w:pPr>
        <w:rPr>
          <w:rFonts w:ascii="Calibri" w:hAnsi="Calibri" w:cs="Calibri"/>
        </w:rPr>
      </w:pPr>
      <w:r w:rsidRPr="004F3B18">
        <w:rPr>
          <w:rFonts w:ascii="Calibri" w:hAnsi="Calibri" w:cs="Calibri"/>
        </w:rPr>
        <w:t>#SHEL stock data gathering</w:t>
      </w:r>
    </w:p>
    <w:p w14:paraId="415052C6" w14:textId="77777777" w:rsidR="00B065C0" w:rsidRPr="004F3B18" w:rsidRDefault="00B065C0" w:rsidP="00B065C0">
      <w:pPr>
        <w:rPr>
          <w:rFonts w:ascii="Calibri" w:hAnsi="Calibri" w:cs="Calibri"/>
        </w:rPr>
      </w:pPr>
      <w:r w:rsidRPr="004F3B18">
        <w:rPr>
          <w:rFonts w:ascii="Calibri" w:hAnsi="Calibri" w:cs="Calibri"/>
        </w:rPr>
        <w:t>shel,shel_forecast = data_download('SHEL', "2014-02-01", "2024-02-01")</w:t>
      </w:r>
    </w:p>
    <w:p w14:paraId="418441FB" w14:textId="77777777" w:rsidR="00B065C0" w:rsidRPr="004F3B18" w:rsidRDefault="00B065C0" w:rsidP="00B065C0">
      <w:pPr>
        <w:rPr>
          <w:rFonts w:ascii="Calibri" w:hAnsi="Calibri" w:cs="Calibri"/>
        </w:rPr>
      </w:pPr>
    </w:p>
    <w:p w14:paraId="09E4220A" w14:textId="77777777" w:rsidR="00B065C0" w:rsidRPr="004F3B18" w:rsidRDefault="00B065C0" w:rsidP="00B065C0">
      <w:pPr>
        <w:rPr>
          <w:rFonts w:ascii="Calibri" w:hAnsi="Calibri" w:cs="Calibri"/>
        </w:rPr>
      </w:pPr>
      <w:r w:rsidRPr="004F3B18">
        <w:rPr>
          <w:rFonts w:ascii="Calibri" w:hAnsi="Calibri" w:cs="Calibri"/>
        </w:rPr>
        <w:t>#Scalers, that to be used for scaling SHEL stock data</w:t>
      </w:r>
    </w:p>
    <w:p w14:paraId="0FFA83AC" w14:textId="77777777" w:rsidR="00B065C0" w:rsidRPr="004F3B18" w:rsidRDefault="00B065C0" w:rsidP="00B065C0">
      <w:pPr>
        <w:rPr>
          <w:rFonts w:ascii="Calibri" w:hAnsi="Calibri" w:cs="Calibri"/>
        </w:rPr>
      </w:pPr>
      <w:r w:rsidRPr="004F3B18">
        <w:rPr>
          <w:rFonts w:ascii="Calibri" w:hAnsi="Calibri" w:cs="Calibri"/>
        </w:rPr>
        <w:t>shel_scaler_min = MinMaxScaler()</w:t>
      </w:r>
    </w:p>
    <w:p w14:paraId="189A0D24" w14:textId="77777777" w:rsidR="00B065C0" w:rsidRPr="004F3B18" w:rsidRDefault="00B065C0" w:rsidP="00B065C0">
      <w:pPr>
        <w:rPr>
          <w:rFonts w:ascii="Calibri" w:hAnsi="Calibri" w:cs="Calibri"/>
        </w:rPr>
      </w:pPr>
      <w:r w:rsidRPr="004F3B18">
        <w:rPr>
          <w:rFonts w:ascii="Calibri" w:hAnsi="Calibri" w:cs="Calibri"/>
        </w:rPr>
        <w:t>shel_scaler_std = StandardScaler()</w:t>
      </w:r>
    </w:p>
    <w:p w14:paraId="68F6E5A2" w14:textId="77777777" w:rsidR="00B065C0" w:rsidRPr="004F3B18" w:rsidRDefault="00B065C0" w:rsidP="00B065C0">
      <w:pPr>
        <w:rPr>
          <w:rFonts w:ascii="Calibri" w:hAnsi="Calibri" w:cs="Calibri"/>
        </w:rPr>
      </w:pPr>
    </w:p>
    <w:p w14:paraId="62D46399" w14:textId="77777777" w:rsidR="00B065C0" w:rsidRPr="004F3B18" w:rsidRDefault="00B065C0" w:rsidP="00B065C0">
      <w:pPr>
        <w:rPr>
          <w:rFonts w:ascii="Calibri" w:hAnsi="Calibri" w:cs="Calibri"/>
        </w:rPr>
      </w:pPr>
      <w:r w:rsidRPr="004F3B18">
        <w:rPr>
          <w:rFonts w:ascii="Calibri" w:hAnsi="Calibri" w:cs="Calibri"/>
        </w:rPr>
        <w:t>#Generating scaled and timeseries data for training and testing data from SHEL</w:t>
      </w:r>
    </w:p>
    <w:p w14:paraId="08FDC611" w14:textId="77777777" w:rsidR="00B065C0" w:rsidRPr="004F3B18" w:rsidRDefault="00B065C0" w:rsidP="00B065C0">
      <w:pPr>
        <w:rPr>
          <w:rFonts w:ascii="Calibri" w:hAnsi="Calibri" w:cs="Calibri"/>
        </w:rPr>
      </w:pPr>
      <w:r w:rsidRPr="004F3B18">
        <w:rPr>
          <w:rFonts w:ascii="Calibri" w:hAnsi="Calibri" w:cs="Calibri"/>
        </w:rPr>
        <w:t>#stock data.</w:t>
      </w:r>
    </w:p>
    <w:p w14:paraId="0AA439B8" w14:textId="77777777" w:rsidR="00B065C0" w:rsidRPr="004F3B18" w:rsidRDefault="00B065C0" w:rsidP="00B065C0">
      <w:pPr>
        <w:rPr>
          <w:rFonts w:ascii="Calibri" w:hAnsi="Calibri" w:cs="Calibri"/>
        </w:rPr>
      </w:pPr>
      <w:r w:rsidRPr="004F3B18">
        <w:rPr>
          <w:rFonts w:ascii="Calibri" w:hAnsi="Calibri" w:cs="Calibri"/>
        </w:rPr>
        <w:lastRenderedPageBreak/>
        <w:t>shel_train_std, shel_test_std, shel_ts_std, shel_train_ts_std, shel_test_ts_std = train_test_gen(</w:t>
      </w:r>
    </w:p>
    <w:p w14:paraId="5946FC84" w14:textId="77777777" w:rsidR="00B065C0" w:rsidRPr="004F3B18" w:rsidRDefault="00B065C0" w:rsidP="00B065C0">
      <w:pPr>
        <w:rPr>
          <w:rFonts w:ascii="Calibri" w:hAnsi="Calibri" w:cs="Calibri"/>
        </w:rPr>
      </w:pPr>
      <w:r w:rsidRPr="004F3B18">
        <w:rPr>
          <w:rFonts w:ascii="Calibri" w:hAnsi="Calibri" w:cs="Calibri"/>
        </w:rPr>
        <w:t xml:space="preserve">    shel, shel_scaler_std, look_back)</w:t>
      </w:r>
    </w:p>
    <w:p w14:paraId="13524865" w14:textId="77777777" w:rsidR="00B065C0" w:rsidRPr="004F3B18" w:rsidRDefault="00B065C0" w:rsidP="00B065C0">
      <w:pPr>
        <w:rPr>
          <w:rFonts w:ascii="Calibri" w:hAnsi="Calibri" w:cs="Calibri"/>
        </w:rPr>
      </w:pPr>
      <w:r w:rsidRPr="004F3B18">
        <w:rPr>
          <w:rFonts w:ascii="Calibri" w:hAnsi="Calibri" w:cs="Calibri"/>
        </w:rPr>
        <w:t>shel_train_min, shel_test_min, shel_ts_min, shel_train_ts_min, shel_test_ts_min = train_test_gen(</w:t>
      </w:r>
    </w:p>
    <w:p w14:paraId="56B00882" w14:textId="77777777" w:rsidR="00B065C0" w:rsidRPr="004F3B18" w:rsidRDefault="00B065C0" w:rsidP="00B065C0">
      <w:pPr>
        <w:rPr>
          <w:rFonts w:ascii="Calibri" w:hAnsi="Calibri" w:cs="Calibri"/>
        </w:rPr>
      </w:pPr>
      <w:r w:rsidRPr="004F3B18">
        <w:rPr>
          <w:rFonts w:ascii="Calibri" w:hAnsi="Calibri" w:cs="Calibri"/>
        </w:rPr>
        <w:t xml:space="preserve">    shel, shel_scaler_min, look_back)</w:t>
      </w:r>
    </w:p>
    <w:p w14:paraId="3A433772" w14:textId="77777777" w:rsidR="00B065C0" w:rsidRPr="004F3B18" w:rsidRDefault="00B065C0" w:rsidP="00B065C0">
      <w:pPr>
        <w:rPr>
          <w:rFonts w:ascii="Calibri" w:hAnsi="Calibri" w:cs="Calibri"/>
        </w:rPr>
      </w:pPr>
    </w:p>
    <w:p w14:paraId="3FB2F08C" w14:textId="77777777" w:rsidR="00B065C0" w:rsidRPr="004F3B18" w:rsidRDefault="00B065C0" w:rsidP="00B065C0">
      <w:pPr>
        <w:rPr>
          <w:rFonts w:ascii="Calibri" w:hAnsi="Calibri" w:cs="Calibri"/>
        </w:rPr>
      </w:pPr>
      <w:r w:rsidRPr="004F3B18">
        <w:rPr>
          <w:rFonts w:ascii="Calibri" w:hAnsi="Calibri" w:cs="Calibri"/>
        </w:rPr>
        <w:t>#Plotting SHEL performance over last 10 years</w:t>
      </w:r>
    </w:p>
    <w:p w14:paraId="4EC3066C" w14:textId="77777777" w:rsidR="00B065C0" w:rsidRPr="004F3B18" w:rsidRDefault="00B065C0" w:rsidP="00B065C0">
      <w:pPr>
        <w:rPr>
          <w:rFonts w:ascii="Calibri" w:hAnsi="Calibri" w:cs="Calibri"/>
        </w:rPr>
      </w:pPr>
      <w:r w:rsidRPr="004F3B18">
        <w:rPr>
          <w:rFonts w:ascii="Calibri" w:hAnsi="Calibri" w:cs="Calibri"/>
        </w:rPr>
        <w:t>plt.figure(figsize=(10,5))</w:t>
      </w:r>
    </w:p>
    <w:p w14:paraId="2ADA35BA" w14:textId="77777777" w:rsidR="00B065C0" w:rsidRPr="004F3B18" w:rsidRDefault="00B065C0" w:rsidP="00B065C0">
      <w:pPr>
        <w:rPr>
          <w:rFonts w:ascii="Calibri" w:hAnsi="Calibri" w:cs="Calibri"/>
        </w:rPr>
      </w:pPr>
      <w:r w:rsidRPr="004F3B18">
        <w:rPr>
          <w:rFonts w:ascii="Calibri" w:hAnsi="Calibri" w:cs="Calibri"/>
        </w:rPr>
        <w:t>plt.plot(shel,label='Daily Close Price',color='m')</w:t>
      </w:r>
    </w:p>
    <w:p w14:paraId="104BE7E8" w14:textId="77777777" w:rsidR="00B065C0" w:rsidRPr="004F3B18" w:rsidRDefault="00B065C0" w:rsidP="00B065C0">
      <w:pPr>
        <w:rPr>
          <w:rFonts w:ascii="Calibri" w:hAnsi="Calibri" w:cs="Calibri"/>
        </w:rPr>
      </w:pPr>
      <w:r w:rsidRPr="004F3B18">
        <w:rPr>
          <w:rFonts w:ascii="Calibri" w:hAnsi="Calibri" w:cs="Calibri"/>
        </w:rPr>
        <w:t>plt.xlabel('Days from February 2014')</w:t>
      </w:r>
    </w:p>
    <w:p w14:paraId="4B0C5FC2" w14:textId="77777777" w:rsidR="00B065C0" w:rsidRPr="004F3B18" w:rsidRDefault="00B065C0" w:rsidP="00B065C0">
      <w:pPr>
        <w:rPr>
          <w:rFonts w:ascii="Calibri" w:hAnsi="Calibri" w:cs="Calibri"/>
        </w:rPr>
      </w:pPr>
      <w:r w:rsidRPr="004F3B18">
        <w:rPr>
          <w:rFonts w:ascii="Calibri" w:hAnsi="Calibri" w:cs="Calibri"/>
        </w:rPr>
        <w:t>plt.ylabel('SHEL Stock Price')</w:t>
      </w:r>
    </w:p>
    <w:p w14:paraId="34C28353" w14:textId="77777777" w:rsidR="00B065C0" w:rsidRPr="004F3B18" w:rsidRDefault="00B065C0" w:rsidP="00B065C0">
      <w:pPr>
        <w:rPr>
          <w:rFonts w:ascii="Calibri" w:hAnsi="Calibri" w:cs="Calibri"/>
        </w:rPr>
      </w:pPr>
      <w:r w:rsidRPr="004F3B18">
        <w:rPr>
          <w:rFonts w:ascii="Calibri" w:hAnsi="Calibri" w:cs="Calibri"/>
        </w:rPr>
        <w:t>plt.title('SHEL Stock Performance')</w:t>
      </w:r>
    </w:p>
    <w:p w14:paraId="2534C592" w14:textId="77777777" w:rsidR="00B065C0" w:rsidRPr="004F3B18" w:rsidRDefault="00B065C0" w:rsidP="00B065C0">
      <w:pPr>
        <w:rPr>
          <w:rFonts w:ascii="Calibri" w:hAnsi="Calibri" w:cs="Calibri"/>
        </w:rPr>
      </w:pPr>
      <w:r w:rsidRPr="004F3B18">
        <w:rPr>
          <w:rFonts w:ascii="Calibri" w:hAnsi="Calibri" w:cs="Calibri"/>
        </w:rPr>
        <w:t>plt.legend()</w:t>
      </w:r>
    </w:p>
    <w:p w14:paraId="748C3147" w14:textId="77777777" w:rsidR="00B065C0" w:rsidRPr="004F3B18" w:rsidRDefault="00B065C0" w:rsidP="00B065C0">
      <w:pPr>
        <w:rPr>
          <w:rFonts w:ascii="Calibri" w:hAnsi="Calibri" w:cs="Calibri"/>
        </w:rPr>
      </w:pPr>
      <w:r w:rsidRPr="004F3B18">
        <w:rPr>
          <w:rFonts w:ascii="Calibri" w:hAnsi="Calibri" w:cs="Calibri"/>
        </w:rPr>
        <w:t>#plt.savefig('shel')</w:t>
      </w:r>
    </w:p>
    <w:p w14:paraId="414B5652" w14:textId="77777777" w:rsidR="00B065C0" w:rsidRPr="004F3B18" w:rsidRDefault="00B065C0" w:rsidP="00B065C0">
      <w:pPr>
        <w:rPr>
          <w:rFonts w:ascii="Calibri" w:hAnsi="Calibri" w:cs="Calibri"/>
        </w:rPr>
      </w:pPr>
      <w:r w:rsidRPr="004F3B18">
        <w:rPr>
          <w:rFonts w:ascii="Calibri" w:hAnsi="Calibri" w:cs="Calibri"/>
        </w:rPr>
        <w:t>plt.show()</w:t>
      </w:r>
    </w:p>
    <w:p w14:paraId="023B666D" w14:textId="77777777" w:rsidR="00B065C0" w:rsidRPr="004F3B18" w:rsidRDefault="00B065C0" w:rsidP="00B065C0">
      <w:pPr>
        <w:rPr>
          <w:rFonts w:ascii="Calibri" w:hAnsi="Calibri" w:cs="Calibri"/>
        </w:rPr>
      </w:pPr>
    </w:p>
    <w:p w14:paraId="3BD526E2" w14:textId="77777777" w:rsidR="00B065C0" w:rsidRPr="004F3B18" w:rsidRDefault="00B065C0" w:rsidP="00B065C0">
      <w:pPr>
        <w:rPr>
          <w:rFonts w:ascii="Calibri" w:hAnsi="Calibri" w:cs="Calibri"/>
        </w:rPr>
      </w:pPr>
      <w:r w:rsidRPr="004F3B18">
        <w:rPr>
          <w:rFonts w:ascii="Calibri" w:hAnsi="Calibri" w:cs="Calibri"/>
        </w:rPr>
        <w:t>#XOM stock data gathering</w:t>
      </w:r>
    </w:p>
    <w:p w14:paraId="7B418A49" w14:textId="77777777" w:rsidR="00B065C0" w:rsidRPr="004F3B18" w:rsidRDefault="00B065C0" w:rsidP="00B065C0">
      <w:pPr>
        <w:rPr>
          <w:rFonts w:ascii="Calibri" w:hAnsi="Calibri" w:cs="Calibri"/>
        </w:rPr>
      </w:pPr>
      <w:r w:rsidRPr="004F3B18">
        <w:rPr>
          <w:rFonts w:ascii="Calibri" w:hAnsi="Calibri" w:cs="Calibri"/>
        </w:rPr>
        <w:t>xom,xom_forecast = data_download('XOM', "2014-02-01", "2024-02-01")</w:t>
      </w:r>
    </w:p>
    <w:p w14:paraId="1C630FBA" w14:textId="77777777" w:rsidR="00B065C0" w:rsidRPr="004F3B18" w:rsidRDefault="00B065C0" w:rsidP="00B065C0">
      <w:pPr>
        <w:rPr>
          <w:rFonts w:ascii="Calibri" w:hAnsi="Calibri" w:cs="Calibri"/>
        </w:rPr>
      </w:pPr>
    </w:p>
    <w:p w14:paraId="1F5F1A21" w14:textId="77777777" w:rsidR="00B065C0" w:rsidRPr="004F3B18" w:rsidRDefault="00B065C0" w:rsidP="00B065C0">
      <w:pPr>
        <w:rPr>
          <w:rFonts w:ascii="Calibri" w:hAnsi="Calibri" w:cs="Calibri"/>
        </w:rPr>
      </w:pPr>
      <w:r w:rsidRPr="004F3B18">
        <w:rPr>
          <w:rFonts w:ascii="Calibri" w:hAnsi="Calibri" w:cs="Calibri"/>
        </w:rPr>
        <w:t>#Scalers, that to be used for scaling XOM stock data</w:t>
      </w:r>
    </w:p>
    <w:p w14:paraId="1E7A2960" w14:textId="77777777" w:rsidR="00B065C0" w:rsidRPr="004F3B18" w:rsidRDefault="00B065C0" w:rsidP="00B065C0">
      <w:pPr>
        <w:rPr>
          <w:rFonts w:ascii="Calibri" w:hAnsi="Calibri" w:cs="Calibri"/>
        </w:rPr>
      </w:pPr>
      <w:r w:rsidRPr="004F3B18">
        <w:rPr>
          <w:rFonts w:ascii="Calibri" w:hAnsi="Calibri" w:cs="Calibri"/>
        </w:rPr>
        <w:t>xom_scaler_min = MinMaxScaler()</w:t>
      </w:r>
    </w:p>
    <w:p w14:paraId="4F9202FE" w14:textId="77777777" w:rsidR="00B065C0" w:rsidRPr="004F3B18" w:rsidRDefault="00B065C0" w:rsidP="00B065C0">
      <w:pPr>
        <w:rPr>
          <w:rFonts w:ascii="Calibri" w:hAnsi="Calibri" w:cs="Calibri"/>
        </w:rPr>
      </w:pPr>
      <w:r w:rsidRPr="004F3B18">
        <w:rPr>
          <w:rFonts w:ascii="Calibri" w:hAnsi="Calibri" w:cs="Calibri"/>
        </w:rPr>
        <w:t>xom_scaler_std = StandardScaler()</w:t>
      </w:r>
    </w:p>
    <w:p w14:paraId="2F89B02D" w14:textId="77777777" w:rsidR="00B065C0" w:rsidRPr="004F3B18" w:rsidRDefault="00B065C0" w:rsidP="00B065C0">
      <w:pPr>
        <w:rPr>
          <w:rFonts w:ascii="Calibri" w:hAnsi="Calibri" w:cs="Calibri"/>
        </w:rPr>
      </w:pPr>
    </w:p>
    <w:p w14:paraId="50388963" w14:textId="77777777" w:rsidR="00B065C0" w:rsidRPr="004F3B18" w:rsidRDefault="00B065C0" w:rsidP="00B065C0">
      <w:pPr>
        <w:rPr>
          <w:rFonts w:ascii="Calibri" w:hAnsi="Calibri" w:cs="Calibri"/>
        </w:rPr>
      </w:pPr>
      <w:r w:rsidRPr="004F3B18">
        <w:rPr>
          <w:rFonts w:ascii="Calibri" w:hAnsi="Calibri" w:cs="Calibri"/>
        </w:rPr>
        <w:t>#Generating scaled and timeseries data for training and testing data from XOM</w:t>
      </w:r>
    </w:p>
    <w:p w14:paraId="23FB690B" w14:textId="77777777" w:rsidR="00B065C0" w:rsidRPr="004F3B18" w:rsidRDefault="00B065C0" w:rsidP="00B065C0">
      <w:pPr>
        <w:rPr>
          <w:rFonts w:ascii="Calibri" w:hAnsi="Calibri" w:cs="Calibri"/>
        </w:rPr>
      </w:pPr>
      <w:r w:rsidRPr="004F3B18">
        <w:rPr>
          <w:rFonts w:ascii="Calibri" w:hAnsi="Calibri" w:cs="Calibri"/>
        </w:rPr>
        <w:t>#stock data.</w:t>
      </w:r>
    </w:p>
    <w:p w14:paraId="7EF988CF" w14:textId="77777777" w:rsidR="00B065C0" w:rsidRPr="004F3B18" w:rsidRDefault="00B065C0" w:rsidP="00B065C0">
      <w:pPr>
        <w:rPr>
          <w:rFonts w:ascii="Calibri" w:hAnsi="Calibri" w:cs="Calibri"/>
        </w:rPr>
      </w:pPr>
      <w:r w:rsidRPr="004F3B18">
        <w:rPr>
          <w:rFonts w:ascii="Calibri" w:hAnsi="Calibri" w:cs="Calibri"/>
        </w:rPr>
        <w:t>xom_train_std, xom_test_std, xom_ts_std, xom_train_ts_std, xom_test_ts_std = train_test_gen(</w:t>
      </w:r>
    </w:p>
    <w:p w14:paraId="460267C8" w14:textId="77777777" w:rsidR="00B065C0" w:rsidRPr="004F3B18" w:rsidRDefault="00B065C0" w:rsidP="00B065C0">
      <w:pPr>
        <w:rPr>
          <w:rFonts w:ascii="Calibri" w:hAnsi="Calibri" w:cs="Calibri"/>
        </w:rPr>
      </w:pPr>
      <w:r w:rsidRPr="004F3B18">
        <w:rPr>
          <w:rFonts w:ascii="Calibri" w:hAnsi="Calibri" w:cs="Calibri"/>
        </w:rPr>
        <w:t xml:space="preserve">    xom, xom_scaler_std, look_back)</w:t>
      </w:r>
    </w:p>
    <w:p w14:paraId="655443CA" w14:textId="77777777" w:rsidR="00B065C0" w:rsidRPr="004F3B18" w:rsidRDefault="00B065C0" w:rsidP="00B065C0">
      <w:pPr>
        <w:rPr>
          <w:rFonts w:ascii="Calibri" w:hAnsi="Calibri" w:cs="Calibri"/>
        </w:rPr>
      </w:pPr>
      <w:r w:rsidRPr="004F3B18">
        <w:rPr>
          <w:rFonts w:ascii="Calibri" w:hAnsi="Calibri" w:cs="Calibri"/>
        </w:rPr>
        <w:t>xom_train_min, xom_test_min, xom_ts_min, xom_train_ts_min, xom_test_ts_min = train_test_gen(</w:t>
      </w:r>
    </w:p>
    <w:p w14:paraId="6CB977F1" w14:textId="77777777" w:rsidR="00B065C0" w:rsidRPr="004F3B18" w:rsidRDefault="00B065C0" w:rsidP="00B065C0">
      <w:pPr>
        <w:rPr>
          <w:rFonts w:ascii="Calibri" w:hAnsi="Calibri" w:cs="Calibri"/>
        </w:rPr>
      </w:pPr>
      <w:r w:rsidRPr="004F3B18">
        <w:rPr>
          <w:rFonts w:ascii="Calibri" w:hAnsi="Calibri" w:cs="Calibri"/>
        </w:rPr>
        <w:t xml:space="preserve">    xom, xom_scaler_min, look_back)</w:t>
      </w:r>
    </w:p>
    <w:p w14:paraId="223B5768" w14:textId="77777777" w:rsidR="00B065C0" w:rsidRPr="004F3B18" w:rsidRDefault="00B065C0" w:rsidP="00B065C0">
      <w:pPr>
        <w:rPr>
          <w:rFonts w:ascii="Calibri" w:hAnsi="Calibri" w:cs="Calibri"/>
        </w:rPr>
      </w:pPr>
    </w:p>
    <w:p w14:paraId="5994F830" w14:textId="77777777" w:rsidR="00B065C0" w:rsidRPr="004F3B18" w:rsidRDefault="00B065C0" w:rsidP="00B065C0">
      <w:pPr>
        <w:rPr>
          <w:rFonts w:ascii="Calibri" w:hAnsi="Calibri" w:cs="Calibri"/>
        </w:rPr>
      </w:pPr>
      <w:r w:rsidRPr="004F3B18">
        <w:rPr>
          <w:rFonts w:ascii="Calibri" w:hAnsi="Calibri" w:cs="Calibri"/>
        </w:rPr>
        <w:t>#Plotting XOM performance over last 10 years</w:t>
      </w:r>
    </w:p>
    <w:p w14:paraId="4302273F" w14:textId="77777777" w:rsidR="00B065C0" w:rsidRPr="004F3B18" w:rsidRDefault="00B065C0" w:rsidP="00B065C0">
      <w:pPr>
        <w:rPr>
          <w:rFonts w:ascii="Calibri" w:hAnsi="Calibri" w:cs="Calibri"/>
        </w:rPr>
      </w:pPr>
      <w:r w:rsidRPr="004F3B18">
        <w:rPr>
          <w:rFonts w:ascii="Calibri" w:hAnsi="Calibri" w:cs="Calibri"/>
        </w:rPr>
        <w:t>plt.figure(figsize=(10,5))</w:t>
      </w:r>
    </w:p>
    <w:p w14:paraId="44A8859C" w14:textId="77777777" w:rsidR="00B065C0" w:rsidRPr="004F3B18" w:rsidRDefault="00B065C0" w:rsidP="00B065C0">
      <w:pPr>
        <w:rPr>
          <w:rFonts w:ascii="Calibri" w:hAnsi="Calibri" w:cs="Calibri"/>
        </w:rPr>
      </w:pPr>
      <w:r w:rsidRPr="004F3B18">
        <w:rPr>
          <w:rFonts w:ascii="Calibri" w:hAnsi="Calibri" w:cs="Calibri"/>
        </w:rPr>
        <w:t>plt.plot(xom,label='Daily Close Price',color='m')</w:t>
      </w:r>
    </w:p>
    <w:p w14:paraId="101A96D4" w14:textId="77777777" w:rsidR="00B065C0" w:rsidRPr="004F3B18" w:rsidRDefault="00B065C0" w:rsidP="00B065C0">
      <w:pPr>
        <w:rPr>
          <w:rFonts w:ascii="Calibri" w:hAnsi="Calibri" w:cs="Calibri"/>
        </w:rPr>
      </w:pPr>
      <w:r w:rsidRPr="004F3B18">
        <w:rPr>
          <w:rFonts w:ascii="Calibri" w:hAnsi="Calibri" w:cs="Calibri"/>
        </w:rPr>
        <w:t>plt.xlabel('Days from February 2014')</w:t>
      </w:r>
    </w:p>
    <w:p w14:paraId="6718FEBB" w14:textId="77777777" w:rsidR="00B065C0" w:rsidRPr="004F3B18" w:rsidRDefault="00B065C0" w:rsidP="00B065C0">
      <w:pPr>
        <w:rPr>
          <w:rFonts w:ascii="Calibri" w:hAnsi="Calibri" w:cs="Calibri"/>
        </w:rPr>
      </w:pPr>
      <w:r w:rsidRPr="004F3B18">
        <w:rPr>
          <w:rFonts w:ascii="Calibri" w:hAnsi="Calibri" w:cs="Calibri"/>
        </w:rPr>
        <w:t>plt.ylabel('XOM Stock Price')</w:t>
      </w:r>
    </w:p>
    <w:p w14:paraId="44F14338" w14:textId="77777777" w:rsidR="00B065C0" w:rsidRPr="004F3B18" w:rsidRDefault="00B065C0" w:rsidP="00B065C0">
      <w:pPr>
        <w:rPr>
          <w:rFonts w:ascii="Calibri" w:hAnsi="Calibri" w:cs="Calibri"/>
        </w:rPr>
      </w:pPr>
      <w:r w:rsidRPr="004F3B18">
        <w:rPr>
          <w:rFonts w:ascii="Calibri" w:hAnsi="Calibri" w:cs="Calibri"/>
        </w:rPr>
        <w:t>plt.title('XOM Stock Performance')</w:t>
      </w:r>
    </w:p>
    <w:p w14:paraId="76AC9BC6" w14:textId="77777777" w:rsidR="00B065C0" w:rsidRPr="004F3B18" w:rsidRDefault="00B065C0" w:rsidP="00B065C0">
      <w:pPr>
        <w:rPr>
          <w:rFonts w:ascii="Calibri" w:hAnsi="Calibri" w:cs="Calibri"/>
        </w:rPr>
      </w:pPr>
      <w:r w:rsidRPr="004F3B18">
        <w:rPr>
          <w:rFonts w:ascii="Calibri" w:hAnsi="Calibri" w:cs="Calibri"/>
        </w:rPr>
        <w:t>plt.legend()</w:t>
      </w:r>
    </w:p>
    <w:p w14:paraId="56E0F25D" w14:textId="77777777" w:rsidR="00B065C0" w:rsidRPr="004F3B18" w:rsidRDefault="00B065C0" w:rsidP="00B065C0">
      <w:pPr>
        <w:rPr>
          <w:rFonts w:ascii="Calibri" w:hAnsi="Calibri" w:cs="Calibri"/>
        </w:rPr>
      </w:pPr>
      <w:r w:rsidRPr="004F3B18">
        <w:rPr>
          <w:rFonts w:ascii="Calibri" w:hAnsi="Calibri" w:cs="Calibri"/>
        </w:rPr>
        <w:t>#plt.savefig('xom')</w:t>
      </w:r>
    </w:p>
    <w:p w14:paraId="0EBEC84F" w14:textId="77777777" w:rsidR="00B065C0" w:rsidRPr="004F3B18" w:rsidRDefault="00B065C0" w:rsidP="00B065C0">
      <w:pPr>
        <w:rPr>
          <w:rFonts w:ascii="Calibri" w:hAnsi="Calibri" w:cs="Calibri"/>
        </w:rPr>
      </w:pPr>
      <w:r w:rsidRPr="004F3B18">
        <w:rPr>
          <w:rFonts w:ascii="Calibri" w:hAnsi="Calibri" w:cs="Calibri"/>
        </w:rPr>
        <w:t>plt.show()</w:t>
      </w:r>
    </w:p>
    <w:p w14:paraId="48172F1A" w14:textId="77777777" w:rsidR="00B065C0" w:rsidRPr="004F3B18" w:rsidRDefault="00B065C0" w:rsidP="00B065C0">
      <w:pPr>
        <w:rPr>
          <w:rFonts w:ascii="Calibri" w:hAnsi="Calibri" w:cs="Calibri"/>
        </w:rPr>
      </w:pPr>
    </w:p>
    <w:p w14:paraId="3C76DF53" w14:textId="77777777" w:rsidR="00B065C0" w:rsidRPr="004F3B18" w:rsidRDefault="00B065C0" w:rsidP="00B065C0">
      <w:pPr>
        <w:rPr>
          <w:rFonts w:ascii="Calibri" w:hAnsi="Calibri" w:cs="Calibri"/>
        </w:rPr>
      </w:pPr>
      <w:r w:rsidRPr="004F3B18">
        <w:rPr>
          <w:rFonts w:ascii="Calibri" w:hAnsi="Calibri" w:cs="Calibri"/>
        </w:rPr>
        <w:t>#CVX stock data gathering</w:t>
      </w:r>
    </w:p>
    <w:p w14:paraId="376235B1" w14:textId="77777777" w:rsidR="00B065C0" w:rsidRPr="004F3B18" w:rsidRDefault="00B065C0" w:rsidP="00B065C0">
      <w:pPr>
        <w:rPr>
          <w:rFonts w:ascii="Calibri" w:hAnsi="Calibri" w:cs="Calibri"/>
        </w:rPr>
      </w:pPr>
      <w:r w:rsidRPr="004F3B18">
        <w:rPr>
          <w:rFonts w:ascii="Calibri" w:hAnsi="Calibri" w:cs="Calibri"/>
        </w:rPr>
        <w:t>cvx,cvx_forecast = data_download('CVX', "2014-02-01", "2024-02-01")</w:t>
      </w:r>
    </w:p>
    <w:p w14:paraId="4DB2862A" w14:textId="77777777" w:rsidR="00B065C0" w:rsidRPr="004F3B18" w:rsidRDefault="00B065C0" w:rsidP="00B065C0">
      <w:pPr>
        <w:rPr>
          <w:rFonts w:ascii="Calibri" w:hAnsi="Calibri" w:cs="Calibri"/>
        </w:rPr>
      </w:pPr>
    </w:p>
    <w:p w14:paraId="54D1E24E" w14:textId="77777777" w:rsidR="00B065C0" w:rsidRPr="004F3B18" w:rsidRDefault="00B065C0" w:rsidP="00B065C0">
      <w:pPr>
        <w:rPr>
          <w:rFonts w:ascii="Calibri" w:hAnsi="Calibri" w:cs="Calibri"/>
        </w:rPr>
      </w:pPr>
      <w:r w:rsidRPr="004F3B18">
        <w:rPr>
          <w:rFonts w:ascii="Calibri" w:hAnsi="Calibri" w:cs="Calibri"/>
        </w:rPr>
        <w:t>#Scalers, that to be used for scaling CVX stock data</w:t>
      </w:r>
    </w:p>
    <w:p w14:paraId="12E3BD81" w14:textId="77777777" w:rsidR="00B065C0" w:rsidRPr="004F3B18" w:rsidRDefault="00B065C0" w:rsidP="00B065C0">
      <w:pPr>
        <w:rPr>
          <w:rFonts w:ascii="Calibri" w:hAnsi="Calibri" w:cs="Calibri"/>
        </w:rPr>
      </w:pPr>
      <w:r w:rsidRPr="004F3B18">
        <w:rPr>
          <w:rFonts w:ascii="Calibri" w:hAnsi="Calibri" w:cs="Calibri"/>
        </w:rPr>
        <w:lastRenderedPageBreak/>
        <w:t>cvx_scaler_min = MinMaxScaler()</w:t>
      </w:r>
    </w:p>
    <w:p w14:paraId="45E9B84F" w14:textId="77777777" w:rsidR="00B065C0" w:rsidRPr="004F3B18" w:rsidRDefault="00B065C0" w:rsidP="00B065C0">
      <w:pPr>
        <w:rPr>
          <w:rFonts w:ascii="Calibri" w:hAnsi="Calibri" w:cs="Calibri"/>
        </w:rPr>
      </w:pPr>
      <w:r w:rsidRPr="004F3B18">
        <w:rPr>
          <w:rFonts w:ascii="Calibri" w:hAnsi="Calibri" w:cs="Calibri"/>
        </w:rPr>
        <w:t>cvx_scaler_std = StandardScaler()</w:t>
      </w:r>
    </w:p>
    <w:p w14:paraId="32507C40" w14:textId="77777777" w:rsidR="00B065C0" w:rsidRPr="004F3B18" w:rsidRDefault="00B065C0" w:rsidP="00B065C0">
      <w:pPr>
        <w:rPr>
          <w:rFonts w:ascii="Calibri" w:hAnsi="Calibri" w:cs="Calibri"/>
        </w:rPr>
      </w:pPr>
    </w:p>
    <w:p w14:paraId="54BB7D03" w14:textId="77777777" w:rsidR="00B065C0" w:rsidRPr="004F3B18" w:rsidRDefault="00B065C0" w:rsidP="00B065C0">
      <w:pPr>
        <w:rPr>
          <w:rFonts w:ascii="Calibri" w:hAnsi="Calibri" w:cs="Calibri"/>
        </w:rPr>
      </w:pPr>
      <w:r w:rsidRPr="004F3B18">
        <w:rPr>
          <w:rFonts w:ascii="Calibri" w:hAnsi="Calibri" w:cs="Calibri"/>
        </w:rPr>
        <w:t>#Generating scaled and timeseries data for training and testing data from CVX</w:t>
      </w:r>
    </w:p>
    <w:p w14:paraId="37B7CD28" w14:textId="77777777" w:rsidR="00B065C0" w:rsidRPr="004F3B18" w:rsidRDefault="00B065C0" w:rsidP="00B065C0">
      <w:pPr>
        <w:rPr>
          <w:rFonts w:ascii="Calibri" w:hAnsi="Calibri" w:cs="Calibri"/>
        </w:rPr>
      </w:pPr>
      <w:r w:rsidRPr="004F3B18">
        <w:rPr>
          <w:rFonts w:ascii="Calibri" w:hAnsi="Calibri" w:cs="Calibri"/>
        </w:rPr>
        <w:t>#stock data.</w:t>
      </w:r>
    </w:p>
    <w:p w14:paraId="2146550B" w14:textId="77777777" w:rsidR="00B065C0" w:rsidRPr="004F3B18" w:rsidRDefault="00B065C0" w:rsidP="00B065C0">
      <w:pPr>
        <w:rPr>
          <w:rFonts w:ascii="Calibri" w:hAnsi="Calibri" w:cs="Calibri"/>
        </w:rPr>
      </w:pPr>
      <w:r w:rsidRPr="004F3B18">
        <w:rPr>
          <w:rFonts w:ascii="Calibri" w:hAnsi="Calibri" w:cs="Calibri"/>
        </w:rPr>
        <w:t>cvx_train_std, cvx_test_std, cvx_ts_std, cvx_train_ts_std, cvx_test_ts_std = train_test_gen(</w:t>
      </w:r>
    </w:p>
    <w:p w14:paraId="223954D9" w14:textId="77777777" w:rsidR="00B065C0" w:rsidRPr="004F3B18" w:rsidRDefault="00B065C0" w:rsidP="00B065C0">
      <w:pPr>
        <w:rPr>
          <w:rFonts w:ascii="Calibri" w:hAnsi="Calibri" w:cs="Calibri"/>
        </w:rPr>
      </w:pPr>
      <w:r w:rsidRPr="004F3B18">
        <w:rPr>
          <w:rFonts w:ascii="Calibri" w:hAnsi="Calibri" w:cs="Calibri"/>
        </w:rPr>
        <w:t xml:space="preserve">    cvx, cvx_scaler_std, look_back)</w:t>
      </w:r>
    </w:p>
    <w:p w14:paraId="0C78D81C" w14:textId="77777777" w:rsidR="00B065C0" w:rsidRPr="004F3B18" w:rsidRDefault="00B065C0" w:rsidP="00B065C0">
      <w:pPr>
        <w:rPr>
          <w:rFonts w:ascii="Calibri" w:hAnsi="Calibri" w:cs="Calibri"/>
        </w:rPr>
      </w:pPr>
      <w:r w:rsidRPr="004F3B18">
        <w:rPr>
          <w:rFonts w:ascii="Calibri" w:hAnsi="Calibri" w:cs="Calibri"/>
        </w:rPr>
        <w:t>cvx_train_min, cvx_test_min, cvx_ts_min, cvx_train_ts_min, cvx_test_ts_min = train_test_gen(</w:t>
      </w:r>
    </w:p>
    <w:p w14:paraId="13076465" w14:textId="77777777" w:rsidR="00B065C0" w:rsidRPr="004F3B18" w:rsidRDefault="00B065C0" w:rsidP="00B065C0">
      <w:pPr>
        <w:rPr>
          <w:rFonts w:ascii="Calibri" w:hAnsi="Calibri" w:cs="Calibri"/>
        </w:rPr>
      </w:pPr>
      <w:r w:rsidRPr="004F3B18">
        <w:rPr>
          <w:rFonts w:ascii="Calibri" w:hAnsi="Calibri" w:cs="Calibri"/>
        </w:rPr>
        <w:t xml:space="preserve">    cvx, cvx_scaler_min, look_back)</w:t>
      </w:r>
    </w:p>
    <w:p w14:paraId="1DA32F57" w14:textId="77777777" w:rsidR="00B065C0" w:rsidRPr="004F3B18" w:rsidRDefault="00B065C0" w:rsidP="00B065C0">
      <w:pPr>
        <w:rPr>
          <w:rFonts w:ascii="Calibri" w:hAnsi="Calibri" w:cs="Calibri"/>
        </w:rPr>
      </w:pPr>
    </w:p>
    <w:p w14:paraId="185BDC5F" w14:textId="77777777" w:rsidR="00B065C0" w:rsidRPr="004F3B18" w:rsidRDefault="00B065C0" w:rsidP="00B065C0">
      <w:pPr>
        <w:rPr>
          <w:rFonts w:ascii="Calibri" w:hAnsi="Calibri" w:cs="Calibri"/>
        </w:rPr>
      </w:pPr>
      <w:r w:rsidRPr="004F3B18">
        <w:rPr>
          <w:rFonts w:ascii="Calibri" w:hAnsi="Calibri" w:cs="Calibri"/>
        </w:rPr>
        <w:t>#Plotting CVX performance over last 10 years</w:t>
      </w:r>
    </w:p>
    <w:p w14:paraId="1721F218" w14:textId="77777777" w:rsidR="00B065C0" w:rsidRPr="004F3B18" w:rsidRDefault="00B065C0" w:rsidP="00B065C0">
      <w:pPr>
        <w:rPr>
          <w:rFonts w:ascii="Calibri" w:hAnsi="Calibri" w:cs="Calibri"/>
        </w:rPr>
      </w:pPr>
      <w:r w:rsidRPr="004F3B18">
        <w:rPr>
          <w:rFonts w:ascii="Calibri" w:hAnsi="Calibri" w:cs="Calibri"/>
        </w:rPr>
        <w:t>plt.figure(figsize=(10,5))</w:t>
      </w:r>
    </w:p>
    <w:p w14:paraId="0C51446F" w14:textId="77777777" w:rsidR="00B065C0" w:rsidRPr="004F3B18" w:rsidRDefault="00B065C0" w:rsidP="00B065C0">
      <w:pPr>
        <w:rPr>
          <w:rFonts w:ascii="Calibri" w:hAnsi="Calibri" w:cs="Calibri"/>
        </w:rPr>
      </w:pPr>
      <w:r w:rsidRPr="004F3B18">
        <w:rPr>
          <w:rFonts w:ascii="Calibri" w:hAnsi="Calibri" w:cs="Calibri"/>
        </w:rPr>
        <w:t>plt.plot(cvx,label='Daily Close Price',color='m')</w:t>
      </w:r>
    </w:p>
    <w:p w14:paraId="24BB1544" w14:textId="77777777" w:rsidR="00B065C0" w:rsidRPr="004F3B18" w:rsidRDefault="00B065C0" w:rsidP="00B065C0">
      <w:pPr>
        <w:rPr>
          <w:rFonts w:ascii="Calibri" w:hAnsi="Calibri" w:cs="Calibri"/>
        </w:rPr>
      </w:pPr>
      <w:r w:rsidRPr="004F3B18">
        <w:rPr>
          <w:rFonts w:ascii="Calibri" w:hAnsi="Calibri" w:cs="Calibri"/>
        </w:rPr>
        <w:t>plt.xlabel('Days from February 2014')</w:t>
      </w:r>
    </w:p>
    <w:p w14:paraId="382B9B5C" w14:textId="77777777" w:rsidR="00B065C0" w:rsidRPr="004F3B18" w:rsidRDefault="00B065C0" w:rsidP="00B065C0">
      <w:pPr>
        <w:rPr>
          <w:rFonts w:ascii="Calibri" w:hAnsi="Calibri" w:cs="Calibri"/>
        </w:rPr>
      </w:pPr>
      <w:r w:rsidRPr="004F3B18">
        <w:rPr>
          <w:rFonts w:ascii="Calibri" w:hAnsi="Calibri" w:cs="Calibri"/>
        </w:rPr>
        <w:t>plt.ylabel('CVX Stock Price')</w:t>
      </w:r>
    </w:p>
    <w:p w14:paraId="7BF3E119" w14:textId="77777777" w:rsidR="00B065C0" w:rsidRPr="004F3B18" w:rsidRDefault="00B065C0" w:rsidP="00B065C0">
      <w:pPr>
        <w:rPr>
          <w:rFonts w:ascii="Calibri" w:hAnsi="Calibri" w:cs="Calibri"/>
        </w:rPr>
      </w:pPr>
      <w:r w:rsidRPr="004F3B18">
        <w:rPr>
          <w:rFonts w:ascii="Calibri" w:hAnsi="Calibri" w:cs="Calibri"/>
        </w:rPr>
        <w:t>plt.title('CVX Stock Performance')</w:t>
      </w:r>
    </w:p>
    <w:p w14:paraId="560F83A0" w14:textId="77777777" w:rsidR="00B065C0" w:rsidRPr="004F3B18" w:rsidRDefault="00B065C0" w:rsidP="00B065C0">
      <w:pPr>
        <w:rPr>
          <w:rFonts w:ascii="Calibri" w:hAnsi="Calibri" w:cs="Calibri"/>
        </w:rPr>
      </w:pPr>
      <w:r w:rsidRPr="004F3B18">
        <w:rPr>
          <w:rFonts w:ascii="Calibri" w:hAnsi="Calibri" w:cs="Calibri"/>
        </w:rPr>
        <w:t>plt.legend()</w:t>
      </w:r>
    </w:p>
    <w:p w14:paraId="2C398198" w14:textId="77777777" w:rsidR="00B065C0" w:rsidRPr="004F3B18" w:rsidRDefault="00B065C0" w:rsidP="00B065C0">
      <w:pPr>
        <w:rPr>
          <w:rFonts w:ascii="Calibri" w:hAnsi="Calibri" w:cs="Calibri"/>
        </w:rPr>
      </w:pPr>
      <w:r w:rsidRPr="004F3B18">
        <w:rPr>
          <w:rFonts w:ascii="Calibri" w:hAnsi="Calibri" w:cs="Calibri"/>
        </w:rPr>
        <w:t>#plt.savefig('cvx')</w:t>
      </w:r>
    </w:p>
    <w:p w14:paraId="352D7059" w14:textId="77777777" w:rsidR="00B065C0" w:rsidRPr="004F3B18" w:rsidRDefault="00B065C0" w:rsidP="00B065C0">
      <w:pPr>
        <w:rPr>
          <w:rFonts w:ascii="Calibri" w:hAnsi="Calibri" w:cs="Calibri"/>
        </w:rPr>
      </w:pPr>
      <w:r w:rsidRPr="004F3B18">
        <w:rPr>
          <w:rFonts w:ascii="Calibri" w:hAnsi="Calibri" w:cs="Calibri"/>
        </w:rPr>
        <w:t>plt.show()</w:t>
      </w:r>
    </w:p>
    <w:p w14:paraId="2B3BCECA" w14:textId="77777777" w:rsidR="00B065C0" w:rsidRPr="004F3B18" w:rsidRDefault="00B065C0" w:rsidP="00B065C0">
      <w:pPr>
        <w:rPr>
          <w:rFonts w:ascii="Calibri" w:hAnsi="Calibri" w:cs="Calibri"/>
        </w:rPr>
      </w:pPr>
    </w:p>
    <w:p w14:paraId="3078E7A9" w14:textId="77777777" w:rsidR="00B065C0" w:rsidRPr="004F3B18" w:rsidRDefault="00B065C0" w:rsidP="00B065C0">
      <w:pPr>
        <w:rPr>
          <w:rFonts w:ascii="Calibri" w:hAnsi="Calibri" w:cs="Calibri"/>
        </w:rPr>
      </w:pPr>
      <w:r w:rsidRPr="004F3B18">
        <w:rPr>
          <w:rFonts w:ascii="Calibri" w:hAnsi="Calibri" w:cs="Calibri"/>
        </w:rPr>
        <w:t>"""###Model-1 building and evaluation"""</w:t>
      </w:r>
    </w:p>
    <w:p w14:paraId="295C14CA" w14:textId="77777777" w:rsidR="00B065C0" w:rsidRPr="004F3B18" w:rsidRDefault="00B065C0" w:rsidP="00B065C0">
      <w:pPr>
        <w:rPr>
          <w:rFonts w:ascii="Calibri" w:hAnsi="Calibri" w:cs="Calibri"/>
        </w:rPr>
      </w:pPr>
    </w:p>
    <w:p w14:paraId="4C964D6B" w14:textId="77777777" w:rsidR="00B065C0" w:rsidRPr="004F3B18" w:rsidRDefault="00B065C0" w:rsidP="00B065C0">
      <w:pPr>
        <w:rPr>
          <w:rFonts w:ascii="Calibri" w:hAnsi="Calibri" w:cs="Calibri"/>
        </w:rPr>
      </w:pPr>
      <w:r w:rsidRPr="004F3B18">
        <w:rPr>
          <w:rFonts w:ascii="Calibri" w:hAnsi="Calibri" w:cs="Calibri"/>
        </w:rPr>
        <w:t>#LSTM model</w:t>
      </w:r>
    </w:p>
    <w:p w14:paraId="3D24D903" w14:textId="77777777" w:rsidR="00B065C0" w:rsidRPr="004F3B18" w:rsidRDefault="00B065C0" w:rsidP="00B065C0">
      <w:pPr>
        <w:rPr>
          <w:rFonts w:ascii="Calibri" w:hAnsi="Calibri" w:cs="Calibri"/>
        </w:rPr>
      </w:pPr>
      <w:r w:rsidRPr="004F3B18">
        <w:rPr>
          <w:rFonts w:ascii="Calibri" w:hAnsi="Calibri" w:cs="Calibri"/>
        </w:rPr>
        <w:t>model_1 = Sequential()</w:t>
      </w:r>
    </w:p>
    <w:p w14:paraId="49A62B72" w14:textId="77777777" w:rsidR="00B065C0" w:rsidRPr="004F3B18" w:rsidRDefault="00B065C0" w:rsidP="00B065C0">
      <w:pPr>
        <w:rPr>
          <w:rFonts w:ascii="Calibri" w:hAnsi="Calibri" w:cs="Calibri"/>
        </w:rPr>
      </w:pPr>
      <w:r w:rsidRPr="004F3B18">
        <w:rPr>
          <w:rFonts w:ascii="Calibri" w:hAnsi="Calibri" w:cs="Calibri"/>
        </w:rPr>
        <w:t>model_1.add(LSTM(units=50,activation='sigmoid', return_sequences=True,</w:t>
      </w:r>
    </w:p>
    <w:p w14:paraId="06DD88B6" w14:textId="77777777" w:rsidR="00B065C0" w:rsidRPr="004F3B18" w:rsidRDefault="00B065C0" w:rsidP="00B065C0">
      <w:pPr>
        <w:rPr>
          <w:rFonts w:ascii="Calibri" w:hAnsi="Calibri" w:cs="Calibri"/>
        </w:rPr>
      </w:pPr>
      <w:r w:rsidRPr="004F3B18">
        <w:rPr>
          <w:rFonts w:ascii="Calibri" w:hAnsi="Calibri" w:cs="Calibri"/>
        </w:rPr>
        <w:t xml:space="preserve">                    input_shape=(look_back, 1)))</w:t>
      </w:r>
    </w:p>
    <w:p w14:paraId="7BD26EDA" w14:textId="77777777" w:rsidR="00B065C0" w:rsidRPr="004F3B18" w:rsidRDefault="00B065C0" w:rsidP="00B065C0">
      <w:pPr>
        <w:rPr>
          <w:rFonts w:ascii="Calibri" w:hAnsi="Calibri" w:cs="Calibri"/>
        </w:rPr>
      </w:pPr>
      <w:r w:rsidRPr="004F3B18">
        <w:rPr>
          <w:rFonts w:ascii="Calibri" w:hAnsi="Calibri" w:cs="Calibri"/>
        </w:rPr>
        <w:t>model_1.add(LSTM(units=50,activation='sigmoid', return_sequences=True))</w:t>
      </w:r>
    </w:p>
    <w:p w14:paraId="52F39F00" w14:textId="77777777" w:rsidR="00B065C0" w:rsidRPr="004F3B18" w:rsidRDefault="00B065C0" w:rsidP="00B065C0">
      <w:pPr>
        <w:rPr>
          <w:rFonts w:ascii="Calibri" w:hAnsi="Calibri" w:cs="Calibri"/>
        </w:rPr>
      </w:pPr>
      <w:r w:rsidRPr="004F3B18">
        <w:rPr>
          <w:rFonts w:ascii="Calibri" w:hAnsi="Calibri" w:cs="Calibri"/>
        </w:rPr>
        <w:t>model_1.add(LSTM(units=25, return_sequences=True))</w:t>
      </w:r>
    </w:p>
    <w:p w14:paraId="67279BF0" w14:textId="77777777" w:rsidR="00B065C0" w:rsidRPr="004F3B18" w:rsidRDefault="00B065C0" w:rsidP="00B065C0">
      <w:pPr>
        <w:rPr>
          <w:rFonts w:ascii="Calibri" w:hAnsi="Calibri" w:cs="Calibri"/>
        </w:rPr>
      </w:pPr>
      <w:r w:rsidRPr="004F3B18">
        <w:rPr>
          <w:rFonts w:ascii="Calibri" w:hAnsi="Calibri" w:cs="Calibri"/>
        </w:rPr>
        <w:t>model_1.add(LSTM(units=10))</w:t>
      </w:r>
    </w:p>
    <w:p w14:paraId="75963754" w14:textId="77777777" w:rsidR="00B065C0" w:rsidRPr="004F3B18" w:rsidRDefault="00B065C0" w:rsidP="00B065C0">
      <w:pPr>
        <w:rPr>
          <w:rFonts w:ascii="Calibri" w:hAnsi="Calibri" w:cs="Calibri"/>
        </w:rPr>
      </w:pPr>
      <w:r w:rsidRPr="004F3B18">
        <w:rPr>
          <w:rFonts w:ascii="Calibri" w:hAnsi="Calibri" w:cs="Calibri"/>
        </w:rPr>
        <w:t>model_1.add(Dense(1))</w:t>
      </w:r>
    </w:p>
    <w:p w14:paraId="1ED575FF" w14:textId="77777777" w:rsidR="00B065C0" w:rsidRPr="004F3B18" w:rsidRDefault="00B065C0" w:rsidP="00B065C0">
      <w:pPr>
        <w:rPr>
          <w:rFonts w:ascii="Calibri" w:hAnsi="Calibri" w:cs="Calibri"/>
        </w:rPr>
      </w:pPr>
    </w:p>
    <w:p w14:paraId="7E1C8170" w14:textId="77777777" w:rsidR="00B065C0" w:rsidRPr="004F3B18" w:rsidRDefault="00B065C0" w:rsidP="00B065C0">
      <w:pPr>
        <w:rPr>
          <w:rFonts w:ascii="Calibri" w:hAnsi="Calibri" w:cs="Calibri"/>
        </w:rPr>
      </w:pPr>
      <w:r w:rsidRPr="004F3B18">
        <w:rPr>
          <w:rFonts w:ascii="Calibri" w:hAnsi="Calibri" w:cs="Calibri"/>
        </w:rPr>
        <w:t>#Compiling model-1</w:t>
      </w:r>
    </w:p>
    <w:p w14:paraId="269EA2AB" w14:textId="77777777" w:rsidR="00B065C0" w:rsidRPr="004F3B18" w:rsidRDefault="00B065C0" w:rsidP="00B065C0">
      <w:pPr>
        <w:rPr>
          <w:rFonts w:ascii="Calibri" w:hAnsi="Calibri" w:cs="Calibri"/>
        </w:rPr>
      </w:pPr>
      <w:r w:rsidRPr="004F3B18">
        <w:rPr>
          <w:rFonts w:ascii="Calibri" w:hAnsi="Calibri" w:cs="Calibri"/>
        </w:rPr>
        <w:t>model_1.compile(optimizer='adam', loss='mean_squared_error')</w:t>
      </w:r>
    </w:p>
    <w:p w14:paraId="2ED35310" w14:textId="77777777" w:rsidR="00B065C0" w:rsidRPr="004F3B18" w:rsidRDefault="00B065C0" w:rsidP="00B065C0">
      <w:pPr>
        <w:rPr>
          <w:rFonts w:ascii="Calibri" w:hAnsi="Calibri" w:cs="Calibri"/>
        </w:rPr>
      </w:pPr>
    </w:p>
    <w:p w14:paraId="7C265796" w14:textId="77777777" w:rsidR="00B065C0" w:rsidRPr="004F3B18" w:rsidRDefault="00B065C0" w:rsidP="00B065C0">
      <w:pPr>
        <w:rPr>
          <w:rFonts w:ascii="Calibri" w:hAnsi="Calibri" w:cs="Calibri"/>
        </w:rPr>
      </w:pPr>
      <w:r w:rsidRPr="004F3B18">
        <w:rPr>
          <w:rFonts w:ascii="Calibri" w:hAnsi="Calibri" w:cs="Calibri"/>
        </w:rPr>
        <w:t>#Plotting model summary and the model</w:t>
      </w:r>
    </w:p>
    <w:p w14:paraId="65FB2055" w14:textId="77777777" w:rsidR="00B065C0" w:rsidRPr="004F3B18" w:rsidRDefault="00B065C0" w:rsidP="00B065C0">
      <w:pPr>
        <w:rPr>
          <w:rFonts w:ascii="Calibri" w:hAnsi="Calibri" w:cs="Calibri"/>
        </w:rPr>
      </w:pPr>
      <w:r w:rsidRPr="004F3B18">
        <w:rPr>
          <w:rFonts w:ascii="Calibri" w:hAnsi="Calibri" w:cs="Calibri"/>
        </w:rPr>
        <w:t>model_1.summary()</w:t>
      </w:r>
    </w:p>
    <w:p w14:paraId="6E144D0B" w14:textId="77777777" w:rsidR="00B065C0" w:rsidRPr="004F3B18" w:rsidRDefault="00B065C0" w:rsidP="00B065C0">
      <w:pPr>
        <w:rPr>
          <w:rFonts w:ascii="Calibri" w:hAnsi="Calibri" w:cs="Calibri"/>
        </w:rPr>
      </w:pPr>
      <w:r w:rsidRPr="004F3B18">
        <w:rPr>
          <w:rFonts w:ascii="Calibri" w:hAnsi="Calibri" w:cs="Calibri"/>
        </w:rPr>
        <w:t>plot_model(model_1)</w:t>
      </w:r>
    </w:p>
    <w:p w14:paraId="1BDC9BFB" w14:textId="77777777" w:rsidR="00B065C0" w:rsidRPr="004F3B18" w:rsidRDefault="00B065C0" w:rsidP="00B065C0">
      <w:pPr>
        <w:rPr>
          <w:rFonts w:ascii="Calibri" w:hAnsi="Calibri" w:cs="Calibri"/>
        </w:rPr>
      </w:pPr>
    </w:p>
    <w:p w14:paraId="79589EC2" w14:textId="77777777" w:rsidR="00B065C0" w:rsidRPr="004F3B18" w:rsidRDefault="00B065C0" w:rsidP="00B065C0">
      <w:pPr>
        <w:rPr>
          <w:rFonts w:ascii="Calibri" w:hAnsi="Calibri" w:cs="Calibri"/>
        </w:rPr>
      </w:pPr>
      <w:r w:rsidRPr="004F3B18">
        <w:rPr>
          <w:rFonts w:ascii="Calibri" w:hAnsi="Calibri" w:cs="Calibri"/>
        </w:rPr>
        <w:t>#Compiling the model</w:t>
      </w:r>
    </w:p>
    <w:p w14:paraId="57CF699E" w14:textId="77777777" w:rsidR="00B065C0" w:rsidRPr="004F3B18" w:rsidRDefault="00B065C0" w:rsidP="00B065C0">
      <w:pPr>
        <w:rPr>
          <w:rFonts w:ascii="Calibri" w:hAnsi="Calibri" w:cs="Calibri"/>
        </w:rPr>
      </w:pPr>
      <w:r w:rsidRPr="004F3B18">
        <w:rPr>
          <w:rFonts w:ascii="Calibri" w:hAnsi="Calibri" w:cs="Calibri"/>
        </w:rPr>
        <w:t>model_1.compile(optimizer='adam', loss='mean_squared_error')</w:t>
      </w:r>
    </w:p>
    <w:p w14:paraId="4B13B707" w14:textId="77777777" w:rsidR="00B065C0" w:rsidRPr="004F3B18" w:rsidRDefault="00B065C0" w:rsidP="00B065C0">
      <w:pPr>
        <w:rPr>
          <w:rFonts w:ascii="Calibri" w:hAnsi="Calibri" w:cs="Calibri"/>
        </w:rPr>
      </w:pPr>
    </w:p>
    <w:p w14:paraId="4E615F35" w14:textId="77777777" w:rsidR="00B065C0" w:rsidRPr="004F3B18" w:rsidRDefault="00B065C0" w:rsidP="00B065C0">
      <w:pPr>
        <w:rPr>
          <w:rFonts w:ascii="Calibri" w:hAnsi="Calibri" w:cs="Calibri"/>
        </w:rPr>
      </w:pPr>
      <w:r w:rsidRPr="004F3B18">
        <w:rPr>
          <w:rFonts w:ascii="Calibri" w:hAnsi="Calibri" w:cs="Calibri"/>
        </w:rPr>
        <w:t>#Training the model with BP timeseries training data</w:t>
      </w:r>
    </w:p>
    <w:p w14:paraId="088E6207" w14:textId="77777777" w:rsidR="00B065C0" w:rsidRPr="004F3B18" w:rsidRDefault="00B065C0" w:rsidP="00B065C0">
      <w:pPr>
        <w:rPr>
          <w:rFonts w:ascii="Calibri" w:hAnsi="Calibri" w:cs="Calibri"/>
        </w:rPr>
      </w:pPr>
      <w:r w:rsidRPr="004F3B18">
        <w:rPr>
          <w:rFonts w:ascii="Calibri" w:hAnsi="Calibri" w:cs="Calibri"/>
        </w:rPr>
        <w:t>model_1.fit(bp_train_ts_std, epochs=epoch, verbose=2)</w:t>
      </w:r>
    </w:p>
    <w:p w14:paraId="59535DFD" w14:textId="77777777" w:rsidR="00B065C0" w:rsidRPr="004F3B18" w:rsidRDefault="00B065C0" w:rsidP="00B065C0">
      <w:pPr>
        <w:rPr>
          <w:rFonts w:ascii="Calibri" w:hAnsi="Calibri" w:cs="Calibri"/>
        </w:rPr>
      </w:pPr>
    </w:p>
    <w:p w14:paraId="6E499CA2" w14:textId="77777777" w:rsidR="00B065C0" w:rsidRPr="004F3B18" w:rsidRDefault="00B065C0" w:rsidP="00B065C0">
      <w:pPr>
        <w:rPr>
          <w:rFonts w:ascii="Calibri" w:hAnsi="Calibri" w:cs="Calibri"/>
        </w:rPr>
      </w:pPr>
      <w:r w:rsidRPr="004F3B18">
        <w:rPr>
          <w:rFonts w:ascii="Calibri" w:hAnsi="Calibri" w:cs="Calibri"/>
        </w:rPr>
        <w:t>#Evaluating the model with BP timeseries test data</w:t>
      </w:r>
    </w:p>
    <w:p w14:paraId="190AD802" w14:textId="77777777" w:rsidR="00B065C0" w:rsidRPr="004F3B18" w:rsidRDefault="00B065C0" w:rsidP="00B065C0">
      <w:pPr>
        <w:rPr>
          <w:rFonts w:ascii="Calibri" w:hAnsi="Calibri" w:cs="Calibri"/>
        </w:rPr>
      </w:pPr>
      <w:r w:rsidRPr="004F3B18">
        <w:rPr>
          <w:rFonts w:ascii="Calibri" w:hAnsi="Calibri" w:cs="Calibri"/>
        </w:rPr>
        <w:t>evaluate(model_1, bp_test_std, bp_test_ts_std, bp_scaler_std, 'BP')</w:t>
      </w:r>
    </w:p>
    <w:p w14:paraId="500D8098" w14:textId="77777777" w:rsidR="00B065C0" w:rsidRPr="004F3B18" w:rsidRDefault="00B065C0" w:rsidP="00B065C0">
      <w:pPr>
        <w:rPr>
          <w:rFonts w:ascii="Calibri" w:hAnsi="Calibri" w:cs="Calibri"/>
        </w:rPr>
      </w:pPr>
    </w:p>
    <w:p w14:paraId="310B2614" w14:textId="77777777" w:rsidR="00B065C0" w:rsidRPr="004F3B18" w:rsidRDefault="00B065C0" w:rsidP="00B065C0">
      <w:pPr>
        <w:rPr>
          <w:rFonts w:ascii="Calibri" w:hAnsi="Calibri" w:cs="Calibri"/>
        </w:rPr>
      </w:pPr>
      <w:r w:rsidRPr="004F3B18">
        <w:rPr>
          <w:rFonts w:ascii="Calibri" w:hAnsi="Calibri" w:cs="Calibri"/>
        </w:rPr>
        <w:t>#Evaluating the model with SHEL timeseries test data</w:t>
      </w:r>
    </w:p>
    <w:p w14:paraId="13C0A576" w14:textId="77777777" w:rsidR="00B065C0" w:rsidRPr="004F3B18" w:rsidRDefault="00B065C0" w:rsidP="00B065C0">
      <w:pPr>
        <w:rPr>
          <w:rFonts w:ascii="Calibri" w:hAnsi="Calibri" w:cs="Calibri"/>
        </w:rPr>
      </w:pPr>
      <w:r w:rsidRPr="004F3B18">
        <w:rPr>
          <w:rFonts w:ascii="Calibri" w:hAnsi="Calibri" w:cs="Calibri"/>
        </w:rPr>
        <w:t>evaluate(model_1, shel_test_std, shel_test_ts_std, shel_scaler_std, 'SHEL')</w:t>
      </w:r>
    </w:p>
    <w:p w14:paraId="60984B53" w14:textId="77777777" w:rsidR="00B065C0" w:rsidRPr="004F3B18" w:rsidRDefault="00B065C0" w:rsidP="00B065C0">
      <w:pPr>
        <w:rPr>
          <w:rFonts w:ascii="Calibri" w:hAnsi="Calibri" w:cs="Calibri"/>
        </w:rPr>
      </w:pPr>
    </w:p>
    <w:p w14:paraId="4D8E967A" w14:textId="77777777" w:rsidR="00B065C0" w:rsidRPr="004F3B18" w:rsidRDefault="00B065C0" w:rsidP="00B065C0">
      <w:pPr>
        <w:rPr>
          <w:rFonts w:ascii="Calibri" w:hAnsi="Calibri" w:cs="Calibri"/>
        </w:rPr>
      </w:pPr>
      <w:r w:rsidRPr="004F3B18">
        <w:rPr>
          <w:rFonts w:ascii="Calibri" w:hAnsi="Calibri" w:cs="Calibri"/>
        </w:rPr>
        <w:t>#Evaluating the model with XOM timeseries test data</w:t>
      </w:r>
    </w:p>
    <w:p w14:paraId="722FB2AA" w14:textId="77777777" w:rsidR="00B065C0" w:rsidRPr="004F3B18" w:rsidRDefault="00B065C0" w:rsidP="00B065C0">
      <w:pPr>
        <w:rPr>
          <w:rFonts w:ascii="Calibri" w:hAnsi="Calibri" w:cs="Calibri"/>
        </w:rPr>
      </w:pPr>
      <w:r w:rsidRPr="004F3B18">
        <w:rPr>
          <w:rFonts w:ascii="Calibri" w:hAnsi="Calibri" w:cs="Calibri"/>
        </w:rPr>
        <w:t>evaluate(model_1, xom_test_std, xom_test_ts_std, xom_scaler_std, 'XOM')</w:t>
      </w:r>
    </w:p>
    <w:p w14:paraId="2AE616A0" w14:textId="77777777" w:rsidR="00B065C0" w:rsidRPr="004F3B18" w:rsidRDefault="00B065C0" w:rsidP="00B065C0">
      <w:pPr>
        <w:rPr>
          <w:rFonts w:ascii="Calibri" w:hAnsi="Calibri" w:cs="Calibri"/>
        </w:rPr>
      </w:pPr>
    </w:p>
    <w:p w14:paraId="57FEBD22" w14:textId="77777777" w:rsidR="00B065C0" w:rsidRPr="004F3B18" w:rsidRDefault="00B065C0" w:rsidP="00B065C0">
      <w:pPr>
        <w:rPr>
          <w:rFonts w:ascii="Calibri" w:hAnsi="Calibri" w:cs="Calibri"/>
        </w:rPr>
      </w:pPr>
      <w:r w:rsidRPr="004F3B18">
        <w:rPr>
          <w:rFonts w:ascii="Calibri" w:hAnsi="Calibri" w:cs="Calibri"/>
        </w:rPr>
        <w:t>#Evaluating the model with CVX timeseries test data</w:t>
      </w:r>
    </w:p>
    <w:p w14:paraId="62AAA65A" w14:textId="77777777" w:rsidR="00B065C0" w:rsidRPr="004F3B18" w:rsidRDefault="00B065C0" w:rsidP="00B065C0">
      <w:pPr>
        <w:rPr>
          <w:rFonts w:ascii="Calibri" w:hAnsi="Calibri" w:cs="Calibri"/>
        </w:rPr>
      </w:pPr>
      <w:r w:rsidRPr="004F3B18">
        <w:rPr>
          <w:rFonts w:ascii="Calibri" w:hAnsi="Calibri" w:cs="Calibri"/>
        </w:rPr>
        <w:t>evaluate(model_1, cvx_test_std, cvx_test_ts_std, cvx_scaler_std, 'CVX')</w:t>
      </w:r>
    </w:p>
    <w:p w14:paraId="47BCC534" w14:textId="77777777" w:rsidR="00B065C0" w:rsidRPr="004F3B18" w:rsidRDefault="00B065C0" w:rsidP="00B065C0">
      <w:pPr>
        <w:rPr>
          <w:rFonts w:ascii="Calibri" w:hAnsi="Calibri" w:cs="Calibri"/>
        </w:rPr>
      </w:pPr>
    </w:p>
    <w:p w14:paraId="2FE6350E" w14:textId="77777777" w:rsidR="00B065C0" w:rsidRPr="004F3B18" w:rsidRDefault="00B065C0" w:rsidP="00B065C0">
      <w:pPr>
        <w:rPr>
          <w:rFonts w:ascii="Calibri" w:hAnsi="Calibri" w:cs="Calibri"/>
        </w:rPr>
      </w:pPr>
      <w:r w:rsidRPr="004F3B18">
        <w:rPr>
          <w:rFonts w:ascii="Calibri" w:hAnsi="Calibri" w:cs="Calibri"/>
        </w:rPr>
        <w:t>#Compiling the model</w:t>
      </w:r>
    </w:p>
    <w:p w14:paraId="2D8E39C5" w14:textId="77777777" w:rsidR="00B065C0" w:rsidRPr="004F3B18" w:rsidRDefault="00B065C0" w:rsidP="00B065C0">
      <w:pPr>
        <w:rPr>
          <w:rFonts w:ascii="Calibri" w:hAnsi="Calibri" w:cs="Calibri"/>
        </w:rPr>
      </w:pPr>
      <w:r w:rsidRPr="004F3B18">
        <w:rPr>
          <w:rFonts w:ascii="Calibri" w:hAnsi="Calibri" w:cs="Calibri"/>
        </w:rPr>
        <w:t>model_1.compile(optimizer='adam', loss='mean_squared_error')</w:t>
      </w:r>
    </w:p>
    <w:p w14:paraId="444B12AF" w14:textId="77777777" w:rsidR="00B065C0" w:rsidRPr="004F3B18" w:rsidRDefault="00B065C0" w:rsidP="00B065C0">
      <w:pPr>
        <w:rPr>
          <w:rFonts w:ascii="Calibri" w:hAnsi="Calibri" w:cs="Calibri"/>
        </w:rPr>
      </w:pPr>
    </w:p>
    <w:p w14:paraId="0F188E6E" w14:textId="77777777" w:rsidR="00B065C0" w:rsidRPr="004F3B18" w:rsidRDefault="00B065C0" w:rsidP="00B065C0">
      <w:pPr>
        <w:rPr>
          <w:rFonts w:ascii="Calibri" w:hAnsi="Calibri" w:cs="Calibri"/>
        </w:rPr>
      </w:pPr>
      <w:r w:rsidRPr="004F3B18">
        <w:rPr>
          <w:rFonts w:ascii="Calibri" w:hAnsi="Calibri" w:cs="Calibri"/>
        </w:rPr>
        <w:t>#Training the model with BP timeseries data</w:t>
      </w:r>
    </w:p>
    <w:p w14:paraId="3C1CD70C" w14:textId="77777777" w:rsidR="00B065C0" w:rsidRPr="004F3B18" w:rsidRDefault="00B065C0" w:rsidP="00B065C0">
      <w:pPr>
        <w:rPr>
          <w:rFonts w:ascii="Calibri" w:hAnsi="Calibri" w:cs="Calibri"/>
        </w:rPr>
      </w:pPr>
      <w:r w:rsidRPr="004F3B18">
        <w:rPr>
          <w:rFonts w:ascii="Calibri" w:hAnsi="Calibri" w:cs="Calibri"/>
        </w:rPr>
        <w:t>model_1.fit(bp_ts_std, epochs=epoch, verbose=2)</w:t>
      </w:r>
    </w:p>
    <w:p w14:paraId="3972ACF8" w14:textId="77777777" w:rsidR="00B065C0" w:rsidRPr="004F3B18" w:rsidRDefault="00B065C0" w:rsidP="00B065C0">
      <w:pPr>
        <w:rPr>
          <w:rFonts w:ascii="Calibri" w:hAnsi="Calibri" w:cs="Calibri"/>
        </w:rPr>
      </w:pPr>
    </w:p>
    <w:p w14:paraId="7F62761D"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BP data</w:t>
      </w:r>
    </w:p>
    <w:p w14:paraId="7F5A366F" w14:textId="77777777" w:rsidR="00B065C0" w:rsidRPr="004F3B18" w:rsidRDefault="00B065C0" w:rsidP="00B065C0">
      <w:pPr>
        <w:rPr>
          <w:rFonts w:ascii="Calibri" w:hAnsi="Calibri" w:cs="Calibri"/>
        </w:rPr>
      </w:pPr>
      <w:r w:rsidRPr="004F3B18">
        <w:rPr>
          <w:rFonts w:ascii="Calibri" w:hAnsi="Calibri" w:cs="Calibri"/>
        </w:rPr>
        <w:t>forecast(model_1, bp_forecast, bp_test_std, bp_scaler_std, look_back, 'BP')</w:t>
      </w:r>
    </w:p>
    <w:p w14:paraId="42E742ED" w14:textId="77777777" w:rsidR="00B065C0" w:rsidRPr="004F3B18" w:rsidRDefault="00B065C0" w:rsidP="00B065C0">
      <w:pPr>
        <w:rPr>
          <w:rFonts w:ascii="Calibri" w:hAnsi="Calibri" w:cs="Calibri"/>
        </w:rPr>
      </w:pPr>
    </w:p>
    <w:p w14:paraId="3CFF48A7"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SHEL data</w:t>
      </w:r>
    </w:p>
    <w:p w14:paraId="2892FE3E" w14:textId="77777777" w:rsidR="00B065C0" w:rsidRPr="004F3B18" w:rsidRDefault="00B065C0" w:rsidP="00B065C0">
      <w:pPr>
        <w:rPr>
          <w:rFonts w:ascii="Calibri" w:hAnsi="Calibri" w:cs="Calibri"/>
        </w:rPr>
      </w:pPr>
      <w:r w:rsidRPr="004F3B18">
        <w:rPr>
          <w:rFonts w:ascii="Calibri" w:hAnsi="Calibri" w:cs="Calibri"/>
        </w:rPr>
        <w:t>forecast(model_1, shel_forecast, shel_test_std, shel_scaler_std, look_back,</w:t>
      </w:r>
    </w:p>
    <w:p w14:paraId="2A30669E" w14:textId="77777777" w:rsidR="00B065C0" w:rsidRPr="004F3B18" w:rsidRDefault="00B065C0" w:rsidP="00B065C0">
      <w:pPr>
        <w:rPr>
          <w:rFonts w:ascii="Calibri" w:hAnsi="Calibri" w:cs="Calibri"/>
        </w:rPr>
      </w:pPr>
      <w:r w:rsidRPr="004F3B18">
        <w:rPr>
          <w:rFonts w:ascii="Calibri" w:hAnsi="Calibri" w:cs="Calibri"/>
        </w:rPr>
        <w:t xml:space="preserve">         'SHEL')</w:t>
      </w:r>
    </w:p>
    <w:p w14:paraId="1DDD89ED" w14:textId="77777777" w:rsidR="00B065C0" w:rsidRPr="004F3B18" w:rsidRDefault="00B065C0" w:rsidP="00B065C0">
      <w:pPr>
        <w:rPr>
          <w:rFonts w:ascii="Calibri" w:hAnsi="Calibri" w:cs="Calibri"/>
        </w:rPr>
      </w:pPr>
    </w:p>
    <w:p w14:paraId="57010A5C"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XOM data</w:t>
      </w:r>
    </w:p>
    <w:p w14:paraId="5DF74D47" w14:textId="77777777" w:rsidR="00B065C0" w:rsidRPr="004F3B18" w:rsidRDefault="00B065C0" w:rsidP="00B065C0">
      <w:pPr>
        <w:rPr>
          <w:rFonts w:ascii="Calibri" w:hAnsi="Calibri" w:cs="Calibri"/>
        </w:rPr>
      </w:pPr>
      <w:r w:rsidRPr="004F3B18">
        <w:rPr>
          <w:rFonts w:ascii="Calibri" w:hAnsi="Calibri" w:cs="Calibri"/>
        </w:rPr>
        <w:t>forecast(model_1, xom_forecast, xom_test_std, xom_scaler_std, look_back, 'XOM')</w:t>
      </w:r>
    </w:p>
    <w:p w14:paraId="735C7F2C" w14:textId="77777777" w:rsidR="00B065C0" w:rsidRPr="004F3B18" w:rsidRDefault="00B065C0" w:rsidP="00B065C0">
      <w:pPr>
        <w:rPr>
          <w:rFonts w:ascii="Calibri" w:hAnsi="Calibri" w:cs="Calibri"/>
        </w:rPr>
      </w:pPr>
    </w:p>
    <w:p w14:paraId="3E87A7C8"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CVX data</w:t>
      </w:r>
    </w:p>
    <w:p w14:paraId="753C739A" w14:textId="77777777" w:rsidR="00B065C0" w:rsidRPr="004F3B18" w:rsidRDefault="00B065C0" w:rsidP="00B065C0">
      <w:pPr>
        <w:rPr>
          <w:rFonts w:ascii="Calibri" w:hAnsi="Calibri" w:cs="Calibri"/>
        </w:rPr>
      </w:pPr>
      <w:r w:rsidRPr="004F3B18">
        <w:rPr>
          <w:rFonts w:ascii="Calibri" w:hAnsi="Calibri" w:cs="Calibri"/>
        </w:rPr>
        <w:t>forecast(model_1, cvx_forecast, cvx_test_std, cvx_scaler_std, look_back, 'CVX')</w:t>
      </w:r>
    </w:p>
    <w:p w14:paraId="2B2BD3E2" w14:textId="77777777" w:rsidR="00B065C0" w:rsidRPr="004F3B18" w:rsidRDefault="00B065C0" w:rsidP="00B065C0">
      <w:pPr>
        <w:rPr>
          <w:rFonts w:ascii="Calibri" w:hAnsi="Calibri" w:cs="Calibri"/>
        </w:rPr>
      </w:pPr>
    </w:p>
    <w:p w14:paraId="4B6C3F2C" w14:textId="77777777" w:rsidR="00B065C0" w:rsidRPr="004F3B18" w:rsidRDefault="00B065C0" w:rsidP="00B065C0">
      <w:pPr>
        <w:rPr>
          <w:rFonts w:ascii="Calibri" w:hAnsi="Calibri" w:cs="Calibri"/>
        </w:rPr>
      </w:pPr>
      <w:r w:rsidRPr="004F3B18">
        <w:rPr>
          <w:rFonts w:ascii="Calibri" w:hAnsi="Calibri" w:cs="Calibri"/>
        </w:rPr>
        <w:t>#Compiling the model</w:t>
      </w:r>
    </w:p>
    <w:p w14:paraId="12C04C0F" w14:textId="77777777" w:rsidR="00B065C0" w:rsidRPr="004F3B18" w:rsidRDefault="00B065C0" w:rsidP="00B065C0">
      <w:pPr>
        <w:rPr>
          <w:rFonts w:ascii="Calibri" w:hAnsi="Calibri" w:cs="Calibri"/>
        </w:rPr>
      </w:pPr>
      <w:r w:rsidRPr="004F3B18">
        <w:rPr>
          <w:rFonts w:ascii="Calibri" w:hAnsi="Calibri" w:cs="Calibri"/>
        </w:rPr>
        <w:t>model_1.compile(optimizer='adam', loss='mean_squared_error')</w:t>
      </w:r>
    </w:p>
    <w:p w14:paraId="7632A374" w14:textId="77777777" w:rsidR="00B065C0" w:rsidRPr="004F3B18" w:rsidRDefault="00B065C0" w:rsidP="00B065C0">
      <w:pPr>
        <w:rPr>
          <w:rFonts w:ascii="Calibri" w:hAnsi="Calibri" w:cs="Calibri"/>
        </w:rPr>
      </w:pPr>
    </w:p>
    <w:p w14:paraId="0FB58856" w14:textId="77777777" w:rsidR="00B065C0" w:rsidRPr="004F3B18" w:rsidRDefault="00B065C0" w:rsidP="00B065C0">
      <w:pPr>
        <w:rPr>
          <w:rFonts w:ascii="Calibri" w:hAnsi="Calibri" w:cs="Calibri"/>
        </w:rPr>
      </w:pPr>
      <w:r w:rsidRPr="004F3B18">
        <w:rPr>
          <w:rFonts w:ascii="Calibri" w:hAnsi="Calibri" w:cs="Calibri"/>
        </w:rPr>
        <w:t>#Training the model with BP timeseries training data</w:t>
      </w:r>
    </w:p>
    <w:p w14:paraId="423C13FF" w14:textId="77777777" w:rsidR="00B065C0" w:rsidRPr="004F3B18" w:rsidRDefault="00B065C0" w:rsidP="00B065C0">
      <w:pPr>
        <w:rPr>
          <w:rFonts w:ascii="Calibri" w:hAnsi="Calibri" w:cs="Calibri"/>
        </w:rPr>
      </w:pPr>
      <w:r w:rsidRPr="004F3B18">
        <w:rPr>
          <w:rFonts w:ascii="Calibri" w:hAnsi="Calibri" w:cs="Calibri"/>
        </w:rPr>
        <w:t>model_1.fit(bp_train_ts_min, epochs=epoch,verbose=2)</w:t>
      </w:r>
    </w:p>
    <w:p w14:paraId="15D805CA" w14:textId="77777777" w:rsidR="00B065C0" w:rsidRPr="004F3B18" w:rsidRDefault="00B065C0" w:rsidP="00B065C0">
      <w:pPr>
        <w:rPr>
          <w:rFonts w:ascii="Calibri" w:hAnsi="Calibri" w:cs="Calibri"/>
        </w:rPr>
      </w:pPr>
    </w:p>
    <w:p w14:paraId="1B62DC4B" w14:textId="77777777" w:rsidR="00B065C0" w:rsidRPr="004F3B18" w:rsidRDefault="00B065C0" w:rsidP="00B065C0">
      <w:pPr>
        <w:rPr>
          <w:rFonts w:ascii="Calibri" w:hAnsi="Calibri" w:cs="Calibri"/>
        </w:rPr>
      </w:pPr>
      <w:r w:rsidRPr="004F3B18">
        <w:rPr>
          <w:rFonts w:ascii="Calibri" w:hAnsi="Calibri" w:cs="Calibri"/>
        </w:rPr>
        <w:t>#Evaluating the model with BP timeseries test data</w:t>
      </w:r>
    </w:p>
    <w:p w14:paraId="3AA9EEC8" w14:textId="77777777" w:rsidR="00B065C0" w:rsidRPr="004F3B18" w:rsidRDefault="00B065C0" w:rsidP="00B065C0">
      <w:pPr>
        <w:rPr>
          <w:rFonts w:ascii="Calibri" w:hAnsi="Calibri" w:cs="Calibri"/>
        </w:rPr>
      </w:pPr>
      <w:r w:rsidRPr="004F3B18">
        <w:rPr>
          <w:rFonts w:ascii="Calibri" w:hAnsi="Calibri" w:cs="Calibri"/>
        </w:rPr>
        <w:t>evaluate(model_1, bp_test_min, bp_test_ts_min, bp_scaler_min, 'BP')</w:t>
      </w:r>
    </w:p>
    <w:p w14:paraId="243A37B7" w14:textId="77777777" w:rsidR="00B065C0" w:rsidRPr="004F3B18" w:rsidRDefault="00B065C0" w:rsidP="00B065C0">
      <w:pPr>
        <w:rPr>
          <w:rFonts w:ascii="Calibri" w:hAnsi="Calibri" w:cs="Calibri"/>
        </w:rPr>
      </w:pPr>
    </w:p>
    <w:p w14:paraId="68781EC7" w14:textId="77777777" w:rsidR="00B065C0" w:rsidRPr="004F3B18" w:rsidRDefault="00B065C0" w:rsidP="00B065C0">
      <w:pPr>
        <w:rPr>
          <w:rFonts w:ascii="Calibri" w:hAnsi="Calibri" w:cs="Calibri"/>
        </w:rPr>
      </w:pPr>
      <w:r w:rsidRPr="004F3B18">
        <w:rPr>
          <w:rFonts w:ascii="Calibri" w:hAnsi="Calibri" w:cs="Calibri"/>
        </w:rPr>
        <w:t>#Evaluating the model with SHEL timeseries test data</w:t>
      </w:r>
    </w:p>
    <w:p w14:paraId="63419414" w14:textId="77777777" w:rsidR="00B065C0" w:rsidRPr="004F3B18" w:rsidRDefault="00B065C0" w:rsidP="00B065C0">
      <w:pPr>
        <w:rPr>
          <w:rFonts w:ascii="Calibri" w:hAnsi="Calibri" w:cs="Calibri"/>
        </w:rPr>
      </w:pPr>
      <w:r w:rsidRPr="004F3B18">
        <w:rPr>
          <w:rFonts w:ascii="Calibri" w:hAnsi="Calibri" w:cs="Calibri"/>
        </w:rPr>
        <w:t>evaluate(model_1, shel_test_min, shel_test_ts_min, shel_scaler_min, 'SHEL')</w:t>
      </w:r>
    </w:p>
    <w:p w14:paraId="65DAB0A9" w14:textId="77777777" w:rsidR="00B065C0" w:rsidRPr="004F3B18" w:rsidRDefault="00B065C0" w:rsidP="00B065C0">
      <w:pPr>
        <w:rPr>
          <w:rFonts w:ascii="Calibri" w:hAnsi="Calibri" w:cs="Calibri"/>
        </w:rPr>
      </w:pPr>
    </w:p>
    <w:p w14:paraId="11B824BB" w14:textId="77777777" w:rsidR="00B065C0" w:rsidRPr="004F3B18" w:rsidRDefault="00B065C0" w:rsidP="00B065C0">
      <w:pPr>
        <w:rPr>
          <w:rFonts w:ascii="Calibri" w:hAnsi="Calibri" w:cs="Calibri"/>
        </w:rPr>
      </w:pPr>
      <w:r w:rsidRPr="004F3B18">
        <w:rPr>
          <w:rFonts w:ascii="Calibri" w:hAnsi="Calibri" w:cs="Calibri"/>
        </w:rPr>
        <w:t>#Evaluating the model with XOM timeseries test data</w:t>
      </w:r>
    </w:p>
    <w:p w14:paraId="6065CB89" w14:textId="77777777" w:rsidR="00B065C0" w:rsidRPr="004F3B18" w:rsidRDefault="00B065C0" w:rsidP="00B065C0">
      <w:pPr>
        <w:rPr>
          <w:rFonts w:ascii="Calibri" w:hAnsi="Calibri" w:cs="Calibri"/>
        </w:rPr>
      </w:pPr>
      <w:r w:rsidRPr="004F3B18">
        <w:rPr>
          <w:rFonts w:ascii="Calibri" w:hAnsi="Calibri" w:cs="Calibri"/>
        </w:rPr>
        <w:t>evaluate(model_1, xom_test_min, xom_test_ts_min, xom_scaler_min, 'XOM')</w:t>
      </w:r>
    </w:p>
    <w:p w14:paraId="3C3E2A0D" w14:textId="77777777" w:rsidR="00B065C0" w:rsidRPr="004F3B18" w:rsidRDefault="00B065C0" w:rsidP="00B065C0">
      <w:pPr>
        <w:rPr>
          <w:rFonts w:ascii="Calibri" w:hAnsi="Calibri" w:cs="Calibri"/>
        </w:rPr>
      </w:pPr>
    </w:p>
    <w:p w14:paraId="37E0020D" w14:textId="77777777" w:rsidR="00B065C0" w:rsidRPr="004F3B18" w:rsidRDefault="00B065C0" w:rsidP="00B065C0">
      <w:pPr>
        <w:rPr>
          <w:rFonts w:ascii="Calibri" w:hAnsi="Calibri" w:cs="Calibri"/>
        </w:rPr>
      </w:pPr>
      <w:r w:rsidRPr="004F3B18">
        <w:rPr>
          <w:rFonts w:ascii="Calibri" w:hAnsi="Calibri" w:cs="Calibri"/>
        </w:rPr>
        <w:t>#Evaluating the model with CVX timeseries test data</w:t>
      </w:r>
    </w:p>
    <w:p w14:paraId="27BB7195" w14:textId="77777777" w:rsidR="00B065C0" w:rsidRPr="004F3B18" w:rsidRDefault="00B065C0" w:rsidP="00B065C0">
      <w:pPr>
        <w:rPr>
          <w:rFonts w:ascii="Calibri" w:hAnsi="Calibri" w:cs="Calibri"/>
        </w:rPr>
      </w:pPr>
      <w:r w:rsidRPr="004F3B18">
        <w:rPr>
          <w:rFonts w:ascii="Calibri" w:hAnsi="Calibri" w:cs="Calibri"/>
        </w:rPr>
        <w:t>evaluate(model_1, cvx_test_min, cvx_test_ts_min, cvx_scaler_min, 'CVX')</w:t>
      </w:r>
    </w:p>
    <w:p w14:paraId="5D013832" w14:textId="77777777" w:rsidR="00B065C0" w:rsidRPr="004F3B18" w:rsidRDefault="00B065C0" w:rsidP="00B065C0">
      <w:pPr>
        <w:rPr>
          <w:rFonts w:ascii="Calibri" w:hAnsi="Calibri" w:cs="Calibri"/>
        </w:rPr>
      </w:pPr>
    </w:p>
    <w:p w14:paraId="12D5B28E" w14:textId="77777777" w:rsidR="00B065C0" w:rsidRPr="004F3B18" w:rsidRDefault="00B065C0" w:rsidP="00B065C0">
      <w:pPr>
        <w:rPr>
          <w:rFonts w:ascii="Calibri" w:hAnsi="Calibri" w:cs="Calibri"/>
        </w:rPr>
      </w:pPr>
      <w:r w:rsidRPr="004F3B18">
        <w:rPr>
          <w:rFonts w:ascii="Calibri" w:hAnsi="Calibri" w:cs="Calibri"/>
        </w:rPr>
        <w:lastRenderedPageBreak/>
        <w:t>#Compiling the model</w:t>
      </w:r>
    </w:p>
    <w:p w14:paraId="2B2FA3A4" w14:textId="77777777" w:rsidR="00B065C0" w:rsidRPr="004F3B18" w:rsidRDefault="00B065C0" w:rsidP="00B065C0">
      <w:pPr>
        <w:rPr>
          <w:rFonts w:ascii="Calibri" w:hAnsi="Calibri" w:cs="Calibri"/>
        </w:rPr>
      </w:pPr>
      <w:r w:rsidRPr="004F3B18">
        <w:rPr>
          <w:rFonts w:ascii="Calibri" w:hAnsi="Calibri" w:cs="Calibri"/>
        </w:rPr>
        <w:t>model_1.compile(optimizer='adam', loss='mean_squared_error')</w:t>
      </w:r>
    </w:p>
    <w:p w14:paraId="5DA58AF1" w14:textId="77777777" w:rsidR="00B065C0" w:rsidRPr="004F3B18" w:rsidRDefault="00B065C0" w:rsidP="00B065C0">
      <w:pPr>
        <w:rPr>
          <w:rFonts w:ascii="Calibri" w:hAnsi="Calibri" w:cs="Calibri"/>
        </w:rPr>
      </w:pPr>
    </w:p>
    <w:p w14:paraId="32D01A84" w14:textId="77777777" w:rsidR="00B065C0" w:rsidRPr="004F3B18" w:rsidRDefault="00B065C0" w:rsidP="00B065C0">
      <w:pPr>
        <w:rPr>
          <w:rFonts w:ascii="Calibri" w:hAnsi="Calibri" w:cs="Calibri"/>
        </w:rPr>
      </w:pPr>
      <w:r w:rsidRPr="004F3B18">
        <w:rPr>
          <w:rFonts w:ascii="Calibri" w:hAnsi="Calibri" w:cs="Calibri"/>
        </w:rPr>
        <w:t>#Training the model with BP timeseries data</w:t>
      </w:r>
    </w:p>
    <w:p w14:paraId="7496010F" w14:textId="77777777" w:rsidR="00B065C0" w:rsidRPr="004F3B18" w:rsidRDefault="00B065C0" w:rsidP="00B065C0">
      <w:pPr>
        <w:rPr>
          <w:rFonts w:ascii="Calibri" w:hAnsi="Calibri" w:cs="Calibri"/>
        </w:rPr>
      </w:pPr>
      <w:r w:rsidRPr="004F3B18">
        <w:rPr>
          <w:rFonts w:ascii="Calibri" w:hAnsi="Calibri" w:cs="Calibri"/>
        </w:rPr>
        <w:t>model_1.fit(bp_ts_min, epochs=epoch, verbose=2)</w:t>
      </w:r>
    </w:p>
    <w:p w14:paraId="39B384C0" w14:textId="77777777" w:rsidR="00B065C0" w:rsidRPr="004F3B18" w:rsidRDefault="00B065C0" w:rsidP="00B065C0">
      <w:pPr>
        <w:rPr>
          <w:rFonts w:ascii="Calibri" w:hAnsi="Calibri" w:cs="Calibri"/>
        </w:rPr>
      </w:pPr>
    </w:p>
    <w:p w14:paraId="36F88D98"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BP data</w:t>
      </w:r>
    </w:p>
    <w:p w14:paraId="785CE3DF" w14:textId="77777777" w:rsidR="00B065C0" w:rsidRPr="004F3B18" w:rsidRDefault="00B065C0" w:rsidP="00B065C0">
      <w:pPr>
        <w:rPr>
          <w:rFonts w:ascii="Calibri" w:hAnsi="Calibri" w:cs="Calibri"/>
        </w:rPr>
      </w:pPr>
      <w:r w:rsidRPr="004F3B18">
        <w:rPr>
          <w:rFonts w:ascii="Calibri" w:hAnsi="Calibri" w:cs="Calibri"/>
        </w:rPr>
        <w:t>forecast(model_1, bp_forecast, bp_test_min, bp_scaler_min, look_back, 'BP')</w:t>
      </w:r>
    </w:p>
    <w:p w14:paraId="1E9ED22F" w14:textId="77777777" w:rsidR="00B065C0" w:rsidRPr="004F3B18" w:rsidRDefault="00B065C0" w:rsidP="00B065C0">
      <w:pPr>
        <w:rPr>
          <w:rFonts w:ascii="Calibri" w:hAnsi="Calibri" w:cs="Calibri"/>
        </w:rPr>
      </w:pPr>
    </w:p>
    <w:p w14:paraId="4DF20567"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SHEL data</w:t>
      </w:r>
    </w:p>
    <w:p w14:paraId="58C62053" w14:textId="77777777" w:rsidR="00B065C0" w:rsidRPr="004F3B18" w:rsidRDefault="00B065C0" w:rsidP="00B065C0">
      <w:pPr>
        <w:rPr>
          <w:rFonts w:ascii="Calibri" w:hAnsi="Calibri" w:cs="Calibri"/>
        </w:rPr>
      </w:pPr>
      <w:r w:rsidRPr="004F3B18">
        <w:rPr>
          <w:rFonts w:ascii="Calibri" w:hAnsi="Calibri" w:cs="Calibri"/>
        </w:rPr>
        <w:t>forecast(model_1, shel_forecast, shel_test_min, shel_scaler_min, look_back,</w:t>
      </w:r>
    </w:p>
    <w:p w14:paraId="43D2FD2C" w14:textId="77777777" w:rsidR="00B065C0" w:rsidRPr="004F3B18" w:rsidRDefault="00B065C0" w:rsidP="00B065C0">
      <w:pPr>
        <w:rPr>
          <w:rFonts w:ascii="Calibri" w:hAnsi="Calibri" w:cs="Calibri"/>
        </w:rPr>
      </w:pPr>
      <w:r w:rsidRPr="004F3B18">
        <w:rPr>
          <w:rFonts w:ascii="Calibri" w:hAnsi="Calibri" w:cs="Calibri"/>
        </w:rPr>
        <w:t xml:space="preserve">         'SHEL')</w:t>
      </w:r>
    </w:p>
    <w:p w14:paraId="104765D7" w14:textId="77777777" w:rsidR="00B065C0" w:rsidRPr="004F3B18" w:rsidRDefault="00B065C0" w:rsidP="00B065C0">
      <w:pPr>
        <w:rPr>
          <w:rFonts w:ascii="Calibri" w:hAnsi="Calibri" w:cs="Calibri"/>
        </w:rPr>
      </w:pPr>
    </w:p>
    <w:p w14:paraId="1E1AAF51"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XOM data</w:t>
      </w:r>
    </w:p>
    <w:p w14:paraId="00C47179" w14:textId="77777777" w:rsidR="00B065C0" w:rsidRPr="004F3B18" w:rsidRDefault="00B065C0" w:rsidP="00B065C0">
      <w:pPr>
        <w:rPr>
          <w:rFonts w:ascii="Calibri" w:hAnsi="Calibri" w:cs="Calibri"/>
        </w:rPr>
      </w:pPr>
      <w:r w:rsidRPr="004F3B18">
        <w:rPr>
          <w:rFonts w:ascii="Calibri" w:hAnsi="Calibri" w:cs="Calibri"/>
        </w:rPr>
        <w:t>forecast(model_1, xom_forecast, xom_test_min, xom_scaler_min, look_back, 'XOM')</w:t>
      </w:r>
    </w:p>
    <w:p w14:paraId="0B41E788" w14:textId="77777777" w:rsidR="00B065C0" w:rsidRPr="004F3B18" w:rsidRDefault="00B065C0" w:rsidP="00B065C0">
      <w:pPr>
        <w:rPr>
          <w:rFonts w:ascii="Calibri" w:hAnsi="Calibri" w:cs="Calibri"/>
        </w:rPr>
      </w:pPr>
    </w:p>
    <w:p w14:paraId="7A5C0533"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CVX data</w:t>
      </w:r>
    </w:p>
    <w:p w14:paraId="37407518" w14:textId="77777777" w:rsidR="00B065C0" w:rsidRPr="004F3B18" w:rsidRDefault="00B065C0" w:rsidP="00B065C0">
      <w:pPr>
        <w:rPr>
          <w:rFonts w:ascii="Calibri" w:hAnsi="Calibri" w:cs="Calibri"/>
        </w:rPr>
      </w:pPr>
      <w:r w:rsidRPr="004F3B18">
        <w:rPr>
          <w:rFonts w:ascii="Calibri" w:hAnsi="Calibri" w:cs="Calibri"/>
        </w:rPr>
        <w:t>forecast(model_1, cvx_forecast, cvx_test_min, cvx_scaler_min, look_back, 'CVX')</w:t>
      </w:r>
    </w:p>
    <w:p w14:paraId="3ED8E9D1" w14:textId="77777777" w:rsidR="00B065C0" w:rsidRPr="004F3B18" w:rsidRDefault="00B065C0" w:rsidP="00B065C0">
      <w:pPr>
        <w:rPr>
          <w:rFonts w:ascii="Calibri" w:hAnsi="Calibri" w:cs="Calibri"/>
        </w:rPr>
      </w:pPr>
    </w:p>
    <w:p w14:paraId="228ED76F" w14:textId="77777777" w:rsidR="00B065C0" w:rsidRPr="004F3B18" w:rsidRDefault="00B065C0" w:rsidP="00B065C0">
      <w:pPr>
        <w:rPr>
          <w:rFonts w:ascii="Calibri" w:hAnsi="Calibri" w:cs="Calibri"/>
        </w:rPr>
      </w:pPr>
      <w:r w:rsidRPr="004F3B18">
        <w:rPr>
          <w:rFonts w:ascii="Calibri" w:hAnsi="Calibri" w:cs="Calibri"/>
        </w:rPr>
        <w:t>"""###Model-2 Building and evaluation"""</w:t>
      </w:r>
    </w:p>
    <w:p w14:paraId="5CEB955D" w14:textId="77777777" w:rsidR="00B065C0" w:rsidRPr="004F3B18" w:rsidRDefault="00B065C0" w:rsidP="00B065C0">
      <w:pPr>
        <w:rPr>
          <w:rFonts w:ascii="Calibri" w:hAnsi="Calibri" w:cs="Calibri"/>
        </w:rPr>
      </w:pPr>
    </w:p>
    <w:p w14:paraId="54CDFB08" w14:textId="77777777" w:rsidR="00B065C0" w:rsidRPr="004F3B18" w:rsidRDefault="00B065C0" w:rsidP="00B065C0">
      <w:pPr>
        <w:rPr>
          <w:rFonts w:ascii="Calibri" w:hAnsi="Calibri" w:cs="Calibri"/>
        </w:rPr>
      </w:pPr>
      <w:r w:rsidRPr="004F3B18">
        <w:rPr>
          <w:rFonts w:ascii="Calibri" w:hAnsi="Calibri" w:cs="Calibri"/>
        </w:rPr>
        <w:t>#LSTM model with Dropout layers</w:t>
      </w:r>
    </w:p>
    <w:p w14:paraId="7D245179" w14:textId="77777777" w:rsidR="00B065C0" w:rsidRPr="004F3B18" w:rsidRDefault="00B065C0" w:rsidP="00B065C0">
      <w:pPr>
        <w:rPr>
          <w:rFonts w:ascii="Calibri" w:hAnsi="Calibri" w:cs="Calibri"/>
        </w:rPr>
      </w:pPr>
      <w:r w:rsidRPr="004F3B18">
        <w:rPr>
          <w:rFonts w:ascii="Calibri" w:hAnsi="Calibri" w:cs="Calibri"/>
        </w:rPr>
        <w:t>model_2 = Sequential()</w:t>
      </w:r>
    </w:p>
    <w:p w14:paraId="75567A8D" w14:textId="77777777" w:rsidR="00B065C0" w:rsidRPr="004F3B18" w:rsidRDefault="00B065C0" w:rsidP="00B065C0">
      <w:pPr>
        <w:rPr>
          <w:rFonts w:ascii="Calibri" w:hAnsi="Calibri" w:cs="Calibri"/>
        </w:rPr>
      </w:pPr>
      <w:r w:rsidRPr="004F3B18">
        <w:rPr>
          <w:rFonts w:ascii="Calibri" w:hAnsi="Calibri" w:cs="Calibri"/>
        </w:rPr>
        <w:t>model_2.add(LSTM(units=50,activation='sigmoid', return_sequences=True,</w:t>
      </w:r>
    </w:p>
    <w:p w14:paraId="11A86D22" w14:textId="77777777" w:rsidR="00B065C0" w:rsidRPr="004F3B18" w:rsidRDefault="00B065C0" w:rsidP="00B065C0">
      <w:pPr>
        <w:rPr>
          <w:rFonts w:ascii="Calibri" w:hAnsi="Calibri" w:cs="Calibri"/>
        </w:rPr>
      </w:pPr>
      <w:r w:rsidRPr="004F3B18">
        <w:rPr>
          <w:rFonts w:ascii="Calibri" w:hAnsi="Calibri" w:cs="Calibri"/>
        </w:rPr>
        <w:t xml:space="preserve">                    input_shape=(look_back, 1)))</w:t>
      </w:r>
    </w:p>
    <w:p w14:paraId="056F7936" w14:textId="77777777" w:rsidR="00B065C0" w:rsidRPr="004F3B18" w:rsidRDefault="00B065C0" w:rsidP="00B065C0">
      <w:pPr>
        <w:rPr>
          <w:rFonts w:ascii="Calibri" w:hAnsi="Calibri" w:cs="Calibri"/>
        </w:rPr>
      </w:pPr>
      <w:r w:rsidRPr="004F3B18">
        <w:rPr>
          <w:rFonts w:ascii="Calibri" w:hAnsi="Calibri" w:cs="Calibri"/>
        </w:rPr>
        <w:t>model_2.add(Dropout(0.2))</w:t>
      </w:r>
    </w:p>
    <w:p w14:paraId="2089C783" w14:textId="77777777" w:rsidR="00B065C0" w:rsidRPr="004F3B18" w:rsidRDefault="00B065C0" w:rsidP="00B065C0">
      <w:pPr>
        <w:rPr>
          <w:rFonts w:ascii="Calibri" w:hAnsi="Calibri" w:cs="Calibri"/>
        </w:rPr>
      </w:pPr>
      <w:r w:rsidRPr="004F3B18">
        <w:rPr>
          <w:rFonts w:ascii="Calibri" w:hAnsi="Calibri" w:cs="Calibri"/>
        </w:rPr>
        <w:t>model_2.add(LSTM(units=50,activation='sigmoid', return_sequences=True))</w:t>
      </w:r>
    </w:p>
    <w:p w14:paraId="60B7BD96" w14:textId="77777777" w:rsidR="00B065C0" w:rsidRPr="004F3B18" w:rsidRDefault="00B065C0" w:rsidP="00B065C0">
      <w:pPr>
        <w:rPr>
          <w:rFonts w:ascii="Calibri" w:hAnsi="Calibri" w:cs="Calibri"/>
        </w:rPr>
      </w:pPr>
      <w:r w:rsidRPr="004F3B18">
        <w:rPr>
          <w:rFonts w:ascii="Calibri" w:hAnsi="Calibri" w:cs="Calibri"/>
        </w:rPr>
        <w:t>model_2.add(Dropout(0.1))</w:t>
      </w:r>
    </w:p>
    <w:p w14:paraId="03F10AE6" w14:textId="77777777" w:rsidR="00B065C0" w:rsidRPr="004F3B18" w:rsidRDefault="00B065C0" w:rsidP="00B065C0">
      <w:pPr>
        <w:rPr>
          <w:rFonts w:ascii="Calibri" w:hAnsi="Calibri" w:cs="Calibri"/>
        </w:rPr>
      </w:pPr>
      <w:r w:rsidRPr="004F3B18">
        <w:rPr>
          <w:rFonts w:ascii="Calibri" w:hAnsi="Calibri" w:cs="Calibri"/>
        </w:rPr>
        <w:t>model_2.add(LSTM(units=25, return_sequences=True))</w:t>
      </w:r>
    </w:p>
    <w:p w14:paraId="513BC024" w14:textId="77777777" w:rsidR="00B065C0" w:rsidRPr="004F3B18" w:rsidRDefault="00B065C0" w:rsidP="00B065C0">
      <w:pPr>
        <w:rPr>
          <w:rFonts w:ascii="Calibri" w:hAnsi="Calibri" w:cs="Calibri"/>
        </w:rPr>
      </w:pPr>
      <w:r w:rsidRPr="004F3B18">
        <w:rPr>
          <w:rFonts w:ascii="Calibri" w:hAnsi="Calibri" w:cs="Calibri"/>
        </w:rPr>
        <w:t>model_2.add(Dropout(0.05))</w:t>
      </w:r>
    </w:p>
    <w:p w14:paraId="7C4713D2" w14:textId="77777777" w:rsidR="00B065C0" w:rsidRPr="004F3B18" w:rsidRDefault="00B065C0" w:rsidP="00B065C0">
      <w:pPr>
        <w:rPr>
          <w:rFonts w:ascii="Calibri" w:hAnsi="Calibri" w:cs="Calibri"/>
        </w:rPr>
      </w:pPr>
      <w:r w:rsidRPr="004F3B18">
        <w:rPr>
          <w:rFonts w:ascii="Calibri" w:hAnsi="Calibri" w:cs="Calibri"/>
        </w:rPr>
        <w:t>model_2.add(LSTM(units=10))</w:t>
      </w:r>
    </w:p>
    <w:p w14:paraId="4DD04AF6" w14:textId="77777777" w:rsidR="00B065C0" w:rsidRPr="004F3B18" w:rsidRDefault="00B065C0" w:rsidP="00B065C0">
      <w:pPr>
        <w:rPr>
          <w:rFonts w:ascii="Calibri" w:hAnsi="Calibri" w:cs="Calibri"/>
        </w:rPr>
      </w:pPr>
      <w:r w:rsidRPr="004F3B18">
        <w:rPr>
          <w:rFonts w:ascii="Calibri" w:hAnsi="Calibri" w:cs="Calibri"/>
        </w:rPr>
        <w:t>model_2.add(Dense(1))</w:t>
      </w:r>
    </w:p>
    <w:p w14:paraId="4AD899F5" w14:textId="77777777" w:rsidR="00B065C0" w:rsidRPr="004F3B18" w:rsidRDefault="00B065C0" w:rsidP="00B065C0">
      <w:pPr>
        <w:rPr>
          <w:rFonts w:ascii="Calibri" w:hAnsi="Calibri" w:cs="Calibri"/>
        </w:rPr>
      </w:pPr>
    </w:p>
    <w:p w14:paraId="729716A1" w14:textId="77777777" w:rsidR="00B065C0" w:rsidRPr="004F3B18" w:rsidRDefault="00B065C0" w:rsidP="00B065C0">
      <w:pPr>
        <w:rPr>
          <w:rFonts w:ascii="Calibri" w:hAnsi="Calibri" w:cs="Calibri"/>
        </w:rPr>
      </w:pPr>
      <w:r w:rsidRPr="004F3B18">
        <w:rPr>
          <w:rFonts w:ascii="Calibri" w:hAnsi="Calibri" w:cs="Calibri"/>
        </w:rPr>
        <w:t>#COmpiling the model</w:t>
      </w:r>
    </w:p>
    <w:p w14:paraId="294C1B65" w14:textId="77777777" w:rsidR="00B065C0" w:rsidRPr="004F3B18" w:rsidRDefault="00B065C0" w:rsidP="00B065C0">
      <w:pPr>
        <w:rPr>
          <w:rFonts w:ascii="Calibri" w:hAnsi="Calibri" w:cs="Calibri"/>
        </w:rPr>
      </w:pPr>
      <w:r w:rsidRPr="004F3B18">
        <w:rPr>
          <w:rFonts w:ascii="Calibri" w:hAnsi="Calibri" w:cs="Calibri"/>
        </w:rPr>
        <w:t>model_2.compile(optimizer='adam', loss='mean_squared_error')</w:t>
      </w:r>
    </w:p>
    <w:p w14:paraId="67C3C3BC" w14:textId="77777777" w:rsidR="00B065C0" w:rsidRPr="004F3B18" w:rsidRDefault="00B065C0" w:rsidP="00B065C0">
      <w:pPr>
        <w:rPr>
          <w:rFonts w:ascii="Calibri" w:hAnsi="Calibri" w:cs="Calibri"/>
        </w:rPr>
      </w:pPr>
    </w:p>
    <w:p w14:paraId="5C38FF87" w14:textId="77777777" w:rsidR="00B065C0" w:rsidRPr="004F3B18" w:rsidRDefault="00B065C0" w:rsidP="00B065C0">
      <w:pPr>
        <w:rPr>
          <w:rFonts w:ascii="Calibri" w:hAnsi="Calibri" w:cs="Calibri"/>
        </w:rPr>
      </w:pPr>
      <w:r w:rsidRPr="004F3B18">
        <w:rPr>
          <w:rFonts w:ascii="Calibri" w:hAnsi="Calibri" w:cs="Calibri"/>
        </w:rPr>
        <w:t>#Plotting model summary and the model</w:t>
      </w:r>
    </w:p>
    <w:p w14:paraId="11AFBE07" w14:textId="77777777" w:rsidR="00B065C0" w:rsidRPr="004F3B18" w:rsidRDefault="00B065C0" w:rsidP="00B065C0">
      <w:pPr>
        <w:rPr>
          <w:rFonts w:ascii="Calibri" w:hAnsi="Calibri" w:cs="Calibri"/>
        </w:rPr>
      </w:pPr>
      <w:r w:rsidRPr="004F3B18">
        <w:rPr>
          <w:rFonts w:ascii="Calibri" w:hAnsi="Calibri" w:cs="Calibri"/>
        </w:rPr>
        <w:t>model_2.summary()</w:t>
      </w:r>
    </w:p>
    <w:p w14:paraId="1E19E02C" w14:textId="77777777" w:rsidR="00B065C0" w:rsidRPr="004F3B18" w:rsidRDefault="00B065C0" w:rsidP="00B065C0">
      <w:pPr>
        <w:rPr>
          <w:rFonts w:ascii="Calibri" w:hAnsi="Calibri" w:cs="Calibri"/>
        </w:rPr>
      </w:pPr>
      <w:r w:rsidRPr="004F3B18">
        <w:rPr>
          <w:rFonts w:ascii="Calibri" w:hAnsi="Calibri" w:cs="Calibri"/>
        </w:rPr>
        <w:t>plot_model(model_2)</w:t>
      </w:r>
    </w:p>
    <w:p w14:paraId="61B9B25A" w14:textId="77777777" w:rsidR="00B065C0" w:rsidRPr="004F3B18" w:rsidRDefault="00B065C0" w:rsidP="00B065C0">
      <w:pPr>
        <w:rPr>
          <w:rFonts w:ascii="Calibri" w:hAnsi="Calibri" w:cs="Calibri"/>
        </w:rPr>
      </w:pPr>
    </w:p>
    <w:p w14:paraId="2BFC13A5" w14:textId="77777777" w:rsidR="00B065C0" w:rsidRPr="004F3B18" w:rsidRDefault="00B065C0" w:rsidP="00B065C0">
      <w:pPr>
        <w:rPr>
          <w:rFonts w:ascii="Calibri" w:hAnsi="Calibri" w:cs="Calibri"/>
        </w:rPr>
      </w:pPr>
      <w:r w:rsidRPr="004F3B18">
        <w:rPr>
          <w:rFonts w:ascii="Calibri" w:hAnsi="Calibri" w:cs="Calibri"/>
        </w:rPr>
        <w:t>#Compiling the model</w:t>
      </w:r>
    </w:p>
    <w:p w14:paraId="008A5878" w14:textId="77777777" w:rsidR="00B065C0" w:rsidRPr="004F3B18" w:rsidRDefault="00B065C0" w:rsidP="00B065C0">
      <w:pPr>
        <w:rPr>
          <w:rFonts w:ascii="Calibri" w:hAnsi="Calibri" w:cs="Calibri"/>
        </w:rPr>
      </w:pPr>
      <w:r w:rsidRPr="004F3B18">
        <w:rPr>
          <w:rFonts w:ascii="Calibri" w:hAnsi="Calibri" w:cs="Calibri"/>
        </w:rPr>
        <w:t>model_2.compile(optimizer='adam', loss='mean_squared_error')</w:t>
      </w:r>
    </w:p>
    <w:p w14:paraId="5670978F" w14:textId="77777777" w:rsidR="00B065C0" w:rsidRPr="004F3B18" w:rsidRDefault="00B065C0" w:rsidP="00B065C0">
      <w:pPr>
        <w:rPr>
          <w:rFonts w:ascii="Calibri" w:hAnsi="Calibri" w:cs="Calibri"/>
        </w:rPr>
      </w:pPr>
    </w:p>
    <w:p w14:paraId="387329FC" w14:textId="77777777" w:rsidR="00B065C0" w:rsidRPr="004F3B18" w:rsidRDefault="00B065C0" w:rsidP="00B065C0">
      <w:pPr>
        <w:rPr>
          <w:rFonts w:ascii="Calibri" w:hAnsi="Calibri" w:cs="Calibri"/>
        </w:rPr>
      </w:pPr>
      <w:r w:rsidRPr="004F3B18">
        <w:rPr>
          <w:rFonts w:ascii="Calibri" w:hAnsi="Calibri" w:cs="Calibri"/>
        </w:rPr>
        <w:t>#Training the model with BP timeseries training data</w:t>
      </w:r>
    </w:p>
    <w:p w14:paraId="351E701B" w14:textId="77777777" w:rsidR="00B065C0" w:rsidRPr="004F3B18" w:rsidRDefault="00B065C0" w:rsidP="00B065C0">
      <w:pPr>
        <w:rPr>
          <w:rFonts w:ascii="Calibri" w:hAnsi="Calibri" w:cs="Calibri"/>
        </w:rPr>
      </w:pPr>
      <w:r w:rsidRPr="004F3B18">
        <w:rPr>
          <w:rFonts w:ascii="Calibri" w:hAnsi="Calibri" w:cs="Calibri"/>
        </w:rPr>
        <w:t>model_2.fit(bp_train_ts_std, epochs=epoch, verbose=2)</w:t>
      </w:r>
    </w:p>
    <w:p w14:paraId="6BBF8131" w14:textId="77777777" w:rsidR="00B065C0" w:rsidRPr="004F3B18" w:rsidRDefault="00B065C0" w:rsidP="00B065C0">
      <w:pPr>
        <w:rPr>
          <w:rFonts w:ascii="Calibri" w:hAnsi="Calibri" w:cs="Calibri"/>
        </w:rPr>
      </w:pPr>
    </w:p>
    <w:p w14:paraId="2CCC1649" w14:textId="77777777" w:rsidR="00B065C0" w:rsidRPr="004F3B18" w:rsidRDefault="00B065C0" w:rsidP="00B065C0">
      <w:pPr>
        <w:rPr>
          <w:rFonts w:ascii="Calibri" w:hAnsi="Calibri" w:cs="Calibri"/>
        </w:rPr>
      </w:pPr>
      <w:r w:rsidRPr="004F3B18">
        <w:rPr>
          <w:rFonts w:ascii="Calibri" w:hAnsi="Calibri" w:cs="Calibri"/>
        </w:rPr>
        <w:t>#Evaluating the model with BP timeseries test data</w:t>
      </w:r>
    </w:p>
    <w:p w14:paraId="2C7FAE23" w14:textId="77777777" w:rsidR="00B065C0" w:rsidRPr="004F3B18" w:rsidRDefault="00B065C0" w:rsidP="00B065C0">
      <w:pPr>
        <w:rPr>
          <w:rFonts w:ascii="Calibri" w:hAnsi="Calibri" w:cs="Calibri"/>
        </w:rPr>
      </w:pPr>
      <w:r w:rsidRPr="004F3B18">
        <w:rPr>
          <w:rFonts w:ascii="Calibri" w:hAnsi="Calibri" w:cs="Calibri"/>
        </w:rPr>
        <w:lastRenderedPageBreak/>
        <w:t>evaluate(model_2, bp_test_std, bp_test_ts_std, bp_scaler_std, 'BP')</w:t>
      </w:r>
    </w:p>
    <w:p w14:paraId="3948305C" w14:textId="77777777" w:rsidR="00B065C0" w:rsidRPr="004F3B18" w:rsidRDefault="00B065C0" w:rsidP="00B065C0">
      <w:pPr>
        <w:rPr>
          <w:rFonts w:ascii="Calibri" w:hAnsi="Calibri" w:cs="Calibri"/>
        </w:rPr>
      </w:pPr>
    </w:p>
    <w:p w14:paraId="21740361" w14:textId="77777777" w:rsidR="00B065C0" w:rsidRPr="004F3B18" w:rsidRDefault="00B065C0" w:rsidP="00B065C0">
      <w:pPr>
        <w:rPr>
          <w:rFonts w:ascii="Calibri" w:hAnsi="Calibri" w:cs="Calibri"/>
        </w:rPr>
      </w:pPr>
      <w:r w:rsidRPr="004F3B18">
        <w:rPr>
          <w:rFonts w:ascii="Calibri" w:hAnsi="Calibri" w:cs="Calibri"/>
        </w:rPr>
        <w:t>#Evaluating the model with SHEL timeseries test data</w:t>
      </w:r>
    </w:p>
    <w:p w14:paraId="7AB25E6D" w14:textId="77777777" w:rsidR="00B065C0" w:rsidRPr="004F3B18" w:rsidRDefault="00B065C0" w:rsidP="00B065C0">
      <w:pPr>
        <w:rPr>
          <w:rFonts w:ascii="Calibri" w:hAnsi="Calibri" w:cs="Calibri"/>
        </w:rPr>
      </w:pPr>
      <w:r w:rsidRPr="004F3B18">
        <w:rPr>
          <w:rFonts w:ascii="Calibri" w:hAnsi="Calibri" w:cs="Calibri"/>
        </w:rPr>
        <w:t>evaluate(model_2, shel_test_std, shel_test_ts_std, shel_scaler_std, 'SHEL')</w:t>
      </w:r>
    </w:p>
    <w:p w14:paraId="27DD72A9" w14:textId="77777777" w:rsidR="00B065C0" w:rsidRPr="004F3B18" w:rsidRDefault="00B065C0" w:rsidP="00B065C0">
      <w:pPr>
        <w:rPr>
          <w:rFonts w:ascii="Calibri" w:hAnsi="Calibri" w:cs="Calibri"/>
        </w:rPr>
      </w:pPr>
    </w:p>
    <w:p w14:paraId="758488FF" w14:textId="77777777" w:rsidR="00B065C0" w:rsidRPr="004F3B18" w:rsidRDefault="00B065C0" w:rsidP="00B065C0">
      <w:pPr>
        <w:rPr>
          <w:rFonts w:ascii="Calibri" w:hAnsi="Calibri" w:cs="Calibri"/>
        </w:rPr>
      </w:pPr>
      <w:r w:rsidRPr="004F3B18">
        <w:rPr>
          <w:rFonts w:ascii="Calibri" w:hAnsi="Calibri" w:cs="Calibri"/>
        </w:rPr>
        <w:t>#Evaluating the model with XOM timeseries test data</w:t>
      </w:r>
    </w:p>
    <w:p w14:paraId="7888830A" w14:textId="77777777" w:rsidR="00B065C0" w:rsidRPr="004F3B18" w:rsidRDefault="00B065C0" w:rsidP="00B065C0">
      <w:pPr>
        <w:rPr>
          <w:rFonts w:ascii="Calibri" w:hAnsi="Calibri" w:cs="Calibri"/>
        </w:rPr>
      </w:pPr>
      <w:r w:rsidRPr="004F3B18">
        <w:rPr>
          <w:rFonts w:ascii="Calibri" w:hAnsi="Calibri" w:cs="Calibri"/>
        </w:rPr>
        <w:t>evaluate(model_2, xom_test_std, xom_test_ts_std, xom_scaler_std, 'XOM')</w:t>
      </w:r>
    </w:p>
    <w:p w14:paraId="2817FFC2" w14:textId="77777777" w:rsidR="00B065C0" w:rsidRPr="004F3B18" w:rsidRDefault="00B065C0" w:rsidP="00B065C0">
      <w:pPr>
        <w:rPr>
          <w:rFonts w:ascii="Calibri" w:hAnsi="Calibri" w:cs="Calibri"/>
        </w:rPr>
      </w:pPr>
    </w:p>
    <w:p w14:paraId="3BBB8952" w14:textId="77777777" w:rsidR="00B065C0" w:rsidRPr="004F3B18" w:rsidRDefault="00B065C0" w:rsidP="00B065C0">
      <w:pPr>
        <w:rPr>
          <w:rFonts w:ascii="Calibri" w:hAnsi="Calibri" w:cs="Calibri"/>
        </w:rPr>
      </w:pPr>
      <w:r w:rsidRPr="004F3B18">
        <w:rPr>
          <w:rFonts w:ascii="Calibri" w:hAnsi="Calibri" w:cs="Calibri"/>
        </w:rPr>
        <w:t>#Evaluating the model with CVX timeseries test data</w:t>
      </w:r>
    </w:p>
    <w:p w14:paraId="248FF272" w14:textId="77777777" w:rsidR="00B065C0" w:rsidRPr="004F3B18" w:rsidRDefault="00B065C0" w:rsidP="00B065C0">
      <w:pPr>
        <w:rPr>
          <w:rFonts w:ascii="Calibri" w:hAnsi="Calibri" w:cs="Calibri"/>
        </w:rPr>
      </w:pPr>
      <w:r w:rsidRPr="004F3B18">
        <w:rPr>
          <w:rFonts w:ascii="Calibri" w:hAnsi="Calibri" w:cs="Calibri"/>
        </w:rPr>
        <w:t>evaluate(model_2, cvx_test_std, cvx_test_ts_std, cvx_scaler_std, 'CVX')</w:t>
      </w:r>
    </w:p>
    <w:p w14:paraId="4154C938" w14:textId="77777777" w:rsidR="00B065C0" w:rsidRPr="004F3B18" w:rsidRDefault="00B065C0" w:rsidP="00B065C0">
      <w:pPr>
        <w:rPr>
          <w:rFonts w:ascii="Calibri" w:hAnsi="Calibri" w:cs="Calibri"/>
        </w:rPr>
      </w:pPr>
    </w:p>
    <w:p w14:paraId="6CB83FF5" w14:textId="77777777" w:rsidR="00B065C0" w:rsidRPr="004F3B18" w:rsidRDefault="00B065C0" w:rsidP="00B065C0">
      <w:pPr>
        <w:rPr>
          <w:rFonts w:ascii="Calibri" w:hAnsi="Calibri" w:cs="Calibri"/>
        </w:rPr>
      </w:pPr>
      <w:r w:rsidRPr="004F3B18">
        <w:rPr>
          <w:rFonts w:ascii="Calibri" w:hAnsi="Calibri" w:cs="Calibri"/>
        </w:rPr>
        <w:t>#Compiling the model</w:t>
      </w:r>
    </w:p>
    <w:p w14:paraId="737A994E" w14:textId="77777777" w:rsidR="00B065C0" w:rsidRPr="004F3B18" w:rsidRDefault="00B065C0" w:rsidP="00B065C0">
      <w:pPr>
        <w:rPr>
          <w:rFonts w:ascii="Calibri" w:hAnsi="Calibri" w:cs="Calibri"/>
        </w:rPr>
      </w:pPr>
      <w:r w:rsidRPr="004F3B18">
        <w:rPr>
          <w:rFonts w:ascii="Calibri" w:hAnsi="Calibri" w:cs="Calibri"/>
        </w:rPr>
        <w:t>model_2.compile(optimizer='adam', loss='mean_squared_error')</w:t>
      </w:r>
    </w:p>
    <w:p w14:paraId="4158368E" w14:textId="77777777" w:rsidR="00B065C0" w:rsidRPr="004F3B18" w:rsidRDefault="00B065C0" w:rsidP="00B065C0">
      <w:pPr>
        <w:rPr>
          <w:rFonts w:ascii="Calibri" w:hAnsi="Calibri" w:cs="Calibri"/>
        </w:rPr>
      </w:pPr>
    </w:p>
    <w:p w14:paraId="7031AABE" w14:textId="77777777" w:rsidR="00B065C0" w:rsidRPr="004F3B18" w:rsidRDefault="00B065C0" w:rsidP="00B065C0">
      <w:pPr>
        <w:rPr>
          <w:rFonts w:ascii="Calibri" w:hAnsi="Calibri" w:cs="Calibri"/>
        </w:rPr>
      </w:pPr>
      <w:r w:rsidRPr="004F3B18">
        <w:rPr>
          <w:rFonts w:ascii="Calibri" w:hAnsi="Calibri" w:cs="Calibri"/>
        </w:rPr>
        <w:t>#Training the model with BP timeseries data</w:t>
      </w:r>
    </w:p>
    <w:p w14:paraId="3C702DF7" w14:textId="77777777" w:rsidR="00B065C0" w:rsidRPr="004F3B18" w:rsidRDefault="00B065C0" w:rsidP="00B065C0">
      <w:pPr>
        <w:rPr>
          <w:rFonts w:ascii="Calibri" w:hAnsi="Calibri" w:cs="Calibri"/>
        </w:rPr>
      </w:pPr>
      <w:r w:rsidRPr="004F3B18">
        <w:rPr>
          <w:rFonts w:ascii="Calibri" w:hAnsi="Calibri" w:cs="Calibri"/>
        </w:rPr>
        <w:t>model_2.fit(bp_ts_std, epochs=epoch, verbose=2)</w:t>
      </w:r>
    </w:p>
    <w:p w14:paraId="36A028C9" w14:textId="77777777" w:rsidR="00B065C0" w:rsidRPr="004F3B18" w:rsidRDefault="00B065C0" w:rsidP="00B065C0">
      <w:pPr>
        <w:rPr>
          <w:rFonts w:ascii="Calibri" w:hAnsi="Calibri" w:cs="Calibri"/>
        </w:rPr>
      </w:pPr>
    </w:p>
    <w:p w14:paraId="39496882"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BP data</w:t>
      </w:r>
    </w:p>
    <w:p w14:paraId="503B13A0" w14:textId="77777777" w:rsidR="00B065C0" w:rsidRPr="004F3B18" w:rsidRDefault="00B065C0" w:rsidP="00B065C0">
      <w:pPr>
        <w:rPr>
          <w:rFonts w:ascii="Calibri" w:hAnsi="Calibri" w:cs="Calibri"/>
        </w:rPr>
      </w:pPr>
      <w:r w:rsidRPr="004F3B18">
        <w:rPr>
          <w:rFonts w:ascii="Calibri" w:hAnsi="Calibri" w:cs="Calibri"/>
        </w:rPr>
        <w:t>forecast(model_2, bp_forecast, bp_test_std, bp_scaler_std, look_back, 'BP')</w:t>
      </w:r>
    </w:p>
    <w:p w14:paraId="056CB726" w14:textId="77777777" w:rsidR="00B065C0" w:rsidRPr="004F3B18" w:rsidRDefault="00B065C0" w:rsidP="00B065C0">
      <w:pPr>
        <w:rPr>
          <w:rFonts w:ascii="Calibri" w:hAnsi="Calibri" w:cs="Calibri"/>
        </w:rPr>
      </w:pPr>
    </w:p>
    <w:p w14:paraId="36BACE00"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SHEL data</w:t>
      </w:r>
    </w:p>
    <w:p w14:paraId="377D9B62" w14:textId="77777777" w:rsidR="00B065C0" w:rsidRPr="004F3B18" w:rsidRDefault="00B065C0" w:rsidP="00B065C0">
      <w:pPr>
        <w:rPr>
          <w:rFonts w:ascii="Calibri" w:hAnsi="Calibri" w:cs="Calibri"/>
        </w:rPr>
      </w:pPr>
      <w:r w:rsidRPr="004F3B18">
        <w:rPr>
          <w:rFonts w:ascii="Calibri" w:hAnsi="Calibri" w:cs="Calibri"/>
        </w:rPr>
        <w:t>forecast(model_2, shel_forecast, shel_test_std, shel_scaler_std, look_back,</w:t>
      </w:r>
    </w:p>
    <w:p w14:paraId="68BEE015" w14:textId="77777777" w:rsidR="00B065C0" w:rsidRPr="004F3B18" w:rsidRDefault="00B065C0" w:rsidP="00B065C0">
      <w:pPr>
        <w:rPr>
          <w:rFonts w:ascii="Calibri" w:hAnsi="Calibri" w:cs="Calibri"/>
        </w:rPr>
      </w:pPr>
      <w:r w:rsidRPr="004F3B18">
        <w:rPr>
          <w:rFonts w:ascii="Calibri" w:hAnsi="Calibri" w:cs="Calibri"/>
        </w:rPr>
        <w:t xml:space="preserve">         'SHEL')</w:t>
      </w:r>
    </w:p>
    <w:p w14:paraId="7DA76B87" w14:textId="77777777" w:rsidR="00B065C0" w:rsidRPr="004F3B18" w:rsidRDefault="00B065C0" w:rsidP="00B065C0">
      <w:pPr>
        <w:rPr>
          <w:rFonts w:ascii="Calibri" w:hAnsi="Calibri" w:cs="Calibri"/>
        </w:rPr>
      </w:pPr>
    </w:p>
    <w:p w14:paraId="1AD51B72"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XOM data</w:t>
      </w:r>
    </w:p>
    <w:p w14:paraId="7C8AB290" w14:textId="77777777" w:rsidR="00B065C0" w:rsidRPr="004F3B18" w:rsidRDefault="00B065C0" w:rsidP="00B065C0">
      <w:pPr>
        <w:rPr>
          <w:rFonts w:ascii="Calibri" w:hAnsi="Calibri" w:cs="Calibri"/>
        </w:rPr>
      </w:pPr>
      <w:r w:rsidRPr="004F3B18">
        <w:rPr>
          <w:rFonts w:ascii="Calibri" w:hAnsi="Calibri" w:cs="Calibri"/>
        </w:rPr>
        <w:t>forecast(model_2, xom_forecast, xom_test_std, xom_scaler_std, look_back, 'XOM')</w:t>
      </w:r>
    </w:p>
    <w:p w14:paraId="6FF12975" w14:textId="77777777" w:rsidR="00B065C0" w:rsidRPr="004F3B18" w:rsidRDefault="00B065C0" w:rsidP="00B065C0">
      <w:pPr>
        <w:rPr>
          <w:rFonts w:ascii="Calibri" w:hAnsi="Calibri" w:cs="Calibri"/>
        </w:rPr>
      </w:pPr>
    </w:p>
    <w:p w14:paraId="11D0641E"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CVX data</w:t>
      </w:r>
    </w:p>
    <w:p w14:paraId="029D9B0F" w14:textId="77777777" w:rsidR="00B065C0" w:rsidRPr="004F3B18" w:rsidRDefault="00B065C0" w:rsidP="00B065C0">
      <w:pPr>
        <w:rPr>
          <w:rFonts w:ascii="Calibri" w:hAnsi="Calibri" w:cs="Calibri"/>
        </w:rPr>
      </w:pPr>
      <w:r w:rsidRPr="004F3B18">
        <w:rPr>
          <w:rFonts w:ascii="Calibri" w:hAnsi="Calibri" w:cs="Calibri"/>
        </w:rPr>
        <w:t>forecast(model_2, cvx_forecast, cvx_test_std, cvx_scaler_std, look_back, 'CVX')</w:t>
      </w:r>
    </w:p>
    <w:p w14:paraId="73523EDA" w14:textId="77777777" w:rsidR="00B065C0" w:rsidRPr="004F3B18" w:rsidRDefault="00B065C0" w:rsidP="00B065C0">
      <w:pPr>
        <w:rPr>
          <w:rFonts w:ascii="Calibri" w:hAnsi="Calibri" w:cs="Calibri"/>
        </w:rPr>
      </w:pPr>
    </w:p>
    <w:p w14:paraId="35421813" w14:textId="77777777" w:rsidR="00B065C0" w:rsidRPr="004F3B18" w:rsidRDefault="00B065C0" w:rsidP="00B065C0">
      <w:pPr>
        <w:rPr>
          <w:rFonts w:ascii="Calibri" w:hAnsi="Calibri" w:cs="Calibri"/>
        </w:rPr>
      </w:pPr>
      <w:r w:rsidRPr="004F3B18">
        <w:rPr>
          <w:rFonts w:ascii="Calibri" w:hAnsi="Calibri" w:cs="Calibri"/>
        </w:rPr>
        <w:t>#Compiling the model</w:t>
      </w:r>
    </w:p>
    <w:p w14:paraId="43A26A71" w14:textId="77777777" w:rsidR="00B065C0" w:rsidRPr="004F3B18" w:rsidRDefault="00B065C0" w:rsidP="00B065C0">
      <w:pPr>
        <w:rPr>
          <w:rFonts w:ascii="Calibri" w:hAnsi="Calibri" w:cs="Calibri"/>
        </w:rPr>
      </w:pPr>
      <w:r w:rsidRPr="004F3B18">
        <w:rPr>
          <w:rFonts w:ascii="Calibri" w:hAnsi="Calibri" w:cs="Calibri"/>
        </w:rPr>
        <w:t>model_2.compile(optimizer='adam', loss='mean_squared_error')</w:t>
      </w:r>
    </w:p>
    <w:p w14:paraId="48DA4D36" w14:textId="77777777" w:rsidR="00B065C0" w:rsidRPr="004F3B18" w:rsidRDefault="00B065C0" w:rsidP="00B065C0">
      <w:pPr>
        <w:rPr>
          <w:rFonts w:ascii="Calibri" w:hAnsi="Calibri" w:cs="Calibri"/>
        </w:rPr>
      </w:pPr>
    </w:p>
    <w:p w14:paraId="79D0FA7D" w14:textId="77777777" w:rsidR="00B065C0" w:rsidRPr="004F3B18" w:rsidRDefault="00B065C0" w:rsidP="00B065C0">
      <w:pPr>
        <w:rPr>
          <w:rFonts w:ascii="Calibri" w:hAnsi="Calibri" w:cs="Calibri"/>
        </w:rPr>
      </w:pPr>
      <w:r w:rsidRPr="004F3B18">
        <w:rPr>
          <w:rFonts w:ascii="Calibri" w:hAnsi="Calibri" w:cs="Calibri"/>
        </w:rPr>
        <w:t>#Training the model with BP timeseries training data</w:t>
      </w:r>
    </w:p>
    <w:p w14:paraId="61268080" w14:textId="77777777" w:rsidR="00B065C0" w:rsidRPr="004F3B18" w:rsidRDefault="00B065C0" w:rsidP="00B065C0">
      <w:pPr>
        <w:rPr>
          <w:rFonts w:ascii="Calibri" w:hAnsi="Calibri" w:cs="Calibri"/>
        </w:rPr>
      </w:pPr>
      <w:r w:rsidRPr="004F3B18">
        <w:rPr>
          <w:rFonts w:ascii="Calibri" w:hAnsi="Calibri" w:cs="Calibri"/>
        </w:rPr>
        <w:t>model_2.fit(bp_train_ts_min, epochs=epoch, verbose=2)</w:t>
      </w:r>
    </w:p>
    <w:p w14:paraId="1D1C8857" w14:textId="77777777" w:rsidR="00B065C0" w:rsidRPr="004F3B18" w:rsidRDefault="00B065C0" w:rsidP="00B065C0">
      <w:pPr>
        <w:rPr>
          <w:rFonts w:ascii="Calibri" w:hAnsi="Calibri" w:cs="Calibri"/>
        </w:rPr>
      </w:pPr>
    </w:p>
    <w:p w14:paraId="6AA74346" w14:textId="77777777" w:rsidR="00B065C0" w:rsidRPr="004F3B18" w:rsidRDefault="00B065C0" w:rsidP="00B065C0">
      <w:pPr>
        <w:rPr>
          <w:rFonts w:ascii="Calibri" w:hAnsi="Calibri" w:cs="Calibri"/>
        </w:rPr>
      </w:pPr>
      <w:r w:rsidRPr="004F3B18">
        <w:rPr>
          <w:rFonts w:ascii="Calibri" w:hAnsi="Calibri" w:cs="Calibri"/>
        </w:rPr>
        <w:t>#Evaluating the model with BP timeseries test data</w:t>
      </w:r>
    </w:p>
    <w:p w14:paraId="2DCCD42F" w14:textId="77777777" w:rsidR="00B065C0" w:rsidRPr="004F3B18" w:rsidRDefault="00B065C0" w:rsidP="00B065C0">
      <w:pPr>
        <w:rPr>
          <w:rFonts w:ascii="Calibri" w:hAnsi="Calibri" w:cs="Calibri"/>
        </w:rPr>
      </w:pPr>
      <w:r w:rsidRPr="004F3B18">
        <w:rPr>
          <w:rFonts w:ascii="Calibri" w:hAnsi="Calibri" w:cs="Calibri"/>
        </w:rPr>
        <w:t>evaluate(model_2, bp_test_min, bp_test_ts_min, bp_scaler_min, 'BP')</w:t>
      </w:r>
    </w:p>
    <w:p w14:paraId="25F4DD4D" w14:textId="77777777" w:rsidR="00B065C0" w:rsidRPr="004F3B18" w:rsidRDefault="00B065C0" w:rsidP="00B065C0">
      <w:pPr>
        <w:rPr>
          <w:rFonts w:ascii="Calibri" w:hAnsi="Calibri" w:cs="Calibri"/>
        </w:rPr>
      </w:pPr>
    </w:p>
    <w:p w14:paraId="3DDA9EBA" w14:textId="77777777" w:rsidR="00B065C0" w:rsidRPr="004F3B18" w:rsidRDefault="00B065C0" w:rsidP="00B065C0">
      <w:pPr>
        <w:rPr>
          <w:rFonts w:ascii="Calibri" w:hAnsi="Calibri" w:cs="Calibri"/>
        </w:rPr>
      </w:pPr>
      <w:r w:rsidRPr="004F3B18">
        <w:rPr>
          <w:rFonts w:ascii="Calibri" w:hAnsi="Calibri" w:cs="Calibri"/>
        </w:rPr>
        <w:t>#Evaluating the model with SHEL timeseries test data</w:t>
      </w:r>
    </w:p>
    <w:p w14:paraId="0708118D" w14:textId="77777777" w:rsidR="00B065C0" w:rsidRPr="004F3B18" w:rsidRDefault="00B065C0" w:rsidP="00B065C0">
      <w:pPr>
        <w:rPr>
          <w:rFonts w:ascii="Calibri" w:hAnsi="Calibri" w:cs="Calibri"/>
        </w:rPr>
      </w:pPr>
      <w:r w:rsidRPr="004F3B18">
        <w:rPr>
          <w:rFonts w:ascii="Calibri" w:hAnsi="Calibri" w:cs="Calibri"/>
        </w:rPr>
        <w:t>evaluate(model_2, shel_test_min, shel_test_ts_min, shel_scaler_min, 'SHEL')</w:t>
      </w:r>
    </w:p>
    <w:p w14:paraId="5B9608BE" w14:textId="77777777" w:rsidR="00B065C0" w:rsidRPr="004F3B18" w:rsidRDefault="00B065C0" w:rsidP="00B065C0">
      <w:pPr>
        <w:rPr>
          <w:rFonts w:ascii="Calibri" w:hAnsi="Calibri" w:cs="Calibri"/>
        </w:rPr>
      </w:pPr>
    </w:p>
    <w:p w14:paraId="25DA358B" w14:textId="77777777" w:rsidR="00B065C0" w:rsidRPr="004F3B18" w:rsidRDefault="00B065C0" w:rsidP="00B065C0">
      <w:pPr>
        <w:rPr>
          <w:rFonts w:ascii="Calibri" w:hAnsi="Calibri" w:cs="Calibri"/>
        </w:rPr>
      </w:pPr>
      <w:r w:rsidRPr="004F3B18">
        <w:rPr>
          <w:rFonts w:ascii="Calibri" w:hAnsi="Calibri" w:cs="Calibri"/>
        </w:rPr>
        <w:t>#Evaluating the model with XOM timeseries test data</w:t>
      </w:r>
    </w:p>
    <w:p w14:paraId="3F44EB24" w14:textId="77777777" w:rsidR="00B065C0" w:rsidRPr="004F3B18" w:rsidRDefault="00B065C0" w:rsidP="00B065C0">
      <w:pPr>
        <w:rPr>
          <w:rFonts w:ascii="Calibri" w:hAnsi="Calibri" w:cs="Calibri"/>
        </w:rPr>
      </w:pPr>
      <w:r w:rsidRPr="004F3B18">
        <w:rPr>
          <w:rFonts w:ascii="Calibri" w:hAnsi="Calibri" w:cs="Calibri"/>
        </w:rPr>
        <w:t>evaluate(model_2, xom_test_min, xom_test_ts_min, xom_scaler_min, 'XOM')</w:t>
      </w:r>
    </w:p>
    <w:p w14:paraId="51FD8F28" w14:textId="77777777" w:rsidR="00B065C0" w:rsidRPr="004F3B18" w:rsidRDefault="00B065C0" w:rsidP="00B065C0">
      <w:pPr>
        <w:rPr>
          <w:rFonts w:ascii="Calibri" w:hAnsi="Calibri" w:cs="Calibri"/>
        </w:rPr>
      </w:pPr>
    </w:p>
    <w:p w14:paraId="0769CB86" w14:textId="77777777" w:rsidR="00B065C0" w:rsidRPr="004F3B18" w:rsidRDefault="00B065C0" w:rsidP="00B065C0">
      <w:pPr>
        <w:rPr>
          <w:rFonts w:ascii="Calibri" w:hAnsi="Calibri" w:cs="Calibri"/>
        </w:rPr>
      </w:pPr>
      <w:r w:rsidRPr="004F3B18">
        <w:rPr>
          <w:rFonts w:ascii="Calibri" w:hAnsi="Calibri" w:cs="Calibri"/>
        </w:rPr>
        <w:t>#Evaluating the model with CVX timeseries test data</w:t>
      </w:r>
    </w:p>
    <w:p w14:paraId="00B18CEE" w14:textId="77777777" w:rsidR="00B065C0" w:rsidRPr="004F3B18" w:rsidRDefault="00B065C0" w:rsidP="00B065C0">
      <w:pPr>
        <w:rPr>
          <w:rFonts w:ascii="Calibri" w:hAnsi="Calibri" w:cs="Calibri"/>
        </w:rPr>
      </w:pPr>
      <w:r w:rsidRPr="004F3B18">
        <w:rPr>
          <w:rFonts w:ascii="Calibri" w:hAnsi="Calibri" w:cs="Calibri"/>
        </w:rPr>
        <w:t>evaluate(model_2, cvx_test_min, cvx_test_ts_min, cvx_scaler_min, 'CVX')</w:t>
      </w:r>
    </w:p>
    <w:p w14:paraId="3678313F" w14:textId="77777777" w:rsidR="00B065C0" w:rsidRPr="004F3B18" w:rsidRDefault="00B065C0" w:rsidP="00B065C0">
      <w:pPr>
        <w:rPr>
          <w:rFonts w:ascii="Calibri" w:hAnsi="Calibri" w:cs="Calibri"/>
        </w:rPr>
      </w:pPr>
    </w:p>
    <w:p w14:paraId="3C060CDD" w14:textId="77777777" w:rsidR="00B065C0" w:rsidRPr="004F3B18" w:rsidRDefault="00B065C0" w:rsidP="00B065C0">
      <w:pPr>
        <w:rPr>
          <w:rFonts w:ascii="Calibri" w:hAnsi="Calibri" w:cs="Calibri"/>
        </w:rPr>
      </w:pPr>
      <w:r w:rsidRPr="004F3B18">
        <w:rPr>
          <w:rFonts w:ascii="Calibri" w:hAnsi="Calibri" w:cs="Calibri"/>
        </w:rPr>
        <w:t>#Compiling the model</w:t>
      </w:r>
    </w:p>
    <w:p w14:paraId="4F284A75" w14:textId="77777777" w:rsidR="00B065C0" w:rsidRPr="004F3B18" w:rsidRDefault="00B065C0" w:rsidP="00B065C0">
      <w:pPr>
        <w:rPr>
          <w:rFonts w:ascii="Calibri" w:hAnsi="Calibri" w:cs="Calibri"/>
        </w:rPr>
      </w:pPr>
      <w:r w:rsidRPr="004F3B18">
        <w:rPr>
          <w:rFonts w:ascii="Calibri" w:hAnsi="Calibri" w:cs="Calibri"/>
        </w:rPr>
        <w:t>model_2.compile(optimizer='adam', loss='mean_squared_error')</w:t>
      </w:r>
    </w:p>
    <w:p w14:paraId="57BD51FB" w14:textId="77777777" w:rsidR="00B065C0" w:rsidRPr="004F3B18" w:rsidRDefault="00B065C0" w:rsidP="00B065C0">
      <w:pPr>
        <w:rPr>
          <w:rFonts w:ascii="Calibri" w:hAnsi="Calibri" w:cs="Calibri"/>
        </w:rPr>
      </w:pPr>
    </w:p>
    <w:p w14:paraId="14FEDE1B" w14:textId="77777777" w:rsidR="00B065C0" w:rsidRPr="004F3B18" w:rsidRDefault="00B065C0" w:rsidP="00B065C0">
      <w:pPr>
        <w:rPr>
          <w:rFonts w:ascii="Calibri" w:hAnsi="Calibri" w:cs="Calibri"/>
        </w:rPr>
      </w:pPr>
      <w:r w:rsidRPr="004F3B18">
        <w:rPr>
          <w:rFonts w:ascii="Calibri" w:hAnsi="Calibri" w:cs="Calibri"/>
        </w:rPr>
        <w:t>#Training the model with BP timeseries data</w:t>
      </w:r>
    </w:p>
    <w:p w14:paraId="109B7612" w14:textId="77777777" w:rsidR="00B065C0" w:rsidRPr="004F3B18" w:rsidRDefault="00B065C0" w:rsidP="00B065C0">
      <w:pPr>
        <w:rPr>
          <w:rFonts w:ascii="Calibri" w:hAnsi="Calibri" w:cs="Calibri"/>
        </w:rPr>
      </w:pPr>
      <w:r w:rsidRPr="004F3B18">
        <w:rPr>
          <w:rFonts w:ascii="Calibri" w:hAnsi="Calibri" w:cs="Calibri"/>
        </w:rPr>
        <w:t>model_2.fit(bp_ts_min, epochs=epoch, verbose=2)</w:t>
      </w:r>
    </w:p>
    <w:p w14:paraId="370D5639" w14:textId="77777777" w:rsidR="00B065C0" w:rsidRPr="004F3B18" w:rsidRDefault="00B065C0" w:rsidP="00B065C0">
      <w:pPr>
        <w:rPr>
          <w:rFonts w:ascii="Calibri" w:hAnsi="Calibri" w:cs="Calibri"/>
        </w:rPr>
      </w:pPr>
    </w:p>
    <w:p w14:paraId="15B19FB4"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BP data</w:t>
      </w:r>
    </w:p>
    <w:p w14:paraId="5A486B72" w14:textId="77777777" w:rsidR="00B065C0" w:rsidRPr="004F3B18" w:rsidRDefault="00B065C0" w:rsidP="00B065C0">
      <w:pPr>
        <w:rPr>
          <w:rFonts w:ascii="Calibri" w:hAnsi="Calibri" w:cs="Calibri"/>
        </w:rPr>
      </w:pPr>
      <w:r w:rsidRPr="004F3B18">
        <w:rPr>
          <w:rFonts w:ascii="Calibri" w:hAnsi="Calibri" w:cs="Calibri"/>
        </w:rPr>
        <w:t>forecast(model_2, bp_forecast, bp_test_min, bp_scaler_min, look_back, 'BP')</w:t>
      </w:r>
    </w:p>
    <w:p w14:paraId="274ED0F4" w14:textId="77777777" w:rsidR="00B065C0" w:rsidRPr="004F3B18" w:rsidRDefault="00B065C0" w:rsidP="00B065C0">
      <w:pPr>
        <w:rPr>
          <w:rFonts w:ascii="Calibri" w:hAnsi="Calibri" w:cs="Calibri"/>
        </w:rPr>
      </w:pPr>
    </w:p>
    <w:p w14:paraId="15B2E0A2"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SHEL data</w:t>
      </w:r>
    </w:p>
    <w:p w14:paraId="0A605EFA" w14:textId="77777777" w:rsidR="00B065C0" w:rsidRPr="004F3B18" w:rsidRDefault="00B065C0" w:rsidP="00B065C0">
      <w:pPr>
        <w:rPr>
          <w:rFonts w:ascii="Calibri" w:hAnsi="Calibri" w:cs="Calibri"/>
        </w:rPr>
      </w:pPr>
      <w:r w:rsidRPr="004F3B18">
        <w:rPr>
          <w:rFonts w:ascii="Calibri" w:hAnsi="Calibri" w:cs="Calibri"/>
        </w:rPr>
        <w:t>forecast(model_2, shel_forecast, shel_test_min, shel_scaler_min, look_back,</w:t>
      </w:r>
    </w:p>
    <w:p w14:paraId="2E28522C" w14:textId="77777777" w:rsidR="00B065C0" w:rsidRPr="004F3B18" w:rsidRDefault="00B065C0" w:rsidP="00B065C0">
      <w:pPr>
        <w:rPr>
          <w:rFonts w:ascii="Calibri" w:hAnsi="Calibri" w:cs="Calibri"/>
        </w:rPr>
      </w:pPr>
      <w:r w:rsidRPr="004F3B18">
        <w:rPr>
          <w:rFonts w:ascii="Calibri" w:hAnsi="Calibri" w:cs="Calibri"/>
        </w:rPr>
        <w:t xml:space="preserve">         'SHEL')</w:t>
      </w:r>
    </w:p>
    <w:p w14:paraId="5BE5220C" w14:textId="77777777" w:rsidR="00B065C0" w:rsidRPr="004F3B18" w:rsidRDefault="00B065C0" w:rsidP="00B065C0">
      <w:pPr>
        <w:rPr>
          <w:rFonts w:ascii="Calibri" w:hAnsi="Calibri" w:cs="Calibri"/>
        </w:rPr>
      </w:pPr>
    </w:p>
    <w:p w14:paraId="00580BD1"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XOM data</w:t>
      </w:r>
    </w:p>
    <w:p w14:paraId="4CCA0227" w14:textId="77777777" w:rsidR="00B065C0" w:rsidRPr="004F3B18" w:rsidRDefault="00B065C0" w:rsidP="00B065C0">
      <w:pPr>
        <w:rPr>
          <w:rFonts w:ascii="Calibri" w:hAnsi="Calibri" w:cs="Calibri"/>
        </w:rPr>
      </w:pPr>
      <w:r w:rsidRPr="004F3B18">
        <w:rPr>
          <w:rFonts w:ascii="Calibri" w:hAnsi="Calibri" w:cs="Calibri"/>
        </w:rPr>
        <w:t>forecast(model_2, xom_forecast, xom_test_min, xom_scaler_min, look_back, 'XOM')</w:t>
      </w:r>
    </w:p>
    <w:p w14:paraId="7CC178F8" w14:textId="77777777" w:rsidR="00B065C0" w:rsidRPr="004F3B18" w:rsidRDefault="00B065C0" w:rsidP="00B065C0">
      <w:pPr>
        <w:rPr>
          <w:rFonts w:ascii="Calibri" w:hAnsi="Calibri" w:cs="Calibri"/>
        </w:rPr>
      </w:pPr>
    </w:p>
    <w:p w14:paraId="254AB26A"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CVX data</w:t>
      </w:r>
    </w:p>
    <w:p w14:paraId="3DAB4AC6" w14:textId="77777777" w:rsidR="00B065C0" w:rsidRPr="004F3B18" w:rsidRDefault="00B065C0" w:rsidP="00B065C0">
      <w:pPr>
        <w:rPr>
          <w:rFonts w:ascii="Calibri" w:hAnsi="Calibri" w:cs="Calibri"/>
        </w:rPr>
      </w:pPr>
      <w:r w:rsidRPr="004F3B18">
        <w:rPr>
          <w:rFonts w:ascii="Calibri" w:hAnsi="Calibri" w:cs="Calibri"/>
        </w:rPr>
        <w:t>forecast(model_2, cvx_forecast, cvx_test_min, cvx_scaler_min, look_back, 'CVX')</w:t>
      </w:r>
    </w:p>
    <w:p w14:paraId="6F606598" w14:textId="77777777" w:rsidR="00B065C0" w:rsidRPr="004F3B18" w:rsidRDefault="00B065C0" w:rsidP="00B065C0">
      <w:pPr>
        <w:rPr>
          <w:rFonts w:ascii="Calibri" w:hAnsi="Calibri" w:cs="Calibri"/>
        </w:rPr>
      </w:pPr>
    </w:p>
    <w:p w14:paraId="602665FD" w14:textId="77777777" w:rsidR="00B065C0" w:rsidRPr="004F3B18" w:rsidRDefault="00B065C0" w:rsidP="00B065C0">
      <w:pPr>
        <w:rPr>
          <w:rFonts w:ascii="Calibri" w:hAnsi="Calibri" w:cs="Calibri"/>
        </w:rPr>
      </w:pPr>
      <w:r w:rsidRPr="004F3B18">
        <w:rPr>
          <w:rFonts w:ascii="Calibri" w:hAnsi="Calibri" w:cs="Calibri"/>
        </w:rPr>
        <w:t>"""###Model-3 building and evaluation"""</w:t>
      </w:r>
    </w:p>
    <w:p w14:paraId="3C2378CC" w14:textId="77777777" w:rsidR="00B065C0" w:rsidRPr="004F3B18" w:rsidRDefault="00B065C0" w:rsidP="00B065C0">
      <w:pPr>
        <w:rPr>
          <w:rFonts w:ascii="Calibri" w:hAnsi="Calibri" w:cs="Calibri"/>
        </w:rPr>
      </w:pPr>
    </w:p>
    <w:p w14:paraId="37DDF470" w14:textId="77777777" w:rsidR="00B065C0" w:rsidRPr="004F3B18" w:rsidRDefault="00B065C0" w:rsidP="00B065C0">
      <w:pPr>
        <w:rPr>
          <w:rFonts w:ascii="Calibri" w:hAnsi="Calibri" w:cs="Calibri"/>
        </w:rPr>
      </w:pPr>
      <w:r w:rsidRPr="004F3B18">
        <w:rPr>
          <w:rFonts w:ascii="Calibri" w:hAnsi="Calibri" w:cs="Calibri"/>
        </w:rPr>
        <w:t>#GRU model</w:t>
      </w:r>
    </w:p>
    <w:p w14:paraId="58F74DB8" w14:textId="77777777" w:rsidR="00B065C0" w:rsidRPr="004F3B18" w:rsidRDefault="00B065C0" w:rsidP="00B065C0">
      <w:pPr>
        <w:rPr>
          <w:rFonts w:ascii="Calibri" w:hAnsi="Calibri" w:cs="Calibri"/>
        </w:rPr>
      </w:pPr>
      <w:r w:rsidRPr="004F3B18">
        <w:rPr>
          <w:rFonts w:ascii="Calibri" w:hAnsi="Calibri" w:cs="Calibri"/>
        </w:rPr>
        <w:t>model_3 = tf.keras.models.Sequential()</w:t>
      </w:r>
    </w:p>
    <w:p w14:paraId="226D6E4D" w14:textId="77777777" w:rsidR="00B065C0" w:rsidRPr="004F3B18" w:rsidRDefault="00B065C0" w:rsidP="00B065C0">
      <w:pPr>
        <w:rPr>
          <w:rFonts w:ascii="Calibri" w:hAnsi="Calibri" w:cs="Calibri"/>
        </w:rPr>
      </w:pPr>
      <w:r w:rsidRPr="004F3B18">
        <w:rPr>
          <w:rFonts w:ascii="Calibri" w:hAnsi="Calibri" w:cs="Calibri"/>
        </w:rPr>
        <w:t>model_3.add(tf.keras.layers.GRU(units=50,activation='sigmoid',</w:t>
      </w:r>
    </w:p>
    <w:p w14:paraId="5B2D4D5F" w14:textId="77777777" w:rsidR="00B065C0" w:rsidRPr="004F3B18" w:rsidRDefault="00B065C0" w:rsidP="00B065C0">
      <w:pPr>
        <w:rPr>
          <w:rFonts w:ascii="Calibri" w:hAnsi="Calibri" w:cs="Calibri"/>
        </w:rPr>
      </w:pPr>
      <w:r w:rsidRPr="004F3B18">
        <w:rPr>
          <w:rFonts w:ascii="Calibri" w:hAnsi="Calibri" w:cs="Calibri"/>
        </w:rPr>
        <w:t xml:space="preserve">                                return_sequences=True,</w:t>
      </w:r>
    </w:p>
    <w:p w14:paraId="73FE27B3" w14:textId="77777777" w:rsidR="00B065C0" w:rsidRPr="004F3B18" w:rsidRDefault="00B065C0" w:rsidP="00B065C0">
      <w:pPr>
        <w:rPr>
          <w:rFonts w:ascii="Calibri" w:hAnsi="Calibri" w:cs="Calibri"/>
        </w:rPr>
      </w:pPr>
      <w:r w:rsidRPr="004F3B18">
        <w:rPr>
          <w:rFonts w:ascii="Calibri" w:hAnsi="Calibri" w:cs="Calibri"/>
        </w:rPr>
        <w:t xml:space="preserve">                                input_shape=(look_back, 1)))</w:t>
      </w:r>
    </w:p>
    <w:p w14:paraId="7845F755" w14:textId="77777777" w:rsidR="00B065C0" w:rsidRPr="004F3B18" w:rsidRDefault="00B065C0" w:rsidP="00B065C0">
      <w:pPr>
        <w:rPr>
          <w:rFonts w:ascii="Calibri" w:hAnsi="Calibri" w:cs="Calibri"/>
        </w:rPr>
      </w:pPr>
      <w:r w:rsidRPr="004F3B18">
        <w:rPr>
          <w:rFonts w:ascii="Calibri" w:hAnsi="Calibri" w:cs="Calibri"/>
        </w:rPr>
        <w:t>model_3.add(tf.keras.layers.GRU(units=25))</w:t>
      </w:r>
    </w:p>
    <w:p w14:paraId="2F2E7B14" w14:textId="77777777" w:rsidR="00B065C0" w:rsidRPr="004F3B18" w:rsidRDefault="00B065C0" w:rsidP="00B065C0">
      <w:pPr>
        <w:rPr>
          <w:rFonts w:ascii="Calibri" w:hAnsi="Calibri" w:cs="Calibri"/>
        </w:rPr>
      </w:pPr>
      <w:r w:rsidRPr="004F3B18">
        <w:rPr>
          <w:rFonts w:ascii="Calibri" w:hAnsi="Calibri" w:cs="Calibri"/>
        </w:rPr>
        <w:t>model_3.add(tf.keras.layers.Dense(1))</w:t>
      </w:r>
    </w:p>
    <w:p w14:paraId="25348A34" w14:textId="77777777" w:rsidR="00B065C0" w:rsidRPr="004F3B18" w:rsidRDefault="00B065C0" w:rsidP="00B065C0">
      <w:pPr>
        <w:rPr>
          <w:rFonts w:ascii="Calibri" w:hAnsi="Calibri" w:cs="Calibri"/>
        </w:rPr>
      </w:pPr>
    </w:p>
    <w:p w14:paraId="6BA6C1DB" w14:textId="77777777" w:rsidR="00B065C0" w:rsidRPr="004F3B18" w:rsidRDefault="00B065C0" w:rsidP="00B065C0">
      <w:pPr>
        <w:rPr>
          <w:rFonts w:ascii="Calibri" w:hAnsi="Calibri" w:cs="Calibri"/>
        </w:rPr>
      </w:pPr>
      <w:r w:rsidRPr="004F3B18">
        <w:rPr>
          <w:rFonts w:ascii="Calibri" w:hAnsi="Calibri" w:cs="Calibri"/>
        </w:rPr>
        <w:t>#Compiling the model</w:t>
      </w:r>
    </w:p>
    <w:p w14:paraId="7767EE02" w14:textId="77777777" w:rsidR="00B065C0" w:rsidRPr="004F3B18" w:rsidRDefault="00B065C0" w:rsidP="00B065C0">
      <w:pPr>
        <w:rPr>
          <w:rFonts w:ascii="Calibri" w:hAnsi="Calibri" w:cs="Calibri"/>
        </w:rPr>
      </w:pPr>
      <w:r w:rsidRPr="004F3B18">
        <w:rPr>
          <w:rFonts w:ascii="Calibri" w:hAnsi="Calibri" w:cs="Calibri"/>
        </w:rPr>
        <w:t>model_3.compile(optimizer='adam', loss='mean_squared_error')</w:t>
      </w:r>
    </w:p>
    <w:p w14:paraId="6922C1E1" w14:textId="77777777" w:rsidR="00B065C0" w:rsidRPr="004F3B18" w:rsidRDefault="00B065C0" w:rsidP="00B065C0">
      <w:pPr>
        <w:rPr>
          <w:rFonts w:ascii="Calibri" w:hAnsi="Calibri" w:cs="Calibri"/>
        </w:rPr>
      </w:pPr>
    </w:p>
    <w:p w14:paraId="7574B804" w14:textId="77777777" w:rsidR="00B065C0" w:rsidRPr="004F3B18" w:rsidRDefault="00B065C0" w:rsidP="00B065C0">
      <w:pPr>
        <w:rPr>
          <w:rFonts w:ascii="Calibri" w:hAnsi="Calibri" w:cs="Calibri"/>
        </w:rPr>
      </w:pPr>
      <w:r w:rsidRPr="004F3B18">
        <w:rPr>
          <w:rFonts w:ascii="Calibri" w:hAnsi="Calibri" w:cs="Calibri"/>
        </w:rPr>
        <w:t>#Plotting model summary and the model</w:t>
      </w:r>
    </w:p>
    <w:p w14:paraId="19C46525" w14:textId="77777777" w:rsidR="00B065C0" w:rsidRPr="004F3B18" w:rsidRDefault="00B065C0" w:rsidP="00B065C0">
      <w:pPr>
        <w:rPr>
          <w:rFonts w:ascii="Calibri" w:hAnsi="Calibri" w:cs="Calibri"/>
        </w:rPr>
      </w:pPr>
      <w:r w:rsidRPr="004F3B18">
        <w:rPr>
          <w:rFonts w:ascii="Calibri" w:hAnsi="Calibri" w:cs="Calibri"/>
        </w:rPr>
        <w:t>model_3.summary()</w:t>
      </w:r>
    </w:p>
    <w:p w14:paraId="1E69014E" w14:textId="77777777" w:rsidR="00B065C0" w:rsidRPr="004F3B18" w:rsidRDefault="00B065C0" w:rsidP="00B065C0">
      <w:pPr>
        <w:rPr>
          <w:rFonts w:ascii="Calibri" w:hAnsi="Calibri" w:cs="Calibri"/>
        </w:rPr>
      </w:pPr>
      <w:r w:rsidRPr="004F3B18">
        <w:rPr>
          <w:rFonts w:ascii="Calibri" w:hAnsi="Calibri" w:cs="Calibri"/>
        </w:rPr>
        <w:t>plot_model(model_3)</w:t>
      </w:r>
    </w:p>
    <w:p w14:paraId="3D63BE0A" w14:textId="77777777" w:rsidR="00B065C0" w:rsidRPr="004F3B18" w:rsidRDefault="00B065C0" w:rsidP="00B065C0">
      <w:pPr>
        <w:rPr>
          <w:rFonts w:ascii="Calibri" w:hAnsi="Calibri" w:cs="Calibri"/>
        </w:rPr>
      </w:pPr>
    </w:p>
    <w:p w14:paraId="367E6205" w14:textId="77777777" w:rsidR="00B065C0" w:rsidRPr="004F3B18" w:rsidRDefault="00B065C0" w:rsidP="00B065C0">
      <w:pPr>
        <w:rPr>
          <w:rFonts w:ascii="Calibri" w:hAnsi="Calibri" w:cs="Calibri"/>
        </w:rPr>
      </w:pPr>
      <w:r w:rsidRPr="004F3B18">
        <w:rPr>
          <w:rFonts w:ascii="Calibri" w:hAnsi="Calibri" w:cs="Calibri"/>
        </w:rPr>
        <w:t>#Compiling the model</w:t>
      </w:r>
    </w:p>
    <w:p w14:paraId="2983323C" w14:textId="77777777" w:rsidR="00B065C0" w:rsidRPr="004F3B18" w:rsidRDefault="00B065C0" w:rsidP="00B065C0">
      <w:pPr>
        <w:rPr>
          <w:rFonts w:ascii="Calibri" w:hAnsi="Calibri" w:cs="Calibri"/>
        </w:rPr>
      </w:pPr>
      <w:r w:rsidRPr="004F3B18">
        <w:rPr>
          <w:rFonts w:ascii="Calibri" w:hAnsi="Calibri" w:cs="Calibri"/>
        </w:rPr>
        <w:t>model_3.compile(optimizer='adam', loss='mean_squared_error')</w:t>
      </w:r>
    </w:p>
    <w:p w14:paraId="292AE829" w14:textId="77777777" w:rsidR="00B065C0" w:rsidRPr="004F3B18" w:rsidRDefault="00B065C0" w:rsidP="00B065C0">
      <w:pPr>
        <w:rPr>
          <w:rFonts w:ascii="Calibri" w:hAnsi="Calibri" w:cs="Calibri"/>
        </w:rPr>
      </w:pPr>
    </w:p>
    <w:p w14:paraId="6E1947DB" w14:textId="77777777" w:rsidR="00B065C0" w:rsidRPr="004F3B18" w:rsidRDefault="00B065C0" w:rsidP="00B065C0">
      <w:pPr>
        <w:rPr>
          <w:rFonts w:ascii="Calibri" w:hAnsi="Calibri" w:cs="Calibri"/>
        </w:rPr>
      </w:pPr>
      <w:r w:rsidRPr="004F3B18">
        <w:rPr>
          <w:rFonts w:ascii="Calibri" w:hAnsi="Calibri" w:cs="Calibri"/>
        </w:rPr>
        <w:t>#Training the model with BP timeseries training data</w:t>
      </w:r>
    </w:p>
    <w:p w14:paraId="5AE68A07" w14:textId="77777777" w:rsidR="00B065C0" w:rsidRPr="004F3B18" w:rsidRDefault="00B065C0" w:rsidP="00B065C0">
      <w:pPr>
        <w:rPr>
          <w:rFonts w:ascii="Calibri" w:hAnsi="Calibri" w:cs="Calibri"/>
        </w:rPr>
      </w:pPr>
      <w:r w:rsidRPr="004F3B18">
        <w:rPr>
          <w:rFonts w:ascii="Calibri" w:hAnsi="Calibri" w:cs="Calibri"/>
        </w:rPr>
        <w:t>model_3.fit(bp_train_ts_std, epochs=epoch, verbose=2)</w:t>
      </w:r>
    </w:p>
    <w:p w14:paraId="594A16EB" w14:textId="77777777" w:rsidR="00B065C0" w:rsidRPr="004F3B18" w:rsidRDefault="00B065C0" w:rsidP="00B065C0">
      <w:pPr>
        <w:rPr>
          <w:rFonts w:ascii="Calibri" w:hAnsi="Calibri" w:cs="Calibri"/>
        </w:rPr>
      </w:pPr>
    </w:p>
    <w:p w14:paraId="0A5E1030" w14:textId="77777777" w:rsidR="00B065C0" w:rsidRPr="004F3B18" w:rsidRDefault="00B065C0" w:rsidP="00B065C0">
      <w:pPr>
        <w:rPr>
          <w:rFonts w:ascii="Calibri" w:hAnsi="Calibri" w:cs="Calibri"/>
        </w:rPr>
      </w:pPr>
      <w:r w:rsidRPr="004F3B18">
        <w:rPr>
          <w:rFonts w:ascii="Calibri" w:hAnsi="Calibri" w:cs="Calibri"/>
        </w:rPr>
        <w:t>#Evaluating the model with BP timeseries test data</w:t>
      </w:r>
    </w:p>
    <w:p w14:paraId="559FBA9B" w14:textId="77777777" w:rsidR="00B065C0" w:rsidRPr="004F3B18" w:rsidRDefault="00B065C0" w:rsidP="00B065C0">
      <w:pPr>
        <w:rPr>
          <w:rFonts w:ascii="Calibri" w:hAnsi="Calibri" w:cs="Calibri"/>
        </w:rPr>
      </w:pPr>
      <w:r w:rsidRPr="004F3B18">
        <w:rPr>
          <w:rFonts w:ascii="Calibri" w:hAnsi="Calibri" w:cs="Calibri"/>
        </w:rPr>
        <w:t>evaluate(model_3, bp_test_std, bp_test_ts_std, bp_scaler_std, 'BP')</w:t>
      </w:r>
    </w:p>
    <w:p w14:paraId="6BC6BCD9" w14:textId="77777777" w:rsidR="00B065C0" w:rsidRPr="004F3B18" w:rsidRDefault="00B065C0" w:rsidP="00B065C0">
      <w:pPr>
        <w:rPr>
          <w:rFonts w:ascii="Calibri" w:hAnsi="Calibri" w:cs="Calibri"/>
        </w:rPr>
      </w:pPr>
    </w:p>
    <w:p w14:paraId="4247CA4A" w14:textId="77777777" w:rsidR="00B065C0" w:rsidRPr="004F3B18" w:rsidRDefault="00B065C0" w:rsidP="00B065C0">
      <w:pPr>
        <w:rPr>
          <w:rFonts w:ascii="Calibri" w:hAnsi="Calibri" w:cs="Calibri"/>
        </w:rPr>
      </w:pPr>
      <w:r w:rsidRPr="004F3B18">
        <w:rPr>
          <w:rFonts w:ascii="Calibri" w:hAnsi="Calibri" w:cs="Calibri"/>
        </w:rPr>
        <w:t>#Evaluating the model with SHEL timeseries test data</w:t>
      </w:r>
    </w:p>
    <w:p w14:paraId="572863A8" w14:textId="77777777" w:rsidR="00B065C0" w:rsidRPr="004F3B18" w:rsidRDefault="00B065C0" w:rsidP="00B065C0">
      <w:pPr>
        <w:rPr>
          <w:rFonts w:ascii="Calibri" w:hAnsi="Calibri" w:cs="Calibri"/>
        </w:rPr>
      </w:pPr>
      <w:r w:rsidRPr="004F3B18">
        <w:rPr>
          <w:rFonts w:ascii="Calibri" w:hAnsi="Calibri" w:cs="Calibri"/>
        </w:rPr>
        <w:lastRenderedPageBreak/>
        <w:t>evaluate(model_3, shel_test_std, shel_test_ts_std, shel_scaler_std, 'SHEL')</w:t>
      </w:r>
    </w:p>
    <w:p w14:paraId="4383F7A7" w14:textId="77777777" w:rsidR="00B065C0" w:rsidRPr="004F3B18" w:rsidRDefault="00B065C0" w:rsidP="00B065C0">
      <w:pPr>
        <w:rPr>
          <w:rFonts w:ascii="Calibri" w:hAnsi="Calibri" w:cs="Calibri"/>
        </w:rPr>
      </w:pPr>
    </w:p>
    <w:p w14:paraId="38C0906B" w14:textId="77777777" w:rsidR="00B065C0" w:rsidRPr="004F3B18" w:rsidRDefault="00B065C0" w:rsidP="00B065C0">
      <w:pPr>
        <w:rPr>
          <w:rFonts w:ascii="Calibri" w:hAnsi="Calibri" w:cs="Calibri"/>
        </w:rPr>
      </w:pPr>
      <w:r w:rsidRPr="004F3B18">
        <w:rPr>
          <w:rFonts w:ascii="Calibri" w:hAnsi="Calibri" w:cs="Calibri"/>
        </w:rPr>
        <w:t>#Evaluating the model with XOM timeseries test data</w:t>
      </w:r>
    </w:p>
    <w:p w14:paraId="4E712F0A" w14:textId="77777777" w:rsidR="00B065C0" w:rsidRPr="004F3B18" w:rsidRDefault="00B065C0" w:rsidP="00B065C0">
      <w:pPr>
        <w:rPr>
          <w:rFonts w:ascii="Calibri" w:hAnsi="Calibri" w:cs="Calibri"/>
        </w:rPr>
      </w:pPr>
      <w:r w:rsidRPr="004F3B18">
        <w:rPr>
          <w:rFonts w:ascii="Calibri" w:hAnsi="Calibri" w:cs="Calibri"/>
        </w:rPr>
        <w:t>evaluate(model_3, xom_test_std, xom_test_ts_std, xom_scaler_std, 'XOM')</w:t>
      </w:r>
    </w:p>
    <w:p w14:paraId="67266820" w14:textId="77777777" w:rsidR="00B065C0" w:rsidRPr="004F3B18" w:rsidRDefault="00B065C0" w:rsidP="00B065C0">
      <w:pPr>
        <w:rPr>
          <w:rFonts w:ascii="Calibri" w:hAnsi="Calibri" w:cs="Calibri"/>
        </w:rPr>
      </w:pPr>
    </w:p>
    <w:p w14:paraId="47757721" w14:textId="77777777" w:rsidR="00B065C0" w:rsidRPr="004F3B18" w:rsidRDefault="00B065C0" w:rsidP="00B065C0">
      <w:pPr>
        <w:rPr>
          <w:rFonts w:ascii="Calibri" w:hAnsi="Calibri" w:cs="Calibri"/>
        </w:rPr>
      </w:pPr>
      <w:r w:rsidRPr="004F3B18">
        <w:rPr>
          <w:rFonts w:ascii="Calibri" w:hAnsi="Calibri" w:cs="Calibri"/>
        </w:rPr>
        <w:t>#Evaluating the model with CVX timeseries test data</w:t>
      </w:r>
    </w:p>
    <w:p w14:paraId="00680F39" w14:textId="77777777" w:rsidR="00B065C0" w:rsidRPr="004F3B18" w:rsidRDefault="00B065C0" w:rsidP="00B065C0">
      <w:pPr>
        <w:rPr>
          <w:rFonts w:ascii="Calibri" w:hAnsi="Calibri" w:cs="Calibri"/>
        </w:rPr>
      </w:pPr>
      <w:r w:rsidRPr="004F3B18">
        <w:rPr>
          <w:rFonts w:ascii="Calibri" w:hAnsi="Calibri" w:cs="Calibri"/>
        </w:rPr>
        <w:t>evaluate(model_3, cvx_test_std, cvx_test_ts_std, cvx_scaler_std, 'CVX')</w:t>
      </w:r>
    </w:p>
    <w:p w14:paraId="331CB634" w14:textId="77777777" w:rsidR="00B065C0" w:rsidRPr="004F3B18" w:rsidRDefault="00B065C0" w:rsidP="00B065C0">
      <w:pPr>
        <w:rPr>
          <w:rFonts w:ascii="Calibri" w:hAnsi="Calibri" w:cs="Calibri"/>
        </w:rPr>
      </w:pPr>
    </w:p>
    <w:p w14:paraId="6F86C115" w14:textId="77777777" w:rsidR="00B065C0" w:rsidRPr="004F3B18" w:rsidRDefault="00B065C0" w:rsidP="00B065C0">
      <w:pPr>
        <w:rPr>
          <w:rFonts w:ascii="Calibri" w:hAnsi="Calibri" w:cs="Calibri"/>
        </w:rPr>
      </w:pPr>
      <w:r w:rsidRPr="004F3B18">
        <w:rPr>
          <w:rFonts w:ascii="Calibri" w:hAnsi="Calibri" w:cs="Calibri"/>
        </w:rPr>
        <w:t>#Compiling the model</w:t>
      </w:r>
    </w:p>
    <w:p w14:paraId="1FAA22D7" w14:textId="77777777" w:rsidR="00B065C0" w:rsidRPr="004F3B18" w:rsidRDefault="00B065C0" w:rsidP="00B065C0">
      <w:pPr>
        <w:rPr>
          <w:rFonts w:ascii="Calibri" w:hAnsi="Calibri" w:cs="Calibri"/>
        </w:rPr>
      </w:pPr>
      <w:r w:rsidRPr="004F3B18">
        <w:rPr>
          <w:rFonts w:ascii="Calibri" w:hAnsi="Calibri" w:cs="Calibri"/>
        </w:rPr>
        <w:t>model_3.compile(optimizer='adam', loss='mean_squared_error')</w:t>
      </w:r>
    </w:p>
    <w:p w14:paraId="5D074E45" w14:textId="77777777" w:rsidR="00B065C0" w:rsidRPr="004F3B18" w:rsidRDefault="00B065C0" w:rsidP="00B065C0">
      <w:pPr>
        <w:rPr>
          <w:rFonts w:ascii="Calibri" w:hAnsi="Calibri" w:cs="Calibri"/>
        </w:rPr>
      </w:pPr>
    </w:p>
    <w:p w14:paraId="7C52A7CC" w14:textId="77777777" w:rsidR="00B065C0" w:rsidRPr="004F3B18" w:rsidRDefault="00B065C0" w:rsidP="00B065C0">
      <w:pPr>
        <w:rPr>
          <w:rFonts w:ascii="Calibri" w:hAnsi="Calibri" w:cs="Calibri"/>
        </w:rPr>
      </w:pPr>
      <w:r w:rsidRPr="004F3B18">
        <w:rPr>
          <w:rFonts w:ascii="Calibri" w:hAnsi="Calibri" w:cs="Calibri"/>
        </w:rPr>
        <w:t>#Training the model with BP timeseries data</w:t>
      </w:r>
    </w:p>
    <w:p w14:paraId="09FC2B2F" w14:textId="77777777" w:rsidR="00B065C0" w:rsidRPr="004F3B18" w:rsidRDefault="00B065C0" w:rsidP="00B065C0">
      <w:pPr>
        <w:rPr>
          <w:rFonts w:ascii="Calibri" w:hAnsi="Calibri" w:cs="Calibri"/>
        </w:rPr>
      </w:pPr>
      <w:r w:rsidRPr="004F3B18">
        <w:rPr>
          <w:rFonts w:ascii="Calibri" w:hAnsi="Calibri" w:cs="Calibri"/>
        </w:rPr>
        <w:t>model_3.fit(bp_ts_std, epochs=epoch, verbose=2)</w:t>
      </w:r>
    </w:p>
    <w:p w14:paraId="2A11571C" w14:textId="77777777" w:rsidR="00B065C0" w:rsidRPr="004F3B18" w:rsidRDefault="00B065C0" w:rsidP="00B065C0">
      <w:pPr>
        <w:rPr>
          <w:rFonts w:ascii="Calibri" w:hAnsi="Calibri" w:cs="Calibri"/>
        </w:rPr>
      </w:pPr>
    </w:p>
    <w:p w14:paraId="76478703"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BP data</w:t>
      </w:r>
    </w:p>
    <w:p w14:paraId="311386FC" w14:textId="77777777" w:rsidR="00B065C0" w:rsidRPr="004F3B18" w:rsidRDefault="00B065C0" w:rsidP="00B065C0">
      <w:pPr>
        <w:rPr>
          <w:rFonts w:ascii="Calibri" w:hAnsi="Calibri" w:cs="Calibri"/>
        </w:rPr>
      </w:pPr>
      <w:r w:rsidRPr="004F3B18">
        <w:rPr>
          <w:rFonts w:ascii="Calibri" w:hAnsi="Calibri" w:cs="Calibri"/>
        </w:rPr>
        <w:t>forecast(model_3, bp_forecast, bp_test_std, bp_scaler_std, look_back, 'BP')</w:t>
      </w:r>
    </w:p>
    <w:p w14:paraId="552E45FD" w14:textId="77777777" w:rsidR="00B065C0" w:rsidRPr="004F3B18" w:rsidRDefault="00B065C0" w:rsidP="00B065C0">
      <w:pPr>
        <w:rPr>
          <w:rFonts w:ascii="Calibri" w:hAnsi="Calibri" w:cs="Calibri"/>
        </w:rPr>
      </w:pPr>
    </w:p>
    <w:p w14:paraId="6B3FEFF2"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SHEL data</w:t>
      </w:r>
    </w:p>
    <w:p w14:paraId="0EE50C7B" w14:textId="77777777" w:rsidR="00B065C0" w:rsidRPr="004F3B18" w:rsidRDefault="00B065C0" w:rsidP="00B065C0">
      <w:pPr>
        <w:rPr>
          <w:rFonts w:ascii="Calibri" w:hAnsi="Calibri" w:cs="Calibri"/>
        </w:rPr>
      </w:pPr>
      <w:r w:rsidRPr="004F3B18">
        <w:rPr>
          <w:rFonts w:ascii="Calibri" w:hAnsi="Calibri" w:cs="Calibri"/>
        </w:rPr>
        <w:t>forecast(model_3, shel_forecast, shel_test_std, shel_scaler_std, look_back,</w:t>
      </w:r>
    </w:p>
    <w:p w14:paraId="041C7E03" w14:textId="77777777" w:rsidR="00B065C0" w:rsidRPr="004F3B18" w:rsidRDefault="00B065C0" w:rsidP="00B065C0">
      <w:pPr>
        <w:rPr>
          <w:rFonts w:ascii="Calibri" w:hAnsi="Calibri" w:cs="Calibri"/>
        </w:rPr>
      </w:pPr>
      <w:r w:rsidRPr="004F3B18">
        <w:rPr>
          <w:rFonts w:ascii="Calibri" w:hAnsi="Calibri" w:cs="Calibri"/>
        </w:rPr>
        <w:t xml:space="preserve">         'SHEL')</w:t>
      </w:r>
    </w:p>
    <w:p w14:paraId="541AFCD3" w14:textId="77777777" w:rsidR="00B065C0" w:rsidRPr="004F3B18" w:rsidRDefault="00B065C0" w:rsidP="00B065C0">
      <w:pPr>
        <w:rPr>
          <w:rFonts w:ascii="Calibri" w:hAnsi="Calibri" w:cs="Calibri"/>
        </w:rPr>
      </w:pPr>
    </w:p>
    <w:p w14:paraId="2A620C49"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XOM data</w:t>
      </w:r>
    </w:p>
    <w:p w14:paraId="0E7E1A00" w14:textId="77777777" w:rsidR="00B065C0" w:rsidRPr="004F3B18" w:rsidRDefault="00B065C0" w:rsidP="00B065C0">
      <w:pPr>
        <w:rPr>
          <w:rFonts w:ascii="Calibri" w:hAnsi="Calibri" w:cs="Calibri"/>
        </w:rPr>
      </w:pPr>
      <w:r w:rsidRPr="004F3B18">
        <w:rPr>
          <w:rFonts w:ascii="Calibri" w:hAnsi="Calibri" w:cs="Calibri"/>
        </w:rPr>
        <w:t>forecast(model_3, xom_forecast, xom_test_std, xom_scaler_std, look_back, 'XOM')</w:t>
      </w:r>
    </w:p>
    <w:p w14:paraId="16B81E6F" w14:textId="77777777" w:rsidR="00B065C0" w:rsidRPr="004F3B18" w:rsidRDefault="00B065C0" w:rsidP="00B065C0">
      <w:pPr>
        <w:rPr>
          <w:rFonts w:ascii="Calibri" w:hAnsi="Calibri" w:cs="Calibri"/>
        </w:rPr>
      </w:pPr>
    </w:p>
    <w:p w14:paraId="30745726"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CVX data</w:t>
      </w:r>
    </w:p>
    <w:p w14:paraId="7A4029F0" w14:textId="77777777" w:rsidR="00B065C0" w:rsidRPr="004F3B18" w:rsidRDefault="00B065C0" w:rsidP="00B065C0">
      <w:pPr>
        <w:rPr>
          <w:rFonts w:ascii="Calibri" w:hAnsi="Calibri" w:cs="Calibri"/>
        </w:rPr>
      </w:pPr>
      <w:r w:rsidRPr="004F3B18">
        <w:rPr>
          <w:rFonts w:ascii="Calibri" w:hAnsi="Calibri" w:cs="Calibri"/>
        </w:rPr>
        <w:t>forecast(model_3, cvx_forecast, cvx_test_std, cvx_scaler_std, look_back, 'CVX')</w:t>
      </w:r>
    </w:p>
    <w:p w14:paraId="0A95D3ED" w14:textId="77777777" w:rsidR="00B065C0" w:rsidRPr="004F3B18" w:rsidRDefault="00B065C0" w:rsidP="00B065C0">
      <w:pPr>
        <w:rPr>
          <w:rFonts w:ascii="Calibri" w:hAnsi="Calibri" w:cs="Calibri"/>
        </w:rPr>
      </w:pPr>
    </w:p>
    <w:p w14:paraId="30EFE8C4" w14:textId="77777777" w:rsidR="00B065C0" w:rsidRPr="004F3B18" w:rsidRDefault="00B065C0" w:rsidP="00B065C0">
      <w:pPr>
        <w:rPr>
          <w:rFonts w:ascii="Calibri" w:hAnsi="Calibri" w:cs="Calibri"/>
        </w:rPr>
      </w:pPr>
      <w:r w:rsidRPr="004F3B18">
        <w:rPr>
          <w:rFonts w:ascii="Calibri" w:hAnsi="Calibri" w:cs="Calibri"/>
        </w:rPr>
        <w:t>#Compiling the model</w:t>
      </w:r>
    </w:p>
    <w:p w14:paraId="7EC16D7B" w14:textId="77777777" w:rsidR="00B065C0" w:rsidRPr="004F3B18" w:rsidRDefault="00B065C0" w:rsidP="00B065C0">
      <w:pPr>
        <w:rPr>
          <w:rFonts w:ascii="Calibri" w:hAnsi="Calibri" w:cs="Calibri"/>
        </w:rPr>
      </w:pPr>
      <w:r w:rsidRPr="004F3B18">
        <w:rPr>
          <w:rFonts w:ascii="Calibri" w:hAnsi="Calibri" w:cs="Calibri"/>
        </w:rPr>
        <w:t>model_3.compile(optimizer='adam', loss='mean_squared_error')</w:t>
      </w:r>
    </w:p>
    <w:p w14:paraId="5D92166C" w14:textId="77777777" w:rsidR="00B065C0" w:rsidRPr="004F3B18" w:rsidRDefault="00B065C0" w:rsidP="00B065C0">
      <w:pPr>
        <w:rPr>
          <w:rFonts w:ascii="Calibri" w:hAnsi="Calibri" w:cs="Calibri"/>
        </w:rPr>
      </w:pPr>
    </w:p>
    <w:p w14:paraId="4873081F" w14:textId="77777777" w:rsidR="00B065C0" w:rsidRPr="004F3B18" w:rsidRDefault="00B065C0" w:rsidP="00B065C0">
      <w:pPr>
        <w:rPr>
          <w:rFonts w:ascii="Calibri" w:hAnsi="Calibri" w:cs="Calibri"/>
        </w:rPr>
      </w:pPr>
      <w:r w:rsidRPr="004F3B18">
        <w:rPr>
          <w:rFonts w:ascii="Calibri" w:hAnsi="Calibri" w:cs="Calibri"/>
        </w:rPr>
        <w:t>#Training the model with BP timeseries training data</w:t>
      </w:r>
    </w:p>
    <w:p w14:paraId="000B73C5" w14:textId="77777777" w:rsidR="00B065C0" w:rsidRPr="004F3B18" w:rsidRDefault="00B065C0" w:rsidP="00B065C0">
      <w:pPr>
        <w:rPr>
          <w:rFonts w:ascii="Calibri" w:hAnsi="Calibri" w:cs="Calibri"/>
        </w:rPr>
      </w:pPr>
      <w:r w:rsidRPr="004F3B18">
        <w:rPr>
          <w:rFonts w:ascii="Calibri" w:hAnsi="Calibri" w:cs="Calibri"/>
        </w:rPr>
        <w:t>model_3.fit(bp_train_ts_min, epochs=epoch, verbose=2)</w:t>
      </w:r>
    </w:p>
    <w:p w14:paraId="5264EC43" w14:textId="77777777" w:rsidR="00B065C0" w:rsidRPr="004F3B18" w:rsidRDefault="00B065C0" w:rsidP="00B065C0">
      <w:pPr>
        <w:rPr>
          <w:rFonts w:ascii="Calibri" w:hAnsi="Calibri" w:cs="Calibri"/>
        </w:rPr>
      </w:pPr>
    </w:p>
    <w:p w14:paraId="04C899D1" w14:textId="77777777" w:rsidR="00B065C0" w:rsidRPr="004F3B18" w:rsidRDefault="00B065C0" w:rsidP="00B065C0">
      <w:pPr>
        <w:rPr>
          <w:rFonts w:ascii="Calibri" w:hAnsi="Calibri" w:cs="Calibri"/>
        </w:rPr>
      </w:pPr>
      <w:r w:rsidRPr="004F3B18">
        <w:rPr>
          <w:rFonts w:ascii="Calibri" w:hAnsi="Calibri" w:cs="Calibri"/>
        </w:rPr>
        <w:t>#Evaluating the model with BP timeseries test data</w:t>
      </w:r>
    </w:p>
    <w:p w14:paraId="1EC18F04" w14:textId="77777777" w:rsidR="00B065C0" w:rsidRPr="004F3B18" w:rsidRDefault="00B065C0" w:rsidP="00B065C0">
      <w:pPr>
        <w:rPr>
          <w:rFonts w:ascii="Calibri" w:hAnsi="Calibri" w:cs="Calibri"/>
        </w:rPr>
      </w:pPr>
      <w:r w:rsidRPr="004F3B18">
        <w:rPr>
          <w:rFonts w:ascii="Calibri" w:hAnsi="Calibri" w:cs="Calibri"/>
        </w:rPr>
        <w:t>evaluate(model_3, bp_test_min, bp_test_ts_min, bp_scaler_min, 'BP')</w:t>
      </w:r>
    </w:p>
    <w:p w14:paraId="029846C0" w14:textId="77777777" w:rsidR="00B065C0" w:rsidRPr="004F3B18" w:rsidRDefault="00B065C0" w:rsidP="00B065C0">
      <w:pPr>
        <w:rPr>
          <w:rFonts w:ascii="Calibri" w:hAnsi="Calibri" w:cs="Calibri"/>
        </w:rPr>
      </w:pPr>
    </w:p>
    <w:p w14:paraId="26DEF35E" w14:textId="77777777" w:rsidR="00B065C0" w:rsidRPr="004F3B18" w:rsidRDefault="00B065C0" w:rsidP="00B065C0">
      <w:pPr>
        <w:rPr>
          <w:rFonts w:ascii="Calibri" w:hAnsi="Calibri" w:cs="Calibri"/>
        </w:rPr>
      </w:pPr>
      <w:r w:rsidRPr="004F3B18">
        <w:rPr>
          <w:rFonts w:ascii="Calibri" w:hAnsi="Calibri" w:cs="Calibri"/>
        </w:rPr>
        <w:t>#Evaluating the model with SHEL timeseries test data</w:t>
      </w:r>
    </w:p>
    <w:p w14:paraId="522B18CB" w14:textId="77777777" w:rsidR="00B065C0" w:rsidRPr="004F3B18" w:rsidRDefault="00B065C0" w:rsidP="00B065C0">
      <w:pPr>
        <w:rPr>
          <w:rFonts w:ascii="Calibri" w:hAnsi="Calibri" w:cs="Calibri"/>
        </w:rPr>
      </w:pPr>
      <w:r w:rsidRPr="004F3B18">
        <w:rPr>
          <w:rFonts w:ascii="Calibri" w:hAnsi="Calibri" w:cs="Calibri"/>
        </w:rPr>
        <w:t>evaluate(model_3, shel_test_min, shel_test_ts_min, shel_scaler_min, 'SHEL')</w:t>
      </w:r>
    </w:p>
    <w:p w14:paraId="5A6304B4" w14:textId="77777777" w:rsidR="00B065C0" w:rsidRPr="004F3B18" w:rsidRDefault="00B065C0" w:rsidP="00B065C0">
      <w:pPr>
        <w:rPr>
          <w:rFonts w:ascii="Calibri" w:hAnsi="Calibri" w:cs="Calibri"/>
        </w:rPr>
      </w:pPr>
    </w:p>
    <w:p w14:paraId="23B848E1" w14:textId="77777777" w:rsidR="00B065C0" w:rsidRPr="004F3B18" w:rsidRDefault="00B065C0" w:rsidP="00B065C0">
      <w:pPr>
        <w:rPr>
          <w:rFonts w:ascii="Calibri" w:hAnsi="Calibri" w:cs="Calibri"/>
        </w:rPr>
      </w:pPr>
      <w:r w:rsidRPr="004F3B18">
        <w:rPr>
          <w:rFonts w:ascii="Calibri" w:hAnsi="Calibri" w:cs="Calibri"/>
        </w:rPr>
        <w:t>#Evaluating the model with XOM timeseries test data</w:t>
      </w:r>
    </w:p>
    <w:p w14:paraId="6FD0B142" w14:textId="77777777" w:rsidR="00B065C0" w:rsidRPr="004F3B18" w:rsidRDefault="00B065C0" w:rsidP="00B065C0">
      <w:pPr>
        <w:rPr>
          <w:rFonts w:ascii="Calibri" w:hAnsi="Calibri" w:cs="Calibri"/>
        </w:rPr>
      </w:pPr>
      <w:r w:rsidRPr="004F3B18">
        <w:rPr>
          <w:rFonts w:ascii="Calibri" w:hAnsi="Calibri" w:cs="Calibri"/>
        </w:rPr>
        <w:t>evaluate(model_3, xom_test_min, xom_test_ts_min, xom_scaler_min, 'XOM')</w:t>
      </w:r>
    </w:p>
    <w:p w14:paraId="342D22CB" w14:textId="77777777" w:rsidR="00B065C0" w:rsidRPr="004F3B18" w:rsidRDefault="00B065C0" w:rsidP="00B065C0">
      <w:pPr>
        <w:rPr>
          <w:rFonts w:ascii="Calibri" w:hAnsi="Calibri" w:cs="Calibri"/>
        </w:rPr>
      </w:pPr>
    </w:p>
    <w:p w14:paraId="429C9C4A" w14:textId="77777777" w:rsidR="00B065C0" w:rsidRPr="004F3B18" w:rsidRDefault="00B065C0" w:rsidP="00B065C0">
      <w:pPr>
        <w:rPr>
          <w:rFonts w:ascii="Calibri" w:hAnsi="Calibri" w:cs="Calibri"/>
        </w:rPr>
      </w:pPr>
      <w:r w:rsidRPr="004F3B18">
        <w:rPr>
          <w:rFonts w:ascii="Calibri" w:hAnsi="Calibri" w:cs="Calibri"/>
        </w:rPr>
        <w:t>#Evaluating the model with CVX timeseries test data</w:t>
      </w:r>
    </w:p>
    <w:p w14:paraId="0D2494DC" w14:textId="77777777" w:rsidR="00B065C0" w:rsidRPr="004F3B18" w:rsidRDefault="00B065C0" w:rsidP="00B065C0">
      <w:pPr>
        <w:rPr>
          <w:rFonts w:ascii="Calibri" w:hAnsi="Calibri" w:cs="Calibri"/>
        </w:rPr>
      </w:pPr>
      <w:r w:rsidRPr="004F3B18">
        <w:rPr>
          <w:rFonts w:ascii="Calibri" w:hAnsi="Calibri" w:cs="Calibri"/>
        </w:rPr>
        <w:t>evaluate(model_3, cvx_test_min, cvx_test_ts_min, cvx_scaler_min, 'CVX')</w:t>
      </w:r>
    </w:p>
    <w:p w14:paraId="4F6F6475" w14:textId="77777777" w:rsidR="00B065C0" w:rsidRPr="004F3B18" w:rsidRDefault="00B065C0" w:rsidP="00B065C0">
      <w:pPr>
        <w:rPr>
          <w:rFonts w:ascii="Calibri" w:hAnsi="Calibri" w:cs="Calibri"/>
        </w:rPr>
      </w:pPr>
    </w:p>
    <w:p w14:paraId="7F6DC09B" w14:textId="77777777" w:rsidR="00B065C0" w:rsidRPr="004F3B18" w:rsidRDefault="00B065C0" w:rsidP="00B065C0">
      <w:pPr>
        <w:rPr>
          <w:rFonts w:ascii="Calibri" w:hAnsi="Calibri" w:cs="Calibri"/>
        </w:rPr>
      </w:pPr>
      <w:r w:rsidRPr="004F3B18">
        <w:rPr>
          <w:rFonts w:ascii="Calibri" w:hAnsi="Calibri" w:cs="Calibri"/>
        </w:rPr>
        <w:t>#Compiling the model</w:t>
      </w:r>
    </w:p>
    <w:p w14:paraId="3082EDED" w14:textId="77777777" w:rsidR="00B065C0" w:rsidRPr="004F3B18" w:rsidRDefault="00B065C0" w:rsidP="00B065C0">
      <w:pPr>
        <w:rPr>
          <w:rFonts w:ascii="Calibri" w:hAnsi="Calibri" w:cs="Calibri"/>
        </w:rPr>
      </w:pPr>
      <w:r w:rsidRPr="004F3B18">
        <w:rPr>
          <w:rFonts w:ascii="Calibri" w:hAnsi="Calibri" w:cs="Calibri"/>
        </w:rPr>
        <w:t>model_3.compile(optimizer='adam', loss='mean_squared_error')</w:t>
      </w:r>
    </w:p>
    <w:p w14:paraId="29EE5B11" w14:textId="77777777" w:rsidR="00B065C0" w:rsidRPr="004F3B18" w:rsidRDefault="00B065C0" w:rsidP="00B065C0">
      <w:pPr>
        <w:rPr>
          <w:rFonts w:ascii="Calibri" w:hAnsi="Calibri" w:cs="Calibri"/>
        </w:rPr>
      </w:pPr>
    </w:p>
    <w:p w14:paraId="382856F8" w14:textId="77777777" w:rsidR="00B065C0" w:rsidRPr="004F3B18" w:rsidRDefault="00B065C0" w:rsidP="00B065C0">
      <w:pPr>
        <w:rPr>
          <w:rFonts w:ascii="Calibri" w:hAnsi="Calibri" w:cs="Calibri"/>
        </w:rPr>
      </w:pPr>
      <w:r w:rsidRPr="004F3B18">
        <w:rPr>
          <w:rFonts w:ascii="Calibri" w:hAnsi="Calibri" w:cs="Calibri"/>
        </w:rPr>
        <w:t>#Training the model with BP timeseries data</w:t>
      </w:r>
    </w:p>
    <w:p w14:paraId="7E9D3FFB" w14:textId="77777777" w:rsidR="00B065C0" w:rsidRPr="004F3B18" w:rsidRDefault="00B065C0" w:rsidP="00B065C0">
      <w:pPr>
        <w:rPr>
          <w:rFonts w:ascii="Calibri" w:hAnsi="Calibri" w:cs="Calibri"/>
        </w:rPr>
      </w:pPr>
      <w:r w:rsidRPr="004F3B18">
        <w:rPr>
          <w:rFonts w:ascii="Calibri" w:hAnsi="Calibri" w:cs="Calibri"/>
        </w:rPr>
        <w:t>model_3.fit(bp_ts_min, epochs=epoch, verbose=2)</w:t>
      </w:r>
    </w:p>
    <w:p w14:paraId="71AC82DB" w14:textId="77777777" w:rsidR="00B065C0" w:rsidRPr="004F3B18" w:rsidRDefault="00B065C0" w:rsidP="00B065C0">
      <w:pPr>
        <w:rPr>
          <w:rFonts w:ascii="Calibri" w:hAnsi="Calibri" w:cs="Calibri"/>
        </w:rPr>
      </w:pPr>
    </w:p>
    <w:p w14:paraId="0225035F"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BP data</w:t>
      </w:r>
    </w:p>
    <w:p w14:paraId="60FF1812" w14:textId="77777777" w:rsidR="00B065C0" w:rsidRPr="004F3B18" w:rsidRDefault="00B065C0" w:rsidP="00B065C0">
      <w:pPr>
        <w:rPr>
          <w:rFonts w:ascii="Calibri" w:hAnsi="Calibri" w:cs="Calibri"/>
        </w:rPr>
      </w:pPr>
      <w:r w:rsidRPr="004F3B18">
        <w:rPr>
          <w:rFonts w:ascii="Calibri" w:hAnsi="Calibri" w:cs="Calibri"/>
        </w:rPr>
        <w:t>forecast(model_3, bp_forecast, bp_test_min, bp_scaler_min, look_back, 'BP')</w:t>
      </w:r>
    </w:p>
    <w:p w14:paraId="354B4C19" w14:textId="77777777" w:rsidR="00B065C0" w:rsidRPr="004F3B18" w:rsidRDefault="00B065C0" w:rsidP="00B065C0">
      <w:pPr>
        <w:rPr>
          <w:rFonts w:ascii="Calibri" w:hAnsi="Calibri" w:cs="Calibri"/>
        </w:rPr>
      </w:pPr>
    </w:p>
    <w:p w14:paraId="24B33898"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SHEL data</w:t>
      </w:r>
    </w:p>
    <w:p w14:paraId="0A8EED13" w14:textId="77777777" w:rsidR="00B065C0" w:rsidRPr="004F3B18" w:rsidRDefault="00B065C0" w:rsidP="00B065C0">
      <w:pPr>
        <w:rPr>
          <w:rFonts w:ascii="Calibri" w:hAnsi="Calibri" w:cs="Calibri"/>
        </w:rPr>
      </w:pPr>
      <w:r w:rsidRPr="004F3B18">
        <w:rPr>
          <w:rFonts w:ascii="Calibri" w:hAnsi="Calibri" w:cs="Calibri"/>
        </w:rPr>
        <w:t>forecast(model_3, shel_forecast, shel_test_min, shel_scaler_min, look_back,</w:t>
      </w:r>
    </w:p>
    <w:p w14:paraId="28299AD1" w14:textId="77777777" w:rsidR="00B065C0" w:rsidRPr="004F3B18" w:rsidRDefault="00B065C0" w:rsidP="00B065C0">
      <w:pPr>
        <w:rPr>
          <w:rFonts w:ascii="Calibri" w:hAnsi="Calibri" w:cs="Calibri"/>
        </w:rPr>
      </w:pPr>
      <w:r w:rsidRPr="004F3B18">
        <w:rPr>
          <w:rFonts w:ascii="Calibri" w:hAnsi="Calibri" w:cs="Calibri"/>
        </w:rPr>
        <w:t xml:space="preserve">         'SHEL')</w:t>
      </w:r>
    </w:p>
    <w:p w14:paraId="5F24FE25" w14:textId="77777777" w:rsidR="00B065C0" w:rsidRPr="004F3B18" w:rsidRDefault="00B065C0" w:rsidP="00B065C0">
      <w:pPr>
        <w:rPr>
          <w:rFonts w:ascii="Calibri" w:hAnsi="Calibri" w:cs="Calibri"/>
        </w:rPr>
      </w:pPr>
    </w:p>
    <w:p w14:paraId="2936B074"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XOM data</w:t>
      </w:r>
    </w:p>
    <w:p w14:paraId="321C11E8" w14:textId="77777777" w:rsidR="00B065C0" w:rsidRPr="004F3B18" w:rsidRDefault="00B065C0" w:rsidP="00B065C0">
      <w:pPr>
        <w:rPr>
          <w:rFonts w:ascii="Calibri" w:hAnsi="Calibri" w:cs="Calibri"/>
        </w:rPr>
      </w:pPr>
      <w:r w:rsidRPr="004F3B18">
        <w:rPr>
          <w:rFonts w:ascii="Calibri" w:hAnsi="Calibri" w:cs="Calibri"/>
        </w:rPr>
        <w:t>forecast(model_3, xom_forecast, xom_test_min, xom_scaler_min, look_back, 'XOM')</w:t>
      </w:r>
    </w:p>
    <w:p w14:paraId="79E7BADC" w14:textId="77777777" w:rsidR="00B065C0" w:rsidRPr="004F3B18" w:rsidRDefault="00B065C0" w:rsidP="00B065C0">
      <w:pPr>
        <w:rPr>
          <w:rFonts w:ascii="Calibri" w:hAnsi="Calibri" w:cs="Calibri"/>
        </w:rPr>
      </w:pPr>
    </w:p>
    <w:p w14:paraId="49F871FF"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CVX data</w:t>
      </w:r>
    </w:p>
    <w:p w14:paraId="5B3A2903" w14:textId="77777777" w:rsidR="00B065C0" w:rsidRPr="004F3B18" w:rsidRDefault="00B065C0" w:rsidP="00B065C0">
      <w:pPr>
        <w:rPr>
          <w:rFonts w:ascii="Calibri" w:hAnsi="Calibri" w:cs="Calibri"/>
        </w:rPr>
      </w:pPr>
      <w:r w:rsidRPr="004F3B18">
        <w:rPr>
          <w:rFonts w:ascii="Calibri" w:hAnsi="Calibri" w:cs="Calibri"/>
        </w:rPr>
        <w:t>forecast(model_3, cvx_forecast, cvx_test_min, cvx_scaler_min, look_back, 'CVX')</w:t>
      </w:r>
    </w:p>
    <w:p w14:paraId="61444F13" w14:textId="77777777" w:rsidR="00B065C0" w:rsidRPr="004F3B18" w:rsidRDefault="00B065C0" w:rsidP="00B065C0">
      <w:pPr>
        <w:rPr>
          <w:rFonts w:ascii="Calibri" w:hAnsi="Calibri" w:cs="Calibri"/>
        </w:rPr>
      </w:pPr>
    </w:p>
    <w:p w14:paraId="149A76D4" w14:textId="77777777" w:rsidR="00B065C0" w:rsidRPr="004F3B18" w:rsidRDefault="00B065C0" w:rsidP="00B065C0">
      <w:pPr>
        <w:rPr>
          <w:rFonts w:ascii="Calibri" w:hAnsi="Calibri" w:cs="Calibri"/>
        </w:rPr>
      </w:pPr>
      <w:r w:rsidRPr="004F3B18">
        <w:rPr>
          <w:rFonts w:ascii="Calibri" w:hAnsi="Calibri" w:cs="Calibri"/>
        </w:rPr>
        <w:t>"""###Model-4 Building and evaluation"""</w:t>
      </w:r>
    </w:p>
    <w:p w14:paraId="04CD5E37" w14:textId="77777777" w:rsidR="00B065C0" w:rsidRPr="004F3B18" w:rsidRDefault="00B065C0" w:rsidP="00B065C0">
      <w:pPr>
        <w:rPr>
          <w:rFonts w:ascii="Calibri" w:hAnsi="Calibri" w:cs="Calibri"/>
        </w:rPr>
      </w:pPr>
    </w:p>
    <w:p w14:paraId="55A40420" w14:textId="77777777" w:rsidR="00B065C0" w:rsidRPr="004F3B18" w:rsidRDefault="00B065C0" w:rsidP="00B065C0">
      <w:pPr>
        <w:rPr>
          <w:rFonts w:ascii="Calibri" w:hAnsi="Calibri" w:cs="Calibri"/>
        </w:rPr>
      </w:pPr>
      <w:r w:rsidRPr="004F3B18">
        <w:rPr>
          <w:rFonts w:ascii="Calibri" w:hAnsi="Calibri" w:cs="Calibri"/>
        </w:rPr>
        <w:t>#GRU model with Dropout layers</w:t>
      </w:r>
    </w:p>
    <w:p w14:paraId="103F168C" w14:textId="77777777" w:rsidR="00B065C0" w:rsidRPr="004F3B18" w:rsidRDefault="00B065C0" w:rsidP="00B065C0">
      <w:pPr>
        <w:rPr>
          <w:rFonts w:ascii="Calibri" w:hAnsi="Calibri" w:cs="Calibri"/>
        </w:rPr>
      </w:pPr>
      <w:r w:rsidRPr="004F3B18">
        <w:rPr>
          <w:rFonts w:ascii="Calibri" w:hAnsi="Calibri" w:cs="Calibri"/>
        </w:rPr>
        <w:t>model_4 = tf.keras.models.Sequential()</w:t>
      </w:r>
    </w:p>
    <w:p w14:paraId="5F50A0F2" w14:textId="77777777" w:rsidR="00B065C0" w:rsidRPr="004F3B18" w:rsidRDefault="00B065C0" w:rsidP="00B065C0">
      <w:pPr>
        <w:rPr>
          <w:rFonts w:ascii="Calibri" w:hAnsi="Calibri" w:cs="Calibri"/>
        </w:rPr>
      </w:pPr>
      <w:r w:rsidRPr="004F3B18">
        <w:rPr>
          <w:rFonts w:ascii="Calibri" w:hAnsi="Calibri" w:cs="Calibri"/>
        </w:rPr>
        <w:t>model_4.add(tf.keras.layers.GRU(units=50,activation='sigmoid',</w:t>
      </w:r>
    </w:p>
    <w:p w14:paraId="333B4493" w14:textId="77777777" w:rsidR="00B065C0" w:rsidRPr="004F3B18" w:rsidRDefault="00B065C0" w:rsidP="00B065C0">
      <w:pPr>
        <w:rPr>
          <w:rFonts w:ascii="Calibri" w:hAnsi="Calibri" w:cs="Calibri"/>
        </w:rPr>
      </w:pPr>
      <w:r w:rsidRPr="004F3B18">
        <w:rPr>
          <w:rFonts w:ascii="Calibri" w:hAnsi="Calibri" w:cs="Calibri"/>
        </w:rPr>
        <w:t xml:space="preserve">                                return_sequences=True,</w:t>
      </w:r>
    </w:p>
    <w:p w14:paraId="03C27B05" w14:textId="77777777" w:rsidR="00B065C0" w:rsidRPr="004F3B18" w:rsidRDefault="00B065C0" w:rsidP="00B065C0">
      <w:pPr>
        <w:rPr>
          <w:rFonts w:ascii="Calibri" w:hAnsi="Calibri" w:cs="Calibri"/>
        </w:rPr>
      </w:pPr>
      <w:r w:rsidRPr="004F3B18">
        <w:rPr>
          <w:rFonts w:ascii="Calibri" w:hAnsi="Calibri" w:cs="Calibri"/>
        </w:rPr>
        <w:t xml:space="preserve">                                input_shape=(look_back, 1)))</w:t>
      </w:r>
    </w:p>
    <w:p w14:paraId="56F62A75" w14:textId="77777777" w:rsidR="00B065C0" w:rsidRPr="004F3B18" w:rsidRDefault="00B065C0" w:rsidP="00B065C0">
      <w:pPr>
        <w:rPr>
          <w:rFonts w:ascii="Calibri" w:hAnsi="Calibri" w:cs="Calibri"/>
        </w:rPr>
      </w:pPr>
      <w:r w:rsidRPr="004F3B18">
        <w:rPr>
          <w:rFonts w:ascii="Calibri" w:hAnsi="Calibri" w:cs="Calibri"/>
        </w:rPr>
        <w:t>model_4.add(tf.keras.layers.Dropout(0.2))</w:t>
      </w:r>
    </w:p>
    <w:p w14:paraId="3CC7BAD2" w14:textId="77777777" w:rsidR="00B065C0" w:rsidRPr="004F3B18" w:rsidRDefault="00B065C0" w:rsidP="00B065C0">
      <w:pPr>
        <w:rPr>
          <w:rFonts w:ascii="Calibri" w:hAnsi="Calibri" w:cs="Calibri"/>
        </w:rPr>
      </w:pPr>
      <w:r w:rsidRPr="004F3B18">
        <w:rPr>
          <w:rFonts w:ascii="Calibri" w:hAnsi="Calibri" w:cs="Calibri"/>
        </w:rPr>
        <w:t>model_4.add(tf.keras.layers.GRU(units=25,activation='sigmoid'))</w:t>
      </w:r>
    </w:p>
    <w:p w14:paraId="5556EED8" w14:textId="77777777" w:rsidR="00B065C0" w:rsidRPr="004F3B18" w:rsidRDefault="00B065C0" w:rsidP="00B065C0">
      <w:pPr>
        <w:rPr>
          <w:rFonts w:ascii="Calibri" w:hAnsi="Calibri" w:cs="Calibri"/>
        </w:rPr>
      </w:pPr>
      <w:r w:rsidRPr="004F3B18">
        <w:rPr>
          <w:rFonts w:ascii="Calibri" w:hAnsi="Calibri" w:cs="Calibri"/>
        </w:rPr>
        <w:t>model_4.add(tf.keras.layers.Dropout(0.2))</w:t>
      </w:r>
    </w:p>
    <w:p w14:paraId="0315A52C" w14:textId="77777777" w:rsidR="00B065C0" w:rsidRPr="004F3B18" w:rsidRDefault="00B065C0" w:rsidP="00B065C0">
      <w:pPr>
        <w:rPr>
          <w:rFonts w:ascii="Calibri" w:hAnsi="Calibri" w:cs="Calibri"/>
        </w:rPr>
      </w:pPr>
      <w:r w:rsidRPr="004F3B18">
        <w:rPr>
          <w:rFonts w:ascii="Calibri" w:hAnsi="Calibri" w:cs="Calibri"/>
        </w:rPr>
        <w:t>model_4.add(tf.keras.layers.Dense(1))</w:t>
      </w:r>
    </w:p>
    <w:p w14:paraId="706E2E25" w14:textId="77777777" w:rsidR="00B065C0" w:rsidRPr="004F3B18" w:rsidRDefault="00B065C0" w:rsidP="00B065C0">
      <w:pPr>
        <w:rPr>
          <w:rFonts w:ascii="Calibri" w:hAnsi="Calibri" w:cs="Calibri"/>
        </w:rPr>
      </w:pPr>
    </w:p>
    <w:p w14:paraId="4DED453E" w14:textId="77777777" w:rsidR="00B065C0" w:rsidRPr="004F3B18" w:rsidRDefault="00B065C0" w:rsidP="00B065C0">
      <w:pPr>
        <w:rPr>
          <w:rFonts w:ascii="Calibri" w:hAnsi="Calibri" w:cs="Calibri"/>
        </w:rPr>
      </w:pPr>
      <w:r w:rsidRPr="004F3B18">
        <w:rPr>
          <w:rFonts w:ascii="Calibri" w:hAnsi="Calibri" w:cs="Calibri"/>
        </w:rPr>
        <w:t>#Compiling the model</w:t>
      </w:r>
    </w:p>
    <w:p w14:paraId="22863969" w14:textId="77777777" w:rsidR="00B065C0" w:rsidRPr="004F3B18" w:rsidRDefault="00B065C0" w:rsidP="00B065C0">
      <w:pPr>
        <w:rPr>
          <w:rFonts w:ascii="Calibri" w:hAnsi="Calibri" w:cs="Calibri"/>
        </w:rPr>
      </w:pPr>
      <w:r w:rsidRPr="004F3B18">
        <w:rPr>
          <w:rFonts w:ascii="Calibri" w:hAnsi="Calibri" w:cs="Calibri"/>
        </w:rPr>
        <w:t>model_4.compile(optimizer='adam', loss='mean_squared_error')</w:t>
      </w:r>
    </w:p>
    <w:p w14:paraId="12553B7A" w14:textId="77777777" w:rsidR="00B065C0" w:rsidRPr="004F3B18" w:rsidRDefault="00B065C0" w:rsidP="00B065C0">
      <w:pPr>
        <w:rPr>
          <w:rFonts w:ascii="Calibri" w:hAnsi="Calibri" w:cs="Calibri"/>
        </w:rPr>
      </w:pPr>
    </w:p>
    <w:p w14:paraId="6AD771FD" w14:textId="77777777" w:rsidR="00B065C0" w:rsidRPr="004F3B18" w:rsidRDefault="00B065C0" w:rsidP="00B065C0">
      <w:pPr>
        <w:rPr>
          <w:rFonts w:ascii="Calibri" w:hAnsi="Calibri" w:cs="Calibri"/>
        </w:rPr>
      </w:pPr>
      <w:r w:rsidRPr="004F3B18">
        <w:rPr>
          <w:rFonts w:ascii="Calibri" w:hAnsi="Calibri" w:cs="Calibri"/>
        </w:rPr>
        <w:t>#Plotting model summary and the model</w:t>
      </w:r>
    </w:p>
    <w:p w14:paraId="663CD95D" w14:textId="77777777" w:rsidR="00B065C0" w:rsidRPr="004F3B18" w:rsidRDefault="00B065C0" w:rsidP="00B065C0">
      <w:pPr>
        <w:rPr>
          <w:rFonts w:ascii="Calibri" w:hAnsi="Calibri" w:cs="Calibri"/>
        </w:rPr>
      </w:pPr>
      <w:r w:rsidRPr="004F3B18">
        <w:rPr>
          <w:rFonts w:ascii="Calibri" w:hAnsi="Calibri" w:cs="Calibri"/>
        </w:rPr>
        <w:t>model_4.summary()</w:t>
      </w:r>
    </w:p>
    <w:p w14:paraId="476BB8B3" w14:textId="77777777" w:rsidR="00B065C0" w:rsidRPr="004F3B18" w:rsidRDefault="00B065C0" w:rsidP="00B065C0">
      <w:pPr>
        <w:rPr>
          <w:rFonts w:ascii="Calibri" w:hAnsi="Calibri" w:cs="Calibri"/>
        </w:rPr>
      </w:pPr>
      <w:r w:rsidRPr="004F3B18">
        <w:rPr>
          <w:rFonts w:ascii="Calibri" w:hAnsi="Calibri" w:cs="Calibri"/>
        </w:rPr>
        <w:t>plot_model(model_4)</w:t>
      </w:r>
    </w:p>
    <w:p w14:paraId="0A9984CC" w14:textId="77777777" w:rsidR="00B065C0" w:rsidRPr="004F3B18" w:rsidRDefault="00B065C0" w:rsidP="00B065C0">
      <w:pPr>
        <w:rPr>
          <w:rFonts w:ascii="Calibri" w:hAnsi="Calibri" w:cs="Calibri"/>
        </w:rPr>
      </w:pPr>
    </w:p>
    <w:p w14:paraId="3E882A73" w14:textId="77777777" w:rsidR="00B065C0" w:rsidRPr="004F3B18" w:rsidRDefault="00B065C0" w:rsidP="00B065C0">
      <w:pPr>
        <w:rPr>
          <w:rFonts w:ascii="Calibri" w:hAnsi="Calibri" w:cs="Calibri"/>
        </w:rPr>
      </w:pPr>
      <w:r w:rsidRPr="004F3B18">
        <w:rPr>
          <w:rFonts w:ascii="Calibri" w:hAnsi="Calibri" w:cs="Calibri"/>
        </w:rPr>
        <w:t>#Compiling the model</w:t>
      </w:r>
    </w:p>
    <w:p w14:paraId="08D15B4B" w14:textId="77777777" w:rsidR="00B065C0" w:rsidRPr="004F3B18" w:rsidRDefault="00B065C0" w:rsidP="00B065C0">
      <w:pPr>
        <w:rPr>
          <w:rFonts w:ascii="Calibri" w:hAnsi="Calibri" w:cs="Calibri"/>
        </w:rPr>
      </w:pPr>
      <w:r w:rsidRPr="004F3B18">
        <w:rPr>
          <w:rFonts w:ascii="Calibri" w:hAnsi="Calibri" w:cs="Calibri"/>
        </w:rPr>
        <w:t>model_4.compile(optimizer='adam', loss='mean_squared_error')</w:t>
      </w:r>
    </w:p>
    <w:p w14:paraId="62A7F3BB" w14:textId="77777777" w:rsidR="00B065C0" w:rsidRPr="004F3B18" w:rsidRDefault="00B065C0" w:rsidP="00B065C0">
      <w:pPr>
        <w:rPr>
          <w:rFonts w:ascii="Calibri" w:hAnsi="Calibri" w:cs="Calibri"/>
        </w:rPr>
      </w:pPr>
    </w:p>
    <w:p w14:paraId="603E4292" w14:textId="77777777" w:rsidR="00B065C0" w:rsidRPr="004F3B18" w:rsidRDefault="00B065C0" w:rsidP="00B065C0">
      <w:pPr>
        <w:rPr>
          <w:rFonts w:ascii="Calibri" w:hAnsi="Calibri" w:cs="Calibri"/>
        </w:rPr>
      </w:pPr>
      <w:r w:rsidRPr="004F3B18">
        <w:rPr>
          <w:rFonts w:ascii="Calibri" w:hAnsi="Calibri" w:cs="Calibri"/>
        </w:rPr>
        <w:t>#Training the model with BP timeseries training data</w:t>
      </w:r>
    </w:p>
    <w:p w14:paraId="4F8CBB9F" w14:textId="77777777" w:rsidR="00B065C0" w:rsidRPr="004F3B18" w:rsidRDefault="00B065C0" w:rsidP="00B065C0">
      <w:pPr>
        <w:rPr>
          <w:rFonts w:ascii="Calibri" w:hAnsi="Calibri" w:cs="Calibri"/>
        </w:rPr>
      </w:pPr>
      <w:r w:rsidRPr="004F3B18">
        <w:rPr>
          <w:rFonts w:ascii="Calibri" w:hAnsi="Calibri" w:cs="Calibri"/>
        </w:rPr>
        <w:t>model_4.fit(bp_train_ts_std, epochs=epoch, verbose=2)</w:t>
      </w:r>
    </w:p>
    <w:p w14:paraId="6506A1C5" w14:textId="77777777" w:rsidR="00B065C0" w:rsidRPr="004F3B18" w:rsidRDefault="00B065C0" w:rsidP="00B065C0">
      <w:pPr>
        <w:rPr>
          <w:rFonts w:ascii="Calibri" w:hAnsi="Calibri" w:cs="Calibri"/>
        </w:rPr>
      </w:pPr>
    </w:p>
    <w:p w14:paraId="4A78E8B1" w14:textId="77777777" w:rsidR="00B065C0" w:rsidRPr="004F3B18" w:rsidRDefault="00B065C0" w:rsidP="00B065C0">
      <w:pPr>
        <w:rPr>
          <w:rFonts w:ascii="Calibri" w:hAnsi="Calibri" w:cs="Calibri"/>
        </w:rPr>
      </w:pPr>
      <w:r w:rsidRPr="004F3B18">
        <w:rPr>
          <w:rFonts w:ascii="Calibri" w:hAnsi="Calibri" w:cs="Calibri"/>
        </w:rPr>
        <w:t>#Evaluating the model with BP timeseries test data</w:t>
      </w:r>
    </w:p>
    <w:p w14:paraId="1B83BE3F" w14:textId="77777777" w:rsidR="00B065C0" w:rsidRPr="004F3B18" w:rsidRDefault="00B065C0" w:rsidP="00B065C0">
      <w:pPr>
        <w:rPr>
          <w:rFonts w:ascii="Calibri" w:hAnsi="Calibri" w:cs="Calibri"/>
        </w:rPr>
      </w:pPr>
      <w:r w:rsidRPr="004F3B18">
        <w:rPr>
          <w:rFonts w:ascii="Calibri" w:hAnsi="Calibri" w:cs="Calibri"/>
        </w:rPr>
        <w:t>evaluate(model_4, bp_test_std, bp_test_ts_std, bp_scaler_std, 'BP')</w:t>
      </w:r>
    </w:p>
    <w:p w14:paraId="2826389A" w14:textId="77777777" w:rsidR="00B065C0" w:rsidRPr="004F3B18" w:rsidRDefault="00B065C0" w:rsidP="00B065C0">
      <w:pPr>
        <w:rPr>
          <w:rFonts w:ascii="Calibri" w:hAnsi="Calibri" w:cs="Calibri"/>
        </w:rPr>
      </w:pPr>
    </w:p>
    <w:p w14:paraId="5D562AE2" w14:textId="77777777" w:rsidR="00B065C0" w:rsidRPr="004F3B18" w:rsidRDefault="00B065C0" w:rsidP="00B065C0">
      <w:pPr>
        <w:rPr>
          <w:rFonts w:ascii="Calibri" w:hAnsi="Calibri" w:cs="Calibri"/>
        </w:rPr>
      </w:pPr>
      <w:r w:rsidRPr="004F3B18">
        <w:rPr>
          <w:rFonts w:ascii="Calibri" w:hAnsi="Calibri" w:cs="Calibri"/>
        </w:rPr>
        <w:t>#Evaluating the model with SHEL timeseries test data</w:t>
      </w:r>
    </w:p>
    <w:p w14:paraId="4DB8101E" w14:textId="77777777" w:rsidR="00B065C0" w:rsidRPr="004F3B18" w:rsidRDefault="00B065C0" w:rsidP="00B065C0">
      <w:pPr>
        <w:rPr>
          <w:rFonts w:ascii="Calibri" w:hAnsi="Calibri" w:cs="Calibri"/>
        </w:rPr>
      </w:pPr>
      <w:r w:rsidRPr="004F3B18">
        <w:rPr>
          <w:rFonts w:ascii="Calibri" w:hAnsi="Calibri" w:cs="Calibri"/>
        </w:rPr>
        <w:t>evaluate(model_4, shel_test_std, shel_test_ts_std, shel_scaler_std, 'SHEL')</w:t>
      </w:r>
    </w:p>
    <w:p w14:paraId="294F3DF2" w14:textId="77777777" w:rsidR="00B065C0" w:rsidRPr="004F3B18" w:rsidRDefault="00B065C0" w:rsidP="00B065C0">
      <w:pPr>
        <w:rPr>
          <w:rFonts w:ascii="Calibri" w:hAnsi="Calibri" w:cs="Calibri"/>
        </w:rPr>
      </w:pPr>
    </w:p>
    <w:p w14:paraId="600827BB" w14:textId="77777777" w:rsidR="00B065C0" w:rsidRPr="004F3B18" w:rsidRDefault="00B065C0" w:rsidP="00B065C0">
      <w:pPr>
        <w:rPr>
          <w:rFonts w:ascii="Calibri" w:hAnsi="Calibri" w:cs="Calibri"/>
        </w:rPr>
      </w:pPr>
      <w:r w:rsidRPr="004F3B18">
        <w:rPr>
          <w:rFonts w:ascii="Calibri" w:hAnsi="Calibri" w:cs="Calibri"/>
        </w:rPr>
        <w:t>#Evaluating the model with XOM timeseries test data</w:t>
      </w:r>
    </w:p>
    <w:p w14:paraId="33E92154" w14:textId="77777777" w:rsidR="00B065C0" w:rsidRPr="004F3B18" w:rsidRDefault="00B065C0" w:rsidP="00B065C0">
      <w:pPr>
        <w:rPr>
          <w:rFonts w:ascii="Calibri" w:hAnsi="Calibri" w:cs="Calibri"/>
        </w:rPr>
      </w:pPr>
      <w:r w:rsidRPr="004F3B18">
        <w:rPr>
          <w:rFonts w:ascii="Calibri" w:hAnsi="Calibri" w:cs="Calibri"/>
        </w:rPr>
        <w:t>evaluate(model_4, xom_test_std, xom_test_ts_std, xom_scaler_std, 'XOM')</w:t>
      </w:r>
    </w:p>
    <w:p w14:paraId="11B058AD" w14:textId="77777777" w:rsidR="00B065C0" w:rsidRPr="004F3B18" w:rsidRDefault="00B065C0" w:rsidP="00B065C0">
      <w:pPr>
        <w:rPr>
          <w:rFonts w:ascii="Calibri" w:hAnsi="Calibri" w:cs="Calibri"/>
        </w:rPr>
      </w:pPr>
    </w:p>
    <w:p w14:paraId="3546B16D" w14:textId="77777777" w:rsidR="00B065C0" w:rsidRPr="004F3B18" w:rsidRDefault="00B065C0" w:rsidP="00B065C0">
      <w:pPr>
        <w:rPr>
          <w:rFonts w:ascii="Calibri" w:hAnsi="Calibri" w:cs="Calibri"/>
        </w:rPr>
      </w:pPr>
      <w:r w:rsidRPr="004F3B18">
        <w:rPr>
          <w:rFonts w:ascii="Calibri" w:hAnsi="Calibri" w:cs="Calibri"/>
        </w:rPr>
        <w:t>#Evaluating the model with CVX timeseries test data</w:t>
      </w:r>
    </w:p>
    <w:p w14:paraId="74116E7F" w14:textId="77777777" w:rsidR="00B065C0" w:rsidRPr="004F3B18" w:rsidRDefault="00B065C0" w:rsidP="00B065C0">
      <w:pPr>
        <w:rPr>
          <w:rFonts w:ascii="Calibri" w:hAnsi="Calibri" w:cs="Calibri"/>
        </w:rPr>
      </w:pPr>
      <w:r w:rsidRPr="004F3B18">
        <w:rPr>
          <w:rFonts w:ascii="Calibri" w:hAnsi="Calibri" w:cs="Calibri"/>
        </w:rPr>
        <w:t>evaluate(model_4, cvx_test_std, cvx_test_ts_std, cvx_scaler_std, 'CVX')</w:t>
      </w:r>
    </w:p>
    <w:p w14:paraId="5BC8FE6A" w14:textId="77777777" w:rsidR="00B065C0" w:rsidRPr="004F3B18" w:rsidRDefault="00B065C0" w:rsidP="00B065C0">
      <w:pPr>
        <w:rPr>
          <w:rFonts w:ascii="Calibri" w:hAnsi="Calibri" w:cs="Calibri"/>
        </w:rPr>
      </w:pPr>
    </w:p>
    <w:p w14:paraId="48D50126" w14:textId="77777777" w:rsidR="00B065C0" w:rsidRPr="004F3B18" w:rsidRDefault="00B065C0" w:rsidP="00B065C0">
      <w:pPr>
        <w:rPr>
          <w:rFonts w:ascii="Calibri" w:hAnsi="Calibri" w:cs="Calibri"/>
        </w:rPr>
      </w:pPr>
      <w:r w:rsidRPr="004F3B18">
        <w:rPr>
          <w:rFonts w:ascii="Calibri" w:hAnsi="Calibri" w:cs="Calibri"/>
        </w:rPr>
        <w:t>#Compiling the model</w:t>
      </w:r>
    </w:p>
    <w:p w14:paraId="2E99E413" w14:textId="77777777" w:rsidR="00B065C0" w:rsidRPr="004F3B18" w:rsidRDefault="00B065C0" w:rsidP="00B065C0">
      <w:pPr>
        <w:rPr>
          <w:rFonts w:ascii="Calibri" w:hAnsi="Calibri" w:cs="Calibri"/>
        </w:rPr>
      </w:pPr>
      <w:r w:rsidRPr="004F3B18">
        <w:rPr>
          <w:rFonts w:ascii="Calibri" w:hAnsi="Calibri" w:cs="Calibri"/>
        </w:rPr>
        <w:t>model_4.compile(optimizer='adam', loss='mean_squared_error')</w:t>
      </w:r>
    </w:p>
    <w:p w14:paraId="60CF7B80" w14:textId="77777777" w:rsidR="00B065C0" w:rsidRPr="004F3B18" w:rsidRDefault="00B065C0" w:rsidP="00B065C0">
      <w:pPr>
        <w:rPr>
          <w:rFonts w:ascii="Calibri" w:hAnsi="Calibri" w:cs="Calibri"/>
        </w:rPr>
      </w:pPr>
    </w:p>
    <w:p w14:paraId="12C1CC19" w14:textId="77777777" w:rsidR="00B065C0" w:rsidRPr="004F3B18" w:rsidRDefault="00B065C0" w:rsidP="00B065C0">
      <w:pPr>
        <w:rPr>
          <w:rFonts w:ascii="Calibri" w:hAnsi="Calibri" w:cs="Calibri"/>
        </w:rPr>
      </w:pPr>
      <w:r w:rsidRPr="004F3B18">
        <w:rPr>
          <w:rFonts w:ascii="Calibri" w:hAnsi="Calibri" w:cs="Calibri"/>
        </w:rPr>
        <w:t>#Training the model with BP timeseries data</w:t>
      </w:r>
    </w:p>
    <w:p w14:paraId="2FBF9275" w14:textId="77777777" w:rsidR="00B065C0" w:rsidRPr="004F3B18" w:rsidRDefault="00B065C0" w:rsidP="00B065C0">
      <w:pPr>
        <w:rPr>
          <w:rFonts w:ascii="Calibri" w:hAnsi="Calibri" w:cs="Calibri"/>
        </w:rPr>
      </w:pPr>
      <w:r w:rsidRPr="004F3B18">
        <w:rPr>
          <w:rFonts w:ascii="Calibri" w:hAnsi="Calibri" w:cs="Calibri"/>
        </w:rPr>
        <w:t>model_4.fit(bp_ts_std, epochs=epoch, verbose=2)</w:t>
      </w:r>
    </w:p>
    <w:p w14:paraId="63624EE5" w14:textId="77777777" w:rsidR="00B065C0" w:rsidRPr="004F3B18" w:rsidRDefault="00B065C0" w:rsidP="00B065C0">
      <w:pPr>
        <w:rPr>
          <w:rFonts w:ascii="Calibri" w:hAnsi="Calibri" w:cs="Calibri"/>
        </w:rPr>
      </w:pPr>
    </w:p>
    <w:p w14:paraId="4D799077"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BP data</w:t>
      </w:r>
    </w:p>
    <w:p w14:paraId="4BA806F0" w14:textId="77777777" w:rsidR="00B065C0" w:rsidRPr="004F3B18" w:rsidRDefault="00B065C0" w:rsidP="00B065C0">
      <w:pPr>
        <w:rPr>
          <w:rFonts w:ascii="Calibri" w:hAnsi="Calibri" w:cs="Calibri"/>
        </w:rPr>
      </w:pPr>
      <w:r w:rsidRPr="004F3B18">
        <w:rPr>
          <w:rFonts w:ascii="Calibri" w:hAnsi="Calibri" w:cs="Calibri"/>
        </w:rPr>
        <w:t>forecast(model_4, bp_forecast, bp_test_std, bp_scaler_std, look_back, 'BP')</w:t>
      </w:r>
    </w:p>
    <w:p w14:paraId="081EF9A3" w14:textId="77777777" w:rsidR="00B065C0" w:rsidRPr="004F3B18" w:rsidRDefault="00B065C0" w:rsidP="00B065C0">
      <w:pPr>
        <w:rPr>
          <w:rFonts w:ascii="Calibri" w:hAnsi="Calibri" w:cs="Calibri"/>
        </w:rPr>
      </w:pPr>
    </w:p>
    <w:p w14:paraId="275B8A87"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SHEL data</w:t>
      </w:r>
    </w:p>
    <w:p w14:paraId="7DDE2C3D" w14:textId="77777777" w:rsidR="00B065C0" w:rsidRPr="004F3B18" w:rsidRDefault="00B065C0" w:rsidP="00B065C0">
      <w:pPr>
        <w:rPr>
          <w:rFonts w:ascii="Calibri" w:hAnsi="Calibri" w:cs="Calibri"/>
        </w:rPr>
      </w:pPr>
      <w:r w:rsidRPr="004F3B18">
        <w:rPr>
          <w:rFonts w:ascii="Calibri" w:hAnsi="Calibri" w:cs="Calibri"/>
        </w:rPr>
        <w:t>forecast(model_4, shel_forecast, shel_test_std, shel_scaler_std, look_back,</w:t>
      </w:r>
    </w:p>
    <w:p w14:paraId="4F542023" w14:textId="77777777" w:rsidR="00B065C0" w:rsidRPr="004F3B18" w:rsidRDefault="00B065C0" w:rsidP="00B065C0">
      <w:pPr>
        <w:rPr>
          <w:rFonts w:ascii="Calibri" w:hAnsi="Calibri" w:cs="Calibri"/>
        </w:rPr>
      </w:pPr>
      <w:r w:rsidRPr="004F3B18">
        <w:rPr>
          <w:rFonts w:ascii="Calibri" w:hAnsi="Calibri" w:cs="Calibri"/>
        </w:rPr>
        <w:t xml:space="preserve">         'SHEL')</w:t>
      </w:r>
    </w:p>
    <w:p w14:paraId="6961C1D8" w14:textId="77777777" w:rsidR="00B065C0" w:rsidRPr="004F3B18" w:rsidRDefault="00B065C0" w:rsidP="00B065C0">
      <w:pPr>
        <w:rPr>
          <w:rFonts w:ascii="Calibri" w:hAnsi="Calibri" w:cs="Calibri"/>
        </w:rPr>
      </w:pPr>
    </w:p>
    <w:p w14:paraId="66566138"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XOM data</w:t>
      </w:r>
    </w:p>
    <w:p w14:paraId="1ADC94D0" w14:textId="77777777" w:rsidR="00B065C0" w:rsidRPr="004F3B18" w:rsidRDefault="00B065C0" w:rsidP="00B065C0">
      <w:pPr>
        <w:rPr>
          <w:rFonts w:ascii="Calibri" w:hAnsi="Calibri" w:cs="Calibri"/>
        </w:rPr>
      </w:pPr>
      <w:r w:rsidRPr="004F3B18">
        <w:rPr>
          <w:rFonts w:ascii="Calibri" w:hAnsi="Calibri" w:cs="Calibri"/>
        </w:rPr>
        <w:t>forecast(model_4, xom_forecast, xom_test_std, xom_scaler_std, look_back, 'XOM')</w:t>
      </w:r>
    </w:p>
    <w:p w14:paraId="1B459F85" w14:textId="77777777" w:rsidR="00B065C0" w:rsidRPr="004F3B18" w:rsidRDefault="00B065C0" w:rsidP="00B065C0">
      <w:pPr>
        <w:rPr>
          <w:rFonts w:ascii="Calibri" w:hAnsi="Calibri" w:cs="Calibri"/>
        </w:rPr>
      </w:pPr>
    </w:p>
    <w:p w14:paraId="59056E62"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CVX data</w:t>
      </w:r>
    </w:p>
    <w:p w14:paraId="406880DD" w14:textId="77777777" w:rsidR="00B065C0" w:rsidRPr="004F3B18" w:rsidRDefault="00B065C0" w:rsidP="00B065C0">
      <w:pPr>
        <w:rPr>
          <w:rFonts w:ascii="Calibri" w:hAnsi="Calibri" w:cs="Calibri"/>
        </w:rPr>
      </w:pPr>
      <w:r w:rsidRPr="004F3B18">
        <w:rPr>
          <w:rFonts w:ascii="Calibri" w:hAnsi="Calibri" w:cs="Calibri"/>
        </w:rPr>
        <w:t>forecast(model_4, cvx_forecast, cvx_test_std, cvx_scaler_std, look_back, 'CVX')</w:t>
      </w:r>
    </w:p>
    <w:p w14:paraId="04248145" w14:textId="77777777" w:rsidR="00B065C0" w:rsidRPr="004F3B18" w:rsidRDefault="00B065C0" w:rsidP="00B065C0">
      <w:pPr>
        <w:rPr>
          <w:rFonts w:ascii="Calibri" w:hAnsi="Calibri" w:cs="Calibri"/>
        </w:rPr>
      </w:pPr>
    </w:p>
    <w:p w14:paraId="077FE586" w14:textId="77777777" w:rsidR="00B065C0" w:rsidRPr="004F3B18" w:rsidRDefault="00B065C0" w:rsidP="00B065C0">
      <w:pPr>
        <w:rPr>
          <w:rFonts w:ascii="Calibri" w:hAnsi="Calibri" w:cs="Calibri"/>
        </w:rPr>
      </w:pPr>
      <w:r w:rsidRPr="004F3B18">
        <w:rPr>
          <w:rFonts w:ascii="Calibri" w:hAnsi="Calibri" w:cs="Calibri"/>
        </w:rPr>
        <w:t>#Compiling the model</w:t>
      </w:r>
    </w:p>
    <w:p w14:paraId="5094F4A9" w14:textId="77777777" w:rsidR="00B065C0" w:rsidRPr="004F3B18" w:rsidRDefault="00B065C0" w:rsidP="00B065C0">
      <w:pPr>
        <w:rPr>
          <w:rFonts w:ascii="Calibri" w:hAnsi="Calibri" w:cs="Calibri"/>
        </w:rPr>
      </w:pPr>
      <w:r w:rsidRPr="004F3B18">
        <w:rPr>
          <w:rFonts w:ascii="Calibri" w:hAnsi="Calibri" w:cs="Calibri"/>
        </w:rPr>
        <w:t>model_4.compile(optimizer='adam', loss='mean_squared_error')</w:t>
      </w:r>
    </w:p>
    <w:p w14:paraId="7D7ACCF6" w14:textId="77777777" w:rsidR="00B065C0" w:rsidRPr="004F3B18" w:rsidRDefault="00B065C0" w:rsidP="00B065C0">
      <w:pPr>
        <w:rPr>
          <w:rFonts w:ascii="Calibri" w:hAnsi="Calibri" w:cs="Calibri"/>
        </w:rPr>
      </w:pPr>
    </w:p>
    <w:p w14:paraId="6B15E3D7" w14:textId="77777777" w:rsidR="00B065C0" w:rsidRPr="004F3B18" w:rsidRDefault="00B065C0" w:rsidP="00B065C0">
      <w:pPr>
        <w:rPr>
          <w:rFonts w:ascii="Calibri" w:hAnsi="Calibri" w:cs="Calibri"/>
        </w:rPr>
      </w:pPr>
      <w:r w:rsidRPr="004F3B18">
        <w:rPr>
          <w:rFonts w:ascii="Calibri" w:hAnsi="Calibri" w:cs="Calibri"/>
        </w:rPr>
        <w:t>#Training the model with BP timeseries training data</w:t>
      </w:r>
    </w:p>
    <w:p w14:paraId="41D28D4A" w14:textId="77777777" w:rsidR="00B065C0" w:rsidRPr="004F3B18" w:rsidRDefault="00B065C0" w:rsidP="00B065C0">
      <w:pPr>
        <w:rPr>
          <w:rFonts w:ascii="Calibri" w:hAnsi="Calibri" w:cs="Calibri"/>
        </w:rPr>
      </w:pPr>
      <w:r w:rsidRPr="004F3B18">
        <w:rPr>
          <w:rFonts w:ascii="Calibri" w:hAnsi="Calibri" w:cs="Calibri"/>
        </w:rPr>
        <w:t>model_4.fit(bp_train_ts_min, epochs=epoch, verbose=2)</w:t>
      </w:r>
    </w:p>
    <w:p w14:paraId="45833629" w14:textId="77777777" w:rsidR="00B065C0" w:rsidRPr="004F3B18" w:rsidRDefault="00B065C0" w:rsidP="00B065C0">
      <w:pPr>
        <w:rPr>
          <w:rFonts w:ascii="Calibri" w:hAnsi="Calibri" w:cs="Calibri"/>
        </w:rPr>
      </w:pPr>
    </w:p>
    <w:p w14:paraId="55C19A69" w14:textId="77777777" w:rsidR="00B065C0" w:rsidRPr="004F3B18" w:rsidRDefault="00B065C0" w:rsidP="00B065C0">
      <w:pPr>
        <w:rPr>
          <w:rFonts w:ascii="Calibri" w:hAnsi="Calibri" w:cs="Calibri"/>
        </w:rPr>
      </w:pPr>
      <w:r w:rsidRPr="004F3B18">
        <w:rPr>
          <w:rFonts w:ascii="Calibri" w:hAnsi="Calibri" w:cs="Calibri"/>
        </w:rPr>
        <w:t>#Evaluating the model with BP timeseries test data</w:t>
      </w:r>
    </w:p>
    <w:p w14:paraId="7F4D8DF9" w14:textId="77777777" w:rsidR="00B065C0" w:rsidRPr="004F3B18" w:rsidRDefault="00B065C0" w:rsidP="00B065C0">
      <w:pPr>
        <w:rPr>
          <w:rFonts w:ascii="Calibri" w:hAnsi="Calibri" w:cs="Calibri"/>
        </w:rPr>
      </w:pPr>
      <w:r w:rsidRPr="004F3B18">
        <w:rPr>
          <w:rFonts w:ascii="Calibri" w:hAnsi="Calibri" w:cs="Calibri"/>
        </w:rPr>
        <w:t>evaluate(model_4, bp_test_min, bp_test_ts_min, bp_scaler_min, 'BP')</w:t>
      </w:r>
    </w:p>
    <w:p w14:paraId="5D4C95DF" w14:textId="77777777" w:rsidR="00B065C0" w:rsidRPr="004F3B18" w:rsidRDefault="00B065C0" w:rsidP="00B065C0">
      <w:pPr>
        <w:rPr>
          <w:rFonts w:ascii="Calibri" w:hAnsi="Calibri" w:cs="Calibri"/>
        </w:rPr>
      </w:pPr>
    </w:p>
    <w:p w14:paraId="5E1E7522" w14:textId="77777777" w:rsidR="00B065C0" w:rsidRPr="004F3B18" w:rsidRDefault="00B065C0" w:rsidP="00B065C0">
      <w:pPr>
        <w:rPr>
          <w:rFonts w:ascii="Calibri" w:hAnsi="Calibri" w:cs="Calibri"/>
        </w:rPr>
      </w:pPr>
      <w:r w:rsidRPr="004F3B18">
        <w:rPr>
          <w:rFonts w:ascii="Calibri" w:hAnsi="Calibri" w:cs="Calibri"/>
        </w:rPr>
        <w:t>#Evaluating the model with SHEL timeseries test data</w:t>
      </w:r>
    </w:p>
    <w:p w14:paraId="5180937C" w14:textId="77777777" w:rsidR="00B065C0" w:rsidRPr="004F3B18" w:rsidRDefault="00B065C0" w:rsidP="00B065C0">
      <w:pPr>
        <w:rPr>
          <w:rFonts w:ascii="Calibri" w:hAnsi="Calibri" w:cs="Calibri"/>
        </w:rPr>
      </w:pPr>
      <w:r w:rsidRPr="004F3B18">
        <w:rPr>
          <w:rFonts w:ascii="Calibri" w:hAnsi="Calibri" w:cs="Calibri"/>
        </w:rPr>
        <w:t>evaluate(model_4, shel_test_min, shel_test_ts_min, shel_scaler_min, 'SHEL')</w:t>
      </w:r>
    </w:p>
    <w:p w14:paraId="4CA6D8BC" w14:textId="77777777" w:rsidR="00B065C0" w:rsidRPr="004F3B18" w:rsidRDefault="00B065C0" w:rsidP="00B065C0">
      <w:pPr>
        <w:rPr>
          <w:rFonts w:ascii="Calibri" w:hAnsi="Calibri" w:cs="Calibri"/>
        </w:rPr>
      </w:pPr>
    </w:p>
    <w:p w14:paraId="37D57239" w14:textId="77777777" w:rsidR="00B065C0" w:rsidRPr="004F3B18" w:rsidRDefault="00B065C0" w:rsidP="00B065C0">
      <w:pPr>
        <w:rPr>
          <w:rFonts w:ascii="Calibri" w:hAnsi="Calibri" w:cs="Calibri"/>
        </w:rPr>
      </w:pPr>
      <w:r w:rsidRPr="004F3B18">
        <w:rPr>
          <w:rFonts w:ascii="Calibri" w:hAnsi="Calibri" w:cs="Calibri"/>
        </w:rPr>
        <w:t>#Evaluating the model with XOM timeseries test data</w:t>
      </w:r>
    </w:p>
    <w:p w14:paraId="128BCAF4" w14:textId="77777777" w:rsidR="00B065C0" w:rsidRPr="004F3B18" w:rsidRDefault="00B065C0" w:rsidP="00B065C0">
      <w:pPr>
        <w:rPr>
          <w:rFonts w:ascii="Calibri" w:hAnsi="Calibri" w:cs="Calibri"/>
        </w:rPr>
      </w:pPr>
      <w:r w:rsidRPr="004F3B18">
        <w:rPr>
          <w:rFonts w:ascii="Calibri" w:hAnsi="Calibri" w:cs="Calibri"/>
        </w:rPr>
        <w:t>evaluate(model_4, xom_test_min, xom_test_ts_min, xom_scaler_min, 'XOM')</w:t>
      </w:r>
    </w:p>
    <w:p w14:paraId="17F5A8BE" w14:textId="77777777" w:rsidR="00B065C0" w:rsidRPr="004F3B18" w:rsidRDefault="00B065C0" w:rsidP="00B065C0">
      <w:pPr>
        <w:rPr>
          <w:rFonts w:ascii="Calibri" w:hAnsi="Calibri" w:cs="Calibri"/>
        </w:rPr>
      </w:pPr>
    </w:p>
    <w:p w14:paraId="46573A0B" w14:textId="77777777" w:rsidR="00B065C0" w:rsidRPr="004F3B18" w:rsidRDefault="00B065C0" w:rsidP="00B065C0">
      <w:pPr>
        <w:rPr>
          <w:rFonts w:ascii="Calibri" w:hAnsi="Calibri" w:cs="Calibri"/>
        </w:rPr>
      </w:pPr>
      <w:r w:rsidRPr="004F3B18">
        <w:rPr>
          <w:rFonts w:ascii="Calibri" w:hAnsi="Calibri" w:cs="Calibri"/>
        </w:rPr>
        <w:t>#Evaluating the model with CVX timeseries test data</w:t>
      </w:r>
    </w:p>
    <w:p w14:paraId="1B5A9A9B" w14:textId="77777777" w:rsidR="00B065C0" w:rsidRPr="004F3B18" w:rsidRDefault="00B065C0" w:rsidP="00B065C0">
      <w:pPr>
        <w:rPr>
          <w:rFonts w:ascii="Calibri" w:hAnsi="Calibri" w:cs="Calibri"/>
        </w:rPr>
      </w:pPr>
      <w:r w:rsidRPr="004F3B18">
        <w:rPr>
          <w:rFonts w:ascii="Calibri" w:hAnsi="Calibri" w:cs="Calibri"/>
        </w:rPr>
        <w:t>evaluate(model_4, cvx_test_min, cvx_test_ts_min, cvx_scaler_min, 'CVX')</w:t>
      </w:r>
    </w:p>
    <w:p w14:paraId="7DE9E148" w14:textId="77777777" w:rsidR="00B065C0" w:rsidRPr="004F3B18" w:rsidRDefault="00B065C0" w:rsidP="00B065C0">
      <w:pPr>
        <w:rPr>
          <w:rFonts w:ascii="Calibri" w:hAnsi="Calibri" w:cs="Calibri"/>
        </w:rPr>
      </w:pPr>
    </w:p>
    <w:p w14:paraId="1074711C" w14:textId="77777777" w:rsidR="00B065C0" w:rsidRPr="004F3B18" w:rsidRDefault="00B065C0" w:rsidP="00B065C0">
      <w:pPr>
        <w:rPr>
          <w:rFonts w:ascii="Calibri" w:hAnsi="Calibri" w:cs="Calibri"/>
        </w:rPr>
      </w:pPr>
      <w:r w:rsidRPr="004F3B18">
        <w:rPr>
          <w:rFonts w:ascii="Calibri" w:hAnsi="Calibri" w:cs="Calibri"/>
        </w:rPr>
        <w:t>#Compiling the model</w:t>
      </w:r>
    </w:p>
    <w:p w14:paraId="5E23ECA7" w14:textId="77777777" w:rsidR="00B065C0" w:rsidRPr="004F3B18" w:rsidRDefault="00B065C0" w:rsidP="00B065C0">
      <w:pPr>
        <w:rPr>
          <w:rFonts w:ascii="Calibri" w:hAnsi="Calibri" w:cs="Calibri"/>
        </w:rPr>
      </w:pPr>
      <w:r w:rsidRPr="004F3B18">
        <w:rPr>
          <w:rFonts w:ascii="Calibri" w:hAnsi="Calibri" w:cs="Calibri"/>
        </w:rPr>
        <w:t>model_4.compile(optimizer='adam', loss='mean_squared_error')</w:t>
      </w:r>
    </w:p>
    <w:p w14:paraId="233AA653" w14:textId="77777777" w:rsidR="00B065C0" w:rsidRPr="004F3B18" w:rsidRDefault="00B065C0" w:rsidP="00B065C0">
      <w:pPr>
        <w:rPr>
          <w:rFonts w:ascii="Calibri" w:hAnsi="Calibri" w:cs="Calibri"/>
        </w:rPr>
      </w:pPr>
    </w:p>
    <w:p w14:paraId="1C0B87F6" w14:textId="77777777" w:rsidR="00B065C0" w:rsidRPr="004F3B18" w:rsidRDefault="00B065C0" w:rsidP="00B065C0">
      <w:pPr>
        <w:rPr>
          <w:rFonts w:ascii="Calibri" w:hAnsi="Calibri" w:cs="Calibri"/>
        </w:rPr>
      </w:pPr>
      <w:r w:rsidRPr="004F3B18">
        <w:rPr>
          <w:rFonts w:ascii="Calibri" w:hAnsi="Calibri" w:cs="Calibri"/>
        </w:rPr>
        <w:lastRenderedPageBreak/>
        <w:t>#Training the model with BP timeseries data</w:t>
      </w:r>
    </w:p>
    <w:p w14:paraId="016B98A0" w14:textId="77777777" w:rsidR="00B065C0" w:rsidRPr="004F3B18" w:rsidRDefault="00B065C0" w:rsidP="00B065C0">
      <w:pPr>
        <w:rPr>
          <w:rFonts w:ascii="Calibri" w:hAnsi="Calibri" w:cs="Calibri"/>
        </w:rPr>
      </w:pPr>
      <w:r w:rsidRPr="004F3B18">
        <w:rPr>
          <w:rFonts w:ascii="Calibri" w:hAnsi="Calibri" w:cs="Calibri"/>
        </w:rPr>
        <w:t>model_4.fit(bp_ts_min, epochs=epoch, verbose=2)</w:t>
      </w:r>
    </w:p>
    <w:p w14:paraId="17CAE4B4" w14:textId="77777777" w:rsidR="00B065C0" w:rsidRPr="004F3B18" w:rsidRDefault="00B065C0" w:rsidP="00B065C0">
      <w:pPr>
        <w:rPr>
          <w:rFonts w:ascii="Calibri" w:hAnsi="Calibri" w:cs="Calibri"/>
        </w:rPr>
      </w:pPr>
    </w:p>
    <w:p w14:paraId="5DB4982B"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BP data</w:t>
      </w:r>
    </w:p>
    <w:p w14:paraId="743E9999" w14:textId="77777777" w:rsidR="00B065C0" w:rsidRPr="004F3B18" w:rsidRDefault="00B065C0" w:rsidP="00B065C0">
      <w:pPr>
        <w:rPr>
          <w:rFonts w:ascii="Calibri" w:hAnsi="Calibri" w:cs="Calibri"/>
        </w:rPr>
      </w:pPr>
      <w:r w:rsidRPr="004F3B18">
        <w:rPr>
          <w:rFonts w:ascii="Calibri" w:hAnsi="Calibri" w:cs="Calibri"/>
        </w:rPr>
        <w:t>forecast(model_4, bp_forecast, bp_test_min, bp_scaler_min, look_back, 'BP')</w:t>
      </w:r>
    </w:p>
    <w:p w14:paraId="2097815D" w14:textId="77777777" w:rsidR="00B065C0" w:rsidRPr="004F3B18" w:rsidRDefault="00B065C0" w:rsidP="00B065C0">
      <w:pPr>
        <w:rPr>
          <w:rFonts w:ascii="Calibri" w:hAnsi="Calibri" w:cs="Calibri"/>
        </w:rPr>
      </w:pPr>
    </w:p>
    <w:p w14:paraId="6F4A8D25"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SHEL data</w:t>
      </w:r>
    </w:p>
    <w:p w14:paraId="1A15C5C5" w14:textId="77777777" w:rsidR="00B065C0" w:rsidRPr="004F3B18" w:rsidRDefault="00B065C0" w:rsidP="00B065C0">
      <w:pPr>
        <w:rPr>
          <w:rFonts w:ascii="Calibri" w:hAnsi="Calibri" w:cs="Calibri"/>
        </w:rPr>
      </w:pPr>
      <w:r w:rsidRPr="004F3B18">
        <w:rPr>
          <w:rFonts w:ascii="Calibri" w:hAnsi="Calibri" w:cs="Calibri"/>
        </w:rPr>
        <w:t>forecast(model_4, shel_forecast, shel_test_min, shel_scaler_min, look_back,</w:t>
      </w:r>
    </w:p>
    <w:p w14:paraId="5050DDD3" w14:textId="77777777" w:rsidR="00B065C0" w:rsidRPr="004F3B18" w:rsidRDefault="00B065C0" w:rsidP="00B065C0">
      <w:pPr>
        <w:rPr>
          <w:rFonts w:ascii="Calibri" w:hAnsi="Calibri" w:cs="Calibri"/>
        </w:rPr>
      </w:pPr>
      <w:r w:rsidRPr="004F3B18">
        <w:rPr>
          <w:rFonts w:ascii="Calibri" w:hAnsi="Calibri" w:cs="Calibri"/>
        </w:rPr>
        <w:t xml:space="preserve">         'SHEL')</w:t>
      </w:r>
    </w:p>
    <w:p w14:paraId="495AB787" w14:textId="77777777" w:rsidR="00B065C0" w:rsidRPr="004F3B18" w:rsidRDefault="00B065C0" w:rsidP="00B065C0">
      <w:pPr>
        <w:rPr>
          <w:rFonts w:ascii="Calibri" w:hAnsi="Calibri" w:cs="Calibri"/>
        </w:rPr>
      </w:pPr>
    </w:p>
    <w:p w14:paraId="383F81A5"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XOM data</w:t>
      </w:r>
    </w:p>
    <w:p w14:paraId="775D7B58" w14:textId="77777777" w:rsidR="00B065C0" w:rsidRPr="004F3B18" w:rsidRDefault="00B065C0" w:rsidP="00B065C0">
      <w:pPr>
        <w:rPr>
          <w:rFonts w:ascii="Calibri" w:hAnsi="Calibri" w:cs="Calibri"/>
        </w:rPr>
      </w:pPr>
      <w:r w:rsidRPr="004F3B18">
        <w:rPr>
          <w:rFonts w:ascii="Calibri" w:hAnsi="Calibri" w:cs="Calibri"/>
        </w:rPr>
        <w:t>forecast(model_4, xom_forecast, xom_test_min, xom_scaler_min, look_back, 'XOM')</w:t>
      </w:r>
    </w:p>
    <w:p w14:paraId="5851C818" w14:textId="77777777" w:rsidR="00B065C0" w:rsidRPr="004F3B18" w:rsidRDefault="00B065C0" w:rsidP="00B065C0">
      <w:pPr>
        <w:rPr>
          <w:rFonts w:ascii="Calibri" w:hAnsi="Calibri" w:cs="Calibri"/>
        </w:rPr>
      </w:pPr>
    </w:p>
    <w:p w14:paraId="54761490"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CVX data</w:t>
      </w:r>
    </w:p>
    <w:p w14:paraId="50FFBBF7" w14:textId="77777777" w:rsidR="00B065C0" w:rsidRPr="004F3B18" w:rsidRDefault="00B065C0" w:rsidP="00B065C0">
      <w:pPr>
        <w:rPr>
          <w:rFonts w:ascii="Calibri" w:hAnsi="Calibri" w:cs="Calibri"/>
        </w:rPr>
      </w:pPr>
      <w:r w:rsidRPr="004F3B18">
        <w:rPr>
          <w:rFonts w:ascii="Calibri" w:hAnsi="Calibri" w:cs="Calibri"/>
        </w:rPr>
        <w:t>forecast(model_4, cvx_forecast, cvx_test_min, cvx_scaler_min, look_back, 'CVX')</w:t>
      </w:r>
    </w:p>
    <w:p w14:paraId="7DDAE2E5" w14:textId="77777777" w:rsidR="00B065C0" w:rsidRPr="004F3B18" w:rsidRDefault="00B065C0" w:rsidP="00B065C0">
      <w:pPr>
        <w:rPr>
          <w:rFonts w:ascii="Calibri" w:hAnsi="Calibri" w:cs="Calibri"/>
        </w:rPr>
      </w:pPr>
    </w:p>
    <w:p w14:paraId="513F682C" w14:textId="77777777" w:rsidR="00B065C0" w:rsidRPr="004F3B18" w:rsidRDefault="00B065C0" w:rsidP="00B065C0">
      <w:pPr>
        <w:rPr>
          <w:rFonts w:ascii="Calibri" w:hAnsi="Calibri" w:cs="Calibri"/>
        </w:rPr>
      </w:pPr>
      <w:r w:rsidRPr="004F3B18">
        <w:rPr>
          <w:rFonts w:ascii="Calibri" w:hAnsi="Calibri" w:cs="Calibri"/>
        </w:rPr>
        <w:t>"""###Model-5 Building and Evaluation"""</w:t>
      </w:r>
    </w:p>
    <w:p w14:paraId="088C38EE" w14:textId="77777777" w:rsidR="00B065C0" w:rsidRPr="004F3B18" w:rsidRDefault="00B065C0" w:rsidP="00B065C0">
      <w:pPr>
        <w:rPr>
          <w:rFonts w:ascii="Calibri" w:hAnsi="Calibri" w:cs="Calibri"/>
        </w:rPr>
      </w:pPr>
    </w:p>
    <w:p w14:paraId="0670A6E1" w14:textId="77777777" w:rsidR="00B065C0" w:rsidRPr="004F3B18" w:rsidRDefault="00B065C0" w:rsidP="00B065C0">
      <w:pPr>
        <w:rPr>
          <w:rFonts w:ascii="Calibri" w:hAnsi="Calibri" w:cs="Calibri"/>
        </w:rPr>
      </w:pPr>
      <w:r w:rsidRPr="004F3B18">
        <w:rPr>
          <w:rFonts w:ascii="Calibri" w:hAnsi="Calibri" w:cs="Calibri"/>
        </w:rPr>
        <w:t>#Bi-Directional LSTM model</w:t>
      </w:r>
    </w:p>
    <w:p w14:paraId="2ABEC3DB" w14:textId="77777777" w:rsidR="00B065C0" w:rsidRPr="004F3B18" w:rsidRDefault="00B065C0" w:rsidP="00B065C0">
      <w:pPr>
        <w:rPr>
          <w:rFonts w:ascii="Calibri" w:hAnsi="Calibri" w:cs="Calibri"/>
        </w:rPr>
      </w:pPr>
      <w:r w:rsidRPr="004F3B18">
        <w:rPr>
          <w:rFonts w:ascii="Calibri" w:hAnsi="Calibri" w:cs="Calibri"/>
        </w:rPr>
        <w:t>model_5 = Sequential()</w:t>
      </w:r>
    </w:p>
    <w:p w14:paraId="736C7249" w14:textId="77777777" w:rsidR="00B065C0" w:rsidRPr="004F3B18" w:rsidRDefault="00B065C0" w:rsidP="00B065C0">
      <w:pPr>
        <w:rPr>
          <w:rFonts w:ascii="Calibri" w:hAnsi="Calibri" w:cs="Calibri"/>
        </w:rPr>
      </w:pPr>
      <w:r w:rsidRPr="004F3B18">
        <w:rPr>
          <w:rFonts w:ascii="Calibri" w:hAnsi="Calibri" w:cs="Calibri"/>
        </w:rPr>
        <w:t>model_5.add(Input(shape=(look_back, 1)))</w:t>
      </w:r>
    </w:p>
    <w:p w14:paraId="22695089" w14:textId="77777777" w:rsidR="00B065C0" w:rsidRPr="004F3B18" w:rsidRDefault="00B065C0" w:rsidP="00B065C0">
      <w:pPr>
        <w:rPr>
          <w:rFonts w:ascii="Calibri" w:hAnsi="Calibri" w:cs="Calibri"/>
        </w:rPr>
      </w:pPr>
      <w:r w:rsidRPr="004F3B18">
        <w:rPr>
          <w:rFonts w:ascii="Calibri" w:hAnsi="Calibri" w:cs="Calibri"/>
        </w:rPr>
        <w:t>model_5.add(Bidirectional(LSTM(units=50, return_sequences=False)))</w:t>
      </w:r>
    </w:p>
    <w:p w14:paraId="3D434E8B" w14:textId="77777777" w:rsidR="00B065C0" w:rsidRPr="004F3B18" w:rsidRDefault="00B065C0" w:rsidP="00B065C0">
      <w:pPr>
        <w:rPr>
          <w:rFonts w:ascii="Calibri" w:hAnsi="Calibri" w:cs="Calibri"/>
        </w:rPr>
      </w:pPr>
      <w:r w:rsidRPr="004F3B18">
        <w:rPr>
          <w:rFonts w:ascii="Calibri" w:hAnsi="Calibri" w:cs="Calibri"/>
        </w:rPr>
        <w:t>model_5.add(Dense(units=1))</w:t>
      </w:r>
    </w:p>
    <w:p w14:paraId="5A28FBDE" w14:textId="77777777" w:rsidR="00B065C0" w:rsidRPr="004F3B18" w:rsidRDefault="00B065C0" w:rsidP="00B065C0">
      <w:pPr>
        <w:rPr>
          <w:rFonts w:ascii="Calibri" w:hAnsi="Calibri" w:cs="Calibri"/>
        </w:rPr>
      </w:pPr>
    </w:p>
    <w:p w14:paraId="71535786" w14:textId="77777777" w:rsidR="00B065C0" w:rsidRPr="004F3B18" w:rsidRDefault="00B065C0" w:rsidP="00B065C0">
      <w:pPr>
        <w:rPr>
          <w:rFonts w:ascii="Calibri" w:hAnsi="Calibri" w:cs="Calibri"/>
        </w:rPr>
      </w:pPr>
      <w:r w:rsidRPr="004F3B18">
        <w:rPr>
          <w:rFonts w:ascii="Calibri" w:hAnsi="Calibri" w:cs="Calibri"/>
        </w:rPr>
        <w:t>#COmpiling the model</w:t>
      </w:r>
    </w:p>
    <w:p w14:paraId="2551B4C1" w14:textId="77777777" w:rsidR="00B065C0" w:rsidRPr="004F3B18" w:rsidRDefault="00B065C0" w:rsidP="00B065C0">
      <w:pPr>
        <w:rPr>
          <w:rFonts w:ascii="Calibri" w:hAnsi="Calibri" w:cs="Calibri"/>
        </w:rPr>
      </w:pPr>
      <w:r w:rsidRPr="004F3B18">
        <w:rPr>
          <w:rFonts w:ascii="Calibri" w:hAnsi="Calibri" w:cs="Calibri"/>
        </w:rPr>
        <w:t>model_5.compile(optimizer='adam', loss='mean_squared_error')</w:t>
      </w:r>
    </w:p>
    <w:p w14:paraId="4A901A5E" w14:textId="77777777" w:rsidR="00B065C0" w:rsidRPr="004F3B18" w:rsidRDefault="00B065C0" w:rsidP="00B065C0">
      <w:pPr>
        <w:rPr>
          <w:rFonts w:ascii="Calibri" w:hAnsi="Calibri" w:cs="Calibri"/>
        </w:rPr>
      </w:pPr>
    </w:p>
    <w:p w14:paraId="15506237" w14:textId="77777777" w:rsidR="00B065C0" w:rsidRPr="004F3B18" w:rsidRDefault="00B065C0" w:rsidP="00B065C0">
      <w:pPr>
        <w:rPr>
          <w:rFonts w:ascii="Calibri" w:hAnsi="Calibri" w:cs="Calibri"/>
        </w:rPr>
      </w:pPr>
      <w:r w:rsidRPr="004F3B18">
        <w:rPr>
          <w:rFonts w:ascii="Calibri" w:hAnsi="Calibri" w:cs="Calibri"/>
        </w:rPr>
        <w:t>#Plotting model summary and the model</w:t>
      </w:r>
    </w:p>
    <w:p w14:paraId="47D49832" w14:textId="77777777" w:rsidR="00B065C0" w:rsidRPr="004F3B18" w:rsidRDefault="00B065C0" w:rsidP="00B065C0">
      <w:pPr>
        <w:rPr>
          <w:rFonts w:ascii="Calibri" w:hAnsi="Calibri" w:cs="Calibri"/>
        </w:rPr>
      </w:pPr>
      <w:r w:rsidRPr="004F3B18">
        <w:rPr>
          <w:rFonts w:ascii="Calibri" w:hAnsi="Calibri" w:cs="Calibri"/>
        </w:rPr>
        <w:t>model_5.summary()</w:t>
      </w:r>
    </w:p>
    <w:p w14:paraId="41DF8331" w14:textId="77777777" w:rsidR="00B065C0" w:rsidRPr="004F3B18" w:rsidRDefault="00B065C0" w:rsidP="00B065C0">
      <w:pPr>
        <w:rPr>
          <w:rFonts w:ascii="Calibri" w:hAnsi="Calibri" w:cs="Calibri"/>
        </w:rPr>
      </w:pPr>
      <w:r w:rsidRPr="004F3B18">
        <w:rPr>
          <w:rFonts w:ascii="Calibri" w:hAnsi="Calibri" w:cs="Calibri"/>
        </w:rPr>
        <w:t>plot_model(model_5)</w:t>
      </w:r>
    </w:p>
    <w:p w14:paraId="36B8BE27" w14:textId="77777777" w:rsidR="00B065C0" w:rsidRPr="004F3B18" w:rsidRDefault="00B065C0" w:rsidP="00B065C0">
      <w:pPr>
        <w:rPr>
          <w:rFonts w:ascii="Calibri" w:hAnsi="Calibri" w:cs="Calibri"/>
        </w:rPr>
      </w:pPr>
    </w:p>
    <w:p w14:paraId="68639F5A" w14:textId="77777777" w:rsidR="00B065C0" w:rsidRPr="004F3B18" w:rsidRDefault="00B065C0" w:rsidP="00B065C0">
      <w:pPr>
        <w:rPr>
          <w:rFonts w:ascii="Calibri" w:hAnsi="Calibri" w:cs="Calibri"/>
        </w:rPr>
      </w:pPr>
      <w:r w:rsidRPr="004F3B18">
        <w:rPr>
          <w:rFonts w:ascii="Calibri" w:hAnsi="Calibri" w:cs="Calibri"/>
        </w:rPr>
        <w:t>#Compiling the model</w:t>
      </w:r>
    </w:p>
    <w:p w14:paraId="50E540F2" w14:textId="77777777" w:rsidR="00B065C0" w:rsidRPr="004F3B18" w:rsidRDefault="00B065C0" w:rsidP="00B065C0">
      <w:pPr>
        <w:rPr>
          <w:rFonts w:ascii="Calibri" w:hAnsi="Calibri" w:cs="Calibri"/>
        </w:rPr>
      </w:pPr>
      <w:r w:rsidRPr="004F3B18">
        <w:rPr>
          <w:rFonts w:ascii="Calibri" w:hAnsi="Calibri" w:cs="Calibri"/>
        </w:rPr>
        <w:t>model_5.compile(optimizer='adam', loss='mean_squared_error')</w:t>
      </w:r>
    </w:p>
    <w:p w14:paraId="05F96A6B" w14:textId="77777777" w:rsidR="00B065C0" w:rsidRPr="004F3B18" w:rsidRDefault="00B065C0" w:rsidP="00B065C0">
      <w:pPr>
        <w:rPr>
          <w:rFonts w:ascii="Calibri" w:hAnsi="Calibri" w:cs="Calibri"/>
        </w:rPr>
      </w:pPr>
    </w:p>
    <w:p w14:paraId="4C7450EE" w14:textId="77777777" w:rsidR="00B065C0" w:rsidRPr="004F3B18" w:rsidRDefault="00B065C0" w:rsidP="00B065C0">
      <w:pPr>
        <w:rPr>
          <w:rFonts w:ascii="Calibri" w:hAnsi="Calibri" w:cs="Calibri"/>
        </w:rPr>
      </w:pPr>
      <w:r w:rsidRPr="004F3B18">
        <w:rPr>
          <w:rFonts w:ascii="Calibri" w:hAnsi="Calibri" w:cs="Calibri"/>
        </w:rPr>
        <w:t>#Training the model with BP timeseries training data</w:t>
      </w:r>
    </w:p>
    <w:p w14:paraId="25518DEF" w14:textId="77777777" w:rsidR="00B065C0" w:rsidRPr="004F3B18" w:rsidRDefault="00B065C0" w:rsidP="00B065C0">
      <w:pPr>
        <w:rPr>
          <w:rFonts w:ascii="Calibri" w:hAnsi="Calibri" w:cs="Calibri"/>
        </w:rPr>
      </w:pPr>
      <w:r w:rsidRPr="004F3B18">
        <w:rPr>
          <w:rFonts w:ascii="Calibri" w:hAnsi="Calibri" w:cs="Calibri"/>
        </w:rPr>
        <w:t>model_5.fit(bp_train_ts_std, epochs=epoch, verbose=2)</w:t>
      </w:r>
    </w:p>
    <w:p w14:paraId="44BECAA3" w14:textId="77777777" w:rsidR="00B065C0" w:rsidRPr="004F3B18" w:rsidRDefault="00B065C0" w:rsidP="00B065C0">
      <w:pPr>
        <w:rPr>
          <w:rFonts w:ascii="Calibri" w:hAnsi="Calibri" w:cs="Calibri"/>
        </w:rPr>
      </w:pPr>
    </w:p>
    <w:p w14:paraId="6670AD9F" w14:textId="77777777" w:rsidR="00B065C0" w:rsidRPr="004F3B18" w:rsidRDefault="00B065C0" w:rsidP="00B065C0">
      <w:pPr>
        <w:rPr>
          <w:rFonts w:ascii="Calibri" w:hAnsi="Calibri" w:cs="Calibri"/>
        </w:rPr>
      </w:pPr>
      <w:r w:rsidRPr="004F3B18">
        <w:rPr>
          <w:rFonts w:ascii="Calibri" w:hAnsi="Calibri" w:cs="Calibri"/>
        </w:rPr>
        <w:t>#Evaluating the model with BP timeseries test data</w:t>
      </w:r>
    </w:p>
    <w:p w14:paraId="0BC1A7DF" w14:textId="77777777" w:rsidR="00B065C0" w:rsidRPr="004F3B18" w:rsidRDefault="00B065C0" w:rsidP="00B065C0">
      <w:pPr>
        <w:rPr>
          <w:rFonts w:ascii="Calibri" w:hAnsi="Calibri" w:cs="Calibri"/>
        </w:rPr>
      </w:pPr>
      <w:r w:rsidRPr="004F3B18">
        <w:rPr>
          <w:rFonts w:ascii="Calibri" w:hAnsi="Calibri" w:cs="Calibri"/>
        </w:rPr>
        <w:t>evaluate(model_5, bp_test_std, bp_test_ts_std, bp_scaler_std, 'BP')</w:t>
      </w:r>
    </w:p>
    <w:p w14:paraId="1F51DA33" w14:textId="77777777" w:rsidR="00B065C0" w:rsidRPr="004F3B18" w:rsidRDefault="00B065C0" w:rsidP="00B065C0">
      <w:pPr>
        <w:rPr>
          <w:rFonts w:ascii="Calibri" w:hAnsi="Calibri" w:cs="Calibri"/>
        </w:rPr>
      </w:pPr>
    </w:p>
    <w:p w14:paraId="222C953F" w14:textId="77777777" w:rsidR="00B065C0" w:rsidRPr="004F3B18" w:rsidRDefault="00B065C0" w:rsidP="00B065C0">
      <w:pPr>
        <w:rPr>
          <w:rFonts w:ascii="Calibri" w:hAnsi="Calibri" w:cs="Calibri"/>
        </w:rPr>
      </w:pPr>
      <w:r w:rsidRPr="004F3B18">
        <w:rPr>
          <w:rFonts w:ascii="Calibri" w:hAnsi="Calibri" w:cs="Calibri"/>
        </w:rPr>
        <w:t>#Evaluating the model with SHEL timeseries test data</w:t>
      </w:r>
    </w:p>
    <w:p w14:paraId="236646A3" w14:textId="77777777" w:rsidR="00B065C0" w:rsidRPr="004F3B18" w:rsidRDefault="00B065C0" w:rsidP="00B065C0">
      <w:pPr>
        <w:rPr>
          <w:rFonts w:ascii="Calibri" w:hAnsi="Calibri" w:cs="Calibri"/>
        </w:rPr>
      </w:pPr>
      <w:r w:rsidRPr="004F3B18">
        <w:rPr>
          <w:rFonts w:ascii="Calibri" w:hAnsi="Calibri" w:cs="Calibri"/>
        </w:rPr>
        <w:t>evaluate(model_5, shel_test_std, shel_test_ts_std, shel_scaler_std, 'SHEL')</w:t>
      </w:r>
    </w:p>
    <w:p w14:paraId="25B0B043" w14:textId="77777777" w:rsidR="00B065C0" w:rsidRPr="004F3B18" w:rsidRDefault="00B065C0" w:rsidP="00B065C0">
      <w:pPr>
        <w:rPr>
          <w:rFonts w:ascii="Calibri" w:hAnsi="Calibri" w:cs="Calibri"/>
        </w:rPr>
      </w:pPr>
    </w:p>
    <w:p w14:paraId="0666B40A" w14:textId="77777777" w:rsidR="00B065C0" w:rsidRPr="004F3B18" w:rsidRDefault="00B065C0" w:rsidP="00B065C0">
      <w:pPr>
        <w:rPr>
          <w:rFonts w:ascii="Calibri" w:hAnsi="Calibri" w:cs="Calibri"/>
        </w:rPr>
      </w:pPr>
      <w:r w:rsidRPr="004F3B18">
        <w:rPr>
          <w:rFonts w:ascii="Calibri" w:hAnsi="Calibri" w:cs="Calibri"/>
        </w:rPr>
        <w:t>#Evaluating the model with XOM timeseries test data</w:t>
      </w:r>
    </w:p>
    <w:p w14:paraId="2D1591DD" w14:textId="77777777" w:rsidR="00B065C0" w:rsidRPr="004F3B18" w:rsidRDefault="00B065C0" w:rsidP="00B065C0">
      <w:pPr>
        <w:rPr>
          <w:rFonts w:ascii="Calibri" w:hAnsi="Calibri" w:cs="Calibri"/>
        </w:rPr>
      </w:pPr>
      <w:r w:rsidRPr="004F3B18">
        <w:rPr>
          <w:rFonts w:ascii="Calibri" w:hAnsi="Calibri" w:cs="Calibri"/>
        </w:rPr>
        <w:t>evaluate(model_5, xom_test_std, xom_test_ts_std, xom_scaler_std, 'XOM')</w:t>
      </w:r>
    </w:p>
    <w:p w14:paraId="2F89A7E6" w14:textId="77777777" w:rsidR="00B065C0" w:rsidRPr="004F3B18" w:rsidRDefault="00B065C0" w:rsidP="00B065C0">
      <w:pPr>
        <w:rPr>
          <w:rFonts w:ascii="Calibri" w:hAnsi="Calibri" w:cs="Calibri"/>
        </w:rPr>
      </w:pPr>
    </w:p>
    <w:p w14:paraId="4EFAE983" w14:textId="77777777" w:rsidR="00B065C0" w:rsidRPr="004F3B18" w:rsidRDefault="00B065C0" w:rsidP="00B065C0">
      <w:pPr>
        <w:rPr>
          <w:rFonts w:ascii="Calibri" w:hAnsi="Calibri" w:cs="Calibri"/>
        </w:rPr>
      </w:pPr>
      <w:r w:rsidRPr="004F3B18">
        <w:rPr>
          <w:rFonts w:ascii="Calibri" w:hAnsi="Calibri" w:cs="Calibri"/>
        </w:rPr>
        <w:t>#Evaluating the model with CVX timeseries test data</w:t>
      </w:r>
    </w:p>
    <w:p w14:paraId="0ADD20F5" w14:textId="77777777" w:rsidR="00B065C0" w:rsidRPr="004F3B18" w:rsidRDefault="00B065C0" w:rsidP="00B065C0">
      <w:pPr>
        <w:rPr>
          <w:rFonts w:ascii="Calibri" w:hAnsi="Calibri" w:cs="Calibri"/>
        </w:rPr>
      </w:pPr>
      <w:r w:rsidRPr="004F3B18">
        <w:rPr>
          <w:rFonts w:ascii="Calibri" w:hAnsi="Calibri" w:cs="Calibri"/>
        </w:rPr>
        <w:lastRenderedPageBreak/>
        <w:t>evaluate(model_5, cvx_test_std, cvx_test_ts_std, cvx_scaler_std, 'CVX')</w:t>
      </w:r>
    </w:p>
    <w:p w14:paraId="60460CBA" w14:textId="77777777" w:rsidR="00B065C0" w:rsidRPr="004F3B18" w:rsidRDefault="00B065C0" w:rsidP="00B065C0">
      <w:pPr>
        <w:rPr>
          <w:rFonts w:ascii="Calibri" w:hAnsi="Calibri" w:cs="Calibri"/>
        </w:rPr>
      </w:pPr>
    </w:p>
    <w:p w14:paraId="7A631E79" w14:textId="77777777" w:rsidR="00B065C0" w:rsidRPr="004F3B18" w:rsidRDefault="00B065C0" w:rsidP="00B065C0">
      <w:pPr>
        <w:rPr>
          <w:rFonts w:ascii="Calibri" w:hAnsi="Calibri" w:cs="Calibri"/>
        </w:rPr>
      </w:pPr>
      <w:r w:rsidRPr="004F3B18">
        <w:rPr>
          <w:rFonts w:ascii="Calibri" w:hAnsi="Calibri" w:cs="Calibri"/>
        </w:rPr>
        <w:t>#Compiling the model</w:t>
      </w:r>
    </w:p>
    <w:p w14:paraId="4794FF2B" w14:textId="77777777" w:rsidR="00B065C0" w:rsidRPr="004F3B18" w:rsidRDefault="00B065C0" w:rsidP="00B065C0">
      <w:pPr>
        <w:rPr>
          <w:rFonts w:ascii="Calibri" w:hAnsi="Calibri" w:cs="Calibri"/>
        </w:rPr>
      </w:pPr>
      <w:r w:rsidRPr="004F3B18">
        <w:rPr>
          <w:rFonts w:ascii="Calibri" w:hAnsi="Calibri" w:cs="Calibri"/>
        </w:rPr>
        <w:t>model_5.compile(optimizer='adam', loss='mean_squared_error')</w:t>
      </w:r>
    </w:p>
    <w:p w14:paraId="3A0DEE29" w14:textId="77777777" w:rsidR="00B065C0" w:rsidRPr="004F3B18" w:rsidRDefault="00B065C0" w:rsidP="00B065C0">
      <w:pPr>
        <w:rPr>
          <w:rFonts w:ascii="Calibri" w:hAnsi="Calibri" w:cs="Calibri"/>
        </w:rPr>
      </w:pPr>
    </w:p>
    <w:p w14:paraId="4376770E" w14:textId="77777777" w:rsidR="00B065C0" w:rsidRPr="004F3B18" w:rsidRDefault="00B065C0" w:rsidP="00B065C0">
      <w:pPr>
        <w:rPr>
          <w:rFonts w:ascii="Calibri" w:hAnsi="Calibri" w:cs="Calibri"/>
        </w:rPr>
      </w:pPr>
      <w:r w:rsidRPr="004F3B18">
        <w:rPr>
          <w:rFonts w:ascii="Calibri" w:hAnsi="Calibri" w:cs="Calibri"/>
        </w:rPr>
        <w:t>#Training the model with BP timeseries data</w:t>
      </w:r>
    </w:p>
    <w:p w14:paraId="32C23DF6" w14:textId="77777777" w:rsidR="00B065C0" w:rsidRPr="004F3B18" w:rsidRDefault="00B065C0" w:rsidP="00B065C0">
      <w:pPr>
        <w:rPr>
          <w:rFonts w:ascii="Calibri" w:hAnsi="Calibri" w:cs="Calibri"/>
        </w:rPr>
      </w:pPr>
      <w:r w:rsidRPr="004F3B18">
        <w:rPr>
          <w:rFonts w:ascii="Calibri" w:hAnsi="Calibri" w:cs="Calibri"/>
        </w:rPr>
        <w:t>model_5.fit(bp_ts_std, epochs=epoch, verbose=2)</w:t>
      </w:r>
    </w:p>
    <w:p w14:paraId="60CFD318" w14:textId="77777777" w:rsidR="00B065C0" w:rsidRPr="004F3B18" w:rsidRDefault="00B065C0" w:rsidP="00B065C0">
      <w:pPr>
        <w:rPr>
          <w:rFonts w:ascii="Calibri" w:hAnsi="Calibri" w:cs="Calibri"/>
        </w:rPr>
      </w:pPr>
    </w:p>
    <w:p w14:paraId="1FE2198F"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BP data</w:t>
      </w:r>
    </w:p>
    <w:p w14:paraId="3FFB549F" w14:textId="77777777" w:rsidR="00B065C0" w:rsidRPr="004F3B18" w:rsidRDefault="00B065C0" w:rsidP="00B065C0">
      <w:pPr>
        <w:rPr>
          <w:rFonts w:ascii="Calibri" w:hAnsi="Calibri" w:cs="Calibri"/>
        </w:rPr>
      </w:pPr>
      <w:r w:rsidRPr="004F3B18">
        <w:rPr>
          <w:rFonts w:ascii="Calibri" w:hAnsi="Calibri" w:cs="Calibri"/>
        </w:rPr>
        <w:t>forecast(model_5, bp_forecast, bp_test_std, bp_scaler_std, look_back, 'BP')</w:t>
      </w:r>
    </w:p>
    <w:p w14:paraId="27EA3127" w14:textId="77777777" w:rsidR="00B065C0" w:rsidRPr="004F3B18" w:rsidRDefault="00B065C0" w:rsidP="00B065C0">
      <w:pPr>
        <w:rPr>
          <w:rFonts w:ascii="Calibri" w:hAnsi="Calibri" w:cs="Calibri"/>
        </w:rPr>
      </w:pPr>
    </w:p>
    <w:p w14:paraId="5E6C7364"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SHEL data</w:t>
      </w:r>
    </w:p>
    <w:p w14:paraId="0193B573" w14:textId="77777777" w:rsidR="00B065C0" w:rsidRPr="004F3B18" w:rsidRDefault="00B065C0" w:rsidP="00B065C0">
      <w:pPr>
        <w:rPr>
          <w:rFonts w:ascii="Calibri" w:hAnsi="Calibri" w:cs="Calibri"/>
        </w:rPr>
      </w:pPr>
      <w:r w:rsidRPr="004F3B18">
        <w:rPr>
          <w:rFonts w:ascii="Calibri" w:hAnsi="Calibri" w:cs="Calibri"/>
        </w:rPr>
        <w:t>forecast(model_5, shel_forecast, shel_test_std, shel_scaler_std, look_back,</w:t>
      </w:r>
    </w:p>
    <w:p w14:paraId="1AA4A265" w14:textId="77777777" w:rsidR="00B065C0" w:rsidRPr="004F3B18" w:rsidRDefault="00B065C0" w:rsidP="00B065C0">
      <w:pPr>
        <w:rPr>
          <w:rFonts w:ascii="Calibri" w:hAnsi="Calibri" w:cs="Calibri"/>
        </w:rPr>
      </w:pPr>
      <w:r w:rsidRPr="004F3B18">
        <w:rPr>
          <w:rFonts w:ascii="Calibri" w:hAnsi="Calibri" w:cs="Calibri"/>
        </w:rPr>
        <w:t xml:space="preserve">         'SHEL')</w:t>
      </w:r>
    </w:p>
    <w:p w14:paraId="38F6B736" w14:textId="77777777" w:rsidR="00B065C0" w:rsidRPr="004F3B18" w:rsidRDefault="00B065C0" w:rsidP="00B065C0">
      <w:pPr>
        <w:rPr>
          <w:rFonts w:ascii="Calibri" w:hAnsi="Calibri" w:cs="Calibri"/>
        </w:rPr>
      </w:pPr>
    </w:p>
    <w:p w14:paraId="6BDF72A3"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XOM data</w:t>
      </w:r>
    </w:p>
    <w:p w14:paraId="763DBB77" w14:textId="77777777" w:rsidR="00B065C0" w:rsidRPr="004F3B18" w:rsidRDefault="00B065C0" w:rsidP="00B065C0">
      <w:pPr>
        <w:rPr>
          <w:rFonts w:ascii="Calibri" w:hAnsi="Calibri" w:cs="Calibri"/>
        </w:rPr>
      </w:pPr>
      <w:r w:rsidRPr="004F3B18">
        <w:rPr>
          <w:rFonts w:ascii="Calibri" w:hAnsi="Calibri" w:cs="Calibri"/>
        </w:rPr>
        <w:t>forecast(model_5, xom_forecast, xom_test_std, xom_scaler_std, look_back, 'XOM')</w:t>
      </w:r>
    </w:p>
    <w:p w14:paraId="394DC5EF" w14:textId="77777777" w:rsidR="00B065C0" w:rsidRPr="004F3B18" w:rsidRDefault="00B065C0" w:rsidP="00B065C0">
      <w:pPr>
        <w:rPr>
          <w:rFonts w:ascii="Calibri" w:hAnsi="Calibri" w:cs="Calibri"/>
        </w:rPr>
      </w:pPr>
    </w:p>
    <w:p w14:paraId="77AF257B"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CVX data</w:t>
      </w:r>
    </w:p>
    <w:p w14:paraId="153DE0B7" w14:textId="77777777" w:rsidR="00B065C0" w:rsidRPr="004F3B18" w:rsidRDefault="00B065C0" w:rsidP="00B065C0">
      <w:pPr>
        <w:rPr>
          <w:rFonts w:ascii="Calibri" w:hAnsi="Calibri" w:cs="Calibri"/>
        </w:rPr>
      </w:pPr>
      <w:r w:rsidRPr="004F3B18">
        <w:rPr>
          <w:rFonts w:ascii="Calibri" w:hAnsi="Calibri" w:cs="Calibri"/>
        </w:rPr>
        <w:t>forecast(model_5, cvx_forecast, cvx_test_std, cvx_scaler_std, look_back, 'CVX')</w:t>
      </w:r>
    </w:p>
    <w:p w14:paraId="01E277DE" w14:textId="77777777" w:rsidR="00B065C0" w:rsidRPr="004F3B18" w:rsidRDefault="00B065C0" w:rsidP="00B065C0">
      <w:pPr>
        <w:rPr>
          <w:rFonts w:ascii="Calibri" w:hAnsi="Calibri" w:cs="Calibri"/>
        </w:rPr>
      </w:pPr>
    </w:p>
    <w:p w14:paraId="681D39A4" w14:textId="77777777" w:rsidR="00B065C0" w:rsidRPr="004F3B18" w:rsidRDefault="00B065C0" w:rsidP="00B065C0">
      <w:pPr>
        <w:rPr>
          <w:rFonts w:ascii="Calibri" w:hAnsi="Calibri" w:cs="Calibri"/>
        </w:rPr>
      </w:pPr>
      <w:r w:rsidRPr="004F3B18">
        <w:rPr>
          <w:rFonts w:ascii="Calibri" w:hAnsi="Calibri" w:cs="Calibri"/>
        </w:rPr>
        <w:t>#Compiling the model</w:t>
      </w:r>
    </w:p>
    <w:p w14:paraId="4439390C" w14:textId="77777777" w:rsidR="00B065C0" w:rsidRPr="004F3B18" w:rsidRDefault="00B065C0" w:rsidP="00B065C0">
      <w:pPr>
        <w:rPr>
          <w:rFonts w:ascii="Calibri" w:hAnsi="Calibri" w:cs="Calibri"/>
        </w:rPr>
      </w:pPr>
      <w:r w:rsidRPr="004F3B18">
        <w:rPr>
          <w:rFonts w:ascii="Calibri" w:hAnsi="Calibri" w:cs="Calibri"/>
        </w:rPr>
        <w:t>model_5.compile(optimizer='adam', loss='mean_squared_error')</w:t>
      </w:r>
    </w:p>
    <w:p w14:paraId="624E647D" w14:textId="77777777" w:rsidR="00B065C0" w:rsidRPr="004F3B18" w:rsidRDefault="00B065C0" w:rsidP="00B065C0">
      <w:pPr>
        <w:rPr>
          <w:rFonts w:ascii="Calibri" w:hAnsi="Calibri" w:cs="Calibri"/>
        </w:rPr>
      </w:pPr>
    </w:p>
    <w:p w14:paraId="7471F529" w14:textId="77777777" w:rsidR="00B065C0" w:rsidRPr="004F3B18" w:rsidRDefault="00B065C0" w:rsidP="00B065C0">
      <w:pPr>
        <w:rPr>
          <w:rFonts w:ascii="Calibri" w:hAnsi="Calibri" w:cs="Calibri"/>
        </w:rPr>
      </w:pPr>
      <w:r w:rsidRPr="004F3B18">
        <w:rPr>
          <w:rFonts w:ascii="Calibri" w:hAnsi="Calibri" w:cs="Calibri"/>
        </w:rPr>
        <w:t>#Training the model with BP timeseries training data</w:t>
      </w:r>
    </w:p>
    <w:p w14:paraId="52D7195C" w14:textId="77777777" w:rsidR="00B065C0" w:rsidRPr="004F3B18" w:rsidRDefault="00B065C0" w:rsidP="00B065C0">
      <w:pPr>
        <w:rPr>
          <w:rFonts w:ascii="Calibri" w:hAnsi="Calibri" w:cs="Calibri"/>
        </w:rPr>
      </w:pPr>
      <w:r w:rsidRPr="004F3B18">
        <w:rPr>
          <w:rFonts w:ascii="Calibri" w:hAnsi="Calibri" w:cs="Calibri"/>
        </w:rPr>
        <w:t>model_5.fit(bp_train_ts_min, epochs=epoch, verbose=2)</w:t>
      </w:r>
    </w:p>
    <w:p w14:paraId="20F4B4D1" w14:textId="77777777" w:rsidR="00B065C0" w:rsidRPr="004F3B18" w:rsidRDefault="00B065C0" w:rsidP="00B065C0">
      <w:pPr>
        <w:rPr>
          <w:rFonts w:ascii="Calibri" w:hAnsi="Calibri" w:cs="Calibri"/>
        </w:rPr>
      </w:pPr>
    </w:p>
    <w:p w14:paraId="66C979F5" w14:textId="77777777" w:rsidR="00B065C0" w:rsidRPr="004F3B18" w:rsidRDefault="00B065C0" w:rsidP="00B065C0">
      <w:pPr>
        <w:rPr>
          <w:rFonts w:ascii="Calibri" w:hAnsi="Calibri" w:cs="Calibri"/>
        </w:rPr>
      </w:pPr>
      <w:r w:rsidRPr="004F3B18">
        <w:rPr>
          <w:rFonts w:ascii="Calibri" w:hAnsi="Calibri" w:cs="Calibri"/>
        </w:rPr>
        <w:t>#Evaluating the model with BP timeseries test data</w:t>
      </w:r>
    </w:p>
    <w:p w14:paraId="5A58A982" w14:textId="77777777" w:rsidR="00B065C0" w:rsidRPr="004F3B18" w:rsidRDefault="00B065C0" w:rsidP="00B065C0">
      <w:pPr>
        <w:rPr>
          <w:rFonts w:ascii="Calibri" w:hAnsi="Calibri" w:cs="Calibri"/>
        </w:rPr>
      </w:pPr>
      <w:r w:rsidRPr="004F3B18">
        <w:rPr>
          <w:rFonts w:ascii="Calibri" w:hAnsi="Calibri" w:cs="Calibri"/>
        </w:rPr>
        <w:t>evaluate(model_5, bp_test_min, bp_test_ts_min, bp_scaler_min, 'BP')</w:t>
      </w:r>
    </w:p>
    <w:p w14:paraId="166BC396" w14:textId="77777777" w:rsidR="00B065C0" w:rsidRPr="004F3B18" w:rsidRDefault="00B065C0" w:rsidP="00B065C0">
      <w:pPr>
        <w:rPr>
          <w:rFonts w:ascii="Calibri" w:hAnsi="Calibri" w:cs="Calibri"/>
        </w:rPr>
      </w:pPr>
    </w:p>
    <w:p w14:paraId="3F3AFF6C" w14:textId="77777777" w:rsidR="00B065C0" w:rsidRPr="004F3B18" w:rsidRDefault="00B065C0" w:rsidP="00B065C0">
      <w:pPr>
        <w:rPr>
          <w:rFonts w:ascii="Calibri" w:hAnsi="Calibri" w:cs="Calibri"/>
        </w:rPr>
      </w:pPr>
      <w:r w:rsidRPr="004F3B18">
        <w:rPr>
          <w:rFonts w:ascii="Calibri" w:hAnsi="Calibri" w:cs="Calibri"/>
        </w:rPr>
        <w:t>#Evaluating the model with SHEL timeseries test data</w:t>
      </w:r>
    </w:p>
    <w:p w14:paraId="5565B956" w14:textId="77777777" w:rsidR="00B065C0" w:rsidRPr="004F3B18" w:rsidRDefault="00B065C0" w:rsidP="00B065C0">
      <w:pPr>
        <w:rPr>
          <w:rFonts w:ascii="Calibri" w:hAnsi="Calibri" w:cs="Calibri"/>
        </w:rPr>
      </w:pPr>
      <w:r w:rsidRPr="004F3B18">
        <w:rPr>
          <w:rFonts w:ascii="Calibri" w:hAnsi="Calibri" w:cs="Calibri"/>
        </w:rPr>
        <w:t>evaluate(model_5, shel_test_min, shel_test_ts_min, shel_scaler_min, 'SHEL')</w:t>
      </w:r>
    </w:p>
    <w:p w14:paraId="3A83EFAF" w14:textId="77777777" w:rsidR="00B065C0" w:rsidRPr="004F3B18" w:rsidRDefault="00B065C0" w:rsidP="00B065C0">
      <w:pPr>
        <w:rPr>
          <w:rFonts w:ascii="Calibri" w:hAnsi="Calibri" w:cs="Calibri"/>
        </w:rPr>
      </w:pPr>
    </w:p>
    <w:p w14:paraId="728EE570" w14:textId="77777777" w:rsidR="00B065C0" w:rsidRPr="004F3B18" w:rsidRDefault="00B065C0" w:rsidP="00B065C0">
      <w:pPr>
        <w:rPr>
          <w:rFonts w:ascii="Calibri" w:hAnsi="Calibri" w:cs="Calibri"/>
        </w:rPr>
      </w:pPr>
      <w:r w:rsidRPr="004F3B18">
        <w:rPr>
          <w:rFonts w:ascii="Calibri" w:hAnsi="Calibri" w:cs="Calibri"/>
        </w:rPr>
        <w:t>#Evaluating the model with XOM timeseries test data</w:t>
      </w:r>
    </w:p>
    <w:p w14:paraId="6F04E3DC" w14:textId="77777777" w:rsidR="00B065C0" w:rsidRPr="004F3B18" w:rsidRDefault="00B065C0" w:rsidP="00B065C0">
      <w:pPr>
        <w:rPr>
          <w:rFonts w:ascii="Calibri" w:hAnsi="Calibri" w:cs="Calibri"/>
        </w:rPr>
      </w:pPr>
      <w:r w:rsidRPr="004F3B18">
        <w:rPr>
          <w:rFonts w:ascii="Calibri" w:hAnsi="Calibri" w:cs="Calibri"/>
        </w:rPr>
        <w:t>evaluate(model_5, xom_test_min, xom_test_ts_min, xom_scaler_min, 'XOM')</w:t>
      </w:r>
    </w:p>
    <w:p w14:paraId="29A65799" w14:textId="77777777" w:rsidR="00B065C0" w:rsidRPr="004F3B18" w:rsidRDefault="00B065C0" w:rsidP="00B065C0">
      <w:pPr>
        <w:rPr>
          <w:rFonts w:ascii="Calibri" w:hAnsi="Calibri" w:cs="Calibri"/>
        </w:rPr>
      </w:pPr>
    </w:p>
    <w:p w14:paraId="6D7B58FA" w14:textId="77777777" w:rsidR="00B065C0" w:rsidRPr="004F3B18" w:rsidRDefault="00B065C0" w:rsidP="00B065C0">
      <w:pPr>
        <w:rPr>
          <w:rFonts w:ascii="Calibri" w:hAnsi="Calibri" w:cs="Calibri"/>
        </w:rPr>
      </w:pPr>
      <w:r w:rsidRPr="004F3B18">
        <w:rPr>
          <w:rFonts w:ascii="Calibri" w:hAnsi="Calibri" w:cs="Calibri"/>
        </w:rPr>
        <w:t>#Evaluating the model with CVX timeseries test data</w:t>
      </w:r>
    </w:p>
    <w:p w14:paraId="30116B34" w14:textId="77777777" w:rsidR="00B065C0" w:rsidRPr="004F3B18" w:rsidRDefault="00B065C0" w:rsidP="00B065C0">
      <w:pPr>
        <w:rPr>
          <w:rFonts w:ascii="Calibri" w:hAnsi="Calibri" w:cs="Calibri"/>
        </w:rPr>
      </w:pPr>
      <w:r w:rsidRPr="004F3B18">
        <w:rPr>
          <w:rFonts w:ascii="Calibri" w:hAnsi="Calibri" w:cs="Calibri"/>
        </w:rPr>
        <w:t>evaluate(model_5, cvx_test_min, cvx_test_ts_min, cvx_scaler_min, 'CVX')</w:t>
      </w:r>
    </w:p>
    <w:p w14:paraId="274A7173" w14:textId="77777777" w:rsidR="00B065C0" w:rsidRPr="004F3B18" w:rsidRDefault="00B065C0" w:rsidP="00B065C0">
      <w:pPr>
        <w:rPr>
          <w:rFonts w:ascii="Calibri" w:hAnsi="Calibri" w:cs="Calibri"/>
        </w:rPr>
      </w:pPr>
    </w:p>
    <w:p w14:paraId="6DEF0E29" w14:textId="77777777" w:rsidR="00B065C0" w:rsidRPr="004F3B18" w:rsidRDefault="00B065C0" w:rsidP="00B065C0">
      <w:pPr>
        <w:rPr>
          <w:rFonts w:ascii="Calibri" w:hAnsi="Calibri" w:cs="Calibri"/>
        </w:rPr>
      </w:pPr>
      <w:r w:rsidRPr="004F3B18">
        <w:rPr>
          <w:rFonts w:ascii="Calibri" w:hAnsi="Calibri" w:cs="Calibri"/>
        </w:rPr>
        <w:t>#Compiling the model</w:t>
      </w:r>
    </w:p>
    <w:p w14:paraId="06FF1C61" w14:textId="77777777" w:rsidR="00B065C0" w:rsidRPr="004F3B18" w:rsidRDefault="00B065C0" w:rsidP="00B065C0">
      <w:pPr>
        <w:rPr>
          <w:rFonts w:ascii="Calibri" w:hAnsi="Calibri" w:cs="Calibri"/>
        </w:rPr>
      </w:pPr>
      <w:r w:rsidRPr="004F3B18">
        <w:rPr>
          <w:rFonts w:ascii="Calibri" w:hAnsi="Calibri" w:cs="Calibri"/>
        </w:rPr>
        <w:t>model_5.compile(optimizer='adam', loss='mean_squared_error')</w:t>
      </w:r>
    </w:p>
    <w:p w14:paraId="03F074DB" w14:textId="77777777" w:rsidR="00B065C0" w:rsidRPr="004F3B18" w:rsidRDefault="00B065C0" w:rsidP="00B065C0">
      <w:pPr>
        <w:rPr>
          <w:rFonts w:ascii="Calibri" w:hAnsi="Calibri" w:cs="Calibri"/>
        </w:rPr>
      </w:pPr>
    </w:p>
    <w:p w14:paraId="3ABFB134" w14:textId="77777777" w:rsidR="00B065C0" w:rsidRPr="004F3B18" w:rsidRDefault="00B065C0" w:rsidP="00B065C0">
      <w:pPr>
        <w:rPr>
          <w:rFonts w:ascii="Calibri" w:hAnsi="Calibri" w:cs="Calibri"/>
        </w:rPr>
      </w:pPr>
      <w:r w:rsidRPr="004F3B18">
        <w:rPr>
          <w:rFonts w:ascii="Calibri" w:hAnsi="Calibri" w:cs="Calibri"/>
        </w:rPr>
        <w:t>#Training the model with BP timeseries data</w:t>
      </w:r>
    </w:p>
    <w:p w14:paraId="66FDE1D8" w14:textId="77777777" w:rsidR="00B065C0" w:rsidRPr="004F3B18" w:rsidRDefault="00B065C0" w:rsidP="00B065C0">
      <w:pPr>
        <w:rPr>
          <w:rFonts w:ascii="Calibri" w:hAnsi="Calibri" w:cs="Calibri"/>
        </w:rPr>
      </w:pPr>
      <w:r w:rsidRPr="004F3B18">
        <w:rPr>
          <w:rFonts w:ascii="Calibri" w:hAnsi="Calibri" w:cs="Calibri"/>
        </w:rPr>
        <w:t>model_5.fit(bp_ts_min, epochs=epoch, verbose=2)</w:t>
      </w:r>
    </w:p>
    <w:p w14:paraId="34CE0006" w14:textId="77777777" w:rsidR="00B065C0" w:rsidRPr="004F3B18" w:rsidRDefault="00B065C0" w:rsidP="00B065C0">
      <w:pPr>
        <w:rPr>
          <w:rFonts w:ascii="Calibri" w:hAnsi="Calibri" w:cs="Calibri"/>
        </w:rPr>
      </w:pPr>
    </w:p>
    <w:p w14:paraId="5DE3B6E0"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BP data</w:t>
      </w:r>
    </w:p>
    <w:p w14:paraId="03EBA145" w14:textId="77777777" w:rsidR="00B065C0" w:rsidRPr="004F3B18" w:rsidRDefault="00B065C0" w:rsidP="00B065C0">
      <w:pPr>
        <w:rPr>
          <w:rFonts w:ascii="Calibri" w:hAnsi="Calibri" w:cs="Calibri"/>
        </w:rPr>
      </w:pPr>
      <w:r w:rsidRPr="004F3B18">
        <w:rPr>
          <w:rFonts w:ascii="Calibri" w:hAnsi="Calibri" w:cs="Calibri"/>
        </w:rPr>
        <w:t>forecast(model_5, bp_forecast, bp_test_min, bp_scaler_min, look_back, 'BP')</w:t>
      </w:r>
    </w:p>
    <w:p w14:paraId="01968B25" w14:textId="77777777" w:rsidR="00B065C0" w:rsidRPr="004F3B18" w:rsidRDefault="00B065C0" w:rsidP="00B065C0">
      <w:pPr>
        <w:rPr>
          <w:rFonts w:ascii="Calibri" w:hAnsi="Calibri" w:cs="Calibri"/>
        </w:rPr>
      </w:pPr>
    </w:p>
    <w:p w14:paraId="0764AAF7"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SHEL data</w:t>
      </w:r>
    </w:p>
    <w:p w14:paraId="3BFF72C4" w14:textId="77777777" w:rsidR="00B065C0" w:rsidRPr="004F3B18" w:rsidRDefault="00B065C0" w:rsidP="00B065C0">
      <w:pPr>
        <w:rPr>
          <w:rFonts w:ascii="Calibri" w:hAnsi="Calibri" w:cs="Calibri"/>
        </w:rPr>
      </w:pPr>
      <w:r w:rsidRPr="004F3B18">
        <w:rPr>
          <w:rFonts w:ascii="Calibri" w:hAnsi="Calibri" w:cs="Calibri"/>
        </w:rPr>
        <w:t>forecast(model_5, shel_forecast, shel_test_min, shel_scaler_min, look_back,</w:t>
      </w:r>
    </w:p>
    <w:p w14:paraId="51E28E8C" w14:textId="77777777" w:rsidR="00B065C0" w:rsidRPr="004F3B18" w:rsidRDefault="00B065C0" w:rsidP="00B065C0">
      <w:pPr>
        <w:rPr>
          <w:rFonts w:ascii="Calibri" w:hAnsi="Calibri" w:cs="Calibri"/>
        </w:rPr>
      </w:pPr>
      <w:r w:rsidRPr="004F3B18">
        <w:rPr>
          <w:rFonts w:ascii="Calibri" w:hAnsi="Calibri" w:cs="Calibri"/>
        </w:rPr>
        <w:t xml:space="preserve">         'SHEL')</w:t>
      </w:r>
    </w:p>
    <w:p w14:paraId="7B8381FF" w14:textId="77777777" w:rsidR="00B065C0" w:rsidRPr="004F3B18" w:rsidRDefault="00B065C0" w:rsidP="00B065C0">
      <w:pPr>
        <w:rPr>
          <w:rFonts w:ascii="Calibri" w:hAnsi="Calibri" w:cs="Calibri"/>
        </w:rPr>
      </w:pPr>
    </w:p>
    <w:p w14:paraId="7F1F1E7A"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XOM data</w:t>
      </w:r>
    </w:p>
    <w:p w14:paraId="67E11E7C" w14:textId="77777777" w:rsidR="00B065C0" w:rsidRPr="004F3B18" w:rsidRDefault="00B065C0" w:rsidP="00B065C0">
      <w:pPr>
        <w:rPr>
          <w:rFonts w:ascii="Calibri" w:hAnsi="Calibri" w:cs="Calibri"/>
        </w:rPr>
      </w:pPr>
      <w:r w:rsidRPr="004F3B18">
        <w:rPr>
          <w:rFonts w:ascii="Calibri" w:hAnsi="Calibri" w:cs="Calibri"/>
        </w:rPr>
        <w:t>forecast(model_5, xom_forecast, xom_test_min, xom_scaler_min, look_back, 'XOM')</w:t>
      </w:r>
    </w:p>
    <w:p w14:paraId="425B781A" w14:textId="77777777" w:rsidR="00B065C0" w:rsidRPr="004F3B18" w:rsidRDefault="00B065C0" w:rsidP="00B065C0">
      <w:pPr>
        <w:rPr>
          <w:rFonts w:ascii="Calibri" w:hAnsi="Calibri" w:cs="Calibri"/>
        </w:rPr>
      </w:pPr>
    </w:p>
    <w:p w14:paraId="4A1B5D5A"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CVX data</w:t>
      </w:r>
    </w:p>
    <w:p w14:paraId="16D932B8" w14:textId="77777777" w:rsidR="00B065C0" w:rsidRPr="004F3B18" w:rsidRDefault="00B065C0" w:rsidP="00B065C0">
      <w:pPr>
        <w:rPr>
          <w:rFonts w:ascii="Calibri" w:hAnsi="Calibri" w:cs="Calibri"/>
        </w:rPr>
      </w:pPr>
      <w:r w:rsidRPr="004F3B18">
        <w:rPr>
          <w:rFonts w:ascii="Calibri" w:hAnsi="Calibri" w:cs="Calibri"/>
        </w:rPr>
        <w:t>forecast(model_5, cvx_forecast, cvx_test_min, cvx_scaler_min, look_back, 'CVX')</w:t>
      </w:r>
    </w:p>
    <w:p w14:paraId="257B7B56" w14:textId="77777777" w:rsidR="00B065C0" w:rsidRPr="004F3B18" w:rsidRDefault="00B065C0" w:rsidP="00B065C0">
      <w:pPr>
        <w:rPr>
          <w:rFonts w:ascii="Calibri" w:hAnsi="Calibri" w:cs="Calibri"/>
        </w:rPr>
      </w:pPr>
    </w:p>
    <w:p w14:paraId="0D375874" w14:textId="77777777" w:rsidR="00B065C0" w:rsidRPr="004F3B18" w:rsidRDefault="00B065C0" w:rsidP="00B065C0">
      <w:pPr>
        <w:rPr>
          <w:rFonts w:ascii="Calibri" w:hAnsi="Calibri" w:cs="Calibri"/>
        </w:rPr>
      </w:pPr>
      <w:r w:rsidRPr="004F3B18">
        <w:rPr>
          <w:rFonts w:ascii="Calibri" w:hAnsi="Calibri" w:cs="Calibri"/>
        </w:rPr>
        <w:t>"""###Model-6 Building and Evaluation"""</w:t>
      </w:r>
    </w:p>
    <w:p w14:paraId="1F491530" w14:textId="77777777" w:rsidR="00B065C0" w:rsidRPr="004F3B18" w:rsidRDefault="00B065C0" w:rsidP="00B065C0">
      <w:pPr>
        <w:rPr>
          <w:rFonts w:ascii="Calibri" w:hAnsi="Calibri" w:cs="Calibri"/>
        </w:rPr>
      </w:pPr>
    </w:p>
    <w:p w14:paraId="51BE8B02" w14:textId="77777777" w:rsidR="00B065C0" w:rsidRPr="004F3B18" w:rsidRDefault="00B065C0" w:rsidP="00B065C0">
      <w:pPr>
        <w:rPr>
          <w:rFonts w:ascii="Calibri" w:hAnsi="Calibri" w:cs="Calibri"/>
        </w:rPr>
      </w:pPr>
      <w:r w:rsidRPr="004F3B18">
        <w:rPr>
          <w:rFonts w:ascii="Calibri" w:hAnsi="Calibri" w:cs="Calibri"/>
        </w:rPr>
        <w:t>#Bi-Directional GRU layer</w:t>
      </w:r>
    </w:p>
    <w:p w14:paraId="15E7AAE3" w14:textId="77777777" w:rsidR="00B065C0" w:rsidRPr="004F3B18" w:rsidRDefault="00B065C0" w:rsidP="00B065C0">
      <w:pPr>
        <w:rPr>
          <w:rFonts w:ascii="Calibri" w:hAnsi="Calibri" w:cs="Calibri"/>
        </w:rPr>
      </w:pPr>
      <w:r w:rsidRPr="004F3B18">
        <w:rPr>
          <w:rFonts w:ascii="Calibri" w:hAnsi="Calibri" w:cs="Calibri"/>
        </w:rPr>
        <w:t>model_6 = Sequential()</w:t>
      </w:r>
    </w:p>
    <w:p w14:paraId="7393942A" w14:textId="77777777" w:rsidR="00B065C0" w:rsidRPr="004F3B18" w:rsidRDefault="00B065C0" w:rsidP="00B065C0">
      <w:pPr>
        <w:rPr>
          <w:rFonts w:ascii="Calibri" w:hAnsi="Calibri" w:cs="Calibri"/>
        </w:rPr>
      </w:pPr>
      <w:r w:rsidRPr="004F3B18">
        <w:rPr>
          <w:rFonts w:ascii="Calibri" w:hAnsi="Calibri" w:cs="Calibri"/>
        </w:rPr>
        <w:t>model_6.add(Input(shape=(look_back, 1)))</w:t>
      </w:r>
    </w:p>
    <w:p w14:paraId="7FA7F6F4" w14:textId="77777777" w:rsidR="00B065C0" w:rsidRPr="004F3B18" w:rsidRDefault="00B065C0" w:rsidP="00B065C0">
      <w:pPr>
        <w:rPr>
          <w:rFonts w:ascii="Calibri" w:hAnsi="Calibri" w:cs="Calibri"/>
        </w:rPr>
      </w:pPr>
      <w:r w:rsidRPr="004F3B18">
        <w:rPr>
          <w:rFonts w:ascii="Calibri" w:hAnsi="Calibri" w:cs="Calibri"/>
        </w:rPr>
        <w:t>model_6.add(Bidirectional(GRU(units=50, return_sequences=False)))</w:t>
      </w:r>
    </w:p>
    <w:p w14:paraId="69B9FDD4" w14:textId="77777777" w:rsidR="00B065C0" w:rsidRPr="004F3B18" w:rsidRDefault="00B065C0" w:rsidP="00B065C0">
      <w:pPr>
        <w:rPr>
          <w:rFonts w:ascii="Calibri" w:hAnsi="Calibri" w:cs="Calibri"/>
        </w:rPr>
      </w:pPr>
      <w:r w:rsidRPr="004F3B18">
        <w:rPr>
          <w:rFonts w:ascii="Calibri" w:hAnsi="Calibri" w:cs="Calibri"/>
        </w:rPr>
        <w:t>model_6.add(Dense(units=1))</w:t>
      </w:r>
    </w:p>
    <w:p w14:paraId="1F4B8C5A" w14:textId="77777777" w:rsidR="00B065C0" w:rsidRPr="004F3B18" w:rsidRDefault="00B065C0" w:rsidP="00B065C0">
      <w:pPr>
        <w:rPr>
          <w:rFonts w:ascii="Calibri" w:hAnsi="Calibri" w:cs="Calibri"/>
        </w:rPr>
      </w:pPr>
    </w:p>
    <w:p w14:paraId="30542679" w14:textId="77777777" w:rsidR="00B065C0" w:rsidRPr="004F3B18" w:rsidRDefault="00B065C0" w:rsidP="00B065C0">
      <w:pPr>
        <w:rPr>
          <w:rFonts w:ascii="Calibri" w:hAnsi="Calibri" w:cs="Calibri"/>
        </w:rPr>
      </w:pPr>
      <w:r w:rsidRPr="004F3B18">
        <w:rPr>
          <w:rFonts w:ascii="Calibri" w:hAnsi="Calibri" w:cs="Calibri"/>
        </w:rPr>
        <w:t>#Compiling the model</w:t>
      </w:r>
    </w:p>
    <w:p w14:paraId="2754B844" w14:textId="77777777" w:rsidR="00B065C0" w:rsidRPr="004F3B18" w:rsidRDefault="00B065C0" w:rsidP="00B065C0">
      <w:pPr>
        <w:rPr>
          <w:rFonts w:ascii="Calibri" w:hAnsi="Calibri" w:cs="Calibri"/>
        </w:rPr>
      </w:pPr>
      <w:r w:rsidRPr="004F3B18">
        <w:rPr>
          <w:rFonts w:ascii="Calibri" w:hAnsi="Calibri" w:cs="Calibri"/>
        </w:rPr>
        <w:t>model_6.compile(optimizer='adam', loss='mean_squared_error')</w:t>
      </w:r>
    </w:p>
    <w:p w14:paraId="782DC70A" w14:textId="77777777" w:rsidR="00B065C0" w:rsidRPr="004F3B18" w:rsidRDefault="00B065C0" w:rsidP="00B065C0">
      <w:pPr>
        <w:rPr>
          <w:rFonts w:ascii="Calibri" w:hAnsi="Calibri" w:cs="Calibri"/>
        </w:rPr>
      </w:pPr>
    </w:p>
    <w:p w14:paraId="0F39CFA2" w14:textId="77777777" w:rsidR="00B065C0" w:rsidRPr="004F3B18" w:rsidRDefault="00B065C0" w:rsidP="00B065C0">
      <w:pPr>
        <w:rPr>
          <w:rFonts w:ascii="Calibri" w:hAnsi="Calibri" w:cs="Calibri"/>
        </w:rPr>
      </w:pPr>
      <w:r w:rsidRPr="004F3B18">
        <w:rPr>
          <w:rFonts w:ascii="Calibri" w:hAnsi="Calibri" w:cs="Calibri"/>
        </w:rPr>
        <w:t>#Plotting model summary and the model</w:t>
      </w:r>
    </w:p>
    <w:p w14:paraId="37DF3D37" w14:textId="77777777" w:rsidR="00B065C0" w:rsidRPr="004F3B18" w:rsidRDefault="00B065C0" w:rsidP="00B065C0">
      <w:pPr>
        <w:rPr>
          <w:rFonts w:ascii="Calibri" w:hAnsi="Calibri" w:cs="Calibri"/>
        </w:rPr>
      </w:pPr>
      <w:r w:rsidRPr="004F3B18">
        <w:rPr>
          <w:rFonts w:ascii="Calibri" w:hAnsi="Calibri" w:cs="Calibri"/>
        </w:rPr>
        <w:t>model_6.summary()</w:t>
      </w:r>
    </w:p>
    <w:p w14:paraId="0A3C25C6" w14:textId="77777777" w:rsidR="00B065C0" w:rsidRPr="004F3B18" w:rsidRDefault="00B065C0" w:rsidP="00B065C0">
      <w:pPr>
        <w:rPr>
          <w:rFonts w:ascii="Calibri" w:hAnsi="Calibri" w:cs="Calibri"/>
        </w:rPr>
      </w:pPr>
      <w:r w:rsidRPr="004F3B18">
        <w:rPr>
          <w:rFonts w:ascii="Calibri" w:hAnsi="Calibri" w:cs="Calibri"/>
        </w:rPr>
        <w:t>plot_model(model_6)</w:t>
      </w:r>
    </w:p>
    <w:p w14:paraId="4081D8A6" w14:textId="77777777" w:rsidR="00B065C0" w:rsidRPr="004F3B18" w:rsidRDefault="00B065C0" w:rsidP="00B065C0">
      <w:pPr>
        <w:rPr>
          <w:rFonts w:ascii="Calibri" w:hAnsi="Calibri" w:cs="Calibri"/>
        </w:rPr>
      </w:pPr>
    </w:p>
    <w:p w14:paraId="5061293A" w14:textId="77777777" w:rsidR="00B065C0" w:rsidRPr="004F3B18" w:rsidRDefault="00B065C0" w:rsidP="00B065C0">
      <w:pPr>
        <w:rPr>
          <w:rFonts w:ascii="Calibri" w:hAnsi="Calibri" w:cs="Calibri"/>
        </w:rPr>
      </w:pPr>
      <w:r w:rsidRPr="004F3B18">
        <w:rPr>
          <w:rFonts w:ascii="Calibri" w:hAnsi="Calibri" w:cs="Calibri"/>
        </w:rPr>
        <w:t>#Compiling the model</w:t>
      </w:r>
    </w:p>
    <w:p w14:paraId="3A777681" w14:textId="77777777" w:rsidR="00B065C0" w:rsidRPr="004F3B18" w:rsidRDefault="00B065C0" w:rsidP="00B065C0">
      <w:pPr>
        <w:rPr>
          <w:rFonts w:ascii="Calibri" w:hAnsi="Calibri" w:cs="Calibri"/>
        </w:rPr>
      </w:pPr>
      <w:r w:rsidRPr="004F3B18">
        <w:rPr>
          <w:rFonts w:ascii="Calibri" w:hAnsi="Calibri" w:cs="Calibri"/>
        </w:rPr>
        <w:t>model_6.compile(optimizer='adam', loss='mean_squared_error')</w:t>
      </w:r>
    </w:p>
    <w:p w14:paraId="140A03F0" w14:textId="77777777" w:rsidR="00B065C0" w:rsidRPr="004F3B18" w:rsidRDefault="00B065C0" w:rsidP="00B065C0">
      <w:pPr>
        <w:rPr>
          <w:rFonts w:ascii="Calibri" w:hAnsi="Calibri" w:cs="Calibri"/>
        </w:rPr>
      </w:pPr>
    </w:p>
    <w:p w14:paraId="5F45D631" w14:textId="77777777" w:rsidR="00B065C0" w:rsidRPr="004F3B18" w:rsidRDefault="00B065C0" w:rsidP="00B065C0">
      <w:pPr>
        <w:rPr>
          <w:rFonts w:ascii="Calibri" w:hAnsi="Calibri" w:cs="Calibri"/>
        </w:rPr>
      </w:pPr>
      <w:r w:rsidRPr="004F3B18">
        <w:rPr>
          <w:rFonts w:ascii="Calibri" w:hAnsi="Calibri" w:cs="Calibri"/>
        </w:rPr>
        <w:t>#Training the model with BP timeseries training data</w:t>
      </w:r>
    </w:p>
    <w:p w14:paraId="153704FF" w14:textId="77777777" w:rsidR="00B065C0" w:rsidRPr="004F3B18" w:rsidRDefault="00B065C0" w:rsidP="00B065C0">
      <w:pPr>
        <w:rPr>
          <w:rFonts w:ascii="Calibri" w:hAnsi="Calibri" w:cs="Calibri"/>
        </w:rPr>
      </w:pPr>
      <w:r w:rsidRPr="004F3B18">
        <w:rPr>
          <w:rFonts w:ascii="Calibri" w:hAnsi="Calibri" w:cs="Calibri"/>
        </w:rPr>
        <w:t>model_6.fit(bp_train_ts_std, epochs=epoch, verbose=2)</w:t>
      </w:r>
    </w:p>
    <w:p w14:paraId="7AC77364" w14:textId="77777777" w:rsidR="00B065C0" w:rsidRPr="004F3B18" w:rsidRDefault="00B065C0" w:rsidP="00B065C0">
      <w:pPr>
        <w:rPr>
          <w:rFonts w:ascii="Calibri" w:hAnsi="Calibri" w:cs="Calibri"/>
        </w:rPr>
      </w:pPr>
    </w:p>
    <w:p w14:paraId="50A2AB7A" w14:textId="77777777" w:rsidR="00B065C0" w:rsidRPr="004F3B18" w:rsidRDefault="00B065C0" w:rsidP="00B065C0">
      <w:pPr>
        <w:rPr>
          <w:rFonts w:ascii="Calibri" w:hAnsi="Calibri" w:cs="Calibri"/>
        </w:rPr>
      </w:pPr>
      <w:r w:rsidRPr="004F3B18">
        <w:rPr>
          <w:rFonts w:ascii="Calibri" w:hAnsi="Calibri" w:cs="Calibri"/>
        </w:rPr>
        <w:t>#Evaluating the model with BP timeseries test data</w:t>
      </w:r>
    </w:p>
    <w:p w14:paraId="0B9953BF" w14:textId="77777777" w:rsidR="00B065C0" w:rsidRPr="004F3B18" w:rsidRDefault="00B065C0" w:rsidP="00B065C0">
      <w:pPr>
        <w:rPr>
          <w:rFonts w:ascii="Calibri" w:hAnsi="Calibri" w:cs="Calibri"/>
        </w:rPr>
      </w:pPr>
      <w:r w:rsidRPr="004F3B18">
        <w:rPr>
          <w:rFonts w:ascii="Calibri" w:hAnsi="Calibri" w:cs="Calibri"/>
        </w:rPr>
        <w:t>evaluate(model_6, bp_test_std, bp_test_ts_std, bp_scaler_std, 'BP')</w:t>
      </w:r>
    </w:p>
    <w:p w14:paraId="142E737F" w14:textId="77777777" w:rsidR="00B065C0" w:rsidRPr="004F3B18" w:rsidRDefault="00B065C0" w:rsidP="00B065C0">
      <w:pPr>
        <w:rPr>
          <w:rFonts w:ascii="Calibri" w:hAnsi="Calibri" w:cs="Calibri"/>
        </w:rPr>
      </w:pPr>
    </w:p>
    <w:p w14:paraId="55118FF3" w14:textId="77777777" w:rsidR="00B065C0" w:rsidRPr="004F3B18" w:rsidRDefault="00B065C0" w:rsidP="00B065C0">
      <w:pPr>
        <w:rPr>
          <w:rFonts w:ascii="Calibri" w:hAnsi="Calibri" w:cs="Calibri"/>
        </w:rPr>
      </w:pPr>
      <w:r w:rsidRPr="004F3B18">
        <w:rPr>
          <w:rFonts w:ascii="Calibri" w:hAnsi="Calibri" w:cs="Calibri"/>
        </w:rPr>
        <w:t>#Evaluating the model with SHEL timeseries test data</w:t>
      </w:r>
    </w:p>
    <w:p w14:paraId="1DCC3BB0" w14:textId="77777777" w:rsidR="00B065C0" w:rsidRPr="004F3B18" w:rsidRDefault="00B065C0" w:rsidP="00B065C0">
      <w:pPr>
        <w:rPr>
          <w:rFonts w:ascii="Calibri" w:hAnsi="Calibri" w:cs="Calibri"/>
        </w:rPr>
      </w:pPr>
      <w:r w:rsidRPr="004F3B18">
        <w:rPr>
          <w:rFonts w:ascii="Calibri" w:hAnsi="Calibri" w:cs="Calibri"/>
        </w:rPr>
        <w:t>evaluate(model_6, shel_test_std, shel_test_ts_std, shel_scaler_std, 'SHEL')</w:t>
      </w:r>
    </w:p>
    <w:p w14:paraId="3F1AA3AF" w14:textId="77777777" w:rsidR="00B065C0" w:rsidRPr="004F3B18" w:rsidRDefault="00B065C0" w:rsidP="00B065C0">
      <w:pPr>
        <w:rPr>
          <w:rFonts w:ascii="Calibri" w:hAnsi="Calibri" w:cs="Calibri"/>
        </w:rPr>
      </w:pPr>
    </w:p>
    <w:p w14:paraId="7C0634C1" w14:textId="77777777" w:rsidR="00B065C0" w:rsidRPr="004F3B18" w:rsidRDefault="00B065C0" w:rsidP="00B065C0">
      <w:pPr>
        <w:rPr>
          <w:rFonts w:ascii="Calibri" w:hAnsi="Calibri" w:cs="Calibri"/>
        </w:rPr>
      </w:pPr>
      <w:r w:rsidRPr="004F3B18">
        <w:rPr>
          <w:rFonts w:ascii="Calibri" w:hAnsi="Calibri" w:cs="Calibri"/>
        </w:rPr>
        <w:t>#Evaluating the model with XOM timeseries test data</w:t>
      </w:r>
    </w:p>
    <w:p w14:paraId="1522DB8F" w14:textId="77777777" w:rsidR="00B065C0" w:rsidRPr="004F3B18" w:rsidRDefault="00B065C0" w:rsidP="00B065C0">
      <w:pPr>
        <w:rPr>
          <w:rFonts w:ascii="Calibri" w:hAnsi="Calibri" w:cs="Calibri"/>
        </w:rPr>
      </w:pPr>
      <w:r w:rsidRPr="004F3B18">
        <w:rPr>
          <w:rFonts w:ascii="Calibri" w:hAnsi="Calibri" w:cs="Calibri"/>
        </w:rPr>
        <w:t>evaluate(model_6, xom_test_std, xom_test_ts_std, xom_scaler_std, 'XOM')</w:t>
      </w:r>
    </w:p>
    <w:p w14:paraId="754DB1C5" w14:textId="77777777" w:rsidR="00B065C0" w:rsidRPr="004F3B18" w:rsidRDefault="00B065C0" w:rsidP="00B065C0">
      <w:pPr>
        <w:rPr>
          <w:rFonts w:ascii="Calibri" w:hAnsi="Calibri" w:cs="Calibri"/>
        </w:rPr>
      </w:pPr>
    </w:p>
    <w:p w14:paraId="40A9D4F1" w14:textId="77777777" w:rsidR="00B065C0" w:rsidRPr="004F3B18" w:rsidRDefault="00B065C0" w:rsidP="00B065C0">
      <w:pPr>
        <w:rPr>
          <w:rFonts w:ascii="Calibri" w:hAnsi="Calibri" w:cs="Calibri"/>
        </w:rPr>
      </w:pPr>
      <w:r w:rsidRPr="004F3B18">
        <w:rPr>
          <w:rFonts w:ascii="Calibri" w:hAnsi="Calibri" w:cs="Calibri"/>
        </w:rPr>
        <w:t>#Evaluating the model with CVX timeseries test data</w:t>
      </w:r>
    </w:p>
    <w:p w14:paraId="4E5AFD7D" w14:textId="77777777" w:rsidR="00B065C0" w:rsidRPr="004F3B18" w:rsidRDefault="00B065C0" w:rsidP="00B065C0">
      <w:pPr>
        <w:rPr>
          <w:rFonts w:ascii="Calibri" w:hAnsi="Calibri" w:cs="Calibri"/>
        </w:rPr>
      </w:pPr>
      <w:r w:rsidRPr="004F3B18">
        <w:rPr>
          <w:rFonts w:ascii="Calibri" w:hAnsi="Calibri" w:cs="Calibri"/>
        </w:rPr>
        <w:t>evaluate(model_6, cvx_test_std, cvx_test_ts_std, cvx_scaler_std, 'CVX')</w:t>
      </w:r>
    </w:p>
    <w:p w14:paraId="13BB7962" w14:textId="77777777" w:rsidR="00B065C0" w:rsidRPr="004F3B18" w:rsidRDefault="00B065C0" w:rsidP="00B065C0">
      <w:pPr>
        <w:rPr>
          <w:rFonts w:ascii="Calibri" w:hAnsi="Calibri" w:cs="Calibri"/>
        </w:rPr>
      </w:pPr>
    </w:p>
    <w:p w14:paraId="1A2C5755" w14:textId="77777777" w:rsidR="00B065C0" w:rsidRPr="004F3B18" w:rsidRDefault="00B065C0" w:rsidP="00B065C0">
      <w:pPr>
        <w:rPr>
          <w:rFonts w:ascii="Calibri" w:hAnsi="Calibri" w:cs="Calibri"/>
        </w:rPr>
      </w:pPr>
      <w:r w:rsidRPr="004F3B18">
        <w:rPr>
          <w:rFonts w:ascii="Calibri" w:hAnsi="Calibri" w:cs="Calibri"/>
        </w:rPr>
        <w:t>#Compiling the model</w:t>
      </w:r>
    </w:p>
    <w:p w14:paraId="321F0A3B" w14:textId="77777777" w:rsidR="00B065C0" w:rsidRPr="004F3B18" w:rsidRDefault="00B065C0" w:rsidP="00B065C0">
      <w:pPr>
        <w:rPr>
          <w:rFonts w:ascii="Calibri" w:hAnsi="Calibri" w:cs="Calibri"/>
        </w:rPr>
      </w:pPr>
      <w:r w:rsidRPr="004F3B18">
        <w:rPr>
          <w:rFonts w:ascii="Calibri" w:hAnsi="Calibri" w:cs="Calibri"/>
        </w:rPr>
        <w:t>model_6.compile(optimizer='adam', loss='mean_squared_error')</w:t>
      </w:r>
    </w:p>
    <w:p w14:paraId="6BD855AB" w14:textId="77777777" w:rsidR="00B065C0" w:rsidRPr="004F3B18" w:rsidRDefault="00B065C0" w:rsidP="00B065C0">
      <w:pPr>
        <w:rPr>
          <w:rFonts w:ascii="Calibri" w:hAnsi="Calibri" w:cs="Calibri"/>
        </w:rPr>
      </w:pPr>
    </w:p>
    <w:p w14:paraId="655B71F6" w14:textId="77777777" w:rsidR="00B065C0" w:rsidRPr="004F3B18" w:rsidRDefault="00B065C0" w:rsidP="00B065C0">
      <w:pPr>
        <w:rPr>
          <w:rFonts w:ascii="Calibri" w:hAnsi="Calibri" w:cs="Calibri"/>
        </w:rPr>
      </w:pPr>
      <w:r w:rsidRPr="004F3B18">
        <w:rPr>
          <w:rFonts w:ascii="Calibri" w:hAnsi="Calibri" w:cs="Calibri"/>
        </w:rPr>
        <w:lastRenderedPageBreak/>
        <w:t>#Training the model with BP timeseries data</w:t>
      </w:r>
    </w:p>
    <w:p w14:paraId="002FD97D" w14:textId="77777777" w:rsidR="00B065C0" w:rsidRPr="004F3B18" w:rsidRDefault="00B065C0" w:rsidP="00B065C0">
      <w:pPr>
        <w:rPr>
          <w:rFonts w:ascii="Calibri" w:hAnsi="Calibri" w:cs="Calibri"/>
        </w:rPr>
      </w:pPr>
      <w:r w:rsidRPr="004F3B18">
        <w:rPr>
          <w:rFonts w:ascii="Calibri" w:hAnsi="Calibri" w:cs="Calibri"/>
        </w:rPr>
        <w:t>model_6.fit(bp_ts_std, epochs=epoch, verbose=2)</w:t>
      </w:r>
    </w:p>
    <w:p w14:paraId="46B75232" w14:textId="77777777" w:rsidR="00B065C0" w:rsidRPr="004F3B18" w:rsidRDefault="00B065C0" w:rsidP="00B065C0">
      <w:pPr>
        <w:rPr>
          <w:rFonts w:ascii="Calibri" w:hAnsi="Calibri" w:cs="Calibri"/>
        </w:rPr>
      </w:pPr>
    </w:p>
    <w:p w14:paraId="01D93471"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BP data</w:t>
      </w:r>
    </w:p>
    <w:p w14:paraId="04BD809C" w14:textId="77777777" w:rsidR="00B065C0" w:rsidRPr="004F3B18" w:rsidRDefault="00B065C0" w:rsidP="00B065C0">
      <w:pPr>
        <w:rPr>
          <w:rFonts w:ascii="Calibri" w:hAnsi="Calibri" w:cs="Calibri"/>
        </w:rPr>
      </w:pPr>
      <w:r w:rsidRPr="004F3B18">
        <w:rPr>
          <w:rFonts w:ascii="Calibri" w:hAnsi="Calibri" w:cs="Calibri"/>
        </w:rPr>
        <w:t>forecast(model_6, bp_forecast, bp_test_std, bp_scaler_std, look_back, 'BP')</w:t>
      </w:r>
    </w:p>
    <w:p w14:paraId="74FBA4EE" w14:textId="77777777" w:rsidR="00B065C0" w:rsidRPr="004F3B18" w:rsidRDefault="00B065C0" w:rsidP="00B065C0">
      <w:pPr>
        <w:rPr>
          <w:rFonts w:ascii="Calibri" w:hAnsi="Calibri" w:cs="Calibri"/>
        </w:rPr>
      </w:pPr>
    </w:p>
    <w:p w14:paraId="74F34180"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SHEL data</w:t>
      </w:r>
    </w:p>
    <w:p w14:paraId="3324B094" w14:textId="77777777" w:rsidR="00B065C0" w:rsidRPr="004F3B18" w:rsidRDefault="00B065C0" w:rsidP="00B065C0">
      <w:pPr>
        <w:rPr>
          <w:rFonts w:ascii="Calibri" w:hAnsi="Calibri" w:cs="Calibri"/>
        </w:rPr>
      </w:pPr>
      <w:r w:rsidRPr="004F3B18">
        <w:rPr>
          <w:rFonts w:ascii="Calibri" w:hAnsi="Calibri" w:cs="Calibri"/>
        </w:rPr>
        <w:t>forecast(model_6, shel_forecast, shel_test_std, shel_scaler_std, look_back,</w:t>
      </w:r>
    </w:p>
    <w:p w14:paraId="2196F8F5" w14:textId="77777777" w:rsidR="00B065C0" w:rsidRPr="004F3B18" w:rsidRDefault="00B065C0" w:rsidP="00B065C0">
      <w:pPr>
        <w:rPr>
          <w:rFonts w:ascii="Calibri" w:hAnsi="Calibri" w:cs="Calibri"/>
        </w:rPr>
      </w:pPr>
      <w:r w:rsidRPr="004F3B18">
        <w:rPr>
          <w:rFonts w:ascii="Calibri" w:hAnsi="Calibri" w:cs="Calibri"/>
        </w:rPr>
        <w:t xml:space="preserve">         'SHEL')</w:t>
      </w:r>
    </w:p>
    <w:p w14:paraId="37D984A7" w14:textId="77777777" w:rsidR="00B065C0" w:rsidRPr="004F3B18" w:rsidRDefault="00B065C0" w:rsidP="00B065C0">
      <w:pPr>
        <w:rPr>
          <w:rFonts w:ascii="Calibri" w:hAnsi="Calibri" w:cs="Calibri"/>
        </w:rPr>
      </w:pPr>
    </w:p>
    <w:p w14:paraId="2EC2D69B"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XOM data</w:t>
      </w:r>
    </w:p>
    <w:p w14:paraId="03AFCD48" w14:textId="77777777" w:rsidR="00B065C0" w:rsidRPr="004F3B18" w:rsidRDefault="00B065C0" w:rsidP="00B065C0">
      <w:pPr>
        <w:rPr>
          <w:rFonts w:ascii="Calibri" w:hAnsi="Calibri" w:cs="Calibri"/>
        </w:rPr>
      </w:pPr>
      <w:r w:rsidRPr="004F3B18">
        <w:rPr>
          <w:rFonts w:ascii="Calibri" w:hAnsi="Calibri" w:cs="Calibri"/>
        </w:rPr>
        <w:t>forecast(model_6, xom_forecast, xom_test_std, xom_scaler_std, look_back, 'XOM')</w:t>
      </w:r>
    </w:p>
    <w:p w14:paraId="0A62F5E3" w14:textId="77777777" w:rsidR="00B065C0" w:rsidRPr="004F3B18" w:rsidRDefault="00B065C0" w:rsidP="00B065C0">
      <w:pPr>
        <w:rPr>
          <w:rFonts w:ascii="Calibri" w:hAnsi="Calibri" w:cs="Calibri"/>
        </w:rPr>
      </w:pPr>
    </w:p>
    <w:p w14:paraId="117FB7D2"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CVX data</w:t>
      </w:r>
    </w:p>
    <w:p w14:paraId="6BBBA929" w14:textId="77777777" w:rsidR="00B065C0" w:rsidRPr="004F3B18" w:rsidRDefault="00B065C0" w:rsidP="00B065C0">
      <w:pPr>
        <w:rPr>
          <w:rFonts w:ascii="Calibri" w:hAnsi="Calibri" w:cs="Calibri"/>
        </w:rPr>
      </w:pPr>
      <w:r w:rsidRPr="004F3B18">
        <w:rPr>
          <w:rFonts w:ascii="Calibri" w:hAnsi="Calibri" w:cs="Calibri"/>
        </w:rPr>
        <w:t>forecast(model_6, cvx_forecast, cvx_test_std, cvx_scaler_std, look_back, 'CVX')</w:t>
      </w:r>
    </w:p>
    <w:p w14:paraId="19557ABD" w14:textId="77777777" w:rsidR="00B065C0" w:rsidRPr="004F3B18" w:rsidRDefault="00B065C0" w:rsidP="00B065C0">
      <w:pPr>
        <w:rPr>
          <w:rFonts w:ascii="Calibri" w:hAnsi="Calibri" w:cs="Calibri"/>
        </w:rPr>
      </w:pPr>
    </w:p>
    <w:p w14:paraId="7F526D69" w14:textId="77777777" w:rsidR="00B065C0" w:rsidRPr="004F3B18" w:rsidRDefault="00B065C0" w:rsidP="00B065C0">
      <w:pPr>
        <w:rPr>
          <w:rFonts w:ascii="Calibri" w:hAnsi="Calibri" w:cs="Calibri"/>
        </w:rPr>
      </w:pPr>
      <w:r w:rsidRPr="004F3B18">
        <w:rPr>
          <w:rFonts w:ascii="Calibri" w:hAnsi="Calibri" w:cs="Calibri"/>
        </w:rPr>
        <w:t>#Compiling the model</w:t>
      </w:r>
    </w:p>
    <w:p w14:paraId="183C63A9" w14:textId="77777777" w:rsidR="00B065C0" w:rsidRPr="004F3B18" w:rsidRDefault="00B065C0" w:rsidP="00B065C0">
      <w:pPr>
        <w:rPr>
          <w:rFonts w:ascii="Calibri" w:hAnsi="Calibri" w:cs="Calibri"/>
        </w:rPr>
      </w:pPr>
      <w:r w:rsidRPr="004F3B18">
        <w:rPr>
          <w:rFonts w:ascii="Calibri" w:hAnsi="Calibri" w:cs="Calibri"/>
        </w:rPr>
        <w:t>model_6.compile(optimizer='adam', loss='mean_squared_error')</w:t>
      </w:r>
    </w:p>
    <w:p w14:paraId="5FC81073" w14:textId="77777777" w:rsidR="00B065C0" w:rsidRPr="004F3B18" w:rsidRDefault="00B065C0" w:rsidP="00B065C0">
      <w:pPr>
        <w:rPr>
          <w:rFonts w:ascii="Calibri" w:hAnsi="Calibri" w:cs="Calibri"/>
        </w:rPr>
      </w:pPr>
    </w:p>
    <w:p w14:paraId="192C059D" w14:textId="77777777" w:rsidR="00B065C0" w:rsidRPr="004F3B18" w:rsidRDefault="00B065C0" w:rsidP="00B065C0">
      <w:pPr>
        <w:rPr>
          <w:rFonts w:ascii="Calibri" w:hAnsi="Calibri" w:cs="Calibri"/>
        </w:rPr>
      </w:pPr>
      <w:r w:rsidRPr="004F3B18">
        <w:rPr>
          <w:rFonts w:ascii="Calibri" w:hAnsi="Calibri" w:cs="Calibri"/>
        </w:rPr>
        <w:t>#Training the model with BP timeseries training data</w:t>
      </w:r>
    </w:p>
    <w:p w14:paraId="48E018D9" w14:textId="77777777" w:rsidR="00B065C0" w:rsidRPr="004F3B18" w:rsidRDefault="00B065C0" w:rsidP="00B065C0">
      <w:pPr>
        <w:rPr>
          <w:rFonts w:ascii="Calibri" w:hAnsi="Calibri" w:cs="Calibri"/>
        </w:rPr>
      </w:pPr>
      <w:r w:rsidRPr="004F3B18">
        <w:rPr>
          <w:rFonts w:ascii="Calibri" w:hAnsi="Calibri" w:cs="Calibri"/>
        </w:rPr>
        <w:t>model_6.fit(bp_train_ts_min, epochs=epoch, verbose=2)</w:t>
      </w:r>
    </w:p>
    <w:p w14:paraId="58261B3E" w14:textId="77777777" w:rsidR="00B065C0" w:rsidRPr="004F3B18" w:rsidRDefault="00B065C0" w:rsidP="00B065C0">
      <w:pPr>
        <w:rPr>
          <w:rFonts w:ascii="Calibri" w:hAnsi="Calibri" w:cs="Calibri"/>
        </w:rPr>
      </w:pPr>
    </w:p>
    <w:p w14:paraId="48EFEE44" w14:textId="77777777" w:rsidR="00B065C0" w:rsidRPr="004F3B18" w:rsidRDefault="00B065C0" w:rsidP="00B065C0">
      <w:pPr>
        <w:rPr>
          <w:rFonts w:ascii="Calibri" w:hAnsi="Calibri" w:cs="Calibri"/>
        </w:rPr>
      </w:pPr>
      <w:r w:rsidRPr="004F3B18">
        <w:rPr>
          <w:rFonts w:ascii="Calibri" w:hAnsi="Calibri" w:cs="Calibri"/>
        </w:rPr>
        <w:t>#Evaluating the model with BP timeseries test data</w:t>
      </w:r>
    </w:p>
    <w:p w14:paraId="37949141" w14:textId="77777777" w:rsidR="00B065C0" w:rsidRPr="004F3B18" w:rsidRDefault="00B065C0" w:rsidP="00B065C0">
      <w:pPr>
        <w:rPr>
          <w:rFonts w:ascii="Calibri" w:hAnsi="Calibri" w:cs="Calibri"/>
        </w:rPr>
      </w:pPr>
      <w:r w:rsidRPr="004F3B18">
        <w:rPr>
          <w:rFonts w:ascii="Calibri" w:hAnsi="Calibri" w:cs="Calibri"/>
        </w:rPr>
        <w:t>evaluate(model_6, bp_test_min, bp_test_ts_min, bp_scaler_min, 'BP')</w:t>
      </w:r>
    </w:p>
    <w:p w14:paraId="59952954" w14:textId="77777777" w:rsidR="00B065C0" w:rsidRPr="004F3B18" w:rsidRDefault="00B065C0" w:rsidP="00B065C0">
      <w:pPr>
        <w:rPr>
          <w:rFonts w:ascii="Calibri" w:hAnsi="Calibri" w:cs="Calibri"/>
        </w:rPr>
      </w:pPr>
    </w:p>
    <w:p w14:paraId="4A5F56A1" w14:textId="77777777" w:rsidR="00B065C0" w:rsidRPr="004F3B18" w:rsidRDefault="00B065C0" w:rsidP="00B065C0">
      <w:pPr>
        <w:rPr>
          <w:rFonts w:ascii="Calibri" w:hAnsi="Calibri" w:cs="Calibri"/>
        </w:rPr>
      </w:pPr>
      <w:r w:rsidRPr="004F3B18">
        <w:rPr>
          <w:rFonts w:ascii="Calibri" w:hAnsi="Calibri" w:cs="Calibri"/>
        </w:rPr>
        <w:t>#Evaluating the model with SHEL timeseries test data</w:t>
      </w:r>
    </w:p>
    <w:p w14:paraId="468B3388" w14:textId="77777777" w:rsidR="00B065C0" w:rsidRPr="004F3B18" w:rsidRDefault="00B065C0" w:rsidP="00B065C0">
      <w:pPr>
        <w:rPr>
          <w:rFonts w:ascii="Calibri" w:hAnsi="Calibri" w:cs="Calibri"/>
        </w:rPr>
      </w:pPr>
      <w:r w:rsidRPr="004F3B18">
        <w:rPr>
          <w:rFonts w:ascii="Calibri" w:hAnsi="Calibri" w:cs="Calibri"/>
        </w:rPr>
        <w:t>evaluate(model_6, shel_test_min, shel_test_ts_min, shel_scaler_min, 'SHEL')</w:t>
      </w:r>
    </w:p>
    <w:p w14:paraId="6544C876" w14:textId="77777777" w:rsidR="00B065C0" w:rsidRPr="004F3B18" w:rsidRDefault="00B065C0" w:rsidP="00B065C0">
      <w:pPr>
        <w:rPr>
          <w:rFonts w:ascii="Calibri" w:hAnsi="Calibri" w:cs="Calibri"/>
        </w:rPr>
      </w:pPr>
    </w:p>
    <w:p w14:paraId="1ACB51D4" w14:textId="77777777" w:rsidR="00B065C0" w:rsidRPr="004F3B18" w:rsidRDefault="00B065C0" w:rsidP="00B065C0">
      <w:pPr>
        <w:rPr>
          <w:rFonts w:ascii="Calibri" w:hAnsi="Calibri" w:cs="Calibri"/>
        </w:rPr>
      </w:pPr>
      <w:r w:rsidRPr="004F3B18">
        <w:rPr>
          <w:rFonts w:ascii="Calibri" w:hAnsi="Calibri" w:cs="Calibri"/>
        </w:rPr>
        <w:t>#Evaluating the model with XOM timeseries test data</w:t>
      </w:r>
    </w:p>
    <w:p w14:paraId="050EE845" w14:textId="77777777" w:rsidR="00B065C0" w:rsidRPr="004F3B18" w:rsidRDefault="00B065C0" w:rsidP="00B065C0">
      <w:pPr>
        <w:rPr>
          <w:rFonts w:ascii="Calibri" w:hAnsi="Calibri" w:cs="Calibri"/>
        </w:rPr>
      </w:pPr>
      <w:r w:rsidRPr="004F3B18">
        <w:rPr>
          <w:rFonts w:ascii="Calibri" w:hAnsi="Calibri" w:cs="Calibri"/>
        </w:rPr>
        <w:t>evaluate(model_6, xom_test_min, xom_test_ts_min, xom_scaler_min, 'XOM')</w:t>
      </w:r>
    </w:p>
    <w:p w14:paraId="27F13FA9" w14:textId="77777777" w:rsidR="00B065C0" w:rsidRPr="004F3B18" w:rsidRDefault="00B065C0" w:rsidP="00B065C0">
      <w:pPr>
        <w:rPr>
          <w:rFonts w:ascii="Calibri" w:hAnsi="Calibri" w:cs="Calibri"/>
        </w:rPr>
      </w:pPr>
    </w:p>
    <w:p w14:paraId="6D2410C1" w14:textId="77777777" w:rsidR="00B065C0" w:rsidRPr="004F3B18" w:rsidRDefault="00B065C0" w:rsidP="00B065C0">
      <w:pPr>
        <w:rPr>
          <w:rFonts w:ascii="Calibri" w:hAnsi="Calibri" w:cs="Calibri"/>
        </w:rPr>
      </w:pPr>
      <w:r w:rsidRPr="004F3B18">
        <w:rPr>
          <w:rFonts w:ascii="Calibri" w:hAnsi="Calibri" w:cs="Calibri"/>
        </w:rPr>
        <w:t>#Evaluating the model with CVX timeseries test data</w:t>
      </w:r>
    </w:p>
    <w:p w14:paraId="1BA3BE91" w14:textId="77777777" w:rsidR="00B065C0" w:rsidRPr="004F3B18" w:rsidRDefault="00B065C0" w:rsidP="00B065C0">
      <w:pPr>
        <w:rPr>
          <w:rFonts w:ascii="Calibri" w:hAnsi="Calibri" w:cs="Calibri"/>
        </w:rPr>
      </w:pPr>
      <w:r w:rsidRPr="004F3B18">
        <w:rPr>
          <w:rFonts w:ascii="Calibri" w:hAnsi="Calibri" w:cs="Calibri"/>
        </w:rPr>
        <w:t>evaluate(model_6, cvx_test_min, cvx_test_ts_min, cvx_scaler_min, 'CVX')</w:t>
      </w:r>
    </w:p>
    <w:p w14:paraId="73D27D4A" w14:textId="77777777" w:rsidR="00B065C0" w:rsidRPr="004F3B18" w:rsidRDefault="00B065C0" w:rsidP="00B065C0">
      <w:pPr>
        <w:rPr>
          <w:rFonts w:ascii="Calibri" w:hAnsi="Calibri" w:cs="Calibri"/>
        </w:rPr>
      </w:pPr>
    </w:p>
    <w:p w14:paraId="6D1D7E0F" w14:textId="77777777" w:rsidR="00B065C0" w:rsidRPr="004F3B18" w:rsidRDefault="00B065C0" w:rsidP="00B065C0">
      <w:pPr>
        <w:rPr>
          <w:rFonts w:ascii="Calibri" w:hAnsi="Calibri" w:cs="Calibri"/>
        </w:rPr>
      </w:pPr>
      <w:r w:rsidRPr="004F3B18">
        <w:rPr>
          <w:rFonts w:ascii="Calibri" w:hAnsi="Calibri" w:cs="Calibri"/>
        </w:rPr>
        <w:t>#Compiling the model</w:t>
      </w:r>
    </w:p>
    <w:p w14:paraId="1F7A0128" w14:textId="77777777" w:rsidR="00B065C0" w:rsidRPr="004F3B18" w:rsidRDefault="00B065C0" w:rsidP="00B065C0">
      <w:pPr>
        <w:rPr>
          <w:rFonts w:ascii="Calibri" w:hAnsi="Calibri" w:cs="Calibri"/>
        </w:rPr>
      </w:pPr>
      <w:r w:rsidRPr="004F3B18">
        <w:rPr>
          <w:rFonts w:ascii="Calibri" w:hAnsi="Calibri" w:cs="Calibri"/>
        </w:rPr>
        <w:t>model_6.compile(optimizer='adam', loss='mean_squared_error')</w:t>
      </w:r>
    </w:p>
    <w:p w14:paraId="268B312D" w14:textId="77777777" w:rsidR="00B065C0" w:rsidRPr="004F3B18" w:rsidRDefault="00B065C0" w:rsidP="00B065C0">
      <w:pPr>
        <w:rPr>
          <w:rFonts w:ascii="Calibri" w:hAnsi="Calibri" w:cs="Calibri"/>
        </w:rPr>
      </w:pPr>
    </w:p>
    <w:p w14:paraId="44EA566D" w14:textId="77777777" w:rsidR="00B065C0" w:rsidRPr="004F3B18" w:rsidRDefault="00B065C0" w:rsidP="00B065C0">
      <w:pPr>
        <w:rPr>
          <w:rFonts w:ascii="Calibri" w:hAnsi="Calibri" w:cs="Calibri"/>
        </w:rPr>
      </w:pPr>
      <w:r w:rsidRPr="004F3B18">
        <w:rPr>
          <w:rFonts w:ascii="Calibri" w:hAnsi="Calibri" w:cs="Calibri"/>
        </w:rPr>
        <w:t>#Training the model with BP timeseries data</w:t>
      </w:r>
    </w:p>
    <w:p w14:paraId="6D026D96" w14:textId="77777777" w:rsidR="00B065C0" w:rsidRPr="004F3B18" w:rsidRDefault="00B065C0" w:rsidP="00B065C0">
      <w:pPr>
        <w:rPr>
          <w:rFonts w:ascii="Calibri" w:hAnsi="Calibri" w:cs="Calibri"/>
        </w:rPr>
      </w:pPr>
      <w:r w:rsidRPr="004F3B18">
        <w:rPr>
          <w:rFonts w:ascii="Calibri" w:hAnsi="Calibri" w:cs="Calibri"/>
        </w:rPr>
        <w:t>model_6.fit(bp_ts_min, epochs=epoch, verbose=2)</w:t>
      </w:r>
    </w:p>
    <w:p w14:paraId="1132F31B" w14:textId="77777777" w:rsidR="00B065C0" w:rsidRPr="004F3B18" w:rsidRDefault="00B065C0" w:rsidP="00B065C0">
      <w:pPr>
        <w:rPr>
          <w:rFonts w:ascii="Calibri" w:hAnsi="Calibri" w:cs="Calibri"/>
        </w:rPr>
      </w:pPr>
    </w:p>
    <w:p w14:paraId="6AA4FD97"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BP data</w:t>
      </w:r>
    </w:p>
    <w:p w14:paraId="56A17F31" w14:textId="77777777" w:rsidR="00B065C0" w:rsidRPr="004F3B18" w:rsidRDefault="00B065C0" w:rsidP="00B065C0">
      <w:pPr>
        <w:rPr>
          <w:rFonts w:ascii="Calibri" w:hAnsi="Calibri" w:cs="Calibri"/>
        </w:rPr>
      </w:pPr>
      <w:r w:rsidRPr="004F3B18">
        <w:rPr>
          <w:rFonts w:ascii="Calibri" w:hAnsi="Calibri" w:cs="Calibri"/>
        </w:rPr>
        <w:t>forecast(model_6, bp_forecast, bp_test_min, bp_scaler_min, look_back, 'BP')</w:t>
      </w:r>
    </w:p>
    <w:p w14:paraId="0C9965E0" w14:textId="77777777" w:rsidR="00B065C0" w:rsidRPr="004F3B18" w:rsidRDefault="00B065C0" w:rsidP="00B065C0">
      <w:pPr>
        <w:rPr>
          <w:rFonts w:ascii="Calibri" w:hAnsi="Calibri" w:cs="Calibri"/>
        </w:rPr>
      </w:pPr>
    </w:p>
    <w:p w14:paraId="73E60B81"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SHEL data</w:t>
      </w:r>
    </w:p>
    <w:p w14:paraId="5B54387E" w14:textId="77777777" w:rsidR="00B065C0" w:rsidRPr="004F3B18" w:rsidRDefault="00B065C0" w:rsidP="00B065C0">
      <w:pPr>
        <w:rPr>
          <w:rFonts w:ascii="Calibri" w:hAnsi="Calibri" w:cs="Calibri"/>
        </w:rPr>
      </w:pPr>
      <w:r w:rsidRPr="004F3B18">
        <w:rPr>
          <w:rFonts w:ascii="Calibri" w:hAnsi="Calibri" w:cs="Calibri"/>
        </w:rPr>
        <w:t>forecast(model_6, shel_forecast, shel_test_min, shel_scaler_min, look_back, 'SHEL')</w:t>
      </w:r>
    </w:p>
    <w:p w14:paraId="49081184" w14:textId="77777777" w:rsidR="00B065C0" w:rsidRPr="004F3B18" w:rsidRDefault="00B065C0" w:rsidP="00B065C0">
      <w:pPr>
        <w:rPr>
          <w:rFonts w:ascii="Calibri" w:hAnsi="Calibri" w:cs="Calibri"/>
        </w:rPr>
      </w:pPr>
    </w:p>
    <w:p w14:paraId="5594C354"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XOM data</w:t>
      </w:r>
    </w:p>
    <w:p w14:paraId="47164734" w14:textId="77777777" w:rsidR="00B065C0" w:rsidRPr="004F3B18" w:rsidRDefault="00B065C0" w:rsidP="00B065C0">
      <w:pPr>
        <w:rPr>
          <w:rFonts w:ascii="Calibri" w:hAnsi="Calibri" w:cs="Calibri"/>
        </w:rPr>
      </w:pPr>
      <w:r w:rsidRPr="004F3B18">
        <w:rPr>
          <w:rFonts w:ascii="Calibri" w:hAnsi="Calibri" w:cs="Calibri"/>
        </w:rPr>
        <w:lastRenderedPageBreak/>
        <w:t>forecast(model_6, xom_forecast, xom_test_min, xom_scaler_min, look_back, 'XOM')</w:t>
      </w:r>
    </w:p>
    <w:p w14:paraId="3CB67FFD" w14:textId="77777777" w:rsidR="00B065C0" w:rsidRPr="004F3B18" w:rsidRDefault="00B065C0" w:rsidP="00B065C0">
      <w:pPr>
        <w:rPr>
          <w:rFonts w:ascii="Calibri" w:hAnsi="Calibri" w:cs="Calibri"/>
        </w:rPr>
      </w:pPr>
    </w:p>
    <w:p w14:paraId="4058EE8B" w14:textId="77777777" w:rsidR="00B065C0" w:rsidRPr="004F3B18" w:rsidRDefault="00B065C0" w:rsidP="00B065C0">
      <w:pPr>
        <w:rPr>
          <w:rFonts w:ascii="Calibri" w:hAnsi="Calibri" w:cs="Calibri"/>
        </w:rPr>
      </w:pPr>
      <w:r w:rsidRPr="004F3B18">
        <w:rPr>
          <w:rFonts w:ascii="Calibri" w:hAnsi="Calibri" w:cs="Calibri"/>
        </w:rPr>
        <w:t>#Evaluating the model Forecast Performance with CVX data</w:t>
      </w:r>
    </w:p>
    <w:p w14:paraId="2EC417F9" w14:textId="77777777" w:rsidR="00B065C0" w:rsidRPr="004F3B18" w:rsidRDefault="00B065C0" w:rsidP="00B065C0">
      <w:pPr>
        <w:rPr>
          <w:rFonts w:ascii="Calibri" w:hAnsi="Calibri" w:cs="Calibri"/>
        </w:rPr>
      </w:pPr>
      <w:r w:rsidRPr="004F3B18">
        <w:rPr>
          <w:rFonts w:ascii="Calibri" w:hAnsi="Calibri" w:cs="Calibri"/>
        </w:rPr>
        <w:t>forecast(model_6, cvx_forecast, cvx_test_min, cvx_scaler_min, look_back, 'CVX')</w:t>
      </w:r>
    </w:p>
    <w:p w14:paraId="33D87E41" w14:textId="77777777" w:rsidR="00B065C0" w:rsidRPr="004F3B18" w:rsidRDefault="00B065C0" w:rsidP="00B065C0">
      <w:pPr>
        <w:rPr>
          <w:rFonts w:ascii="Calibri" w:hAnsi="Calibri" w:cs="Calibri"/>
        </w:rPr>
      </w:pPr>
    </w:p>
    <w:p w14:paraId="13705271" w14:textId="77777777" w:rsidR="00B065C0" w:rsidRPr="004F3B18" w:rsidRDefault="00B065C0" w:rsidP="00B065C0">
      <w:pPr>
        <w:rPr>
          <w:rFonts w:ascii="Calibri" w:hAnsi="Calibri" w:cs="Calibri"/>
        </w:rPr>
      </w:pPr>
      <w:r w:rsidRPr="004F3B18">
        <w:rPr>
          <w:rFonts w:ascii="Calibri" w:hAnsi="Calibri" w:cs="Calibri"/>
        </w:rPr>
        <w:t>"""###Results analysis"""</w:t>
      </w:r>
    </w:p>
    <w:p w14:paraId="57176FD3" w14:textId="77777777" w:rsidR="00B065C0" w:rsidRPr="004F3B18" w:rsidRDefault="00B065C0" w:rsidP="00B065C0">
      <w:pPr>
        <w:rPr>
          <w:rFonts w:ascii="Calibri" w:hAnsi="Calibri" w:cs="Calibri"/>
        </w:rPr>
      </w:pPr>
    </w:p>
    <w:p w14:paraId="3929C306" w14:textId="77777777" w:rsidR="00B065C0" w:rsidRPr="004F3B18" w:rsidRDefault="00B065C0" w:rsidP="00B065C0">
      <w:pPr>
        <w:rPr>
          <w:rFonts w:ascii="Calibri" w:hAnsi="Calibri" w:cs="Calibri"/>
        </w:rPr>
      </w:pPr>
      <w:r w:rsidRPr="004F3B18">
        <w:rPr>
          <w:rFonts w:ascii="Calibri" w:hAnsi="Calibri" w:cs="Calibri"/>
        </w:rPr>
        <w:t>results = pd.read_excel('/content/drive/MyDrive/dat.xlsx')</w:t>
      </w:r>
    </w:p>
    <w:p w14:paraId="122BA110" w14:textId="77777777" w:rsidR="00B065C0" w:rsidRPr="004F3B18" w:rsidRDefault="00B065C0" w:rsidP="00B065C0">
      <w:pPr>
        <w:rPr>
          <w:rFonts w:ascii="Calibri" w:hAnsi="Calibri" w:cs="Calibri"/>
        </w:rPr>
      </w:pPr>
    </w:p>
    <w:p w14:paraId="2ECE9B29" w14:textId="77777777" w:rsidR="00B065C0" w:rsidRPr="004F3B18" w:rsidRDefault="00B065C0" w:rsidP="00B065C0">
      <w:pPr>
        <w:rPr>
          <w:rFonts w:ascii="Calibri" w:hAnsi="Calibri" w:cs="Calibri"/>
        </w:rPr>
      </w:pPr>
      <w:r w:rsidRPr="004F3B18">
        <w:rPr>
          <w:rFonts w:ascii="Calibri" w:hAnsi="Calibri" w:cs="Calibri"/>
        </w:rPr>
        <w:t>results.head()</w:t>
      </w:r>
    </w:p>
    <w:p w14:paraId="47233E26" w14:textId="77777777" w:rsidR="00B065C0" w:rsidRPr="004F3B18" w:rsidRDefault="00B065C0" w:rsidP="00B065C0">
      <w:pPr>
        <w:rPr>
          <w:rFonts w:ascii="Calibri" w:hAnsi="Calibri" w:cs="Calibri"/>
        </w:rPr>
      </w:pPr>
    </w:p>
    <w:p w14:paraId="2E1411DF" w14:textId="77777777" w:rsidR="00B065C0" w:rsidRPr="004F3B18" w:rsidRDefault="00B065C0" w:rsidP="00B065C0">
      <w:pPr>
        <w:rPr>
          <w:rFonts w:ascii="Calibri" w:hAnsi="Calibri" w:cs="Calibri"/>
        </w:rPr>
      </w:pPr>
      <w:r w:rsidRPr="004F3B18">
        <w:rPr>
          <w:rFonts w:ascii="Calibri" w:hAnsi="Calibri" w:cs="Calibri"/>
        </w:rPr>
        <w:t>results.describe()</w:t>
      </w:r>
    </w:p>
    <w:p w14:paraId="52FE5839" w14:textId="77777777" w:rsidR="00B065C0" w:rsidRPr="004F3B18" w:rsidRDefault="00B065C0" w:rsidP="00B065C0">
      <w:pPr>
        <w:rPr>
          <w:rFonts w:ascii="Calibri" w:hAnsi="Calibri" w:cs="Calibri"/>
        </w:rPr>
      </w:pPr>
    </w:p>
    <w:p w14:paraId="028B761A" w14:textId="77777777" w:rsidR="00B065C0" w:rsidRPr="004F3B18" w:rsidRDefault="00B065C0" w:rsidP="00B065C0">
      <w:pPr>
        <w:rPr>
          <w:rFonts w:ascii="Calibri" w:hAnsi="Calibri" w:cs="Calibri"/>
        </w:rPr>
      </w:pPr>
      <w:r w:rsidRPr="004F3B18">
        <w:rPr>
          <w:rFonts w:ascii="Calibri" w:hAnsi="Calibri" w:cs="Calibri"/>
        </w:rPr>
        <w:t>results[(results['lookback']==25)].describe()</w:t>
      </w:r>
    </w:p>
    <w:p w14:paraId="3B3E6C6F" w14:textId="77777777" w:rsidR="00B065C0" w:rsidRPr="004F3B18" w:rsidRDefault="00B065C0" w:rsidP="00B065C0">
      <w:pPr>
        <w:rPr>
          <w:rFonts w:ascii="Calibri" w:hAnsi="Calibri" w:cs="Calibri"/>
        </w:rPr>
      </w:pPr>
    </w:p>
    <w:p w14:paraId="64D29F83" w14:textId="77777777" w:rsidR="00B065C0" w:rsidRPr="004F3B18" w:rsidRDefault="00B065C0" w:rsidP="00B065C0">
      <w:pPr>
        <w:rPr>
          <w:rFonts w:ascii="Calibri" w:hAnsi="Calibri" w:cs="Calibri"/>
        </w:rPr>
      </w:pPr>
      <w:r w:rsidRPr="004F3B18">
        <w:rPr>
          <w:rFonts w:ascii="Calibri" w:hAnsi="Calibri" w:cs="Calibri"/>
        </w:rPr>
        <w:t>print(results[results['30 day mape']==results['30 day mape'].max()])</w:t>
      </w:r>
    </w:p>
    <w:p w14:paraId="7F3E567A" w14:textId="77777777" w:rsidR="00B065C0" w:rsidRPr="004F3B18" w:rsidRDefault="00B065C0" w:rsidP="00B065C0">
      <w:pPr>
        <w:rPr>
          <w:rFonts w:ascii="Calibri" w:hAnsi="Calibri" w:cs="Calibri"/>
        </w:rPr>
      </w:pPr>
    </w:p>
    <w:p w14:paraId="15888A1F" w14:textId="77777777" w:rsidR="00B065C0" w:rsidRPr="004F3B18" w:rsidRDefault="00B065C0" w:rsidP="00B065C0">
      <w:pPr>
        <w:rPr>
          <w:rFonts w:ascii="Calibri" w:hAnsi="Calibri" w:cs="Calibri"/>
        </w:rPr>
      </w:pPr>
      <w:r w:rsidRPr="004F3B18">
        <w:rPr>
          <w:rFonts w:ascii="Calibri" w:hAnsi="Calibri" w:cs="Calibri"/>
        </w:rPr>
        <w:t>print(results[results['r2']&gt;=0.95].count())</w:t>
      </w:r>
    </w:p>
    <w:p w14:paraId="32278E38" w14:textId="77777777" w:rsidR="00B065C0" w:rsidRPr="004F3B18" w:rsidRDefault="00B065C0" w:rsidP="00B065C0">
      <w:pPr>
        <w:rPr>
          <w:rFonts w:ascii="Calibri" w:hAnsi="Calibri" w:cs="Calibri"/>
        </w:rPr>
      </w:pPr>
    </w:p>
    <w:p w14:paraId="3287D4B5" w14:textId="77777777" w:rsidR="00B065C0" w:rsidRPr="004F3B18" w:rsidRDefault="00B065C0" w:rsidP="00B065C0">
      <w:pPr>
        <w:rPr>
          <w:rFonts w:ascii="Calibri" w:hAnsi="Calibri" w:cs="Calibri"/>
        </w:rPr>
      </w:pPr>
      <w:r w:rsidRPr="004F3B18">
        <w:rPr>
          <w:rFonts w:ascii="Calibri" w:hAnsi="Calibri" w:cs="Calibri"/>
        </w:rPr>
        <w:t>print(results.groupby(['lookback','model'])['r2'].max())</w:t>
      </w:r>
    </w:p>
    <w:p w14:paraId="1FF7FFD8" w14:textId="77777777" w:rsidR="00B065C0" w:rsidRPr="004F3B18" w:rsidRDefault="00B065C0" w:rsidP="00B065C0">
      <w:pPr>
        <w:rPr>
          <w:rFonts w:ascii="Calibri" w:hAnsi="Calibri" w:cs="Calibri"/>
        </w:rPr>
      </w:pPr>
    </w:p>
    <w:p w14:paraId="081EBE04" w14:textId="77777777" w:rsidR="00B065C0" w:rsidRPr="004F3B18" w:rsidRDefault="00B065C0" w:rsidP="00B065C0">
      <w:pPr>
        <w:rPr>
          <w:rFonts w:ascii="Calibri" w:hAnsi="Calibri" w:cs="Calibri"/>
        </w:rPr>
      </w:pPr>
      <w:r w:rsidRPr="004F3B18">
        <w:rPr>
          <w:rFonts w:ascii="Calibri" w:hAnsi="Calibri" w:cs="Calibri"/>
        </w:rPr>
        <w:t>print(results.groupby(['scaler','stock'])['r2'].min())</w:t>
      </w:r>
    </w:p>
    <w:p w14:paraId="1E6C49F1" w14:textId="77777777" w:rsidR="00B065C0" w:rsidRPr="004F3B18" w:rsidRDefault="00B065C0" w:rsidP="00B065C0">
      <w:pPr>
        <w:rPr>
          <w:rFonts w:ascii="Calibri" w:hAnsi="Calibri" w:cs="Calibri"/>
        </w:rPr>
      </w:pPr>
    </w:p>
    <w:p w14:paraId="7483DB04" w14:textId="545C2E7E" w:rsidR="004E2519" w:rsidRPr="004F3B18" w:rsidRDefault="004E2519" w:rsidP="00B065C0">
      <w:pPr>
        <w:rPr>
          <w:rFonts w:ascii="Calibri" w:hAnsi="Calibri" w:cs="Calibri"/>
        </w:rPr>
      </w:pPr>
      <w:r w:rsidRPr="004F3B18">
        <w:rPr>
          <w:rFonts w:ascii="Calibri" w:hAnsi="Calibri" w:cs="Calibri"/>
        </w:rPr>
        <w:t>#</w:t>
      </w:r>
      <w:r w:rsidR="00421B39" w:rsidRPr="004F3B18">
        <w:rPr>
          <w:rFonts w:ascii="Calibri" w:hAnsi="Calibri" w:cs="Calibri"/>
        </w:rPr>
        <w:t>MAPE variation plots</w:t>
      </w:r>
    </w:p>
    <w:p w14:paraId="3B5D55A7" w14:textId="77777777" w:rsidR="00B065C0" w:rsidRPr="004F3B18" w:rsidRDefault="00B065C0" w:rsidP="00B065C0">
      <w:pPr>
        <w:rPr>
          <w:rFonts w:ascii="Calibri" w:hAnsi="Calibri" w:cs="Calibri"/>
        </w:rPr>
      </w:pPr>
      <w:r w:rsidRPr="004F3B18">
        <w:rPr>
          <w:rFonts w:ascii="Calibri" w:hAnsi="Calibri" w:cs="Calibri"/>
        </w:rPr>
        <w:t>res = results[(results['model']=='m6') &amp; (results['scaler']=='min') &amp; (results['lookback']==10)]</w:t>
      </w:r>
    </w:p>
    <w:p w14:paraId="06ABBCDE" w14:textId="77777777" w:rsidR="00B065C0" w:rsidRPr="004F3B18" w:rsidRDefault="00B065C0" w:rsidP="00B065C0">
      <w:pPr>
        <w:rPr>
          <w:rFonts w:ascii="Calibri" w:hAnsi="Calibri" w:cs="Calibri"/>
        </w:rPr>
      </w:pPr>
      <w:r w:rsidRPr="004F3B18">
        <w:rPr>
          <w:rFonts w:ascii="Calibri" w:hAnsi="Calibri" w:cs="Calibri"/>
        </w:rPr>
        <w:t>plt.figure(figsize = (10,5))</w:t>
      </w:r>
    </w:p>
    <w:p w14:paraId="057931EC" w14:textId="77777777" w:rsidR="00B065C0" w:rsidRPr="004F3B18" w:rsidRDefault="00B065C0" w:rsidP="00B065C0">
      <w:pPr>
        <w:rPr>
          <w:rFonts w:ascii="Calibri" w:hAnsi="Calibri" w:cs="Calibri"/>
        </w:rPr>
      </w:pPr>
    </w:p>
    <w:p w14:paraId="157CD0BA" w14:textId="77777777" w:rsidR="00B065C0" w:rsidRPr="004F3B18" w:rsidRDefault="00B065C0" w:rsidP="00B065C0">
      <w:pPr>
        <w:rPr>
          <w:rFonts w:ascii="Calibri" w:hAnsi="Calibri" w:cs="Calibri"/>
        </w:rPr>
      </w:pPr>
      <w:r w:rsidRPr="004F3B18">
        <w:rPr>
          <w:rFonts w:ascii="Calibri" w:hAnsi="Calibri" w:cs="Calibri"/>
        </w:rPr>
        <w:t>df_pivot = pd.pivot_table(res,</w:t>
      </w:r>
    </w:p>
    <w:p w14:paraId="70602691" w14:textId="77777777" w:rsidR="00B065C0" w:rsidRPr="004F3B18" w:rsidRDefault="00B065C0" w:rsidP="00B065C0">
      <w:pPr>
        <w:rPr>
          <w:rFonts w:ascii="Calibri" w:hAnsi="Calibri" w:cs="Calibri"/>
        </w:rPr>
      </w:pPr>
      <w:r w:rsidRPr="004F3B18">
        <w:rPr>
          <w:rFonts w:ascii="Calibri" w:hAnsi="Calibri" w:cs="Calibri"/>
        </w:rPr>
        <w:t xml:space="preserve">                          values="fmape",</w:t>
      </w:r>
    </w:p>
    <w:p w14:paraId="33B46EF4" w14:textId="77777777" w:rsidR="00B065C0" w:rsidRPr="004F3B18" w:rsidRDefault="00B065C0" w:rsidP="00B065C0">
      <w:pPr>
        <w:rPr>
          <w:rFonts w:ascii="Calibri" w:hAnsi="Calibri" w:cs="Calibri"/>
        </w:rPr>
      </w:pPr>
      <w:r w:rsidRPr="004F3B18">
        <w:rPr>
          <w:rFonts w:ascii="Calibri" w:hAnsi="Calibri" w:cs="Calibri"/>
        </w:rPr>
        <w:t xml:space="preserve">                          index="stock",</w:t>
      </w:r>
    </w:p>
    <w:p w14:paraId="2C115E3C" w14:textId="77777777" w:rsidR="00B065C0" w:rsidRPr="004F3B18" w:rsidRDefault="00B065C0" w:rsidP="00B065C0">
      <w:pPr>
        <w:rPr>
          <w:rFonts w:ascii="Calibri" w:hAnsi="Calibri" w:cs="Calibri"/>
        </w:rPr>
      </w:pPr>
      <w:r w:rsidRPr="004F3B18">
        <w:rPr>
          <w:rFonts w:ascii="Calibri" w:hAnsi="Calibri" w:cs="Calibri"/>
        </w:rPr>
        <w:t xml:space="preserve">                          columns="epoch",</w:t>
      </w:r>
    </w:p>
    <w:p w14:paraId="3158E43D" w14:textId="77777777" w:rsidR="00B065C0" w:rsidRPr="004F3B18" w:rsidRDefault="00B065C0" w:rsidP="00B065C0">
      <w:pPr>
        <w:rPr>
          <w:rFonts w:ascii="Calibri" w:hAnsi="Calibri" w:cs="Calibri"/>
        </w:rPr>
      </w:pPr>
      <w:r w:rsidRPr="004F3B18">
        <w:rPr>
          <w:rFonts w:ascii="Calibri" w:hAnsi="Calibri" w:cs="Calibri"/>
        </w:rPr>
        <w:t xml:space="preserve">                          aggfunc=np.mean)</w:t>
      </w:r>
    </w:p>
    <w:p w14:paraId="3A38B3BB" w14:textId="77777777" w:rsidR="00B065C0" w:rsidRPr="004F3B18" w:rsidRDefault="00B065C0" w:rsidP="00B065C0">
      <w:pPr>
        <w:rPr>
          <w:rFonts w:ascii="Calibri" w:hAnsi="Calibri" w:cs="Calibri"/>
        </w:rPr>
      </w:pPr>
    </w:p>
    <w:p w14:paraId="2C53CFEC" w14:textId="77777777" w:rsidR="00B065C0" w:rsidRPr="004F3B18" w:rsidRDefault="00B065C0" w:rsidP="00B065C0">
      <w:pPr>
        <w:rPr>
          <w:rFonts w:ascii="Calibri" w:hAnsi="Calibri" w:cs="Calibri"/>
        </w:rPr>
      </w:pPr>
      <w:r w:rsidRPr="004F3B18">
        <w:rPr>
          <w:rFonts w:ascii="Calibri" w:hAnsi="Calibri" w:cs="Calibri"/>
        </w:rPr>
        <w:t>df_pivot.plot.bar()</w:t>
      </w:r>
    </w:p>
    <w:p w14:paraId="265C530C" w14:textId="77777777" w:rsidR="00B065C0" w:rsidRPr="004F3B18" w:rsidRDefault="00B065C0" w:rsidP="00B065C0">
      <w:pPr>
        <w:rPr>
          <w:rFonts w:ascii="Calibri" w:hAnsi="Calibri" w:cs="Calibri"/>
        </w:rPr>
      </w:pPr>
      <w:r w:rsidRPr="004F3B18">
        <w:rPr>
          <w:rFonts w:ascii="Calibri" w:hAnsi="Calibri" w:cs="Calibri"/>
        </w:rPr>
        <w:t>plt.ylabel('MAPE')</w:t>
      </w:r>
    </w:p>
    <w:p w14:paraId="3EEAC3AF" w14:textId="77777777" w:rsidR="00B065C0" w:rsidRPr="004F3B18" w:rsidRDefault="00B065C0" w:rsidP="00B065C0">
      <w:pPr>
        <w:rPr>
          <w:rFonts w:ascii="Calibri" w:hAnsi="Calibri" w:cs="Calibri"/>
        </w:rPr>
      </w:pPr>
      <w:r w:rsidRPr="004F3B18">
        <w:rPr>
          <w:rFonts w:ascii="Calibri" w:hAnsi="Calibri" w:cs="Calibri"/>
        </w:rPr>
        <w:t>plt.xlabel('Stock')</w:t>
      </w:r>
    </w:p>
    <w:p w14:paraId="4F61DF9F" w14:textId="77777777" w:rsidR="00B065C0" w:rsidRPr="004F3B18" w:rsidRDefault="00B065C0" w:rsidP="00B065C0">
      <w:pPr>
        <w:rPr>
          <w:rFonts w:ascii="Calibri" w:hAnsi="Calibri" w:cs="Calibri"/>
        </w:rPr>
      </w:pPr>
      <w:r w:rsidRPr="004F3B18">
        <w:rPr>
          <w:rFonts w:ascii="Calibri" w:hAnsi="Calibri" w:cs="Calibri"/>
        </w:rPr>
        <w:t>plt.legend(title = 'Epochs', loc='center left', bbox_to_anchor=(1, 0.75))</w:t>
      </w:r>
    </w:p>
    <w:p w14:paraId="7E4E7CDF" w14:textId="78CCC8CD" w:rsidR="00B065C0" w:rsidRPr="004F3B18" w:rsidRDefault="00B065C0" w:rsidP="00B065C0">
      <w:pPr>
        <w:rPr>
          <w:rFonts w:ascii="Calibri" w:hAnsi="Calibri" w:cs="Calibri"/>
        </w:rPr>
      </w:pPr>
      <w:r w:rsidRPr="004F3B18">
        <w:rPr>
          <w:rFonts w:ascii="Calibri" w:hAnsi="Calibri" w:cs="Calibri"/>
        </w:rPr>
        <w:t>plt.title('Model - 6 performance with 10 lookbacks and MinMaxScaler')</w:t>
      </w:r>
    </w:p>
    <w:sectPr w:rsidR="00B065C0" w:rsidRPr="004F3B18" w:rsidSect="00563EE2">
      <w:type w:val="continuous"/>
      <w:pgSz w:w="11906" w:h="16838"/>
      <w:pgMar w:top="1440" w:right="1440" w:bottom="1440" w:left="1440" w:header="0" w:footer="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6B036" w14:textId="77777777" w:rsidR="00563EE2" w:rsidRDefault="00563EE2" w:rsidP="00E37734">
      <w:r>
        <w:separator/>
      </w:r>
    </w:p>
  </w:endnote>
  <w:endnote w:type="continuationSeparator" w:id="0">
    <w:p w14:paraId="136AF92D" w14:textId="77777777" w:rsidR="00563EE2" w:rsidRDefault="00563EE2" w:rsidP="00E377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Roboto">
    <w:charset w:val="00"/>
    <w:family w:val="auto"/>
    <w:pitch w:val="variable"/>
    <w:sig w:usb0="E0000AFF" w:usb1="5000217F" w:usb2="00000021" w:usb3="00000000" w:csb0="0000019F" w:csb1="00000000"/>
  </w:font>
  <w:font w:name="Droid Sans Devanagari">
    <w:altName w:val="Segoe UI"/>
    <w:charset w:val="00"/>
    <w:family w:val="roman"/>
    <w:pitch w:val="default"/>
  </w:font>
  <w:font w:name="Calibri Light">
    <w:panose1 w:val="020F03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3455302"/>
      <w:docPartObj>
        <w:docPartGallery w:val="Page Numbers (Bottom of Page)"/>
        <w:docPartUnique/>
      </w:docPartObj>
    </w:sdtPr>
    <w:sdtEndPr>
      <w:rPr>
        <w:noProof/>
      </w:rPr>
    </w:sdtEndPr>
    <w:sdtContent>
      <w:p w14:paraId="33CAEE28" w14:textId="7FAB8396" w:rsidR="00753BF2" w:rsidRDefault="00753B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908B85" w14:textId="77777777" w:rsidR="007F5B63" w:rsidRDefault="007F5B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ACF0B" w14:textId="77777777" w:rsidR="00563EE2" w:rsidRDefault="00563EE2" w:rsidP="00E37734">
      <w:r>
        <w:separator/>
      </w:r>
    </w:p>
  </w:footnote>
  <w:footnote w:type="continuationSeparator" w:id="0">
    <w:p w14:paraId="653D47ED" w14:textId="77777777" w:rsidR="00563EE2" w:rsidRDefault="00563EE2" w:rsidP="00E377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2E28"/>
    <w:multiLevelType w:val="hybridMultilevel"/>
    <w:tmpl w:val="C638F3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DF502A"/>
    <w:multiLevelType w:val="hybridMultilevel"/>
    <w:tmpl w:val="93BAF3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511E24"/>
    <w:multiLevelType w:val="hybridMultilevel"/>
    <w:tmpl w:val="137CEB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E63877"/>
    <w:multiLevelType w:val="multilevel"/>
    <w:tmpl w:val="B8E01D12"/>
    <w:lvl w:ilvl="0">
      <w:start w:val="1"/>
      <w:numFmt w:val="none"/>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14A77AD6"/>
    <w:multiLevelType w:val="hybridMultilevel"/>
    <w:tmpl w:val="759E98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E4204F"/>
    <w:multiLevelType w:val="hybridMultilevel"/>
    <w:tmpl w:val="7CEE2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EB5B4F"/>
    <w:multiLevelType w:val="hybridMultilevel"/>
    <w:tmpl w:val="3EB06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7BB117F"/>
    <w:multiLevelType w:val="hybridMultilevel"/>
    <w:tmpl w:val="B4E2BE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4CE086D"/>
    <w:multiLevelType w:val="hybridMultilevel"/>
    <w:tmpl w:val="BFD02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380701"/>
    <w:multiLevelType w:val="hybridMultilevel"/>
    <w:tmpl w:val="A33C9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86C35A6"/>
    <w:multiLevelType w:val="hybridMultilevel"/>
    <w:tmpl w:val="D4F2F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6F035F9"/>
    <w:multiLevelType w:val="hybridMultilevel"/>
    <w:tmpl w:val="70029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09859495">
    <w:abstractNumId w:val="3"/>
  </w:num>
  <w:num w:numId="2" w16cid:durableId="676425699">
    <w:abstractNumId w:val="4"/>
  </w:num>
  <w:num w:numId="3" w16cid:durableId="614289684">
    <w:abstractNumId w:val="6"/>
  </w:num>
  <w:num w:numId="4" w16cid:durableId="1778522066">
    <w:abstractNumId w:val="0"/>
  </w:num>
  <w:num w:numId="5" w16cid:durableId="1748654324">
    <w:abstractNumId w:val="7"/>
  </w:num>
  <w:num w:numId="6" w16cid:durableId="911544206">
    <w:abstractNumId w:val="8"/>
  </w:num>
  <w:num w:numId="7" w16cid:durableId="551431157">
    <w:abstractNumId w:val="5"/>
  </w:num>
  <w:num w:numId="8" w16cid:durableId="1084645418">
    <w:abstractNumId w:val="9"/>
  </w:num>
  <w:num w:numId="9" w16cid:durableId="1025516969">
    <w:abstractNumId w:val="2"/>
  </w:num>
  <w:num w:numId="10" w16cid:durableId="1937210194">
    <w:abstractNumId w:val="1"/>
  </w:num>
  <w:num w:numId="11" w16cid:durableId="1745764285">
    <w:abstractNumId w:val="11"/>
  </w:num>
  <w:num w:numId="12" w16cid:durableId="8424318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66B"/>
    <w:rsid w:val="0000046D"/>
    <w:rsid w:val="0000070E"/>
    <w:rsid w:val="00002BA5"/>
    <w:rsid w:val="00003520"/>
    <w:rsid w:val="00004364"/>
    <w:rsid w:val="0000515C"/>
    <w:rsid w:val="0000573A"/>
    <w:rsid w:val="00005A6C"/>
    <w:rsid w:val="0000673D"/>
    <w:rsid w:val="000067E9"/>
    <w:rsid w:val="00006989"/>
    <w:rsid w:val="000069B1"/>
    <w:rsid w:val="00007188"/>
    <w:rsid w:val="00007E84"/>
    <w:rsid w:val="000112CD"/>
    <w:rsid w:val="000125CE"/>
    <w:rsid w:val="000139D2"/>
    <w:rsid w:val="00013A14"/>
    <w:rsid w:val="00013DAB"/>
    <w:rsid w:val="0001424C"/>
    <w:rsid w:val="00014F34"/>
    <w:rsid w:val="00016DD1"/>
    <w:rsid w:val="00017860"/>
    <w:rsid w:val="00020217"/>
    <w:rsid w:val="000212AD"/>
    <w:rsid w:val="0002255D"/>
    <w:rsid w:val="00022B89"/>
    <w:rsid w:val="00024B44"/>
    <w:rsid w:val="000253D7"/>
    <w:rsid w:val="0002672F"/>
    <w:rsid w:val="000305CA"/>
    <w:rsid w:val="00032408"/>
    <w:rsid w:val="0003345B"/>
    <w:rsid w:val="00034774"/>
    <w:rsid w:val="00034CDE"/>
    <w:rsid w:val="000351D5"/>
    <w:rsid w:val="00036D4D"/>
    <w:rsid w:val="00037DCF"/>
    <w:rsid w:val="00040D4E"/>
    <w:rsid w:val="000430FB"/>
    <w:rsid w:val="0004414B"/>
    <w:rsid w:val="00045001"/>
    <w:rsid w:val="00045A63"/>
    <w:rsid w:val="00046231"/>
    <w:rsid w:val="0004685F"/>
    <w:rsid w:val="00046AEB"/>
    <w:rsid w:val="0005016B"/>
    <w:rsid w:val="0005029D"/>
    <w:rsid w:val="00050397"/>
    <w:rsid w:val="00051267"/>
    <w:rsid w:val="0005132D"/>
    <w:rsid w:val="00051499"/>
    <w:rsid w:val="00051FD0"/>
    <w:rsid w:val="0005242D"/>
    <w:rsid w:val="000550DB"/>
    <w:rsid w:val="00055899"/>
    <w:rsid w:val="000564BB"/>
    <w:rsid w:val="000573BB"/>
    <w:rsid w:val="00060C80"/>
    <w:rsid w:val="00063CF4"/>
    <w:rsid w:val="0006548D"/>
    <w:rsid w:val="00066234"/>
    <w:rsid w:val="00067194"/>
    <w:rsid w:val="000678EC"/>
    <w:rsid w:val="00072785"/>
    <w:rsid w:val="00073349"/>
    <w:rsid w:val="00073351"/>
    <w:rsid w:val="000735E4"/>
    <w:rsid w:val="00073BFE"/>
    <w:rsid w:val="00073F0E"/>
    <w:rsid w:val="00074459"/>
    <w:rsid w:val="0008058A"/>
    <w:rsid w:val="000807E7"/>
    <w:rsid w:val="00081BFC"/>
    <w:rsid w:val="00082BEC"/>
    <w:rsid w:val="00083442"/>
    <w:rsid w:val="00083919"/>
    <w:rsid w:val="0008487F"/>
    <w:rsid w:val="00085730"/>
    <w:rsid w:val="00090975"/>
    <w:rsid w:val="00090B26"/>
    <w:rsid w:val="000911E3"/>
    <w:rsid w:val="000912EE"/>
    <w:rsid w:val="00092FC4"/>
    <w:rsid w:val="0009428C"/>
    <w:rsid w:val="000944A5"/>
    <w:rsid w:val="00095406"/>
    <w:rsid w:val="00095523"/>
    <w:rsid w:val="00097CDF"/>
    <w:rsid w:val="00097E6F"/>
    <w:rsid w:val="000A0406"/>
    <w:rsid w:val="000A1EF0"/>
    <w:rsid w:val="000A1F38"/>
    <w:rsid w:val="000A2509"/>
    <w:rsid w:val="000A2911"/>
    <w:rsid w:val="000A292E"/>
    <w:rsid w:val="000A3686"/>
    <w:rsid w:val="000A3849"/>
    <w:rsid w:val="000A3A68"/>
    <w:rsid w:val="000A40B8"/>
    <w:rsid w:val="000A556D"/>
    <w:rsid w:val="000A5585"/>
    <w:rsid w:val="000A5B68"/>
    <w:rsid w:val="000A7781"/>
    <w:rsid w:val="000B03E7"/>
    <w:rsid w:val="000B0AFA"/>
    <w:rsid w:val="000B119A"/>
    <w:rsid w:val="000B1D2B"/>
    <w:rsid w:val="000B2188"/>
    <w:rsid w:val="000B25EC"/>
    <w:rsid w:val="000B278D"/>
    <w:rsid w:val="000B3160"/>
    <w:rsid w:val="000B32ED"/>
    <w:rsid w:val="000B33C9"/>
    <w:rsid w:val="000B424C"/>
    <w:rsid w:val="000B48B2"/>
    <w:rsid w:val="000B59F4"/>
    <w:rsid w:val="000B5A90"/>
    <w:rsid w:val="000B6120"/>
    <w:rsid w:val="000B65E4"/>
    <w:rsid w:val="000C1249"/>
    <w:rsid w:val="000C2B53"/>
    <w:rsid w:val="000C2D9E"/>
    <w:rsid w:val="000C44C5"/>
    <w:rsid w:val="000C533D"/>
    <w:rsid w:val="000C5777"/>
    <w:rsid w:val="000D0045"/>
    <w:rsid w:val="000D036D"/>
    <w:rsid w:val="000D2321"/>
    <w:rsid w:val="000D2F0A"/>
    <w:rsid w:val="000D31F8"/>
    <w:rsid w:val="000D3768"/>
    <w:rsid w:val="000D3EBB"/>
    <w:rsid w:val="000D5E94"/>
    <w:rsid w:val="000D7CB5"/>
    <w:rsid w:val="000E0A6B"/>
    <w:rsid w:val="000E30CB"/>
    <w:rsid w:val="000E40DE"/>
    <w:rsid w:val="000E4568"/>
    <w:rsid w:val="000E4CEB"/>
    <w:rsid w:val="000E5648"/>
    <w:rsid w:val="000E5F54"/>
    <w:rsid w:val="000E63BC"/>
    <w:rsid w:val="000E6478"/>
    <w:rsid w:val="000E71EF"/>
    <w:rsid w:val="000F0463"/>
    <w:rsid w:val="000F0933"/>
    <w:rsid w:val="000F0DBF"/>
    <w:rsid w:val="000F1F7C"/>
    <w:rsid w:val="000F439B"/>
    <w:rsid w:val="000F449A"/>
    <w:rsid w:val="000F46D1"/>
    <w:rsid w:val="000F5236"/>
    <w:rsid w:val="000F5B9A"/>
    <w:rsid w:val="000F5E93"/>
    <w:rsid w:val="000F605F"/>
    <w:rsid w:val="000F61A5"/>
    <w:rsid w:val="000F7B0A"/>
    <w:rsid w:val="000F7F4E"/>
    <w:rsid w:val="00101882"/>
    <w:rsid w:val="00101D82"/>
    <w:rsid w:val="00101DDE"/>
    <w:rsid w:val="001028F1"/>
    <w:rsid w:val="00102B7D"/>
    <w:rsid w:val="00102CB0"/>
    <w:rsid w:val="001045C2"/>
    <w:rsid w:val="001059F3"/>
    <w:rsid w:val="00105EB7"/>
    <w:rsid w:val="00106B1B"/>
    <w:rsid w:val="0010733F"/>
    <w:rsid w:val="00107A54"/>
    <w:rsid w:val="001117E0"/>
    <w:rsid w:val="00112B31"/>
    <w:rsid w:val="00113101"/>
    <w:rsid w:val="00114D40"/>
    <w:rsid w:val="001168FA"/>
    <w:rsid w:val="001204A7"/>
    <w:rsid w:val="0012079A"/>
    <w:rsid w:val="0012093C"/>
    <w:rsid w:val="00120E48"/>
    <w:rsid w:val="001216CA"/>
    <w:rsid w:val="00123606"/>
    <w:rsid w:val="00124ED2"/>
    <w:rsid w:val="00125D9E"/>
    <w:rsid w:val="00126124"/>
    <w:rsid w:val="00126235"/>
    <w:rsid w:val="001273A2"/>
    <w:rsid w:val="001308C8"/>
    <w:rsid w:val="00130F50"/>
    <w:rsid w:val="00130FC7"/>
    <w:rsid w:val="001312E2"/>
    <w:rsid w:val="0013131C"/>
    <w:rsid w:val="001313B3"/>
    <w:rsid w:val="00131FBD"/>
    <w:rsid w:val="00132567"/>
    <w:rsid w:val="0013291D"/>
    <w:rsid w:val="001335DA"/>
    <w:rsid w:val="00133BDF"/>
    <w:rsid w:val="00133EB7"/>
    <w:rsid w:val="00134C42"/>
    <w:rsid w:val="00137F57"/>
    <w:rsid w:val="00140448"/>
    <w:rsid w:val="00140FB2"/>
    <w:rsid w:val="001435A6"/>
    <w:rsid w:val="001436B8"/>
    <w:rsid w:val="00144093"/>
    <w:rsid w:val="001457FA"/>
    <w:rsid w:val="00146184"/>
    <w:rsid w:val="00146D19"/>
    <w:rsid w:val="00147280"/>
    <w:rsid w:val="00147435"/>
    <w:rsid w:val="0015019C"/>
    <w:rsid w:val="001505E3"/>
    <w:rsid w:val="00150A7A"/>
    <w:rsid w:val="0015245E"/>
    <w:rsid w:val="00152577"/>
    <w:rsid w:val="0015265B"/>
    <w:rsid w:val="001548AF"/>
    <w:rsid w:val="00155F5E"/>
    <w:rsid w:val="001566DE"/>
    <w:rsid w:val="001572F2"/>
    <w:rsid w:val="001577DF"/>
    <w:rsid w:val="00165542"/>
    <w:rsid w:val="0016559A"/>
    <w:rsid w:val="001663FF"/>
    <w:rsid w:val="0016703F"/>
    <w:rsid w:val="001670DD"/>
    <w:rsid w:val="00170643"/>
    <w:rsid w:val="00170F60"/>
    <w:rsid w:val="001714BE"/>
    <w:rsid w:val="001717D7"/>
    <w:rsid w:val="00175D60"/>
    <w:rsid w:val="00175E39"/>
    <w:rsid w:val="00176C99"/>
    <w:rsid w:val="00176F37"/>
    <w:rsid w:val="001772C3"/>
    <w:rsid w:val="00181691"/>
    <w:rsid w:val="0018430B"/>
    <w:rsid w:val="001849FA"/>
    <w:rsid w:val="00184C1D"/>
    <w:rsid w:val="00185A5D"/>
    <w:rsid w:val="001861A1"/>
    <w:rsid w:val="00187EA1"/>
    <w:rsid w:val="0019179F"/>
    <w:rsid w:val="00192B15"/>
    <w:rsid w:val="00192ECD"/>
    <w:rsid w:val="001936DB"/>
    <w:rsid w:val="001943D3"/>
    <w:rsid w:val="001945C1"/>
    <w:rsid w:val="00195538"/>
    <w:rsid w:val="00195802"/>
    <w:rsid w:val="00196333"/>
    <w:rsid w:val="001A0F9A"/>
    <w:rsid w:val="001A2257"/>
    <w:rsid w:val="001A2586"/>
    <w:rsid w:val="001A4667"/>
    <w:rsid w:val="001A469D"/>
    <w:rsid w:val="001A5F3A"/>
    <w:rsid w:val="001A6077"/>
    <w:rsid w:val="001A659B"/>
    <w:rsid w:val="001A6B97"/>
    <w:rsid w:val="001A73F7"/>
    <w:rsid w:val="001B235A"/>
    <w:rsid w:val="001B3753"/>
    <w:rsid w:val="001B465A"/>
    <w:rsid w:val="001B5BD9"/>
    <w:rsid w:val="001B5DD4"/>
    <w:rsid w:val="001B6187"/>
    <w:rsid w:val="001B7A51"/>
    <w:rsid w:val="001C2F40"/>
    <w:rsid w:val="001C38E9"/>
    <w:rsid w:val="001C3E84"/>
    <w:rsid w:val="001C4465"/>
    <w:rsid w:val="001C5B8F"/>
    <w:rsid w:val="001C6E2E"/>
    <w:rsid w:val="001D03C8"/>
    <w:rsid w:val="001D09FD"/>
    <w:rsid w:val="001D30AD"/>
    <w:rsid w:val="001D3543"/>
    <w:rsid w:val="001D39C6"/>
    <w:rsid w:val="001D4BED"/>
    <w:rsid w:val="001D4DCF"/>
    <w:rsid w:val="001D51CA"/>
    <w:rsid w:val="001D6051"/>
    <w:rsid w:val="001E24ED"/>
    <w:rsid w:val="001E31DD"/>
    <w:rsid w:val="001E3483"/>
    <w:rsid w:val="001E35E1"/>
    <w:rsid w:val="001E4677"/>
    <w:rsid w:val="001E568F"/>
    <w:rsid w:val="001E5A6E"/>
    <w:rsid w:val="001E7D0D"/>
    <w:rsid w:val="001F0BD6"/>
    <w:rsid w:val="001F19F1"/>
    <w:rsid w:val="001F34A7"/>
    <w:rsid w:val="001F4E93"/>
    <w:rsid w:val="001F6231"/>
    <w:rsid w:val="001F630F"/>
    <w:rsid w:val="001F64C0"/>
    <w:rsid w:val="001F7DE9"/>
    <w:rsid w:val="00200009"/>
    <w:rsid w:val="00200D35"/>
    <w:rsid w:val="002011BF"/>
    <w:rsid w:val="002014ED"/>
    <w:rsid w:val="002030F2"/>
    <w:rsid w:val="00203133"/>
    <w:rsid w:val="00203C21"/>
    <w:rsid w:val="00204351"/>
    <w:rsid w:val="00205456"/>
    <w:rsid w:val="0020659E"/>
    <w:rsid w:val="00206658"/>
    <w:rsid w:val="002072BE"/>
    <w:rsid w:val="002077E7"/>
    <w:rsid w:val="00207F49"/>
    <w:rsid w:val="00210E96"/>
    <w:rsid w:val="00211177"/>
    <w:rsid w:val="002113DB"/>
    <w:rsid w:val="002123D5"/>
    <w:rsid w:val="00213799"/>
    <w:rsid w:val="002138C7"/>
    <w:rsid w:val="002138CB"/>
    <w:rsid w:val="00214A63"/>
    <w:rsid w:val="00214D03"/>
    <w:rsid w:val="002177DA"/>
    <w:rsid w:val="00217DE4"/>
    <w:rsid w:val="0022046B"/>
    <w:rsid w:val="0022082A"/>
    <w:rsid w:val="00220904"/>
    <w:rsid w:val="00220CEE"/>
    <w:rsid w:val="00222FAE"/>
    <w:rsid w:val="00223D75"/>
    <w:rsid w:val="00223F59"/>
    <w:rsid w:val="00224FD5"/>
    <w:rsid w:val="00226E99"/>
    <w:rsid w:val="00227792"/>
    <w:rsid w:val="002307C3"/>
    <w:rsid w:val="00231E30"/>
    <w:rsid w:val="002345CF"/>
    <w:rsid w:val="002348A1"/>
    <w:rsid w:val="00234D73"/>
    <w:rsid w:val="00236F0D"/>
    <w:rsid w:val="00237079"/>
    <w:rsid w:val="002378DD"/>
    <w:rsid w:val="002402B8"/>
    <w:rsid w:val="00241779"/>
    <w:rsid w:val="00241C62"/>
    <w:rsid w:val="002446BC"/>
    <w:rsid w:val="00244C40"/>
    <w:rsid w:val="00245273"/>
    <w:rsid w:val="00245516"/>
    <w:rsid w:val="00245E77"/>
    <w:rsid w:val="00246525"/>
    <w:rsid w:val="00246B5A"/>
    <w:rsid w:val="00247684"/>
    <w:rsid w:val="002477DD"/>
    <w:rsid w:val="002477F7"/>
    <w:rsid w:val="00247D24"/>
    <w:rsid w:val="002500D2"/>
    <w:rsid w:val="00252D51"/>
    <w:rsid w:val="00253510"/>
    <w:rsid w:val="0025394D"/>
    <w:rsid w:val="00254478"/>
    <w:rsid w:val="00254641"/>
    <w:rsid w:val="00254F22"/>
    <w:rsid w:val="00254F7C"/>
    <w:rsid w:val="002552EB"/>
    <w:rsid w:val="002553AC"/>
    <w:rsid w:val="00257C09"/>
    <w:rsid w:val="00257D2B"/>
    <w:rsid w:val="00257E02"/>
    <w:rsid w:val="002621D8"/>
    <w:rsid w:val="00264676"/>
    <w:rsid w:val="0026477E"/>
    <w:rsid w:val="0026486A"/>
    <w:rsid w:val="00265D69"/>
    <w:rsid w:val="00266F39"/>
    <w:rsid w:val="002701C3"/>
    <w:rsid w:val="00270513"/>
    <w:rsid w:val="00271637"/>
    <w:rsid w:val="00271DAF"/>
    <w:rsid w:val="0027210C"/>
    <w:rsid w:val="00272679"/>
    <w:rsid w:val="00273337"/>
    <w:rsid w:val="00273D1D"/>
    <w:rsid w:val="00275E8D"/>
    <w:rsid w:val="0028076C"/>
    <w:rsid w:val="0028141C"/>
    <w:rsid w:val="00281F55"/>
    <w:rsid w:val="002824BE"/>
    <w:rsid w:val="00282C56"/>
    <w:rsid w:val="002837A0"/>
    <w:rsid w:val="00284D54"/>
    <w:rsid w:val="00285AFA"/>
    <w:rsid w:val="00285BAC"/>
    <w:rsid w:val="002867E9"/>
    <w:rsid w:val="0028749D"/>
    <w:rsid w:val="002915CB"/>
    <w:rsid w:val="00293590"/>
    <w:rsid w:val="002936C6"/>
    <w:rsid w:val="00293921"/>
    <w:rsid w:val="0029508E"/>
    <w:rsid w:val="0029527E"/>
    <w:rsid w:val="002969DD"/>
    <w:rsid w:val="00297BD4"/>
    <w:rsid w:val="00297E72"/>
    <w:rsid w:val="002A0C14"/>
    <w:rsid w:val="002A0FA8"/>
    <w:rsid w:val="002A1356"/>
    <w:rsid w:val="002A1686"/>
    <w:rsid w:val="002A1F63"/>
    <w:rsid w:val="002A2D55"/>
    <w:rsid w:val="002A3DD2"/>
    <w:rsid w:val="002A3FE2"/>
    <w:rsid w:val="002A4280"/>
    <w:rsid w:val="002A5CF6"/>
    <w:rsid w:val="002A6E9B"/>
    <w:rsid w:val="002B28F7"/>
    <w:rsid w:val="002B36F2"/>
    <w:rsid w:val="002B3A0B"/>
    <w:rsid w:val="002B405C"/>
    <w:rsid w:val="002B4368"/>
    <w:rsid w:val="002B4B53"/>
    <w:rsid w:val="002B584E"/>
    <w:rsid w:val="002B7E22"/>
    <w:rsid w:val="002B7EFA"/>
    <w:rsid w:val="002C07D7"/>
    <w:rsid w:val="002C2274"/>
    <w:rsid w:val="002C2F0F"/>
    <w:rsid w:val="002C30B2"/>
    <w:rsid w:val="002C3CED"/>
    <w:rsid w:val="002C4F01"/>
    <w:rsid w:val="002C5261"/>
    <w:rsid w:val="002C6C10"/>
    <w:rsid w:val="002C74BE"/>
    <w:rsid w:val="002C760C"/>
    <w:rsid w:val="002C7947"/>
    <w:rsid w:val="002C7EE5"/>
    <w:rsid w:val="002D0A22"/>
    <w:rsid w:val="002D1190"/>
    <w:rsid w:val="002D1193"/>
    <w:rsid w:val="002D15E6"/>
    <w:rsid w:val="002D2644"/>
    <w:rsid w:val="002D531A"/>
    <w:rsid w:val="002D59A8"/>
    <w:rsid w:val="002D5AD9"/>
    <w:rsid w:val="002D5C9E"/>
    <w:rsid w:val="002D7609"/>
    <w:rsid w:val="002E0787"/>
    <w:rsid w:val="002E180E"/>
    <w:rsid w:val="002E1CCF"/>
    <w:rsid w:val="002E2DAF"/>
    <w:rsid w:val="002E3BE9"/>
    <w:rsid w:val="002E3D17"/>
    <w:rsid w:val="002E3D3B"/>
    <w:rsid w:val="002E4883"/>
    <w:rsid w:val="002E4FE9"/>
    <w:rsid w:val="002E521C"/>
    <w:rsid w:val="002E5B14"/>
    <w:rsid w:val="002E5DE8"/>
    <w:rsid w:val="002E6377"/>
    <w:rsid w:val="002F24D8"/>
    <w:rsid w:val="002F2791"/>
    <w:rsid w:val="002F5E43"/>
    <w:rsid w:val="002F5FCF"/>
    <w:rsid w:val="002F6E2B"/>
    <w:rsid w:val="002F77E9"/>
    <w:rsid w:val="002F7F04"/>
    <w:rsid w:val="00300587"/>
    <w:rsid w:val="003008B6"/>
    <w:rsid w:val="00301046"/>
    <w:rsid w:val="0030117F"/>
    <w:rsid w:val="003022D6"/>
    <w:rsid w:val="00302F6F"/>
    <w:rsid w:val="003030F2"/>
    <w:rsid w:val="00303FF7"/>
    <w:rsid w:val="00305060"/>
    <w:rsid w:val="003052C7"/>
    <w:rsid w:val="00306E6D"/>
    <w:rsid w:val="00307479"/>
    <w:rsid w:val="003123FA"/>
    <w:rsid w:val="00312C08"/>
    <w:rsid w:val="003138C7"/>
    <w:rsid w:val="00313DB6"/>
    <w:rsid w:val="00315391"/>
    <w:rsid w:val="00316438"/>
    <w:rsid w:val="00320E89"/>
    <w:rsid w:val="00320EC6"/>
    <w:rsid w:val="0032194E"/>
    <w:rsid w:val="0032341C"/>
    <w:rsid w:val="003235BF"/>
    <w:rsid w:val="00324D37"/>
    <w:rsid w:val="0032549F"/>
    <w:rsid w:val="00327B21"/>
    <w:rsid w:val="00327C16"/>
    <w:rsid w:val="003311CA"/>
    <w:rsid w:val="003316FC"/>
    <w:rsid w:val="00332660"/>
    <w:rsid w:val="00332F96"/>
    <w:rsid w:val="00334A9F"/>
    <w:rsid w:val="003367CD"/>
    <w:rsid w:val="00337BD3"/>
    <w:rsid w:val="00340234"/>
    <w:rsid w:val="003402DD"/>
    <w:rsid w:val="003415C1"/>
    <w:rsid w:val="00341FCF"/>
    <w:rsid w:val="0034210A"/>
    <w:rsid w:val="0034327C"/>
    <w:rsid w:val="003445F6"/>
    <w:rsid w:val="00346772"/>
    <w:rsid w:val="003472B9"/>
    <w:rsid w:val="00347F39"/>
    <w:rsid w:val="00347FAE"/>
    <w:rsid w:val="00347FF8"/>
    <w:rsid w:val="00350D4F"/>
    <w:rsid w:val="00351A4C"/>
    <w:rsid w:val="00351AFA"/>
    <w:rsid w:val="00351EE3"/>
    <w:rsid w:val="003533F6"/>
    <w:rsid w:val="00353A5C"/>
    <w:rsid w:val="003541A8"/>
    <w:rsid w:val="00354402"/>
    <w:rsid w:val="00354694"/>
    <w:rsid w:val="003550A9"/>
    <w:rsid w:val="003563DF"/>
    <w:rsid w:val="003602C9"/>
    <w:rsid w:val="00360B0C"/>
    <w:rsid w:val="00360C57"/>
    <w:rsid w:val="0036129B"/>
    <w:rsid w:val="00362207"/>
    <w:rsid w:val="00362242"/>
    <w:rsid w:val="00362F22"/>
    <w:rsid w:val="00363430"/>
    <w:rsid w:val="0036380F"/>
    <w:rsid w:val="00365080"/>
    <w:rsid w:val="003658BF"/>
    <w:rsid w:val="00365A9F"/>
    <w:rsid w:val="00365E80"/>
    <w:rsid w:val="00370715"/>
    <w:rsid w:val="00370C6B"/>
    <w:rsid w:val="00371975"/>
    <w:rsid w:val="00372448"/>
    <w:rsid w:val="00373821"/>
    <w:rsid w:val="00373FB1"/>
    <w:rsid w:val="00375D03"/>
    <w:rsid w:val="00375DCC"/>
    <w:rsid w:val="0037621F"/>
    <w:rsid w:val="003767CB"/>
    <w:rsid w:val="0037682A"/>
    <w:rsid w:val="00376CC8"/>
    <w:rsid w:val="00376CF0"/>
    <w:rsid w:val="0037728A"/>
    <w:rsid w:val="0038158E"/>
    <w:rsid w:val="00382492"/>
    <w:rsid w:val="00382795"/>
    <w:rsid w:val="00383B3C"/>
    <w:rsid w:val="003856EA"/>
    <w:rsid w:val="0038771A"/>
    <w:rsid w:val="00387CB7"/>
    <w:rsid w:val="00391312"/>
    <w:rsid w:val="00391E90"/>
    <w:rsid w:val="00393B98"/>
    <w:rsid w:val="00395195"/>
    <w:rsid w:val="00395446"/>
    <w:rsid w:val="003958FF"/>
    <w:rsid w:val="00395A9D"/>
    <w:rsid w:val="00396F25"/>
    <w:rsid w:val="003970E3"/>
    <w:rsid w:val="00397127"/>
    <w:rsid w:val="003A0060"/>
    <w:rsid w:val="003A0B0F"/>
    <w:rsid w:val="003A1CD6"/>
    <w:rsid w:val="003A30EE"/>
    <w:rsid w:val="003A3B2C"/>
    <w:rsid w:val="003A3DB2"/>
    <w:rsid w:val="003A3E60"/>
    <w:rsid w:val="003A4FE2"/>
    <w:rsid w:val="003A7607"/>
    <w:rsid w:val="003B07E3"/>
    <w:rsid w:val="003B0BA3"/>
    <w:rsid w:val="003B177D"/>
    <w:rsid w:val="003B1D00"/>
    <w:rsid w:val="003B25FB"/>
    <w:rsid w:val="003B26EA"/>
    <w:rsid w:val="003B29EE"/>
    <w:rsid w:val="003B4B5E"/>
    <w:rsid w:val="003B622B"/>
    <w:rsid w:val="003B696A"/>
    <w:rsid w:val="003B6A0D"/>
    <w:rsid w:val="003B6FA1"/>
    <w:rsid w:val="003B735B"/>
    <w:rsid w:val="003B7366"/>
    <w:rsid w:val="003C081F"/>
    <w:rsid w:val="003C0F2F"/>
    <w:rsid w:val="003C16DF"/>
    <w:rsid w:val="003C18DB"/>
    <w:rsid w:val="003C1BB7"/>
    <w:rsid w:val="003C24AD"/>
    <w:rsid w:val="003C2721"/>
    <w:rsid w:val="003C5611"/>
    <w:rsid w:val="003C58C8"/>
    <w:rsid w:val="003C5CB7"/>
    <w:rsid w:val="003C678C"/>
    <w:rsid w:val="003C682E"/>
    <w:rsid w:val="003C6B6A"/>
    <w:rsid w:val="003C70E8"/>
    <w:rsid w:val="003C76FC"/>
    <w:rsid w:val="003C7A2E"/>
    <w:rsid w:val="003C7C44"/>
    <w:rsid w:val="003D0787"/>
    <w:rsid w:val="003D115B"/>
    <w:rsid w:val="003D1766"/>
    <w:rsid w:val="003D356E"/>
    <w:rsid w:val="003D3EAE"/>
    <w:rsid w:val="003D57C1"/>
    <w:rsid w:val="003D5885"/>
    <w:rsid w:val="003D7D73"/>
    <w:rsid w:val="003E004E"/>
    <w:rsid w:val="003E0D1F"/>
    <w:rsid w:val="003E1B0D"/>
    <w:rsid w:val="003E20B9"/>
    <w:rsid w:val="003E40E2"/>
    <w:rsid w:val="003E4FB7"/>
    <w:rsid w:val="003E51E2"/>
    <w:rsid w:val="003E55C4"/>
    <w:rsid w:val="003E714E"/>
    <w:rsid w:val="003E75DF"/>
    <w:rsid w:val="003E77CA"/>
    <w:rsid w:val="003F0972"/>
    <w:rsid w:val="003F148F"/>
    <w:rsid w:val="003F3D86"/>
    <w:rsid w:val="003F4BF3"/>
    <w:rsid w:val="003F5488"/>
    <w:rsid w:val="003F6656"/>
    <w:rsid w:val="003F6D2F"/>
    <w:rsid w:val="004003E1"/>
    <w:rsid w:val="004008B5"/>
    <w:rsid w:val="004013C2"/>
    <w:rsid w:val="00401502"/>
    <w:rsid w:val="0040271B"/>
    <w:rsid w:val="00402A96"/>
    <w:rsid w:val="00404149"/>
    <w:rsid w:val="004049EC"/>
    <w:rsid w:val="00404D36"/>
    <w:rsid w:val="0040582C"/>
    <w:rsid w:val="0040696E"/>
    <w:rsid w:val="00407119"/>
    <w:rsid w:val="00410B01"/>
    <w:rsid w:val="00412574"/>
    <w:rsid w:val="00412945"/>
    <w:rsid w:val="00413078"/>
    <w:rsid w:val="00414045"/>
    <w:rsid w:val="00414576"/>
    <w:rsid w:val="00414F9F"/>
    <w:rsid w:val="0041508D"/>
    <w:rsid w:val="00415450"/>
    <w:rsid w:val="00417037"/>
    <w:rsid w:val="004171CC"/>
    <w:rsid w:val="00417791"/>
    <w:rsid w:val="00417E15"/>
    <w:rsid w:val="00417E69"/>
    <w:rsid w:val="00420B20"/>
    <w:rsid w:val="00420F22"/>
    <w:rsid w:val="0042119E"/>
    <w:rsid w:val="00421B39"/>
    <w:rsid w:val="00422572"/>
    <w:rsid w:val="0042348D"/>
    <w:rsid w:val="00423FEF"/>
    <w:rsid w:val="00424C2B"/>
    <w:rsid w:val="00425957"/>
    <w:rsid w:val="00426FEB"/>
    <w:rsid w:val="004277C7"/>
    <w:rsid w:val="0043059F"/>
    <w:rsid w:val="004309A4"/>
    <w:rsid w:val="00431D02"/>
    <w:rsid w:val="00431D94"/>
    <w:rsid w:val="004323E0"/>
    <w:rsid w:val="00432A1C"/>
    <w:rsid w:val="00435C6C"/>
    <w:rsid w:val="0043776C"/>
    <w:rsid w:val="0043797F"/>
    <w:rsid w:val="00437B53"/>
    <w:rsid w:val="00437D1F"/>
    <w:rsid w:val="00437F15"/>
    <w:rsid w:val="00441FC1"/>
    <w:rsid w:val="0044333B"/>
    <w:rsid w:val="00444D9C"/>
    <w:rsid w:val="00445C03"/>
    <w:rsid w:val="00447470"/>
    <w:rsid w:val="00447AE2"/>
    <w:rsid w:val="004508BB"/>
    <w:rsid w:val="00450D70"/>
    <w:rsid w:val="00452AE5"/>
    <w:rsid w:val="00452F02"/>
    <w:rsid w:val="00453384"/>
    <w:rsid w:val="0045417C"/>
    <w:rsid w:val="004546D2"/>
    <w:rsid w:val="00455905"/>
    <w:rsid w:val="00455C0A"/>
    <w:rsid w:val="00460C46"/>
    <w:rsid w:val="00461CCD"/>
    <w:rsid w:val="00462F09"/>
    <w:rsid w:val="004635A7"/>
    <w:rsid w:val="004642AB"/>
    <w:rsid w:val="00464D2D"/>
    <w:rsid w:val="0046522F"/>
    <w:rsid w:val="00465C47"/>
    <w:rsid w:val="00466F24"/>
    <w:rsid w:val="00467919"/>
    <w:rsid w:val="00470F14"/>
    <w:rsid w:val="00471B42"/>
    <w:rsid w:val="00472D91"/>
    <w:rsid w:val="00473149"/>
    <w:rsid w:val="00473DA3"/>
    <w:rsid w:val="004759AF"/>
    <w:rsid w:val="00477205"/>
    <w:rsid w:val="00477970"/>
    <w:rsid w:val="00480DA1"/>
    <w:rsid w:val="0048182B"/>
    <w:rsid w:val="00482F51"/>
    <w:rsid w:val="004835E9"/>
    <w:rsid w:val="00483CA6"/>
    <w:rsid w:val="00484525"/>
    <w:rsid w:val="004855D5"/>
    <w:rsid w:val="00485E56"/>
    <w:rsid w:val="004860C7"/>
    <w:rsid w:val="00486459"/>
    <w:rsid w:val="004874ED"/>
    <w:rsid w:val="00487734"/>
    <w:rsid w:val="00491356"/>
    <w:rsid w:val="00491C17"/>
    <w:rsid w:val="00492A89"/>
    <w:rsid w:val="00493363"/>
    <w:rsid w:val="00493562"/>
    <w:rsid w:val="004939D2"/>
    <w:rsid w:val="00494385"/>
    <w:rsid w:val="00495281"/>
    <w:rsid w:val="0049541A"/>
    <w:rsid w:val="00495AA1"/>
    <w:rsid w:val="00496B49"/>
    <w:rsid w:val="00497789"/>
    <w:rsid w:val="004A23CF"/>
    <w:rsid w:val="004A2853"/>
    <w:rsid w:val="004A3DF2"/>
    <w:rsid w:val="004A776E"/>
    <w:rsid w:val="004A7C27"/>
    <w:rsid w:val="004A7DB6"/>
    <w:rsid w:val="004B0094"/>
    <w:rsid w:val="004B0D0D"/>
    <w:rsid w:val="004B2D30"/>
    <w:rsid w:val="004B3625"/>
    <w:rsid w:val="004B4742"/>
    <w:rsid w:val="004B5428"/>
    <w:rsid w:val="004B6B48"/>
    <w:rsid w:val="004B71D2"/>
    <w:rsid w:val="004C0B7F"/>
    <w:rsid w:val="004C1230"/>
    <w:rsid w:val="004C2AE4"/>
    <w:rsid w:val="004C4DDA"/>
    <w:rsid w:val="004C5EE6"/>
    <w:rsid w:val="004C644F"/>
    <w:rsid w:val="004C71AA"/>
    <w:rsid w:val="004C7213"/>
    <w:rsid w:val="004C7EE6"/>
    <w:rsid w:val="004D0CA2"/>
    <w:rsid w:val="004D0E79"/>
    <w:rsid w:val="004D10AA"/>
    <w:rsid w:val="004D1D89"/>
    <w:rsid w:val="004D1DE2"/>
    <w:rsid w:val="004D2739"/>
    <w:rsid w:val="004D3290"/>
    <w:rsid w:val="004D3512"/>
    <w:rsid w:val="004D3989"/>
    <w:rsid w:val="004D3A60"/>
    <w:rsid w:val="004D477D"/>
    <w:rsid w:val="004D5A0D"/>
    <w:rsid w:val="004D625F"/>
    <w:rsid w:val="004D79BE"/>
    <w:rsid w:val="004E02FB"/>
    <w:rsid w:val="004E0BC8"/>
    <w:rsid w:val="004E0C56"/>
    <w:rsid w:val="004E1F4A"/>
    <w:rsid w:val="004E2519"/>
    <w:rsid w:val="004E3303"/>
    <w:rsid w:val="004E351E"/>
    <w:rsid w:val="004E44E1"/>
    <w:rsid w:val="004E4C1F"/>
    <w:rsid w:val="004E5791"/>
    <w:rsid w:val="004E5A15"/>
    <w:rsid w:val="004E5AB2"/>
    <w:rsid w:val="004F161A"/>
    <w:rsid w:val="004F2A29"/>
    <w:rsid w:val="004F3B18"/>
    <w:rsid w:val="004F52A7"/>
    <w:rsid w:val="00500721"/>
    <w:rsid w:val="00501B49"/>
    <w:rsid w:val="00501B94"/>
    <w:rsid w:val="0050207F"/>
    <w:rsid w:val="0050450E"/>
    <w:rsid w:val="00505758"/>
    <w:rsid w:val="00506E10"/>
    <w:rsid w:val="005110CF"/>
    <w:rsid w:val="00511923"/>
    <w:rsid w:val="005123E8"/>
    <w:rsid w:val="00513277"/>
    <w:rsid w:val="00513C65"/>
    <w:rsid w:val="00515193"/>
    <w:rsid w:val="00516867"/>
    <w:rsid w:val="005171DC"/>
    <w:rsid w:val="00517D41"/>
    <w:rsid w:val="0052078F"/>
    <w:rsid w:val="005207A4"/>
    <w:rsid w:val="005222AF"/>
    <w:rsid w:val="00522CEE"/>
    <w:rsid w:val="005243F6"/>
    <w:rsid w:val="00525292"/>
    <w:rsid w:val="005268B6"/>
    <w:rsid w:val="00526999"/>
    <w:rsid w:val="0052743C"/>
    <w:rsid w:val="00527FFD"/>
    <w:rsid w:val="0053089F"/>
    <w:rsid w:val="00530BED"/>
    <w:rsid w:val="005314DC"/>
    <w:rsid w:val="0053192B"/>
    <w:rsid w:val="0053213B"/>
    <w:rsid w:val="00532494"/>
    <w:rsid w:val="00533671"/>
    <w:rsid w:val="005351E1"/>
    <w:rsid w:val="00535C67"/>
    <w:rsid w:val="00535C95"/>
    <w:rsid w:val="005365AA"/>
    <w:rsid w:val="005371C0"/>
    <w:rsid w:val="0053746B"/>
    <w:rsid w:val="00541FA5"/>
    <w:rsid w:val="005421AC"/>
    <w:rsid w:val="00545A36"/>
    <w:rsid w:val="00546309"/>
    <w:rsid w:val="00547E5E"/>
    <w:rsid w:val="00550616"/>
    <w:rsid w:val="00551DBC"/>
    <w:rsid w:val="00552594"/>
    <w:rsid w:val="00552696"/>
    <w:rsid w:val="00552D9D"/>
    <w:rsid w:val="00553646"/>
    <w:rsid w:val="005537C3"/>
    <w:rsid w:val="00553CCC"/>
    <w:rsid w:val="00553D2E"/>
    <w:rsid w:val="005545D7"/>
    <w:rsid w:val="0055499C"/>
    <w:rsid w:val="00555CA5"/>
    <w:rsid w:val="00555E6C"/>
    <w:rsid w:val="0055614A"/>
    <w:rsid w:val="00557412"/>
    <w:rsid w:val="005604B1"/>
    <w:rsid w:val="00560983"/>
    <w:rsid w:val="00561497"/>
    <w:rsid w:val="0056218C"/>
    <w:rsid w:val="00563958"/>
    <w:rsid w:val="00563EE2"/>
    <w:rsid w:val="0056503C"/>
    <w:rsid w:val="00565B41"/>
    <w:rsid w:val="00566BCD"/>
    <w:rsid w:val="00567418"/>
    <w:rsid w:val="005676F7"/>
    <w:rsid w:val="005720DC"/>
    <w:rsid w:val="00574996"/>
    <w:rsid w:val="005758F8"/>
    <w:rsid w:val="00576F4D"/>
    <w:rsid w:val="0057740A"/>
    <w:rsid w:val="005807E6"/>
    <w:rsid w:val="005811E2"/>
    <w:rsid w:val="005813DD"/>
    <w:rsid w:val="00584FEF"/>
    <w:rsid w:val="00585704"/>
    <w:rsid w:val="00585928"/>
    <w:rsid w:val="005870EF"/>
    <w:rsid w:val="00587873"/>
    <w:rsid w:val="00587E96"/>
    <w:rsid w:val="00587FB9"/>
    <w:rsid w:val="00590BCF"/>
    <w:rsid w:val="005914C9"/>
    <w:rsid w:val="005920D4"/>
    <w:rsid w:val="005923AD"/>
    <w:rsid w:val="00592FA9"/>
    <w:rsid w:val="0059309F"/>
    <w:rsid w:val="00594678"/>
    <w:rsid w:val="00594B3C"/>
    <w:rsid w:val="0059536E"/>
    <w:rsid w:val="00595589"/>
    <w:rsid w:val="005956A5"/>
    <w:rsid w:val="00596024"/>
    <w:rsid w:val="00596FDE"/>
    <w:rsid w:val="00597231"/>
    <w:rsid w:val="005A1144"/>
    <w:rsid w:val="005A17A1"/>
    <w:rsid w:val="005A19AD"/>
    <w:rsid w:val="005A2B19"/>
    <w:rsid w:val="005A3E56"/>
    <w:rsid w:val="005A4454"/>
    <w:rsid w:val="005A459F"/>
    <w:rsid w:val="005A46F1"/>
    <w:rsid w:val="005A540E"/>
    <w:rsid w:val="005A65F5"/>
    <w:rsid w:val="005A758D"/>
    <w:rsid w:val="005A7FAE"/>
    <w:rsid w:val="005B09C3"/>
    <w:rsid w:val="005B15AF"/>
    <w:rsid w:val="005B1D4B"/>
    <w:rsid w:val="005B255E"/>
    <w:rsid w:val="005B27FB"/>
    <w:rsid w:val="005B2F24"/>
    <w:rsid w:val="005B4364"/>
    <w:rsid w:val="005B5BA5"/>
    <w:rsid w:val="005B61A7"/>
    <w:rsid w:val="005B71A9"/>
    <w:rsid w:val="005B7930"/>
    <w:rsid w:val="005C0271"/>
    <w:rsid w:val="005C086F"/>
    <w:rsid w:val="005C167C"/>
    <w:rsid w:val="005C27CA"/>
    <w:rsid w:val="005C2FFD"/>
    <w:rsid w:val="005C4667"/>
    <w:rsid w:val="005C51CF"/>
    <w:rsid w:val="005C577C"/>
    <w:rsid w:val="005C5F19"/>
    <w:rsid w:val="005C712F"/>
    <w:rsid w:val="005D19D5"/>
    <w:rsid w:val="005D1CDD"/>
    <w:rsid w:val="005D1DE0"/>
    <w:rsid w:val="005D2155"/>
    <w:rsid w:val="005D2CE8"/>
    <w:rsid w:val="005D3E89"/>
    <w:rsid w:val="005D4A7C"/>
    <w:rsid w:val="005D5766"/>
    <w:rsid w:val="005D5B68"/>
    <w:rsid w:val="005D6BD3"/>
    <w:rsid w:val="005D73F2"/>
    <w:rsid w:val="005D7EA9"/>
    <w:rsid w:val="005E0526"/>
    <w:rsid w:val="005E14AB"/>
    <w:rsid w:val="005E163B"/>
    <w:rsid w:val="005E22D9"/>
    <w:rsid w:val="005E3CC2"/>
    <w:rsid w:val="005E66A4"/>
    <w:rsid w:val="005E6CC9"/>
    <w:rsid w:val="005E7388"/>
    <w:rsid w:val="005E781F"/>
    <w:rsid w:val="005F2A0E"/>
    <w:rsid w:val="005F2E23"/>
    <w:rsid w:val="005F4A43"/>
    <w:rsid w:val="005F65FF"/>
    <w:rsid w:val="005F71D9"/>
    <w:rsid w:val="005F7B7F"/>
    <w:rsid w:val="00600967"/>
    <w:rsid w:val="00600D55"/>
    <w:rsid w:val="006010C6"/>
    <w:rsid w:val="00602376"/>
    <w:rsid w:val="00603297"/>
    <w:rsid w:val="00603EBC"/>
    <w:rsid w:val="00604BFA"/>
    <w:rsid w:val="006052A2"/>
    <w:rsid w:val="00605FFD"/>
    <w:rsid w:val="00606206"/>
    <w:rsid w:val="0060628C"/>
    <w:rsid w:val="00606636"/>
    <w:rsid w:val="00606675"/>
    <w:rsid w:val="00606B1F"/>
    <w:rsid w:val="00607ECA"/>
    <w:rsid w:val="006108F1"/>
    <w:rsid w:val="006121EB"/>
    <w:rsid w:val="00613A3F"/>
    <w:rsid w:val="006200B4"/>
    <w:rsid w:val="006203E2"/>
    <w:rsid w:val="006204A0"/>
    <w:rsid w:val="006210ED"/>
    <w:rsid w:val="006224C3"/>
    <w:rsid w:val="0062684C"/>
    <w:rsid w:val="00626CA7"/>
    <w:rsid w:val="006272F4"/>
    <w:rsid w:val="0063026D"/>
    <w:rsid w:val="00631992"/>
    <w:rsid w:val="00632893"/>
    <w:rsid w:val="00632CFB"/>
    <w:rsid w:val="0063340C"/>
    <w:rsid w:val="00634433"/>
    <w:rsid w:val="006360C7"/>
    <w:rsid w:val="00640A3A"/>
    <w:rsid w:val="00641AE0"/>
    <w:rsid w:val="006429DF"/>
    <w:rsid w:val="00642E72"/>
    <w:rsid w:val="006432B9"/>
    <w:rsid w:val="006457C1"/>
    <w:rsid w:val="00646111"/>
    <w:rsid w:val="006503A6"/>
    <w:rsid w:val="00650700"/>
    <w:rsid w:val="00650C89"/>
    <w:rsid w:val="006524B3"/>
    <w:rsid w:val="00652B35"/>
    <w:rsid w:val="00653089"/>
    <w:rsid w:val="006535E1"/>
    <w:rsid w:val="00653F13"/>
    <w:rsid w:val="00654E97"/>
    <w:rsid w:val="00655CCC"/>
    <w:rsid w:val="00656DA8"/>
    <w:rsid w:val="006574D9"/>
    <w:rsid w:val="00660C9E"/>
    <w:rsid w:val="00661CB5"/>
    <w:rsid w:val="00662C0D"/>
    <w:rsid w:val="00662FC7"/>
    <w:rsid w:val="0066515F"/>
    <w:rsid w:val="006652AF"/>
    <w:rsid w:val="00666E8B"/>
    <w:rsid w:val="00666F69"/>
    <w:rsid w:val="00667BAA"/>
    <w:rsid w:val="0067046B"/>
    <w:rsid w:val="00670777"/>
    <w:rsid w:val="00671EB5"/>
    <w:rsid w:val="00672A55"/>
    <w:rsid w:val="0067395A"/>
    <w:rsid w:val="006750C5"/>
    <w:rsid w:val="006751BC"/>
    <w:rsid w:val="00675392"/>
    <w:rsid w:val="00680281"/>
    <w:rsid w:val="00681933"/>
    <w:rsid w:val="00681B08"/>
    <w:rsid w:val="0068225A"/>
    <w:rsid w:val="006863C4"/>
    <w:rsid w:val="0068664F"/>
    <w:rsid w:val="00686B64"/>
    <w:rsid w:val="00686E08"/>
    <w:rsid w:val="00687B8A"/>
    <w:rsid w:val="006927F5"/>
    <w:rsid w:val="00692C22"/>
    <w:rsid w:val="00692F44"/>
    <w:rsid w:val="0069348F"/>
    <w:rsid w:val="00696221"/>
    <w:rsid w:val="00696347"/>
    <w:rsid w:val="006964D3"/>
    <w:rsid w:val="006979F7"/>
    <w:rsid w:val="006A01CB"/>
    <w:rsid w:val="006A34D0"/>
    <w:rsid w:val="006A3744"/>
    <w:rsid w:val="006A4F1E"/>
    <w:rsid w:val="006A7014"/>
    <w:rsid w:val="006A776D"/>
    <w:rsid w:val="006A7D95"/>
    <w:rsid w:val="006B07F0"/>
    <w:rsid w:val="006B08D5"/>
    <w:rsid w:val="006B11C6"/>
    <w:rsid w:val="006B3EFD"/>
    <w:rsid w:val="006B42EA"/>
    <w:rsid w:val="006B4973"/>
    <w:rsid w:val="006B5CFB"/>
    <w:rsid w:val="006B5EC8"/>
    <w:rsid w:val="006B703C"/>
    <w:rsid w:val="006B763E"/>
    <w:rsid w:val="006B7942"/>
    <w:rsid w:val="006B799D"/>
    <w:rsid w:val="006C0BDD"/>
    <w:rsid w:val="006C2C13"/>
    <w:rsid w:val="006C320D"/>
    <w:rsid w:val="006C43A3"/>
    <w:rsid w:val="006C47DC"/>
    <w:rsid w:val="006C5C09"/>
    <w:rsid w:val="006C709E"/>
    <w:rsid w:val="006C7B39"/>
    <w:rsid w:val="006D07B4"/>
    <w:rsid w:val="006D227C"/>
    <w:rsid w:val="006D3E33"/>
    <w:rsid w:val="006D4377"/>
    <w:rsid w:val="006D4B4C"/>
    <w:rsid w:val="006D4CB3"/>
    <w:rsid w:val="006D53B3"/>
    <w:rsid w:val="006D5986"/>
    <w:rsid w:val="006D715E"/>
    <w:rsid w:val="006D7A32"/>
    <w:rsid w:val="006D7BEA"/>
    <w:rsid w:val="006E01B0"/>
    <w:rsid w:val="006E05D2"/>
    <w:rsid w:val="006E095C"/>
    <w:rsid w:val="006E1497"/>
    <w:rsid w:val="006E295D"/>
    <w:rsid w:val="006E32C9"/>
    <w:rsid w:val="006E4C24"/>
    <w:rsid w:val="006E4CFB"/>
    <w:rsid w:val="006E7553"/>
    <w:rsid w:val="006F066B"/>
    <w:rsid w:val="006F0E14"/>
    <w:rsid w:val="006F1210"/>
    <w:rsid w:val="006F53AB"/>
    <w:rsid w:val="006F57D6"/>
    <w:rsid w:val="006F66AD"/>
    <w:rsid w:val="006F7861"/>
    <w:rsid w:val="0070218C"/>
    <w:rsid w:val="007028DA"/>
    <w:rsid w:val="00702DD4"/>
    <w:rsid w:val="0070355D"/>
    <w:rsid w:val="00704B9D"/>
    <w:rsid w:val="00705557"/>
    <w:rsid w:val="00705C31"/>
    <w:rsid w:val="007060FD"/>
    <w:rsid w:val="00706583"/>
    <w:rsid w:val="007076AF"/>
    <w:rsid w:val="00710E4F"/>
    <w:rsid w:val="00710FD5"/>
    <w:rsid w:val="0071119C"/>
    <w:rsid w:val="00711FAB"/>
    <w:rsid w:val="00712375"/>
    <w:rsid w:val="00712B79"/>
    <w:rsid w:val="00713A64"/>
    <w:rsid w:val="007208FE"/>
    <w:rsid w:val="00720B79"/>
    <w:rsid w:val="00720DD2"/>
    <w:rsid w:val="00720EE4"/>
    <w:rsid w:val="0072108D"/>
    <w:rsid w:val="00721CDC"/>
    <w:rsid w:val="00721E78"/>
    <w:rsid w:val="007221E2"/>
    <w:rsid w:val="007229CD"/>
    <w:rsid w:val="00722E72"/>
    <w:rsid w:val="007248A7"/>
    <w:rsid w:val="00724BC0"/>
    <w:rsid w:val="00725D9C"/>
    <w:rsid w:val="00726FB1"/>
    <w:rsid w:val="007272C2"/>
    <w:rsid w:val="007276E6"/>
    <w:rsid w:val="0072786A"/>
    <w:rsid w:val="00727AFD"/>
    <w:rsid w:val="00727EF4"/>
    <w:rsid w:val="0073116D"/>
    <w:rsid w:val="007313CF"/>
    <w:rsid w:val="00731512"/>
    <w:rsid w:val="00731945"/>
    <w:rsid w:val="007331E7"/>
    <w:rsid w:val="00733425"/>
    <w:rsid w:val="00733DA3"/>
    <w:rsid w:val="00733E93"/>
    <w:rsid w:val="0073414C"/>
    <w:rsid w:val="00736055"/>
    <w:rsid w:val="00737ACB"/>
    <w:rsid w:val="007400DC"/>
    <w:rsid w:val="007421C5"/>
    <w:rsid w:val="007425BA"/>
    <w:rsid w:val="007448E7"/>
    <w:rsid w:val="00744A03"/>
    <w:rsid w:val="007456F0"/>
    <w:rsid w:val="00745F23"/>
    <w:rsid w:val="00746624"/>
    <w:rsid w:val="00747402"/>
    <w:rsid w:val="007478BD"/>
    <w:rsid w:val="00750670"/>
    <w:rsid w:val="007514EE"/>
    <w:rsid w:val="007530A7"/>
    <w:rsid w:val="00753BF2"/>
    <w:rsid w:val="00753F07"/>
    <w:rsid w:val="00755273"/>
    <w:rsid w:val="007552B1"/>
    <w:rsid w:val="00755FC9"/>
    <w:rsid w:val="00756B93"/>
    <w:rsid w:val="007602FC"/>
    <w:rsid w:val="00761B1A"/>
    <w:rsid w:val="00761BBF"/>
    <w:rsid w:val="007629F1"/>
    <w:rsid w:val="00762EBF"/>
    <w:rsid w:val="0076334A"/>
    <w:rsid w:val="007639F6"/>
    <w:rsid w:val="00763FD9"/>
    <w:rsid w:val="0076444B"/>
    <w:rsid w:val="00764CBC"/>
    <w:rsid w:val="00764CC5"/>
    <w:rsid w:val="00765AE8"/>
    <w:rsid w:val="00765B75"/>
    <w:rsid w:val="007666C1"/>
    <w:rsid w:val="00766F40"/>
    <w:rsid w:val="00767AD2"/>
    <w:rsid w:val="00770D23"/>
    <w:rsid w:val="0077341D"/>
    <w:rsid w:val="007735F4"/>
    <w:rsid w:val="00773DF0"/>
    <w:rsid w:val="00774DF0"/>
    <w:rsid w:val="00775AF5"/>
    <w:rsid w:val="0077628F"/>
    <w:rsid w:val="00776657"/>
    <w:rsid w:val="007770D7"/>
    <w:rsid w:val="007777D0"/>
    <w:rsid w:val="00777C69"/>
    <w:rsid w:val="00777FC5"/>
    <w:rsid w:val="00780569"/>
    <w:rsid w:val="00780F76"/>
    <w:rsid w:val="00781035"/>
    <w:rsid w:val="00781FCF"/>
    <w:rsid w:val="00782360"/>
    <w:rsid w:val="00782450"/>
    <w:rsid w:val="007832AA"/>
    <w:rsid w:val="00785B92"/>
    <w:rsid w:val="0078625A"/>
    <w:rsid w:val="0078686A"/>
    <w:rsid w:val="00787D01"/>
    <w:rsid w:val="00790CC6"/>
    <w:rsid w:val="007911D1"/>
    <w:rsid w:val="00791580"/>
    <w:rsid w:val="007916D3"/>
    <w:rsid w:val="00791C47"/>
    <w:rsid w:val="00791F89"/>
    <w:rsid w:val="00792259"/>
    <w:rsid w:val="007952E7"/>
    <w:rsid w:val="00795651"/>
    <w:rsid w:val="00795657"/>
    <w:rsid w:val="0079569F"/>
    <w:rsid w:val="00795C24"/>
    <w:rsid w:val="007964CB"/>
    <w:rsid w:val="00796834"/>
    <w:rsid w:val="007A12B1"/>
    <w:rsid w:val="007A1E07"/>
    <w:rsid w:val="007A286A"/>
    <w:rsid w:val="007A29E1"/>
    <w:rsid w:val="007A344A"/>
    <w:rsid w:val="007A3A8A"/>
    <w:rsid w:val="007A4127"/>
    <w:rsid w:val="007A45B5"/>
    <w:rsid w:val="007A4AAC"/>
    <w:rsid w:val="007A67F2"/>
    <w:rsid w:val="007A6A8C"/>
    <w:rsid w:val="007B01CB"/>
    <w:rsid w:val="007B0AB0"/>
    <w:rsid w:val="007B1CF5"/>
    <w:rsid w:val="007B2912"/>
    <w:rsid w:val="007B2B22"/>
    <w:rsid w:val="007B3A08"/>
    <w:rsid w:val="007B4069"/>
    <w:rsid w:val="007B4712"/>
    <w:rsid w:val="007B57B4"/>
    <w:rsid w:val="007B582E"/>
    <w:rsid w:val="007B5BD4"/>
    <w:rsid w:val="007B5E6E"/>
    <w:rsid w:val="007B5FF8"/>
    <w:rsid w:val="007B72D1"/>
    <w:rsid w:val="007B7E86"/>
    <w:rsid w:val="007C09C7"/>
    <w:rsid w:val="007C0AE2"/>
    <w:rsid w:val="007C14BA"/>
    <w:rsid w:val="007C21C2"/>
    <w:rsid w:val="007C2EF0"/>
    <w:rsid w:val="007C30DF"/>
    <w:rsid w:val="007C4C89"/>
    <w:rsid w:val="007C6004"/>
    <w:rsid w:val="007C61B8"/>
    <w:rsid w:val="007C6544"/>
    <w:rsid w:val="007C6A59"/>
    <w:rsid w:val="007C6BBE"/>
    <w:rsid w:val="007C73B2"/>
    <w:rsid w:val="007C749C"/>
    <w:rsid w:val="007C7DCC"/>
    <w:rsid w:val="007D0F71"/>
    <w:rsid w:val="007D1565"/>
    <w:rsid w:val="007D2709"/>
    <w:rsid w:val="007D2824"/>
    <w:rsid w:val="007D3594"/>
    <w:rsid w:val="007D4806"/>
    <w:rsid w:val="007D4E4D"/>
    <w:rsid w:val="007D6002"/>
    <w:rsid w:val="007D63D3"/>
    <w:rsid w:val="007D6E33"/>
    <w:rsid w:val="007D7FD7"/>
    <w:rsid w:val="007E27E9"/>
    <w:rsid w:val="007E28E2"/>
    <w:rsid w:val="007E4D39"/>
    <w:rsid w:val="007E4E80"/>
    <w:rsid w:val="007E541C"/>
    <w:rsid w:val="007E6CD9"/>
    <w:rsid w:val="007E7861"/>
    <w:rsid w:val="007F0191"/>
    <w:rsid w:val="007F12B2"/>
    <w:rsid w:val="007F15F0"/>
    <w:rsid w:val="007F3102"/>
    <w:rsid w:val="007F390A"/>
    <w:rsid w:val="007F4C46"/>
    <w:rsid w:val="007F52BC"/>
    <w:rsid w:val="007F5B63"/>
    <w:rsid w:val="007F60D1"/>
    <w:rsid w:val="007F6741"/>
    <w:rsid w:val="007F6772"/>
    <w:rsid w:val="007F70CC"/>
    <w:rsid w:val="007F73F0"/>
    <w:rsid w:val="00800F06"/>
    <w:rsid w:val="008023BB"/>
    <w:rsid w:val="008026FA"/>
    <w:rsid w:val="00802C16"/>
    <w:rsid w:val="00804C4C"/>
    <w:rsid w:val="00806080"/>
    <w:rsid w:val="0080795E"/>
    <w:rsid w:val="00807981"/>
    <w:rsid w:val="00807C8F"/>
    <w:rsid w:val="0081028C"/>
    <w:rsid w:val="008106C5"/>
    <w:rsid w:val="00811891"/>
    <w:rsid w:val="00811E5C"/>
    <w:rsid w:val="008125B4"/>
    <w:rsid w:val="008125F4"/>
    <w:rsid w:val="00812753"/>
    <w:rsid w:val="00813AE8"/>
    <w:rsid w:val="00814026"/>
    <w:rsid w:val="00814201"/>
    <w:rsid w:val="0081606A"/>
    <w:rsid w:val="00816AB1"/>
    <w:rsid w:val="00816FD0"/>
    <w:rsid w:val="00817D3C"/>
    <w:rsid w:val="0082091B"/>
    <w:rsid w:val="008210AC"/>
    <w:rsid w:val="0082114D"/>
    <w:rsid w:val="00821797"/>
    <w:rsid w:val="0082393E"/>
    <w:rsid w:val="00823A22"/>
    <w:rsid w:val="00825B74"/>
    <w:rsid w:val="00826ECC"/>
    <w:rsid w:val="008279D1"/>
    <w:rsid w:val="00832295"/>
    <w:rsid w:val="00833422"/>
    <w:rsid w:val="008337D5"/>
    <w:rsid w:val="0083519D"/>
    <w:rsid w:val="00836335"/>
    <w:rsid w:val="00837572"/>
    <w:rsid w:val="00840D8E"/>
    <w:rsid w:val="00841068"/>
    <w:rsid w:val="00841822"/>
    <w:rsid w:val="00841A0B"/>
    <w:rsid w:val="00841AC8"/>
    <w:rsid w:val="00841F1B"/>
    <w:rsid w:val="008441F0"/>
    <w:rsid w:val="0084507B"/>
    <w:rsid w:val="008458A1"/>
    <w:rsid w:val="00845CF0"/>
    <w:rsid w:val="00846EC7"/>
    <w:rsid w:val="00847316"/>
    <w:rsid w:val="0085015E"/>
    <w:rsid w:val="008506B4"/>
    <w:rsid w:val="00850ED1"/>
    <w:rsid w:val="00852BFC"/>
    <w:rsid w:val="008535B2"/>
    <w:rsid w:val="00855A94"/>
    <w:rsid w:val="00856781"/>
    <w:rsid w:val="00857DD8"/>
    <w:rsid w:val="00857E04"/>
    <w:rsid w:val="00860262"/>
    <w:rsid w:val="00862823"/>
    <w:rsid w:val="00862DC8"/>
    <w:rsid w:val="0086365A"/>
    <w:rsid w:val="00864275"/>
    <w:rsid w:val="0086546B"/>
    <w:rsid w:val="00866624"/>
    <w:rsid w:val="00867691"/>
    <w:rsid w:val="0087052E"/>
    <w:rsid w:val="008712DF"/>
    <w:rsid w:val="008721CC"/>
    <w:rsid w:val="00873F44"/>
    <w:rsid w:val="00874AEF"/>
    <w:rsid w:val="00874C21"/>
    <w:rsid w:val="00874E50"/>
    <w:rsid w:val="00874FFF"/>
    <w:rsid w:val="0087554A"/>
    <w:rsid w:val="00875C79"/>
    <w:rsid w:val="00875EA1"/>
    <w:rsid w:val="008803D1"/>
    <w:rsid w:val="00880892"/>
    <w:rsid w:val="008814E2"/>
    <w:rsid w:val="00881BD5"/>
    <w:rsid w:val="00882953"/>
    <w:rsid w:val="00882E81"/>
    <w:rsid w:val="0088341B"/>
    <w:rsid w:val="00884AB6"/>
    <w:rsid w:val="00884D12"/>
    <w:rsid w:val="00884F58"/>
    <w:rsid w:val="00885242"/>
    <w:rsid w:val="00885800"/>
    <w:rsid w:val="00885BD0"/>
    <w:rsid w:val="00885E6E"/>
    <w:rsid w:val="00885F99"/>
    <w:rsid w:val="008875B8"/>
    <w:rsid w:val="00890377"/>
    <w:rsid w:val="008917DA"/>
    <w:rsid w:val="00892E99"/>
    <w:rsid w:val="00893232"/>
    <w:rsid w:val="0089364F"/>
    <w:rsid w:val="00894308"/>
    <w:rsid w:val="008953BA"/>
    <w:rsid w:val="00895CC1"/>
    <w:rsid w:val="00896325"/>
    <w:rsid w:val="00897777"/>
    <w:rsid w:val="00897C89"/>
    <w:rsid w:val="00897DDC"/>
    <w:rsid w:val="008A08A2"/>
    <w:rsid w:val="008A1986"/>
    <w:rsid w:val="008A239C"/>
    <w:rsid w:val="008A3085"/>
    <w:rsid w:val="008A37DB"/>
    <w:rsid w:val="008A4B85"/>
    <w:rsid w:val="008A500A"/>
    <w:rsid w:val="008A6C92"/>
    <w:rsid w:val="008A6E81"/>
    <w:rsid w:val="008A77FE"/>
    <w:rsid w:val="008B0AFD"/>
    <w:rsid w:val="008B30DC"/>
    <w:rsid w:val="008B4754"/>
    <w:rsid w:val="008B4ED1"/>
    <w:rsid w:val="008B5EFA"/>
    <w:rsid w:val="008B6A3F"/>
    <w:rsid w:val="008B6BE8"/>
    <w:rsid w:val="008C06DA"/>
    <w:rsid w:val="008C106D"/>
    <w:rsid w:val="008C1596"/>
    <w:rsid w:val="008C2C54"/>
    <w:rsid w:val="008C2EED"/>
    <w:rsid w:val="008C3985"/>
    <w:rsid w:val="008C3989"/>
    <w:rsid w:val="008C45EC"/>
    <w:rsid w:val="008C4A3E"/>
    <w:rsid w:val="008C5259"/>
    <w:rsid w:val="008C5F82"/>
    <w:rsid w:val="008C681A"/>
    <w:rsid w:val="008C6D04"/>
    <w:rsid w:val="008D0E44"/>
    <w:rsid w:val="008D23AE"/>
    <w:rsid w:val="008D23F3"/>
    <w:rsid w:val="008D3EC7"/>
    <w:rsid w:val="008D4759"/>
    <w:rsid w:val="008D4835"/>
    <w:rsid w:val="008D5060"/>
    <w:rsid w:val="008D629C"/>
    <w:rsid w:val="008D6569"/>
    <w:rsid w:val="008D675C"/>
    <w:rsid w:val="008D7109"/>
    <w:rsid w:val="008E29FF"/>
    <w:rsid w:val="008E385F"/>
    <w:rsid w:val="008E39D7"/>
    <w:rsid w:val="008E3BEA"/>
    <w:rsid w:val="008E4700"/>
    <w:rsid w:val="008E4DF1"/>
    <w:rsid w:val="008E618D"/>
    <w:rsid w:val="008E64D5"/>
    <w:rsid w:val="008E738C"/>
    <w:rsid w:val="008E767F"/>
    <w:rsid w:val="008E76C2"/>
    <w:rsid w:val="008F1A55"/>
    <w:rsid w:val="008F2487"/>
    <w:rsid w:val="008F2F30"/>
    <w:rsid w:val="008F37FA"/>
    <w:rsid w:val="008F42F2"/>
    <w:rsid w:val="008F45DB"/>
    <w:rsid w:val="008F4933"/>
    <w:rsid w:val="008F55B1"/>
    <w:rsid w:val="008F5A9A"/>
    <w:rsid w:val="008F756B"/>
    <w:rsid w:val="008F7751"/>
    <w:rsid w:val="008F7D9B"/>
    <w:rsid w:val="008F7F3B"/>
    <w:rsid w:val="009007A9"/>
    <w:rsid w:val="0090111A"/>
    <w:rsid w:val="00901580"/>
    <w:rsid w:val="009015FB"/>
    <w:rsid w:val="00901F6F"/>
    <w:rsid w:val="00902004"/>
    <w:rsid w:val="009023C1"/>
    <w:rsid w:val="00906AE1"/>
    <w:rsid w:val="00906C44"/>
    <w:rsid w:val="00907A51"/>
    <w:rsid w:val="00907AC2"/>
    <w:rsid w:val="00910533"/>
    <w:rsid w:val="00910BCF"/>
    <w:rsid w:val="009120C8"/>
    <w:rsid w:val="00912339"/>
    <w:rsid w:val="009123CA"/>
    <w:rsid w:val="00912BC1"/>
    <w:rsid w:val="00913B06"/>
    <w:rsid w:val="009151D6"/>
    <w:rsid w:val="009155FB"/>
    <w:rsid w:val="00916F4D"/>
    <w:rsid w:val="0091743B"/>
    <w:rsid w:val="009204B7"/>
    <w:rsid w:val="00920A45"/>
    <w:rsid w:val="00920C0D"/>
    <w:rsid w:val="009216ED"/>
    <w:rsid w:val="0092254A"/>
    <w:rsid w:val="009228D8"/>
    <w:rsid w:val="00923763"/>
    <w:rsid w:val="00925A4F"/>
    <w:rsid w:val="00926C37"/>
    <w:rsid w:val="009278DD"/>
    <w:rsid w:val="00930BE6"/>
    <w:rsid w:val="00930D02"/>
    <w:rsid w:val="00931810"/>
    <w:rsid w:val="00932A3C"/>
    <w:rsid w:val="0093523F"/>
    <w:rsid w:val="009362CA"/>
    <w:rsid w:val="0093676E"/>
    <w:rsid w:val="00936DF2"/>
    <w:rsid w:val="00937A08"/>
    <w:rsid w:val="00937AC7"/>
    <w:rsid w:val="009404C2"/>
    <w:rsid w:val="009407AD"/>
    <w:rsid w:val="009408FB"/>
    <w:rsid w:val="00940CBE"/>
    <w:rsid w:val="00940CC9"/>
    <w:rsid w:val="0094135D"/>
    <w:rsid w:val="00941A53"/>
    <w:rsid w:val="00941F30"/>
    <w:rsid w:val="00942098"/>
    <w:rsid w:val="009424F3"/>
    <w:rsid w:val="00942C20"/>
    <w:rsid w:val="009434D8"/>
    <w:rsid w:val="00943E00"/>
    <w:rsid w:val="00945FD4"/>
    <w:rsid w:val="009469F0"/>
    <w:rsid w:val="00947642"/>
    <w:rsid w:val="00950E72"/>
    <w:rsid w:val="009514EF"/>
    <w:rsid w:val="00952238"/>
    <w:rsid w:val="00952B14"/>
    <w:rsid w:val="00956445"/>
    <w:rsid w:val="0096027F"/>
    <w:rsid w:val="00960C90"/>
    <w:rsid w:val="00963BCE"/>
    <w:rsid w:val="00963D6C"/>
    <w:rsid w:val="00964A79"/>
    <w:rsid w:val="00966035"/>
    <w:rsid w:val="00967F6F"/>
    <w:rsid w:val="00970B2A"/>
    <w:rsid w:val="00971BA2"/>
    <w:rsid w:val="00972AE9"/>
    <w:rsid w:val="00972BD6"/>
    <w:rsid w:val="009748CE"/>
    <w:rsid w:val="00975222"/>
    <w:rsid w:val="0098071B"/>
    <w:rsid w:val="00980AE6"/>
    <w:rsid w:val="00980BF4"/>
    <w:rsid w:val="00981100"/>
    <w:rsid w:val="009824E5"/>
    <w:rsid w:val="00982A5E"/>
    <w:rsid w:val="00982F15"/>
    <w:rsid w:val="00984607"/>
    <w:rsid w:val="009855EF"/>
    <w:rsid w:val="009858B7"/>
    <w:rsid w:val="009870B5"/>
    <w:rsid w:val="009876E3"/>
    <w:rsid w:val="00987CAF"/>
    <w:rsid w:val="00991876"/>
    <w:rsid w:val="009936E5"/>
    <w:rsid w:val="0099404B"/>
    <w:rsid w:val="00996EB2"/>
    <w:rsid w:val="009A08B1"/>
    <w:rsid w:val="009A0948"/>
    <w:rsid w:val="009A2ADD"/>
    <w:rsid w:val="009A3001"/>
    <w:rsid w:val="009A49CA"/>
    <w:rsid w:val="009A4DEB"/>
    <w:rsid w:val="009A5CC0"/>
    <w:rsid w:val="009A62FF"/>
    <w:rsid w:val="009A6530"/>
    <w:rsid w:val="009A6F8A"/>
    <w:rsid w:val="009A74AE"/>
    <w:rsid w:val="009A7B69"/>
    <w:rsid w:val="009B0CBB"/>
    <w:rsid w:val="009B10BF"/>
    <w:rsid w:val="009B1BD8"/>
    <w:rsid w:val="009B3CED"/>
    <w:rsid w:val="009B4A1E"/>
    <w:rsid w:val="009B4CC7"/>
    <w:rsid w:val="009B4DA9"/>
    <w:rsid w:val="009B6D8A"/>
    <w:rsid w:val="009B6F75"/>
    <w:rsid w:val="009B707F"/>
    <w:rsid w:val="009B7F74"/>
    <w:rsid w:val="009C0BAC"/>
    <w:rsid w:val="009C18B0"/>
    <w:rsid w:val="009C23F2"/>
    <w:rsid w:val="009C3D92"/>
    <w:rsid w:val="009C46E2"/>
    <w:rsid w:val="009C4727"/>
    <w:rsid w:val="009C4CBC"/>
    <w:rsid w:val="009C751F"/>
    <w:rsid w:val="009C7870"/>
    <w:rsid w:val="009C7AEB"/>
    <w:rsid w:val="009D1057"/>
    <w:rsid w:val="009D37B9"/>
    <w:rsid w:val="009D5A4C"/>
    <w:rsid w:val="009E5D6F"/>
    <w:rsid w:val="009E61F9"/>
    <w:rsid w:val="009E6FE8"/>
    <w:rsid w:val="009E709B"/>
    <w:rsid w:val="009E7B54"/>
    <w:rsid w:val="009E7F03"/>
    <w:rsid w:val="009F127A"/>
    <w:rsid w:val="009F1A21"/>
    <w:rsid w:val="009F20DB"/>
    <w:rsid w:val="009F2EED"/>
    <w:rsid w:val="009F44BD"/>
    <w:rsid w:val="009F62F3"/>
    <w:rsid w:val="009F764C"/>
    <w:rsid w:val="00A0005D"/>
    <w:rsid w:val="00A009B4"/>
    <w:rsid w:val="00A01767"/>
    <w:rsid w:val="00A021A1"/>
    <w:rsid w:val="00A026FC"/>
    <w:rsid w:val="00A03464"/>
    <w:rsid w:val="00A046A0"/>
    <w:rsid w:val="00A05AC5"/>
    <w:rsid w:val="00A0616D"/>
    <w:rsid w:val="00A06E0B"/>
    <w:rsid w:val="00A113C4"/>
    <w:rsid w:val="00A120D0"/>
    <w:rsid w:val="00A1217F"/>
    <w:rsid w:val="00A1241E"/>
    <w:rsid w:val="00A126F5"/>
    <w:rsid w:val="00A12B89"/>
    <w:rsid w:val="00A13D64"/>
    <w:rsid w:val="00A150EB"/>
    <w:rsid w:val="00A152D1"/>
    <w:rsid w:val="00A15ABF"/>
    <w:rsid w:val="00A15C3C"/>
    <w:rsid w:val="00A16775"/>
    <w:rsid w:val="00A2043E"/>
    <w:rsid w:val="00A20800"/>
    <w:rsid w:val="00A21F9F"/>
    <w:rsid w:val="00A227CC"/>
    <w:rsid w:val="00A22FFD"/>
    <w:rsid w:val="00A23AD5"/>
    <w:rsid w:val="00A2446B"/>
    <w:rsid w:val="00A26C64"/>
    <w:rsid w:val="00A26D27"/>
    <w:rsid w:val="00A26E6E"/>
    <w:rsid w:val="00A277B3"/>
    <w:rsid w:val="00A30B71"/>
    <w:rsid w:val="00A3213D"/>
    <w:rsid w:val="00A3252E"/>
    <w:rsid w:val="00A33673"/>
    <w:rsid w:val="00A34476"/>
    <w:rsid w:val="00A348EA"/>
    <w:rsid w:val="00A35A2E"/>
    <w:rsid w:val="00A3690F"/>
    <w:rsid w:val="00A3702A"/>
    <w:rsid w:val="00A37A33"/>
    <w:rsid w:val="00A37FB7"/>
    <w:rsid w:val="00A40334"/>
    <w:rsid w:val="00A40E55"/>
    <w:rsid w:val="00A430F2"/>
    <w:rsid w:val="00A43121"/>
    <w:rsid w:val="00A43AA7"/>
    <w:rsid w:val="00A444AC"/>
    <w:rsid w:val="00A44888"/>
    <w:rsid w:val="00A44B78"/>
    <w:rsid w:val="00A44BE4"/>
    <w:rsid w:val="00A453E4"/>
    <w:rsid w:val="00A4556C"/>
    <w:rsid w:val="00A45627"/>
    <w:rsid w:val="00A4567B"/>
    <w:rsid w:val="00A45D39"/>
    <w:rsid w:val="00A47AD1"/>
    <w:rsid w:val="00A47C8D"/>
    <w:rsid w:val="00A50AC8"/>
    <w:rsid w:val="00A51D09"/>
    <w:rsid w:val="00A52545"/>
    <w:rsid w:val="00A53154"/>
    <w:rsid w:val="00A53690"/>
    <w:rsid w:val="00A57405"/>
    <w:rsid w:val="00A5751E"/>
    <w:rsid w:val="00A60453"/>
    <w:rsid w:val="00A61322"/>
    <w:rsid w:val="00A62B7C"/>
    <w:rsid w:val="00A630F1"/>
    <w:rsid w:val="00A634AD"/>
    <w:rsid w:val="00A63F6C"/>
    <w:rsid w:val="00A64D0E"/>
    <w:rsid w:val="00A6537A"/>
    <w:rsid w:val="00A65EAF"/>
    <w:rsid w:val="00A66A84"/>
    <w:rsid w:val="00A67B3D"/>
    <w:rsid w:val="00A71190"/>
    <w:rsid w:val="00A71BC5"/>
    <w:rsid w:val="00A72639"/>
    <w:rsid w:val="00A733C3"/>
    <w:rsid w:val="00A73824"/>
    <w:rsid w:val="00A74189"/>
    <w:rsid w:val="00A741C3"/>
    <w:rsid w:val="00A7425F"/>
    <w:rsid w:val="00A7630D"/>
    <w:rsid w:val="00A80F37"/>
    <w:rsid w:val="00A8103C"/>
    <w:rsid w:val="00A829ED"/>
    <w:rsid w:val="00A851EA"/>
    <w:rsid w:val="00A85A0F"/>
    <w:rsid w:val="00A85E78"/>
    <w:rsid w:val="00A86329"/>
    <w:rsid w:val="00A86B91"/>
    <w:rsid w:val="00A87282"/>
    <w:rsid w:val="00A873AC"/>
    <w:rsid w:val="00A92153"/>
    <w:rsid w:val="00A92364"/>
    <w:rsid w:val="00A92BA3"/>
    <w:rsid w:val="00A93AB0"/>
    <w:rsid w:val="00A93DB7"/>
    <w:rsid w:val="00A94DC2"/>
    <w:rsid w:val="00A95D25"/>
    <w:rsid w:val="00A967DA"/>
    <w:rsid w:val="00A97425"/>
    <w:rsid w:val="00AA19BA"/>
    <w:rsid w:val="00AA2C37"/>
    <w:rsid w:val="00AA3EC5"/>
    <w:rsid w:val="00AA4167"/>
    <w:rsid w:val="00AA433D"/>
    <w:rsid w:val="00AA5546"/>
    <w:rsid w:val="00AA71D0"/>
    <w:rsid w:val="00AB0AC3"/>
    <w:rsid w:val="00AB0FCA"/>
    <w:rsid w:val="00AB2319"/>
    <w:rsid w:val="00AB296F"/>
    <w:rsid w:val="00AB3BEE"/>
    <w:rsid w:val="00AB4870"/>
    <w:rsid w:val="00AB4ED5"/>
    <w:rsid w:val="00AB4EF5"/>
    <w:rsid w:val="00AB519D"/>
    <w:rsid w:val="00AB5BA1"/>
    <w:rsid w:val="00AB6D24"/>
    <w:rsid w:val="00AB70C7"/>
    <w:rsid w:val="00AB74B7"/>
    <w:rsid w:val="00AB7D04"/>
    <w:rsid w:val="00AB7DAF"/>
    <w:rsid w:val="00AC0652"/>
    <w:rsid w:val="00AC0712"/>
    <w:rsid w:val="00AC14AA"/>
    <w:rsid w:val="00AC363A"/>
    <w:rsid w:val="00AC3C0E"/>
    <w:rsid w:val="00AC41E9"/>
    <w:rsid w:val="00AC4306"/>
    <w:rsid w:val="00AC4A20"/>
    <w:rsid w:val="00AC5072"/>
    <w:rsid w:val="00AC5BCF"/>
    <w:rsid w:val="00AC6699"/>
    <w:rsid w:val="00AC7F30"/>
    <w:rsid w:val="00AD00CA"/>
    <w:rsid w:val="00AD041E"/>
    <w:rsid w:val="00AD108B"/>
    <w:rsid w:val="00AD13F8"/>
    <w:rsid w:val="00AD158F"/>
    <w:rsid w:val="00AD16DA"/>
    <w:rsid w:val="00AD1C68"/>
    <w:rsid w:val="00AD3051"/>
    <w:rsid w:val="00AD63AA"/>
    <w:rsid w:val="00AD67C2"/>
    <w:rsid w:val="00AD681B"/>
    <w:rsid w:val="00AD6C3D"/>
    <w:rsid w:val="00AD6E71"/>
    <w:rsid w:val="00AD72F2"/>
    <w:rsid w:val="00AD7FA1"/>
    <w:rsid w:val="00AE0828"/>
    <w:rsid w:val="00AE1E34"/>
    <w:rsid w:val="00AE1FC2"/>
    <w:rsid w:val="00AE3899"/>
    <w:rsid w:val="00AE4606"/>
    <w:rsid w:val="00AE4702"/>
    <w:rsid w:val="00AE61E1"/>
    <w:rsid w:val="00AE77D3"/>
    <w:rsid w:val="00AE7C34"/>
    <w:rsid w:val="00AF0A71"/>
    <w:rsid w:val="00AF239E"/>
    <w:rsid w:val="00AF28D6"/>
    <w:rsid w:val="00AF4D96"/>
    <w:rsid w:val="00AF4DB5"/>
    <w:rsid w:val="00AF716D"/>
    <w:rsid w:val="00AF74D8"/>
    <w:rsid w:val="00AF778C"/>
    <w:rsid w:val="00AF7DC5"/>
    <w:rsid w:val="00AF7F95"/>
    <w:rsid w:val="00B01BDF"/>
    <w:rsid w:val="00B02FD5"/>
    <w:rsid w:val="00B03B86"/>
    <w:rsid w:val="00B04F46"/>
    <w:rsid w:val="00B063ED"/>
    <w:rsid w:val="00B065C0"/>
    <w:rsid w:val="00B070E8"/>
    <w:rsid w:val="00B07E7E"/>
    <w:rsid w:val="00B10229"/>
    <w:rsid w:val="00B11210"/>
    <w:rsid w:val="00B115DE"/>
    <w:rsid w:val="00B12104"/>
    <w:rsid w:val="00B12A76"/>
    <w:rsid w:val="00B13927"/>
    <w:rsid w:val="00B13928"/>
    <w:rsid w:val="00B13C4D"/>
    <w:rsid w:val="00B14EAE"/>
    <w:rsid w:val="00B16A9B"/>
    <w:rsid w:val="00B17901"/>
    <w:rsid w:val="00B17D72"/>
    <w:rsid w:val="00B200D3"/>
    <w:rsid w:val="00B200F6"/>
    <w:rsid w:val="00B20A53"/>
    <w:rsid w:val="00B20EEB"/>
    <w:rsid w:val="00B2200B"/>
    <w:rsid w:val="00B236E2"/>
    <w:rsid w:val="00B24A09"/>
    <w:rsid w:val="00B24F0A"/>
    <w:rsid w:val="00B26BDB"/>
    <w:rsid w:val="00B33A75"/>
    <w:rsid w:val="00B33AC0"/>
    <w:rsid w:val="00B40020"/>
    <w:rsid w:val="00B421F5"/>
    <w:rsid w:val="00B42294"/>
    <w:rsid w:val="00B42E07"/>
    <w:rsid w:val="00B44572"/>
    <w:rsid w:val="00B44A97"/>
    <w:rsid w:val="00B44B6E"/>
    <w:rsid w:val="00B45A8A"/>
    <w:rsid w:val="00B4691C"/>
    <w:rsid w:val="00B46A02"/>
    <w:rsid w:val="00B47570"/>
    <w:rsid w:val="00B509CE"/>
    <w:rsid w:val="00B5171D"/>
    <w:rsid w:val="00B52BA5"/>
    <w:rsid w:val="00B53104"/>
    <w:rsid w:val="00B53609"/>
    <w:rsid w:val="00B56315"/>
    <w:rsid w:val="00B57028"/>
    <w:rsid w:val="00B61894"/>
    <w:rsid w:val="00B6242F"/>
    <w:rsid w:val="00B627A6"/>
    <w:rsid w:val="00B63B3E"/>
    <w:rsid w:val="00B63FDB"/>
    <w:rsid w:val="00B64016"/>
    <w:rsid w:val="00B64388"/>
    <w:rsid w:val="00B64A11"/>
    <w:rsid w:val="00B65F0E"/>
    <w:rsid w:val="00B67903"/>
    <w:rsid w:val="00B67940"/>
    <w:rsid w:val="00B709E4"/>
    <w:rsid w:val="00B70C4C"/>
    <w:rsid w:val="00B71535"/>
    <w:rsid w:val="00B7170C"/>
    <w:rsid w:val="00B71D23"/>
    <w:rsid w:val="00B72208"/>
    <w:rsid w:val="00B72478"/>
    <w:rsid w:val="00B7397D"/>
    <w:rsid w:val="00B73A8D"/>
    <w:rsid w:val="00B742FB"/>
    <w:rsid w:val="00B75B34"/>
    <w:rsid w:val="00B76D15"/>
    <w:rsid w:val="00B7765E"/>
    <w:rsid w:val="00B811D3"/>
    <w:rsid w:val="00B82AD4"/>
    <w:rsid w:val="00B83078"/>
    <w:rsid w:val="00B8314A"/>
    <w:rsid w:val="00B83DC3"/>
    <w:rsid w:val="00B845D0"/>
    <w:rsid w:val="00B85936"/>
    <w:rsid w:val="00B87104"/>
    <w:rsid w:val="00B90438"/>
    <w:rsid w:val="00B90D64"/>
    <w:rsid w:val="00B9137C"/>
    <w:rsid w:val="00B91C8D"/>
    <w:rsid w:val="00B9205F"/>
    <w:rsid w:val="00B924C3"/>
    <w:rsid w:val="00B93998"/>
    <w:rsid w:val="00B93A3E"/>
    <w:rsid w:val="00B940B3"/>
    <w:rsid w:val="00B94D37"/>
    <w:rsid w:val="00B954A7"/>
    <w:rsid w:val="00B95687"/>
    <w:rsid w:val="00B956E4"/>
    <w:rsid w:val="00B95FA4"/>
    <w:rsid w:val="00B96DEE"/>
    <w:rsid w:val="00BA08C4"/>
    <w:rsid w:val="00BA1C69"/>
    <w:rsid w:val="00BA2057"/>
    <w:rsid w:val="00BA68B1"/>
    <w:rsid w:val="00BA77D0"/>
    <w:rsid w:val="00BA7BD9"/>
    <w:rsid w:val="00BB193F"/>
    <w:rsid w:val="00BB1D11"/>
    <w:rsid w:val="00BB318C"/>
    <w:rsid w:val="00BB33ED"/>
    <w:rsid w:val="00BB626D"/>
    <w:rsid w:val="00BB692C"/>
    <w:rsid w:val="00BB6F7C"/>
    <w:rsid w:val="00BC024D"/>
    <w:rsid w:val="00BC2511"/>
    <w:rsid w:val="00BC2E66"/>
    <w:rsid w:val="00BC489E"/>
    <w:rsid w:val="00BC4BA0"/>
    <w:rsid w:val="00BC4BFF"/>
    <w:rsid w:val="00BC6792"/>
    <w:rsid w:val="00BC7D3A"/>
    <w:rsid w:val="00BC7D53"/>
    <w:rsid w:val="00BD00ED"/>
    <w:rsid w:val="00BD09AF"/>
    <w:rsid w:val="00BD1100"/>
    <w:rsid w:val="00BD13C8"/>
    <w:rsid w:val="00BD1B4A"/>
    <w:rsid w:val="00BD2F75"/>
    <w:rsid w:val="00BD4C10"/>
    <w:rsid w:val="00BD7FB1"/>
    <w:rsid w:val="00BE032A"/>
    <w:rsid w:val="00BE05B7"/>
    <w:rsid w:val="00BE2123"/>
    <w:rsid w:val="00BE2454"/>
    <w:rsid w:val="00BE25B6"/>
    <w:rsid w:val="00BE2EA3"/>
    <w:rsid w:val="00BE3FDB"/>
    <w:rsid w:val="00BE4E0F"/>
    <w:rsid w:val="00BE5765"/>
    <w:rsid w:val="00BE6040"/>
    <w:rsid w:val="00BE7645"/>
    <w:rsid w:val="00BE79C7"/>
    <w:rsid w:val="00BE7A56"/>
    <w:rsid w:val="00BF02D9"/>
    <w:rsid w:val="00BF07EB"/>
    <w:rsid w:val="00BF08FC"/>
    <w:rsid w:val="00BF153E"/>
    <w:rsid w:val="00BF1E5C"/>
    <w:rsid w:val="00BF1F26"/>
    <w:rsid w:val="00BF22D2"/>
    <w:rsid w:val="00BF4436"/>
    <w:rsid w:val="00BF44B0"/>
    <w:rsid w:val="00BF56AC"/>
    <w:rsid w:val="00BF58E9"/>
    <w:rsid w:val="00C00759"/>
    <w:rsid w:val="00C01B09"/>
    <w:rsid w:val="00C02145"/>
    <w:rsid w:val="00C021F2"/>
    <w:rsid w:val="00C02439"/>
    <w:rsid w:val="00C033CB"/>
    <w:rsid w:val="00C038D7"/>
    <w:rsid w:val="00C042AF"/>
    <w:rsid w:val="00C0702D"/>
    <w:rsid w:val="00C107B0"/>
    <w:rsid w:val="00C11207"/>
    <w:rsid w:val="00C1169F"/>
    <w:rsid w:val="00C11EC5"/>
    <w:rsid w:val="00C122BE"/>
    <w:rsid w:val="00C12ED5"/>
    <w:rsid w:val="00C12F02"/>
    <w:rsid w:val="00C13154"/>
    <w:rsid w:val="00C13571"/>
    <w:rsid w:val="00C156F6"/>
    <w:rsid w:val="00C15822"/>
    <w:rsid w:val="00C162FD"/>
    <w:rsid w:val="00C16337"/>
    <w:rsid w:val="00C17250"/>
    <w:rsid w:val="00C174AB"/>
    <w:rsid w:val="00C21094"/>
    <w:rsid w:val="00C21229"/>
    <w:rsid w:val="00C21E6E"/>
    <w:rsid w:val="00C238AB"/>
    <w:rsid w:val="00C23EDB"/>
    <w:rsid w:val="00C24CE6"/>
    <w:rsid w:val="00C2511C"/>
    <w:rsid w:val="00C2554A"/>
    <w:rsid w:val="00C2652F"/>
    <w:rsid w:val="00C26547"/>
    <w:rsid w:val="00C27742"/>
    <w:rsid w:val="00C303A1"/>
    <w:rsid w:val="00C31546"/>
    <w:rsid w:val="00C32638"/>
    <w:rsid w:val="00C335FF"/>
    <w:rsid w:val="00C3376D"/>
    <w:rsid w:val="00C33E2A"/>
    <w:rsid w:val="00C3444D"/>
    <w:rsid w:val="00C34A82"/>
    <w:rsid w:val="00C351EC"/>
    <w:rsid w:val="00C351EF"/>
    <w:rsid w:val="00C356D3"/>
    <w:rsid w:val="00C3632A"/>
    <w:rsid w:val="00C36A98"/>
    <w:rsid w:val="00C37290"/>
    <w:rsid w:val="00C4049E"/>
    <w:rsid w:val="00C40A3F"/>
    <w:rsid w:val="00C4104E"/>
    <w:rsid w:val="00C41154"/>
    <w:rsid w:val="00C41D01"/>
    <w:rsid w:val="00C43E51"/>
    <w:rsid w:val="00C43F83"/>
    <w:rsid w:val="00C440B5"/>
    <w:rsid w:val="00C4678E"/>
    <w:rsid w:val="00C46BFD"/>
    <w:rsid w:val="00C47B36"/>
    <w:rsid w:val="00C518D9"/>
    <w:rsid w:val="00C51E2C"/>
    <w:rsid w:val="00C525D8"/>
    <w:rsid w:val="00C541D1"/>
    <w:rsid w:val="00C5470A"/>
    <w:rsid w:val="00C549DB"/>
    <w:rsid w:val="00C55EFE"/>
    <w:rsid w:val="00C56B2B"/>
    <w:rsid w:val="00C57C0C"/>
    <w:rsid w:val="00C60768"/>
    <w:rsid w:val="00C60FAC"/>
    <w:rsid w:val="00C61804"/>
    <w:rsid w:val="00C6292E"/>
    <w:rsid w:val="00C6305F"/>
    <w:rsid w:val="00C6357A"/>
    <w:rsid w:val="00C6461D"/>
    <w:rsid w:val="00C64753"/>
    <w:rsid w:val="00C64E39"/>
    <w:rsid w:val="00C64E8E"/>
    <w:rsid w:val="00C6517F"/>
    <w:rsid w:val="00C656B9"/>
    <w:rsid w:val="00C658DC"/>
    <w:rsid w:val="00C661A2"/>
    <w:rsid w:val="00C6627D"/>
    <w:rsid w:val="00C6791A"/>
    <w:rsid w:val="00C7024B"/>
    <w:rsid w:val="00C73D2D"/>
    <w:rsid w:val="00C742FE"/>
    <w:rsid w:val="00C747FB"/>
    <w:rsid w:val="00C75D21"/>
    <w:rsid w:val="00C76823"/>
    <w:rsid w:val="00C7796E"/>
    <w:rsid w:val="00C80ED9"/>
    <w:rsid w:val="00C81DA1"/>
    <w:rsid w:val="00C82A57"/>
    <w:rsid w:val="00C82FD9"/>
    <w:rsid w:val="00C837A4"/>
    <w:rsid w:val="00C848EF"/>
    <w:rsid w:val="00C84920"/>
    <w:rsid w:val="00C856AF"/>
    <w:rsid w:val="00C858F0"/>
    <w:rsid w:val="00C90BDF"/>
    <w:rsid w:val="00C91495"/>
    <w:rsid w:val="00C91AF6"/>
    <w:rsid w:val="00C92908"/>
    <w:rsid w:val="00C93817"/>
    <w:rsid w:val="00C93C6E"/>
    <w:rsid w:val="00C94B5C"/>
    <w:rsid w:val="00CA0CEC"/>
    <w:rsid w:val="00CA5FEB"/>
    <w:rsid w:val="00CA6916"/>
    <w:rsid w:val="00CB0A4B"/>
    <w:rsid w:val="00CB1C0E"/>
    <w:rsid w:val="00CB310E"/>
    <w:rsid w:val="00CB33B2"/>
    <w:rsid w:val="00CB409C"/>
    <w:rsid w:val="00CB456A"/>
    <w:rsid w:val="00CB4B84"/>
    <w:rsid w:val="00CB6548"/>
    <w:rsid w:val="00CB67CE"/>
    <w:rsid w:val="00CB6994"/>
    <w:rsid w:val="00CB6F50"/>
    <w:rsid w:val="00CB701B"/>
    <w:rsid w:val="00CB7D4B"/>
    <w:rsid w:val="00CC03FD"/>
    <w:rsid w:val="00CC4D91"/>
    <w:rsid w:val="00CC657E"/>
    <w:rsid w:val="00CC6827"/>
    <w:rsid w:val="00CD02E7"/>
    <w:rsid w:val="00CD03F5"/>
    <w:rsid w:val="00CD20A1"/>
    <w:rsid w:val="00CD374E"/>
    <w:rsid w:val="00CD46C7"/>
    <w:rsid w:val="00CD692B"/>
    <w:rsid w:val="00CD71D9"/>
    <w:rsid w:val="00CE0259"/>
    <w:rsid w:val="00CE0713"/>
    <w:rsid w:val="00CE0965"/>
    <w:rsid w:val="00CE0DA2"/>
    <w:rsid w:val="00CE134F"/>
    <w:rsid w:val="00CE17D3"/>
    <w:rsid w:val="00CE1CAE"/>
    <w:rsid w:val="00CE2D2C"/>
    <w:rsid w:val="00CE2E10"/>
    <w:rsid w:val="00CE3A70"/>
    <w:rsid w:val="00CE3D42"/>
    <w:rsid w:val="00CE4F18"/>
    <w:rsid w:val="00CE4FB5"/>
    <w:rsid w:val="00CE7A7B"/>
    <w:rsid w:val="00CF08E9"/>
    <w:rsid w:val="00CF3FFC"/>
    <w:rsid w:val="00CF41C2"/>
    <w:rsid w:val="00CF42E6"/>
    <w:rsid w:val="00CF4361"/>
    <w:rsid w:val="00CF535A"/>
    <w:rsid w:val="00CF6905"/>
    <w:rsid w:val="00CF6ADB"/>
    <w:rsid w:val="00CF7AD1"/>
    <w:rsid w:val="00CF7D7A"/>
    <w:rsid w:val="00D0046F"/>
    <w:rsid w:val="00D005DE"/>
    <w:rsid w:val="00D02D05"/>
    <w:rsid w:val="00D03D78"/>
    <w:rsid w:val="00D0455C"/>
    <w:rsid w:val="00D06266"/>
    <w:rsid w:val="00D06A99"/>
    <w:rsid w:val="00D06B67"/>
    <w:rsid w:val="00D07743"/>
    <w:rsid w:val="00D102E6"/>
    <w:rsid w:val="00D106EA"/>
    <w:rsid w:val="00D1073A"/>
    <w:rsid w:val="00D10B78"/>
    <w:rsid w:val="00D12208"/>
    <w:rsid w:val="00D128BD"/>
    <w:rsid w:val="00D12E7B"/>
    <w:rsid w:val="00D13F2D"/>
    <w:rsid w:val="00D13F98"/>
    <w:rsid w:val="00D14F22"/>
    <w:rsid w:val="00D15A7A"/>
    <w:rsid w:val="00D172F0"/>
    <w:rsid w:val="00D202B1"/>
    <w:rsid w:val="00D20905"/>
    <w:rsid w:val="00D2112A"/>
    <w:rsid w:val="00D21E54"/>
    <w:rsid w:val="00D22D31"/>
    <w:rsid w:val="00D23452"/>
    <w:rsid w:val="00D235DD"/>
    <w:rsid w:val="00D24726"/>
    <w:rsid w:val="00D24727"/>
    <w:rsid w:val="00D24B10"/>
    <w:rsid w:val="00D2733E"/>
    <w:rsid w:val="00D30C9E"/>
    <w:rsid w:val="00D31DAC"/>
    <w:rsid w:val="00D3393A"/>
    <w:rsid w:val="00D344F5"/>
    <w:rsid w:val="00D365E9"/>
    <w:rsid w:val="00D36F0D"/>
    <w:rsid w:val="00D37054"/>
    <w:rsid w:val="00D37DD5"/>
    <w:rsid w:val="00D37FB9"/>
    <w:rsid w:val="00D407D4"/>
    <w:rsid w:val="00D4085F"/>
    <w:rsid w:val="00D40BB3"/>
    <w:rsid w:val="00D41E3A"/>
    <w:rsid w:val="00D41FC6"/>
    <w:rsid w:val="00D443B9"/>
    <w:rsid w:val="00D44470"/>
    <w:rsid w:val="00D4468C"/>
    <w:rsid w:val="00D44D9B"/>
    <w:rsid w:val="00D46398"/>
    <w:rsid w:val="00D464FD"/>
    <w:rsid w:val="00D468FD"/>
    <w:rsid w:val="00D47BC5"/>
    <w:rsid w:val="00D504BB"/>
    <w:rsid w:val="00D5050F"/>
    <w:rsid w:val="00D5097E"/>
    <w:rsid w:val="00D52B62"/>
    <w:rsid w:val="00D52D05"/>
    <w:rsid w:val="00D548D2"/>
    <w:rsid w:val="00D55323"/>
    <w:rsid w:val="00D55723"/>
    <w:rsid w:val="00D56145"/>
    <w:rsid w:val="00D56914"/>
    <w:rsid w:val="00D56F8D"/>
    <w:rsid w:val="00D57048"/>
    <w:rsid w:val="00D57AAC"/>
    <w:rsid w:val="00D6089E"/>
    <w:rsid w:val="00D60BD6"/>
    <w:rsid w:val="00D611DF"/>
    <w:rsid w:val="00D614B6"/>
    <w:rsid w:val="00D615AE"/>
    <w:rsid w:val="00D625AD"/>
    <w:rsid w:val="00D6329E"/>
    <w:rsid w:val="00D636EA"/>
    <w:rsid w:val="00D640E3"/>
    <w:rsid w:val="00D64314"/>
    <w:rsid w:val="00D6514E"/>
    <w:rsid w:val="00D65A2F"/>
    <w:rsid w:val="00D70DC3"/>
    <w:rsid w:val="00D719D4"/>
    <w:rsid w:val="00D71B8E"/>
    <w:rsid w:val="00D73EAA"/>
    <w:rsid w:val="00D73FDB"/>
    <w:rsid w:val="00D74543"/>
    <w:rsid w:val="00D75C1F"/>
    <w:rsid w:val="00D762D4"/>
    <w:rsid w:val="00D76BB5"/>
    <w:rsid w:val="00D76FF6"/>
    <w:rsid w:val="00D773BB"/>
    <w:rsid w:val="00D80BD7"/>
    <w:rsid w:val="00D81492"/>
    <w:rsid w:val="00D821ED"/>
    <w:rsid w:val="00D82ADE"/>
    <w:rsid w:val="00D83204"/>
    <w:rsid w:val="00D84F0C"/>
    <w:rsid w:val="00D85894"/>
    <w:rsid w:val="00D86433"/>
    <w:rsid w:val="00D86736"/>
    <w:rsid w:val="00D87F99"/>
    <w:rsid w:val="00D9106F"/>
    <w:rsid w:val="00D914B9"/>
    <w:rsid w:val="00D9150F"/>
    <w:rsid w:val="00D91E10"/>
    <w:rsid w:val="00D92675"/>
    <w:rsid w:val="00D94B46"/>
    <w:rsid w:val="00D94ECC"/>
    <w:rsid w:val="00D95410"/>
    <w:rsid w:val="00D95E91"/>
    <w:rsid w:val="00D9603F"/>
    <w:rsid w:val="00D961A4"/>
    <w:rsid w:val="00D9634F"/>
    <w:rsid w:val="00D972BC"/>
    <w:rsid w:val="00DA0B76"/>
    <w:rsid w:val="00DA1207"/>
    <w:rsid w:val="00DA3AA1"/>
    <w:rsid w:val="00DA450A"/>
    <w:rsid w:val="00DA5A1E"/>
    <w:rsid w:val="00DA6C6D"/>
    <w:rsid w:val="00DA7917"/>
    <w:rsid w:val="00DB080A"/>
    <w:rsid w:val="00DB09C4"/>
    <w:rsid w:val="00DB0F3A"/>
    <w:rsid w:val="00DB126C"/>
    <w:rsid w:val="00DB2107"/>
    <w:rsid w:val="00DB5B77"/>
    <w:rsid w:val="00DB6F22"/>
    <w:rsid w:val="00DB75B6"/>
    <w:rsid w:val="00DC0B49"/>
    <w:rsid w:val="00DC1804"/>
    <w:rsid w:val="00DC1ADD"/>
    <w:rsid w:val="00DC26E7"/>
    <w:rsid w:val="00DC2D7A"/>
    <w:rsid w:val="00DC3179"/>
    <w:rsid w:val="00DC4B67"/>
    <w:rsid w:val="00DC55FC"/>
    <w:rsid w:val="00DC5DAF"/>
    <w:rsid w:val="00DC6192"/>
    <w:rsid w:val="00DC7950"/>
    <w:rsid w:val="00DC7F04"/>
    <w:rsid w:val="00DD145F"/>
    <w:rsid w:val="00DD14B0"/>
    <w:rsid w:val="00DD15E6"/>
    <w:rsid w:val="00DD2830"/>
    <w:rsid w:val="00DD2CCD"/>
    <w:rsid w:val="00DD327C"/>
    <w:rsid w:val="00DD53A2"/>
    <w:rsid w:val="00DD5449"/>
    <w:rsid w:val="00DD6C72"/>
    <w:rsid w:val="00DD7281"/>
    <w:rsid w:val="00DD74D3"/>
    <w:rsid w:val="00DD7665"/>
    <w:rsid w:val="00DE0824"/>
    <w:rsid w:val="00DE27ED"/>
    <w:rsid w:val="00DE2A7B"/>
    <w:rsid w:val="00DE3829"/>
    <w:rsid w:val="00DE3CE2"/>
    <w:rsid w:val="00DE3FED"/>
    <w:rsid w:val="00DE4857"/>
    <w:rsid w:val="00DE48F7"/>
    <w:rsid w:val="00DE59D2"/>
    <w:rsid w:val="00DE671E"/>
    <w:rsid w:val="00DE6CAD"/>
    <w:rsid w:val="00DE6DCF"/>
    <w:rsid w:val="00DF0312"/>
    <w:rsid w:val="00DF1C42"/>
    <w:rsid w:val="00DF2211"/>
    <w:rsid w:val="00DF2693"/>
    <w:rsid w:val="00DF3426"/>
    <w:rsid w:val="00DF3B6C"/>
    <w:rsid w:val="00DF3EB3"/>
    <w:rsid w:val="00DF4200"/>
    <w:rsid w:val="00DF45AF"/>
    <w:rsid w:val="00DF5B64"/>
    <w:rsid w:val="00DF6890"/>
    <w:rsid w:val="00E00FA7"/>
    <w:rsid w:val="00E01520"/>
    <w:rsid w:val="00E0225E"/>
    <w:rsid w:val="00E02829"/>
    <w:rsid w:val="00E04270"/>
    <w:rsid w:val="00E04AE4"/>
    <w:rsid w:val="00E04E56"/>
    <w:rsid w:val="00E076A9"/>
    <w:rsid w:val="00E118BB"/>
    <w:rsid w:val="00E12362"/>
    <w:rsid w:val="00E13597"/>
    <w:rsid w:val="00E13B9B"/>
    <w:rsid w:val="00E14353"/>
    <w:rsid w:val="00E14857"/>
    <w:rsid w:val="00E15252"/>
    <w:rsid w:val="00E15525"/>
    <w:rsid w:val="00E15B09"/>
    <w:rsid w:val="00E15D95"/>
    <w:rsid w:val="00E16771"/>
    <w:rsid w:val="00E16DCB"/>
    <w:rsid w:val="00E173AE"/>
    <w:rsid w:val="00E17547"/>
    <w:rsid w:val="00E17806"/>
    <w:rsid w:val="00E2114A"/>
    <w:rsid w:val="00E21290"/>
    <w:rsid w:val="00E219D4"/>
    <w:rsid w:val="00E22B8E"/>
    <w:rsid w:val="00E22C5B"/>
    <w:rsid w:val="00E23D2C"/>
    <w:rsid w:val="00E2477B"/>
    <w:rsid w:val="00E259EC"/>
    <w:rsid w:val="00E26828"/>
    <w:rsid w:val="00E2799F"/>
    <w:rsid w:val="00E31BD3"/>
    <w:rsid w:val="00E33FA4"/>
    <w:rsid w:val="00E34380"/>
    <w:rsid w:val="00E3498B"/>
    <w:rsid w:val="00E34AF1"/>
    <w:rsid w:val="00E351EB"/>
    <w:rsid w:val="00E36BAE"/>
    <w:rsid w:val="00E36BC6"/>
    <w:rsid w:val="00E37734"/>
    <w:rsid w:val="00E4039E"/>
    <w:rsid w:val="00E40F37"/>
    <w:rsid w:val="00E41705"/>
    <w:rsid w:val="00E4264F"/>
    <w:rsid w:val="00E4297D"/>
    <w:rsid w:val="00E43529"/>
    <w:rsid w:val="00E440AF"/>
    <w:rsid w:val="00E45AE8"/>
    <w:rsid w:val="00E45CF0"/>
    <w:rsid w:val="00E45F2E"/>
    <w:rsid w:val="00E46238"/>
    <w:rsid w:val="00E468AD"/>
    <w:rsid w:val="00E46D63"/>
    <w:rsid w:val="00E479AB"/>
    <w:rsid w:val="00E50830"/>
    <w:rsid w:val="00E509D1"/>
    <w:rsid w:val="00E50B9E"/>
    <w:rsid w:val="00E51A8E"/>
    <w:rsid w:val="00E52B2C"/>
    <w:rsid w:val="00E55070"/>
    <w:rsid w:val="00E5634B"/>
    <w:rsid w:val="00E56394"/>
    <w:rsid w:val="00E5656A"/>
    <w:rsid w:val="00E56E16"/>
    <w:rsid w:val="00E56EEA"/>
    <w:rsid w:val="00E61235"/>
    <w:rsid w:val="00E62E68"/>
    <w:rsid w:val="00E639CC"/>
    <w:rsid w:val="00E6499C"/>
    <w:rsid w:val="00E65196"/>
    <w:rsid w:val="00E677E2"/>
    <w:rsid w:val="00E70131"/>
    <w:rsid w:val="00E70CB7"/>
    <w:rsid w:val="00E71313"/>
    <w:rsid w:val="00E71417"/>
    <w:rsid w:val="00E717DA"/>
    <w:rsid w:val="00E71B51"/>
    <w:rsid w:val="00E72830"/>
    <w:rsid w:val="00E73064"/>
    <w:rsid w:val="00E731AF"/>
    <w:rsid w:val="00E7539A"/>
    <w:rsid w:val="00E75856"/>
    <w:rsid w:val="00E75F04"/>
    <w:rsid w:val="00E76948"/>
    <w:rsid w:val="00E773EF"/>
    <w:rsid w:val="00E80986"/>
    <w:rsid w:val="00E8362E"/>
    <w:rsid w:val="00E85043"/>
    <w:rsid w:val="00E8548E"/>
    <w:rsid w:val="00E85A42"/>
    <w:rsid w:val="00E85D5D"/>
    <w:rsid w:val="00E87987"/>
    <w:rsid w:val="00E90C51"/>
    <w:rsid w:val="00E9138C"/>
    <w:rsid w:val="00E916E3"/>
    <w:rsid w:val="00E91BC8"/>
    <w:rsid w:val="00E91E49"/>
    <w:rsid w:val="00E91E4D"/>
    <w:rsid w:val="00E92037"/>
    <w:rsid w:val="00E9231F"/>
    <w:rsid w:val="00E92398"/>
    <w:rsid w:val="00E92F80"/>
    <w:rsid w:val="00E93FA7"/>
    <w:rsid w:val="00E95439"/>
    <w:rsid w:val="00E957BB"/>
    <w:rsid w:val="00E964D2"/>
    <w:rsid w:val="00E97AD8"/>
    <w:rsid w:val="00E97CC1"/>
    <w:rsid w:val="00EA01ED"/>
    <w:rsid w:val="00EA11A0"/>
    <w:rsid w:val="00EA147A"/>
    <w:rsid w:val="00EA1659"/>
    <w:rsid w:val="00EA1C96"/>
    <w:rsid w:val="00EA1F8E"/>
    <w:rsid w:val="00EA5673"/>
    <w:rsid w:val="00EA572D"/>
    <w:rsid w:val="00EA65B9"/>
    <w:rsid w:val="00EA76F5"/>
    <w:rsid w:val="00EB1206"/>
    <w:rsid w:val="00EB13AB"/>
    <w:rsid w:val="00EB16AC"/>
    <w:rsid w:val="00EB1C81"/>
    <w:rsid w:val="00EB31F5"/>
    <w:rsid w:val="00EB3855"/>
    <w:rsid w:val="00EB52C7"/>
    <w:rsid w:val="00EB5826"/>
    <w:rsid w:val="00EB5925"/>
    <w:rsid w:val="00EB5E7F"/>
    <w:rsid w:val="00EB6538"/>
    <w:rsid w:val="00EB6783"/>
    <w:rsid w:val="00EB777E"/>
    <w:rsid w:val="00EC0E7B"/>
    <w:rsid w:val="00EC1651"/>
    <w:rsid w:val="00EC180E"/>
    <w:rsid w:val="00EC2D0B"/>
    <w:rsid w:val="00EC46C1"/>
    <w:rsid w:val="00EC4E9E"/>
    <w:rsid w:val="00EC5174"/>
    <w:rsid w:val="00EC60B2"/>
    <w:rsid w:val="00EC7731"/>
    <w:rsid w:val="00ED0D81"/>
    <w:rsid w:val="00ED4510"/>
    <w:rsid w:val="00ED4E6C"/>
    <w:rsid w:val="00ED55D2"/>
    <w:rsid w:val="00ED58AE"/>
    <w:rsid w:val="00ED5CB6"/>
    <w:rsid w:val="00ED77CC"/>
    <w:rsid w:val="00ED796F"/>
    <w:rsid w:val="00EE0848"/>
    <w:rsid w:val="00EE0B50"/>
    <w:rsid w:val="00EE18B1"/>
    <w:rsid w:val="00EE1D01"/>
    <w:rsid w:val="00EE31B9"/>
    <w:rsid w:val="00EE3C65"/>
    <w:rsid w:val="00EE4CE8"/>
    <w:rsid w:val="00EE6DD9"/>
    <w:rsid w:val="00EF1321"/>
    <w:rsid w:val="00EF2AC5"/>
    <w:rsid w:val="00EF2AF2"/>
    <w:rsid w:val="00EF3C1E"/>
    <w:rsid w:val="00EF5331"/>
    <w:rsid w:val="00EF5E49"/>
    <w:rsid w:val="00EF7AED"/>
    <w:rsid w:val="00EF7ED8"/>
    <w:rsid w:val="00F01D8C"/>
    <w:rsid w:val="00F02EBD"/>
    <w:rsid w:val="00F03767"/>
    <w:rsid w:val="00F0600F"/>
    <w:rsid w:val="00F07FF4"/>
    <w:rsid w:val="00F10440"/>
    <w:rsid w:val="00F10D33"/>
    <w:rsid w:val="00F11910"/>
    <w:rsid w:val="00F12859"/>
    <w:rsid w:val="00F13023"/>
    <w:rsid w:val="00F1372E"/>
    <w:rsid w:val="00F13808"/>
    <w:rsid w:val="00F15939"/>
    <w:rsid w:val="00F15E62"/>
    <w:rsid w:val="00F1644D"/>
    <w:rsid w:val="00F17B0C"/>
    <w:rsid w:val="00F17D02"/>
    <w:rsid w:val="00F20555"/>
    <w:rsid w:val="00F20561"/>
    <w:rsid w:val="00F21C11"/>
    <w:rsid w:val="00F22805"/>
    <w:rsid w:val="00F22D59"/>
    <w:rsid w:val="00F22FC4"/>
    <w:rsid w:val="00F234D4"/>
    <w:rsid w:val="00F26433"/>
    <w:rsid w:val="00F2741C"/>
    <w:rsid w:val="00F30804"/>
    <w:rsid w:val="00F3080F"/>
    <w:rsid w:val="00F30AE4"/>
    <w:rsid w:val="00F32083"/>
    <w:rsid w:val="00F3408B"/>
    <w:rsid w:val="00F34756"/>
    <w:rsid w:val="00F3479A"/>
    <w:rsid w:val="00F34D44"/>
    <w:rsid w:val="00F34F5E"/>
    <w:rsid w:val="00F366DD"/>
    <w:rsid w:val="00F37435"/>
    <w:rsid w:val="00F402B4"/>
    <w:rsid w:val="00F42008"/>
    <w:rsid w:val="00F428AD"/>
    <w:rsid w:val="00F42F02"/>
    <w:rsid w:val="00F4322D"/>
    <w:rsid w:val="00F443FD"/>
    <w:rsid w:val="00F4454C"/>
    <w:rsid w:val="00F44A6D"/>
    <w:rsid w:val="00F45D40"/>
    <w:rsid w:val="00F461AC"/>
    <w:rsid w:val="00F46D88"/>
    <w:rsid w:val="00F47434"/>
    <w:rsid w:val="00F476E0"/>
    <w:rsid w:val="00F5015C"/>
    <w:rsid w:val="00F509DF"/>
    <w:rsid w:val="00F5196C"/>
    <w:rsid w:val="00F53C60"/>
    <w:rsid w:val="00F53FDE"/>
    <w:rsid w:val="00F54676"/>
    <w:rsid w:val="00F54C1B"/>
    <w:rsid w:val="00F55286"/>
    <w:rsid w:val="00F55415"/>
    <w:rsid w:val="00F56912"/>
    <w:rsid w:val="00F5742C"/>
    <w:rsid w:val="00F57954"/>
    <w:rsid w:val="00F57A98"/>
    <w:rsid w:val="00F605CD"/>
    <w:rsid w:val="00F61AF0"/>
    <w:rsid w:val="00F61FFE"/>
    <w:rsid w:val="00F6237E"/>
    <w:rsid w:val="00F642EA"/>
    <w:rsid w:val="00F65F88"/>
    <w:rsid w:val="00F70998"/>
    <w:rsid w:val="00F71135"/>
    <w:rsid w:val="00F716E6"/>
    <w:rsid w:val="00F723E0"/>
    <w:rsid w:val="00F72A91"/>
    <w:rsid w:val="00F72EEF"/>
    <w:rsid w:val="00F73541"/>
    <w:rsid w:val="00F73D45"/>
    <w:rsid w:val="00F7421F"/>
    <w:rsid w:val="00F754D3"/>
    <w:rsid w:val="00F76DAD"/>
    <w:rsid w:val="00F76DED"/>
    <w:rsid w:val="00F770C0"/>
    <w:rsid w:val="00F77153"/>
    <w:rsid w:val="00F7750D"/>
    <w:rsid w:val="00F80105"/>
    <w:rsid w:val="00F80AE6"/>
    <w:rsid w:val="00F81716"/>
    <w:rsid w:val="00F81824"/>
    <w:rsid w:val="00F81A9C"/>
    <w:rsid w:val="00F82DD3"/>
    <w:rsid w:val="00F83880"/>
    <w:rsid w:val="00F84357"/>
    <w:rsid w:val="00F85A78"/>
    <w:rsid w:val="00F86062"/>
    <w:rsid w:val="00F9031F"/>
    <w:rsid w:val="00F90409"/>
    <w:rsid w:val="00F915CD"/>
    <w:rsid w:val="00F9161C"/>
    <w:rsid w:val="00F917E0"/>
    <w:rsid w:val="00F91EB6"/>
    <w:rsid w:val="00F93CB1"/>
    <w:rsid w:val="00F93F09"/>
    <w:rsid w:val="00F95619"/>
    <w:rsid w:val="00F971BB"/>
    <w:rsid w:val="00FA04EA"/>
    <w:rsid w:val="00FA06E4"/>
    <w:rsid w:val="00FA13EE"/>
    <w:rsid w:val="00FA3BA5"/>
    <w:rsid w:val="00FA3BC0"/>
    <w:rsid w:val="00FA54E2"/>
    <w:rsid w:val="00FA563E"/>
    <w:rsid w:val="00FA5D97"/>
    <w:rsid w:val="00FA69BA"/>
    <w:rsid w:val="00FA6C06"/>
    <w:rsid w:val="00FA797A"/>
    <w:rsid w:val="00FB0840"/>
    <w:rsid w:val="00FB0DB2"/>
    <w:rsid w:val="00FB1505"/>
    <w:rsid w:val="00FB1954"/>
    <w:rsid w:val="00FB1E6E"/>
    <w:rsid w:val="00FB4670"/>
    <w:rsid w:val="00FB5A20"/>
    <w:rsid w:val="00FB6FAE"/>
    <w:rsid w:val="00FB6FEC"/>
    <w:rsid w:val="00FC1F27"/>
    <w:rsid w:val="00FC40C3"/>
    <w:rsid w:val="00FC5240"/>
    <w:rsid w:val="00FC6061"/>
    <w:rsid w:val="00FD0052"/>
    <w:rsid w:val="00FD01C8"/>
    <w:rsid w:val="00FD054D"/>
    <w:rsid w:val="00FD0E36"/>
    <w:rsid w:val="00FD1B90"/>
    <w:rsid w:val="00FD28A1"/>
    <w:rsid w:val="00FD29EA"/>
    <w:rsid w:val="00FD2B83"/>
    <w:rsid w:val="00FD3672"/>
    <w:rsid w:val="00FD656C"/>
    <w:rsid w:val="00FD72E2"/>
    <w:rsid w:val="00FD74D3"/>
    <w:rsid w:val="00FE1782"/>
    <w:rsid w:val="00FE2528"/>
    <w:rsid w:val="00FE28C9"/>
    <w:rsid w:val="00FE2B89"/>
    <w:rsid w:val="00FE3C46"/>
    <w:rsid w:val="00FE4295"/>
    <w:rsid w:val="00FE44A7"/>
    <w:rsid w:val="00FE44DA"/>
    <w:rsid w:val="00FE4933"/>
    <w:rsid w:val="00FE5E50"/>
    <w:rsid w:val="00FE682B"/>
    <w:rsid w:val="00FF0FD1"/>
    <w:rsid w:val="00FF19C7"/>
    <w:rsid w:val="00FF32F4"/>
    <w:rsid w:val="00FF3CFB"/>
    <w:rsid w:val="00FF4AF4"/>
    <w:rsid w:val="00FF4F0E"/>
    <w:rsid w:val="00FF63CA"/>
    <w:rsid w:val="00FF6C41"/>
    <w:rsid w:val="00FF787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AB329"/>
  <w15:docId w15:val="{E2BFE103-933F-BC4F-8656-5CA7418A8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Roboto" w:hAnsi="Liberation Serif" w:cs="Droid Sans Devanagari"/>
        <w:kern w:val="2"/>
        <w:sz w:val="24"/>
        <w:szCs w:val="24"/>
        <w:lang w:val="en-GB"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2ADE"/>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Heading"/>
    <w:next w:val="BodyText"/>
    <w:uiPriority w:val="9"/>
    <w:unhideWhenUsed/>
    <w:qFormat/>
    <w:pPr>
      <w:numPr>
        <w:ilvl w:val="1"/>
        <w:numId w:val="1"/>
      </w:numPr>
      <w:spacing w:before="2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Heading"/>
    <w:next w:val="BodyText"/>
    <w:uiPriority w:val="10"/>
    <w:qFormat/>
    <w:pPr>
      <w:jc w:val="center"/>
    </w:pPr>
    <w:rPr>
      <w:b/>
      <w:bCs/>
      <w:sz w:val="56"/>
      <w:szCs w:val="56"/>
    </w:rPr>
  </w:style>
  <w:style w:type="paragraph" w:styleId="CommentText">
    <w:name w:val="annotation text"/>
    <w:basedOn w:val="Normal"/>
    <w:link w:val="CommentTextChar"/>
    <w:uiPriority w:val="99"/>
    <w:semiHidden/>
    <w:unhideWhenUsed/>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character" w:styleId="Hyperlink">
    <w:name w:val="Hyperlink"/>
    <w:uiPriority w:val="99"/>
    <w:rsid w:val="00545A36"/>
    <w:rPr>
      <w:color w:val="0000FF"/>
      <w:u w:val="single"/>
    </w:rPr>
  </w:style>
  <w:style w:type="paragraph" w:customStyle="1" w:styleId="Default">
    <w:name w:val="Default"/>
    <w:rsid w:val="00545A36"/>
    <w:pPr>
      <w:suppressAutoHyphens w:val="0"/>
      <w:autoSpaceDE w:val="0"/>
      <w:autoSpaceDN w:val="0"/>
      <w:adjustRightInd w:val="0"/>
    </w:pPr>
    <w:rPr>
      <w:rFonts w:ascii="Calibri" w:eastAsia="Times New Roman" w:hAnsi="Calibri" w:cs="Calibri"/>
      <w:color w:val="000000"/>
      <w:kern w:val="0"/>
      <w:lang w:eastAsia="en-GB" w:bidi="ar-SA"/>
    </w:rPr>
  </w:style>
  <w:style w:type="character" w:customStyle="1" w:styleId="Heading1Char">
    <w:name w:val="Heading 1 Char"/>
    <w:basedOn w:val="DefaultParagraphFont"/>
    <w:link w:val="Heading1"/>
    <w:uiPriority w:val="9"/>
    <w:rsid w:val="00D82ADE"/>
    <w:rPr>
      <w:rFonts w:asciiTheme="majorHAnsi" w:eastAsiaTheme="majorEastAsia" w:hAnsiTheme="majorHAnsi" w:cs="Mangal"/>
      <w:color w:val="2F5496" w:themeColor="accent1" w:themeShade="BF"/>
      <w:sz w:val="32"/>
      <w:szCs w:val="29"/>
    </w:rPr>
  </w:style>
  <w:style w:type="character" w:styleId="FollowedHyperlink">
    <w:name w:val="FollowedHyperlink"/>
    <w:basedOn w:val="DefaultParagraphFont"/>
    <w:uiPriority w:val="99"/>
    <w:semiHidden/>
    <w:unhideWhenUsed/>
    <w:rsid w:val="003415C1"/>
    <w:rPr>
      <w:color w:val="954F72" w:themeColor="followedHyperlink"/>
      <w:u w:val="single"/>
    </w:rPr>
  </w:style>
  <w:style w:type="character" w:styleId="PlaceholderText">
    <w:name w:val="Placeholder Text"/>
    <w:basedOn w:val="DefaultParagraphFont"/>
    <w:uiPriority w:val="99"/>
    <w:semiHidden/>
    <w:rsid w:val="00F3080F"/>
    <w:rPr>
      <w:color w:val="666666"/>
    </w:rPr>
  </w:style>
  <w:style w:type="paragraph" w:styleId="Bibliography">
    <w:name w:val="Bibliography"/>
    <w:basedOn w:val="Normal"/>
    <w:next w:val="Normal"/>
    <w:uiPriority w:val="37"/>
    <w:unhideWhenUsed/>
    <w:rsid w:val="0015265B"/>
    <w:rPr>
      <w:rFonts w:cs="Mangal"/>
      <w:szCs w:val="21"/>
    </w:rPr>
  </w:style>
  <w:style w:type="paragraph" w:styleId="ListParagraph">
    <w:name w:val="List Paragraph"/>
    <w:basedOn w:val="Normal"/>
    <w:uiPriority w:val="34"/>
    <w:qFormat/>
    <w:rsid w:val="00497789"/>
    <w:pPr>
      <w:ind w:left="720"/>
      <w:contextualSpacing/>
    </w:pPr>
    <w:rPr>
      <w:rFonts w:cs="Mangal"/>
      <w:szCs w:val="21"/>
    </w:rPr>
  </w:style>
  <w:style w:type="paragraph" w:styleId="TableofFigures">
    <w:name w:val="table of figures"/>
    <w:basedOn w:val="Normal"/>
    <w:next w:val="Normal"/>
    <w:uiPriority w:val="99"/>
    <w:unhideWhenUsed/>
    <w:rsid w:val="00BF58E9"/>
    <w:rPr>
      <w:rFonts w:cs="Mangal"/>
      <w:szCs w:val="21"/>
    </w:rPr>
  </w:style>
  <w:style w:type="paragraph" w:styleId="NormalWeb">
    <w:name w:val="Normal (Web)"/>
    <w:basedOn w:val="Normal"/>
    <w:uiPriority w:val="99"/>
    <w:semiHidden/>
    <w:unhideWhenUsed/>
    <w:rsid w:val="00942098"/>
    <w:pPr>
      <w:suppressAutoHyphens w:val="0"/>
      <w:spacing w:before="100" w:beforeAutospacing="1" w:after="100" w:afterAutospacing="1"/>
    </w:pPr>
    <w:rPr>
      <w:rFonts w:ascii="Times New Roman" w:eastAsia="Times New Roman" w:hAnsi="Times New Roman" w:cs="Times New Roman"/>
      <w:kern w:val="0"/>
      <w:lang w:val="en-IN" w:eastAsia="en-IN" w:bidi="ar-SA"/>
    </w:rPr>
  </w:style>
  <w:style w:type="table" w:styleId="TableGrid">
    <w:name w:val="Table Grid"/>
    <w:basedOn w:val="TableNormal"/>
    <w:uiPriority w:val="39"/>
    <w:rsid w:val="00F73541"/>
    <w:pPr>
      <w:suppressAutoHyphens w:val="0"/>
    </w:pPr>
    <w:rPr>
      <w:rFonts w:asciiTheme="minorHAnsi" w:eastAsiaTheme="minorHAnsi" w:hAnsiTheme="minorHAnsi" w:cstheme="minorBidi"/>
      <w:sz w:val="22"/>
      <w:szCs w:val="22"/>
      <w:lang w:val="en-IN" w:eastAsia="en-US" w:bidi="ar-SA"/>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3773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E37734"/>
    <w:rPr>
      <w:rFonts w:cs="Mangal"/>
      <w:szCs w:val="21"/>
    </w:rPr>
  </w:style>
  <w:style w:type="paragraph" w:styleId="Footer">
    <w:name w:val="footer"/>
    <w:basedOn w:val="Normal"/>
    <w:link w:val="FooterChar"/>
    <w:uiPriority w:val="99"/>
    <w:unhideWhenUsed/>
    <w:rsid w:val="00E37734"/>
    <w:pPr>
      <w:tabs>
        <w:tab w:val="center" w:pos="4513"/>
        <w:tab w:val="right" w:pos="9026"/>
      </w:tabs>
    </w:pPr>
    <w:rPr>
      <w:rFonts w:cs="Mangal"/>
      <w:szCs w:val="21"/>
    </w:rPr>
  </w:style>
  <w:style w:type="character" w:customStyle="1" w:styleId="FooterChar">
    <w:name w:val="Footer Char"/>
    <w:basedOn w:val="DefaultParagraphFont"/>
    <w:link w:val="Footer"/>
    <w:uiPriority w:val="99"/>
    <w:rsid w:val="00E37734"/>
    <w:rPr>
      <w:rFonts w:cs="Mangal"/>
      <w:szCs w:val="21"/>
    </w:rPr>
  </w:style>
  <w:style w:type="paragraph" w:styleId="TOCHeading">
    <w:name w:val="TOC Heading"/>
    <w:basedOn w:val="Heading1"/>
    <w:next w:val="Normal"/>
    <w:uiPriority w:val="39"/>
    <w:unhideWhenUsed/>
    <w:qFormat/>
    <w:rsid w:val="006B3EFD"/>
    <w:pPr>
      <w:suppressAutoHyphens w:val="0"/>
      <w:spacing w:line="259" w:lineRule="auto"/>
      <w:outlineLvl w:val="9"/>
    </w:pPr>
    <w:rPr>
      <w:rFonts w:cstheme="majorBidi"/>
      <w:kern w:val="0"/>
      <w:szCs w:val="32"/>
      <w:lang w:val="en-US" w:eastAsia="en-US" w:bidi="ar-SA"/>
    </w:rPr>
  </w:style>
  <w:style w:type="paragraph" w:styleId="TOC1">
    <w:name w:val="toc 1"/>
    <w:basedOn w:val="Normal"/>
    <w:next w:val="Normal"/>
    <w:autoRedefine/>
    <w:uiPriority w:val="39"/>
    <w:unhideWhenUsed/>
    <w:rsid w:val="006B3EFD"/>
    <w:pPr>
      <w:spacing w:after="100"/>
    </w:pPr>
    <w:rPr>
      <w:rFonts w:cs="Mangal"/>
      <w:szCs w:val="21"/>
    </w:rPr>
  </w:style>
  <w:style w:type="paragraph" w:styleId="TOC2">
    <w:name w:val="toc 2"/>
    <w:basedOn w:val="Normal"/>
    <w:next w:val="Normal"/>
    <w:autoRedefine/>
    <w:uiPriority w:val="39"/>
    <w:unhideWhenUsed/>
    <w:rsid w:val="006B3EFD"/>
    <w:pPr>
      <w:spacing w:after="100"/>
      <w:ind w:left="24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56872">
      <w:bodyDiv w:val="1"/>
      <w:marLeft w:val="0"/>
      <w:marRight w:val="0"/>
      <w:marTop w:val="0"/>
      <w:marBottom w:val="0"/>
      <w:divBdr>
        <w:top w:val="none" w:sz="0" w:space="0" w:color="auto"/>
        <w:left w:val="none" w:sz="0" w:space="0" w:color="auto"/>
        <w:bottom w:val="none" w:sz="0" w:space="0" w:color="auto"/>
        <w:right w:val="none" w:sz="0" w:space="0" w:color="auto"/>
      </w:divBdr>
    </w:div>
    <w:div w:id="39213424">
      <w:bodyDiv w:val="1"/>
      <w:marLeft w:val="0"/>
      <w:marRight w:val="0"/>
      <w:marTop w:val="0"/>
      <w:marBottom w:val="0"/>
      <w:divBdr>
        <w:top w:val="none" w:sz="0" w:space="0" w:color="auto"/>
        <w:left w:val="none" w:sz="0" w:space="0" w:color="auto"/>
        <w:bottom w:val="none" w:sz="0" w:space="0" w:color="auto"/>
        <w:right w:val="none" w:sz="0" w:space="0" w:color="auto"/>
      </w:divBdr>
    </w:div>
    <w:div w:id="52437553">
      <w:bodyDiv w:val="1"/>
      <w:marLeft w:val="0"/>
      <w:marRight w:val="0"/>
      <w:marTop w:val="0"/>
      <w:marBottom w:val="0"/>
      <w:divBdr>
        <w:top w:val="none" w:sz="0" w:space="0" w:color="auto"/>
        <w:left w:val="none" w:sz="0" w:space="0" w:color="auto"/>
        <w:bottom w:val="none" w:sz="0" w:space="0" w:color="auto"/>
        <w:right w:val="none" w:sz="0" w:space="0" w:color="auto"/>
      </w:divBdr>
    </w:div>
    <w:div w:id="57215295">
      <w:bodyDiv w:val="1"/>
      <w:marLeft w:val="0"/>
      <w:marRight w:val="0"/>
      <w:marTop w:val="0"/>
      <w:marBottom w:val="0"/>
      <w:divBdr>
        <w:top w:val="none" w:sz="0" w:space="0" w:color="auto"/>
        <w:left w:val="none" w:sz="0" w:space="0" w:color="auto"/>
        <w:bottom w:val="none" w:sz="0" w:space="0" w:color="auto"/>
        <w:right w:val="none" w:sz="0" w:space="0" w:color="auto"/>
      </w:divBdr>
    </w:div>
    <w:div w:id="68771200">
      <w:bodyDiv w:val="1"/>
      <w:marLeft w:val="0"/>
      <w:marRight w:val="0"/>
      <w:marTop w:val="0"/>
      <w:marBottom w:val="0"/>
      <w:divBdr>
        <w:top w:val="none" w:sz="0" w:space="0" w:color="auto"/>
        <w:left w:val="none" w:sz="0" w:space="0" w:color="auto"/>
        <w:bottom w:val="none" w:sz="0" w:space="0" w:color="auto"/>
        <w:right w:val="none" w:sz="0" w:space="0" w:color="auto"/>
      </w:divBdr>
    </w:div>
    <w:div w:id="71898698">
      <w:bodyDiv w:val="1"/>
      <w:marLeft w:val="0"/>
      <w:marRight w:val="0"/>
      <w:marTop w:val="0"/>
      <w:marBottom w:val="0"/>
      <w:divBdr>
        <w:top w:val="none" w:sz="0" w:space="0" w:color="auto"/>
        <w:left w:val="none" w:sz="0" w:space="0" w:color="auto"/>
        <w:bottom w:val="none" w:sz="0" w:space="0" w:color="auto"/>
        <w:right w:val="none" w:sz="0" w:space="0" w:color="auto"/>
      </w:divBdr>
    </w:div>
    <w:div w:id="78412093">
      <w:bodyDiv w:val="1"/>
      <w:marLeft w:val="0"/>
      <w:marRight w:val="0"/>
      <w:marTop w:val="0"/>
      <w:marBottom w:val="0"/>
      <w:divBdr>
        <w:top w:val="none" w:sz="0" w:space="0" w:color="auto"/>
        <w:left w:val="none" w:sz="0" w:space="0" w:color="auto"/>
        <w:bottom w:val="none" w:sz="0" w:space="0" w:color="auto"/>
        <w:right w:val="none" w:sz="0" w:space="0" w:color="auto"/>
      </w:divBdr>
      <w:divsChild>
        <w:div w:id="38938894">
          <w:marLeft w:val="0"/>
          <w:marRight w:val="0"/>
          <w:marTop w:val="0"/>
          <w:marBottom w:val="0"/>
          <w:divBdr>
            <w:top w:val="none" w:sz="0" w:space="0" w:color="auto"/>
            <w:left w:val="none" w:sz="0" w:space="0" w:color="auto"/>
            <w:bottom w:val="none" w:sz="0" w:space="0" w:color="auto"/>
            <w:right w:val="none" w:sz="0" w:space="0" w:color="auto"/>
          </w:divBdr>
          <w:divsChild>
            <w:div w:id="83002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00612">
      <w:bodyDiv w:val="1"/>
      <w:marLeft w:val="0"/>
      <w:marRight w:val="0"/>
      <w:marTop w:val="0"/>
      <w:marBottom w:val="0"/>
      <w:divBdr>
        <w:top w:val="none" w:sz="0" w:space="0" w:color="auto"/>
        <w:left w:val="none" w:sz="0" w:space="0" w:color="auto"/>
        <w:bottom w:val="none" w:sz="0" w:space="0" w:color="auto"/>
        <w:right w:val="none" w:sz="0" w:space="0" w:color="auto"/>
      </w:divBdr>
    </w:div>
    <w:div w:id="111174619">
      <w:bodyDiv w:val="1"/>
      <w:marLeft w:val="0"/>
      <w:marRight w:val="0"/>
      <w:marTop w:val="0"/>
      <w:marBottom w:val="0"/>
      <w:divBdr>
        <w:top w:val="none" w:sz="0" w:space="0" w:color="auto"/>
        <w:left w:val="none" w:sz="0" w:space="0" w:color="auto"/>
        <w:bottom w:val="none" w:sz="0" w:space="0" w:color="auto"/>
        <w:right w:val="none" w:sz="0" w:space="0" w:color="auto"/>
      </w:divBdr>
    </w:div>
    <w:div w:id="123348992">
      <w:bodyDiv w:val="1"/>
      <w:marLeft w:val="0"/>
      <w:marRight w:val="0"/>
      <w:marTop w:val="0"/>
      <w:marBottom w:val="0"/>
      <w:divBdr>
        <w:top w:val="none" w:sz="0" w:space="0" w:color="auto"/>
        <w:left w:val="none" w:sz="0" w:space="0" w:color="auto"/>
        <w:bottom w:val="none" w:sz="0" w:space="0" w:color="auto"/>
        <w:right w:val="none" w:sz="0" w:space="0" w:color="auto"/>
      </w:divBdr>
    </w:div>
    <w:div w:id="143592436">
      <w:bodyDiv w:val="1"/>
      <w:marLeft w:val="0"/>
      <w:marRight w:val="0"/>
      <w:marTop w:val="0"/>
      <w:marBottom w:val="0"/>
      <w:divBdr>
        <w:top w:val="none" w:sz="0" w:space="0" w:color="auto"/>
        <w:left w:val="none" w:sz="0" w:space="0" w:color="auto"/>
        <w:bottom w:val="none" w:sz="0" w:space="0" w:color="auto"/>
        <w:right w:val="none" w:sz="0" w:space="0" w:color="auto"/>
      </w:divBdr>
    </w:div>
    <w:div w:id="145171502">
      <w:bodyDiv w:val="1"/>
      <w:marLeft w:val="0"/>
      <w:marRight w:val="0"/>
      <w:marTop w:val="0"/>
      <w:marBottom w:val="0"/>
      <w:divBdr>
        <w:top w:val="none" w:sz="0" w:space="0" w:color="auto"/>
        <w:left w:val="none" w:sz="0" w:space="0" w:color="auto"/>
        <w:bottom w:val="none" w:sz="0" w:space="0" w:color="auto"/>
        <w:right w:val="none" w:sz="0" w:space="0" w:color="auto"/>
      </w:divBdr>
    </w:div>
    <w:div w:id="154028801">
      <w:bodyDiv w:val="1"/>
      <w:marLeft w:val="0"/>
      <w:marRight w:val="0"/>
      <w:marTop w:val="0"/>
      <w:marBottom w:val="0"/>
      <w:divBdr>
        <w:top w:val="none" w:sz="0" w:space="0" w:color="auto"/>
        <w:left w:val="none" w:sz="0" w:space="0" w:color="auto"/>
        <w:bottom w:val="none" w:sz="0" w:space="0" w:color="auto"/>
        <w:right w:val="none" w:sz="0" w:space="0" w:color="auto"/>
      </w:divBdr>
    </w:div>
    <w:div w:id="175505628">
      <w:bodyDiv w:val="1"/>
      <w:marLeft w:val="0"/>
      <w:marRight w:val="0"/>
      <w:marTop w:val="0"/>
      <w:marBottom w:val="0"/>
      <w:divBdr>
        <w:top w:val="none" w:sz="0" w:space="0" w:color="auto"/>
        <w:left w:val="none" w:sz="0" w:space="0" w:color="auto"/>
        <w:bottom w:val="none" w:sz="0" w:space="0" w:color="auto"/>
        <w:right w:val="none" w:sz="0" w:space="0" w:color="auto"/>
      </w:divBdr>
    </w:div>
    <w:div w:id="189681508">
      <w:bodyDiv w:val="1"/>
      <w:marLeft w:val="0"/>
      <w:marRight w:val="0"/>
      <w:marTop w:val="0"/>
      <w:marBottom w:val="0"/>
      <w:divBdr>
        <w:top w:val="none" w:sz="0" w:space="0" w:color="auto"/>
        <w:left w:val="none" w:sz="0" w:space="0" w:color="auto"/>
        <w:bottom w:val="none" w:sz="0" w:space="0" w:color="auto"/>
        <w:right w:val="none" w:sz="0" w:space="0" w:color="auto"/>
      </w:divBdr>
    </w:div>
    <w:div w:id="202643276">
      <w:bodyDiv w:val="1"/>
      <w:marLeft w:val="0"/>
      <w:marRight w:val="0"/>
      <w:marTop w:val="0"/>
      <w:marBottom w:val="0"/>
      <w:divBdr>
        <w:top w:val="none" w:sz="0" w:space="0" w:color="auto"/>
        <w:left w:val="none" w:sz="0" w:space="0" w:color="auto"/>
        <w:bottom w:val="none" w:sz="0" w:space="0" w:color="auto"/>
        <w:right w:val="none" w:sz="0" w:space="0" w:color="auto"/>
      </w:divBdr>
    </w:div>
    <w:div w:id="218857388">
      <w:bodyDiv w:val="1"/>
      <w:marLeft w:val="0"/>
      <w:marRight w:val="0"/>
      <w:marTop w:val="0"/>
      <w:marBottom w:val="0"/>
      <w:divBdr>
        <w:top w:val="none" w:sz="0" w:space="0" w:color="auto"/>
        <w:left w:val="none" w:sz="0" w:space="0" w:color="auto"/>
        <w:bottom w:val="none" w:sz="0" w:space="0" w:color="auto"/>
        <w:right w:val="none" w:sz="0" w:space="0" w:color="auto"/>
      </w:divBdr>
    </w:div>
    <w:div w:id="220142747">
      <w:bodyDiv w:val="1"/>
      <w:marLeft w:val="0"/>
      <w:marRight w:val="0"/>
      <w:marTop w:val="0"/>
      <w:marBottom w:val="0"/>
      <w:divBdr>
        <w:top w:val="none" w:sz="0" w:space="0" w:color="auto"/>
        <w:left w:val="none" w:sz="0" w:space="0" w:color="auto"/>
        <w:bottom w:val="none" w:sz="0" w:space="0" w:color="auto"/>
        <w:right w:val="none" w:sz="0" w:space="0" w:color="auto"/>
      </w:divBdr>
    </w:div>
    <w:div w:id="221253135">
      <w:bodyDiv w:val="1"/>
      <w:marLeft w:val="0"/>
      <w:marRight w:val="0"/>
      <w:marTop w:val="0"/>
      <w:marBottom w:val="0"/>
      <w:divBdr>
        <w:top w:val="none" w:sz="0" w:space="0" w:color="auto"/>
        <w:left w:val="none" w:sz="0" w:space="0" w:color="auto"/>
        <w:bottom w:val="none" w:sz="0" w:space="0" w:color="auto"/>
        <w:right w:val="none" w:sz="0" w:space="0" w:color="auto"/>
      </w:divBdr>
    </w:div>
    <w:div w:id="222912875">
      <w:bodyDiv w:val="1"/>
      <w:marLeft w:val="0"/>
      <w:marRight w:val="0"/>
      <w:marTop w:val="0"/>
      <w:marBottom w:val="0"/>
      <w:divBdr>
        <w:top w:val="none" w:sz="0" w:space="0" w:color="auto"/>
        <w:left w:val="none" w:sz="0" w:space="0" w:color="auto"/>
        <w:bottom w:val="none" w:sz="0" w:space="0" w:color="auto"/>
        <w:right w:val="none" w:sz="0" w:space="0" w:color="auto"/>
      </w:divBdr>
    </w:div>
    <w:div w:id="240527961">
      <w:bodyDiv w:val="1"/>
      <w:marLeft w:val="0"/>
      <w:marRight w:val="0"/>
      <w:marTop w:val="0"/>
      <w:marBottom w:val="0"/>
      <w:divBdr>
        <w:top w:val="none" w:sz="0" w:space="0" w:color="auto"/>
        <w:left w:val="none" w:sz="0" w:space="0" w:color="auto"/>
        <w:bottom w:val="none" w:sz="0" w:space="0" w:color="auto"/>
        <w:right w:val="none" w:sz="0" w:space="0" w:color="auto"/>
      </w:divBdr>
    </w:div>
    <w:div w:id="256595801">
      <w:bodyDiv w:val="1"/>
      <w:marLeft w:val="0"/>
      <w:marRight w:val="0"/>
      <w:marTop w:val="0"/>
      <w:marBottom w:val="0"/>
      <w:divBdr>
        <w:top w:val="none" w:sz="0" w:space="0" w:color="auto"/>
        <w:left w:val="none" w:sz="0" w:space="0" w:color="auto"/>
        <w:bottom w:val="none" w:sz="0" w:space="0" w:color="auto"/>
        <w:right w:val="none" w:sz="0" w:space="0" w:color="auto"/>
      </w:divBdr>
    </w:div>
    <w:div w:id="266928549">
      <w:bodyDiv w:val="1"/>
      <w:marLeft w:val="0"/>
      <w:marRight w:val="0"/>
      <w:marTop w:val="0"/>
      <w:marBottom w:val="0"/>
      <w:divBdr>
        <w:top w:val="none" w:sz="0" w:space="0" w:color="auto"/>
        <w:left w:val="none" w:sz="0" w:space="0" w:color="auto"/>
        <w:bottom w:val="none" w:sz="0" w:space="0" w:color="auto"/>
        <w:right w:val="none" w:sz="0" w:space="0" w:color="auto"/>
      </w:divBdr>
    </w:div>
    <w:div w:id="284048434">
      <w:bodyDiv w:val="1"/>
      <w:marLeft w:val="0"/>
      <w:marRight w:val="0"/>
      <w:marTop w:val="0"/>
      <w:marBottom w:val="0"/>
      <w:divBdr>
        <w:top w:val="none" w:sz="0" w:space="0" w:color="auto"/>
        <w:left w:val="none" w:sz="0" w:space="0" w:color="auto"/>
        <w:bottom w:val="none" w:sz="0" w:space="0" w:color="auto"/>
        <w:right w:val="none" w:sz="0" w:space="0" w:color="auto"/>
      </w:divBdr>
    </w:div>
    <w:div w:id="331612886">
      <w:bodyDiv w:val="1"/>
      <w:marLeft w:val="0"/>
      <w:marRight w:val="0"/>
      <w:marTop w:val="0"/>
      <w:marBottom w:val="0"/>
      <w:divBdr>
        <w:top w:val="none" w:sz="0" w:space="0" w:color="auto"/>
        <w:left w:val="none" w:sz="0" w:space="0" w:color="auto"/>
        <w:bottom w:val="none" w:sz="0" w:space="0" w:color="auto"/>
        <w:right w:val="none" w:sz="0" w:space="0" w:color="auto"/>
      </w:divBdr>
    </w:div>
    <w:div w:id="363528442">
      <w:bodyDiv w:val="1"/>
      <w:marLeft w:val="0"/>
      <w:marRight w:val="0"/>
      <w:marTop w:val="0"/>
      <w:marBottom w:val="0"/>
      <w:divBdr>
        <w:top w:val="none" w:sz="0" w:space="0" w:color="auto"/>
        <w:left w:val="none" w:sz="0" w:space="0" w:color="auto"/>
        <w:bottom w:val="none" w:sz="0" w:space="0" w:color="auto"/>
        <w:right w:val="none" w:sz="0" w:space="0" w:color="auto"/>
      </w:divBdr>
    </w:div>
    <w:div w:id="375349569">
      <w:bodyDiv w:val="1"/>
      <w:marLeft w:val="0"/>
      <w:marRight w:val="0"/>
      <w:marTop w:val="0"/>
      <w:marBottom w:val="0"/>
      <w:divBdr>
        <w:top w:val="none" w:sz="0" w:space="0" w:color="auto"/>
        <w:left w:val="none" w:sz="0" w:space="0" w:color="auto"/>
        <w:bottom w:val="none" w:sz="0" w:space="0" w:color="auto"/>
        <w:right w:val="none" w:sz="0" w:space="0" w:color="auto"/>
      </w:divBdr>
    </w:div>
    <w:div w:id="401833264">
      <w:bodyDiv w:val="1"/>
      <w:marLeft w:val="0"/>
      <w:marRight w:val="0"/>
      <w:marTop w:val="0"/>
      <w:marBottom w:val="0"/>
      <w:divBdr>
        <w:top w:val="none" w:sz="0" w:space="0" w:color="auto"/>
        <w:left w:val="none" w:sz="0" w:space="0" w:color="auto"/>
        <w:bottom w:val="none" w:sz="0" w:space="0" w:color="auto"/>
        <w:right w:val="none" w:sz="0" w:space="0" w:color="auto"/>
      </w:divBdr>
    </w:div>
    <w:div w:id="407699685">
      <w:bodyDiv w:val="1"/>
      <w:marLeft w:val="0"/>
      <w:marRight w:val="0"/>
      <w:marTop w:val="0"/>
      <w:marBottom w:val="0"/>
      <w:divBdr>
        <w:top w:val="none" w:sz="0" w:space="0" w:color="auto"/>
        <w:left w:val="none" w:sz="0" w:space="0" w:color="auto"/>
        <w:bottom w:val="none" w:sz="0" w:space="0" w:color="auto"/>
        <w:right w:val="none" w:sz="0" w:space="0" w:color="auto"/>
      </w:divBdr>
    </w:div>
    <w:div w:id="409042787">
      <w:bodyDiv w:val="1"/>
      <w:marLeft w:val="0"/>
      <w:marRight w:val="0"/>
      <w:marTop w:val="0"/>
      <w:marBottom w:val="0"/>
      <w:divBdr>
        <w:top w:val="none" w:sz="0" w:space="0" w:color="auto"/>
        <w:left w:val="none" w:sz="0" w:space="0" w:color="auto"/>
        <w:bottom w:val="none" w:sz="0" w:space="0" w:color="auto"/>
        <w:right w:val="none" w:sz="0" w:space="0" w:color="auto"/>
      </w:divBdr>
    </w:div>
    <w:div w:id="413672594">
      <w:bodyDiv w:val="1"/>
      <w:marLeft w:val="0"/>
      <w:marRight w:val="0"/>
      <w:marTop w:val="0"/>
      <w:marBottom w:val="0"/>
      <w:divBdr>
        <w:top w:val="none" w:sz="0" w:space="0" w:color="auto"/>
        <w:left w:val="none" w:sz="0" w:space="0" w:color="auto"/>
        <w:bottom w:val="none" w:sz="0" w:space="0" w:color="auto"/>
        <w:right w:val="none" w:sz="0" w:space="0" w:color="auto"/>
      </w:divBdr>
    </w:div>
    <w:div w:id="417168543">
      <w:bodyDiv w:val="1"/>
      <w:marLeft w:val="0"/>
      <w:marRight w:val="0"/>
      <w:marTop w:val="0"/>
      <w:marBottom w:val="0"/>
      <w:divBdr>
        <w:top w:val="none" w:sz="0" w:space="0" w:color="auto"/>
        <w:left w:val="none" w:sz="0" w:space="0" w:color="auto"/>
        <w:bottom w:val="none" w:sz="0" w:space="0" w:color="auto"/>
        <w:right w:val="none" w:sz="0" w:space="0" w:color="auto"/>
      </w:divBdr>
    </w:div>
    <w:div w:id="420225427">
      <w:bodyDiv w:val="1"/>
      <w:marLeft w:val="0"/>
      <w:marRight w:val="0"/>
      <w:marTop w:val="0"/>
      <w:marBottom w:val="0"/>
      <w:divBdr>
        <w:top w:val="none" w:sz="0" w:space="0" w:color="auto"/>
        <w:left w:val="none" w:sz="0" w:space="0" w:color="auto"/>
        <w:bottom w:val="none" w:sz="0" w:space="0" w:color="auto"/>
        <w:right w:val="none" w:sz="0" w:space="0" w:color="auto"/>
      </w:divBdr>
    </w:div>
    <w:div w:id="424888776">
      <w:bodyDiv w:val="1"/>
      <w:marLeft w:val="0"/>
      <w:marRight w:val="0"/>
      <w:marTop w:val="0"/>
      <w:marBottom w:val="0"/>
      <w:divBdr>
        <w:top w:val="none" w:sz="0" w:space="0" w:color="auto"/>
        <w:left w:val="none" w:sz="0" w:space="0" w:color="auto"/>
        <w:bottom w:val="none" w:sz="0" w:space="0" w:color="auto"/>
        <w:right w:val="none" w:sz="0" w:space="0" w:color="auto"/>
      </w:divBdr>
    </w:div>
    <w:div w:id="431124365">
      <w:bodyDiv w:val="1"/>
      <w:marLeft w:val="0"/>
      <w:marRight w:val="0"/>
      <w:marTop w:val="0"/>
      <w:marBottom w:val="0"/>
      <w:divBdr>
        <w:top w:val="none" w:sz="0" w:space="0" w:color="auto"/>
        <w:left w:val="none" w:sz="0" w:space="0" w:color="auto"/>
        <w:bottom w:val="none" w:sz="0" w:space="0" w:color="auto"/>
        <w:right w:val="none" w:sz="0" w:space="0" w:color="auto"/>
      </w:divBdr>
    </w:div>
    <w:div w:id="432214403">
      <w:bodyDiv w:val="1"/>
      <w:marLeft w:val="0"/>
      <w:marRight w:val="0"/>
      <w:marTop w:val="0"/>
      <w:marBottom w:val="0"/>
      <w:divBdr>
        <w:top w:val="none" w:sz="0" w:space="0" w:color="auto"/>
        <w:left w:val="none" w:sz="0" w:space="0" w:color="auto"/>
        <w:bottom w:val="none" w:sz="0" w:space="0" w:color="auto"/>
        <w:right w:val="none" w:sz="0" w:space="0" w:color="auto"/>
      </w:divBdr>
    </w:div>
    <w:div w:id="447816291">
      <w:bodyDiv w:val="1"/>
      <w:marLeft w:val="0"/>
      <w:marRight w:val="0"/>
      <w:marTop w:val="0"/>
      <w:marBottom w:val="0"/>
      <w:divBdr>
        <w:top w:val="none" w:sz="0" w:space="0" w:color="auto"/>
        <w:left w:val="none" w:sz="0" w:space="0" w:color="auto"/>
        <w:bottom w:val="none" w:sz="0" w:space="0" w:color="auto"/>
        <w:right w:val="none" w:sz="0" w:space="0" w:color="auto"/>
      </w:divBdr>
    </w:div>
    <w:div w:id="449282029">
      <w:bodyDiv w:val="1"/>
      <w:marLeft w:val="0"/>
      <w:marRight w:val="0"/>
      <w:marTop w:val="0"/>
      <w:marBottom w:val="0"/>
      <w:divBdr>
        <w:top w:val="none" w:sz="0" w:space="0" w:color="auto"/>
        <w:left w:val="none" w:sz="0" w:space="0" w:color="auto"/>
        <w:bottom w:val="none" w:sz="0" w:space="0" w:color="auto"/>
        <w:right w:val="none" w:sz="0" w:space="0" w:color="auto"/>
      </w:divBdr>
    </w:div>
    <w:div w:id="455492743">
      <w:bodyDiv w:val="1"/>
      <w:marLeft w:val="0"/>
      <w:marRight w:val="0"/>
      <w:marTop w:val="0"/>
      <w:marBottom w:val="0"/>
      <w:divBdr>
        <w:top w:val="none" w:sz="0" w:space="0" w:color="auto"/>
        <w:left w:val="none" w:sz="0" w:space="0" w:color="auto"/>
        <w:bottom w:val="none" w:sz="0" w:space="0" w:color="auto"/>
        <w:right w:val="none" w:sz="0" w:space="0" w:color="auto"/>
      </w:divBdr>
    </w:div>
    <w:div w:id="487022470">
      <w:bodyDiv w:val="1"/>
      <w:marLeft w:val="0"/>
      <w:marRight w:val="0"/>
      <w:marTop w:val="0"/>
      <w:marBottom w:val="0"/>
      <w:divBdr>
        <w:top w:val="none" w:sz="0" w:space="0" w:color="auto"/>
        <w:left w:val="none" w:sz="0" w:space="0" w:color="auto"/>
        <w:bottom w:val="none" w:sz="0" w:space="0" w:color="auto"/>
        <w:right w:val="none" w:sz="0" w:space="0" w:color="auto"/>
      </w:divBdr>
    </w:div>
    <w:div w:id="490024381">
      <w:bodyDiv w:val="1"/>
      <w:marLeft w:val="0"/>
      <w:marRight w:val="0"/>
      <w:marTop w:val="0"/>
      <w:marBottom w:val="0"/>
      <w:divBdr>
        <w:top w:val="none" w:sz="0" w:space="0" w:color="auto"/>
        <w:left w:val="none" w:sz="0" w:space="0" w:color="auto"/>
        <w:bottom w:val="none" w:sz="0" w:space="0" w:color="auto"/>
        <w:right w:val="none" w:sz="0" w:space="0" w:color="auto"/>
      </w:divBdr>
    </w:div>
    <w:div w:id="493641409">
      <w:bodyDiv w:val="1"/>
      <w:marLeft w:val="0"/>
      <w:marRight w:val="0"/>
      <w:marTop w:val="0"/>
      <w:marBottom w:val="0"/>
      <w:divBdr>
        <w:top w:val="none" w:sz="0" w:space="0" w:color="auto"/>
        <w:left w:val="none" w:sz="0" w:space="0" w:color="auto"/>
        <w:bottom w:val="none" w:sz="0" w:space="0" w:color="auto"/>
        <w:right w:val="none" w:sz="0" w:space="0" w:color="auto"/>
      </w:divBdr>
    </w:div>
    <w:div w:id="495924790">
      <w:bodyDiv w:val="1"/>
      <w:marLeft w:val="0"/>
      <w:marRight w:val="0"/>
      <w:marTop w:val="0"/>
      <w:marBottom w:val="0"/>
      <w:divBdr>
        <w:top w:val="none" w:sz="0" w:space="0" w:color="auto"/>
        <w:left w:val="none" w:sz="0" w:space="0" w:color="auto"/>
        <w:bottom w:val="none" w:sz="0" w:space="0" w:color="auto"/>
        <w:right w:val="none" w:sz="0" w:space="0" w:color="auto"/>
      </w:divBdr>
    </w:div>
    <w:div w:id="500966673">
      <w:bodyDiv w:val="1"/>
      <w:marLeft w:val="0"/>
      <w:marRight w:val="0"/>
      <w:marTop w:val="0"/>
      <w:marBottom w:val="0"/>
      <w:divBdr>
        <w:top w:val="none" w:sz="0" w:space="0" w:color="auto"/>
        <w:left w:val="none" w:sz="0" w:space="0" w:color="auto"/>
        <w:bottom w:val="none" w:sz="0" w:space="0" w:color="auto"/>
        <w:right w:val="none" w:sz="0" w:space="0" w:color="auto"/>
      </w:divBdr>
    </w:div>
    <w:div w:id="514733704">
      <w:bodyDiv w:val="1"/>
      <w:marLeft w:val="0"/>
      <w:marRight w:val="0"/>
      <w:marTop w:val="0"/>
      <w:marBottom w:val="0"/>
      <w:divBdr>
        <w:top w:val="none" w:sz="0" w:space="0" w:color="auto"/>
        <w:left w:val="none" w:sz="0" w:space="0" w:color="auto"/>
        <w:bottom w:val="none" w:sz="0" w:space="0" w:color="auto"/>
        <w:right w:val="none" w:sz="0" w:space="0" w:color="auto"/>
      </w:divBdr>
    </w:div>
    <w:div w:id="532620636">
      <w:bodyDiv w:val="1"/>
      <w:marLeft w:val="0"/>
      <w:marRight w:val="0"/>
      <w:marTop w:val="0"/>
      <w:marBottom w:val="0"/>
      <w:divBdr>
        <w:top w:val="none" w:sz="0" w:space="0" w:color="auto"/>
        <w:left w:val="none" w:sz="0" w:space="0" w:color="auto"/>
        <w:bottom w:val="none" w:sz="0" w:space="0" w:color="auto"/>
        <w:right w:val="none" w:sz="0" w:space="0" w:color="auto"/>
      </w:divBdr>
    </w:div>
    <w:div w:id="538250143">
      <w:bodyDiv w:val="1"/>
      <w:marLeft w:val="0"/>
      <w:marRight w:val="0"/>
      <w:marTop w:val="0"/>
      <w:marBottom w:val="0"/>
      <w:divBdr>
        <w:top w:val="none" w:sz="0" w:space="0" w:color="auto"/>
        <w:left w:val="none" w:sz="0" w:space="0" w:color="auto"/>
        <w:bottom w:val="none" w:sz="0" w:space="0" w:color="auto"/>
        <w:right w:val="none" w:sz="0" w:space="0" w:color="auto"/>
      </w:divBdr>
    </w:div>
    <w:div w:id="544800843">
      <w:bodyDiv w:val="1"/>
      <w:marLeft w:val="0"/>
      <w:marRight w:val="0"/>
      <w:marTop w:val="0"/>
      <w:marBottom w:val="0"/>
      <w:divBdr>
        <w:top w:val="none" w:sz="0" w:space="0" w:color="auto"/>
        <w:left w:val="none" w:sz="0" w:space="0" w:color="auto"/>
        <w:bottom w:val="none" w:sz="0" w:space="0" w:color="auto"/>
        <w:right w:val="none" w:sz="0" w:space="0" w:color="auto"/>
      </w:divBdr>
    </w:div>
    <w:div w:id="549340915">
      <w:bodyDiv w:val="1"/>
      <w:marLeft w:val="0"/>
      <w:marRight w:val="0"/>
      <w:marTop w:val="0"/>
      <w:marBottom w:val="0"/>
      <w:divBdr>
        <w:top w:val="none" w:sz="0" w:space="0" w:color="auto"/>
        <w:left w:val="none" w:sz="0" w:space="0" w:color="auto"/>
        <w:bottom w:val="none" w:sz="0" w:space="0" w:color="auto"/>
        <w:right w:val="none" w:sz="0" w:space="0" w:color="auto"/>
      </w:divBdr>
    </w:div>
    <w:div w:id="556430895">
      <w:bodyDiv w:val="1"/>
      <w:marLeft w:val="0"/>
      <w:marRight w:val="0"/>
      <w:marTop w:val="0"/>
      <w:marBottom w:val="0"/>
      <w:divBdr>
        <w:top w:val="none" w:sz="0" w:space="0" w:color="auto"/>
        <w:left w:val="none" w:sz="0" w:space="0" w:color="auto"/>
        <w:bottom w:val="none" w:sz="0" w:space="0" w:color="auto"/>
        <w:right w:val="none" w:sz="0" w:space="0" w:color="auto"/>
      </w:divBdr>
    </w:div>
    <w:div w:id="560210535">
      <w:bodyDiv w:val="1"/>
      <w:marLeft w:val="0"/>
      <w:marRight w:val="0"/>
      <w:marTop w:val="0"/>
      <w:marBottom w:val="0"/>
      <w:divBdr>
        <w:top w:val="none" w:sz="0" w:space="0" w:color="auto"/>
        <w:left w:val="none" w:sz="0" w:space="0" w:color="auto"/>
        <w:bottom w:val="none" w:sz="0" w:space="0" w:color="auto"/>
        <w:right w:val="none" w:sz="0" w:space="0" w:color="auto"/>
      </w:divBdr>
    </w:div>
    <w:div w:id="560363782">
      <w:bodyDiv w:val="1"/>
      <w:marLeft w:val="0"/>
      <w:marRight w:val="0"/>
      <w:marTop w:val="0"/>
      <w:marBottom w:val="0"/>
      <w:divBdr>
        <w:top w:val="none" w:sz="0" w:space="0" w:color="auto"/>
        <w:left w:val="none" w:sz="0" w:space="0" w:color="auto"/>
        <w:bottom w:val="none" w:sz="0" w:space="0" w:color="auto"/>
        <w:right w:val="none" w:sz="0" w:space="0" w:color="auto"/>
      </w:divBdr>
    </w:div>
    <w:div w:id="563418813">
      <w:bodyDiv w:val="1"/>
      <w:marLeft w:val="0"/>
      <w:marRight w:val="0"/>
      <w:marTop w:val="0"/>
      <w:marBottom w:val="0"/>
      <w:divBdr>
        <w:top w:val="none" w:sz="0" w:space="0" w:color="auto"/>
        <w:left w:val="none" w:sz="0" w:space="0" w:color="auto"/>
        <w:bottom w:val="none" w:sz="0" w:space="0" w:color="auto"/>
        <w:right w:val="none" w:sz="0" w:space="0" w:color="auto"/>
      </w:divBdr>
    </w:div>
    <w:div w:id="567500900">
      <w:bodyDiv w:val="1"/>
      <w:marLeft w:val="0"/>
      <w:marRight w:val="0"/>
      <w:marTop w:val="0"/>
      <w:marBottom w:val="0"/>
      <w:divBdr>
        <w:top w:val="none" w:sz="0" w:space="0" w:color="auto"/>
        <w:left w:val="none" w:sz="0" w:space="0" w:color="auto"/>
        <w:bottom w:val="none" w:sz="0" w:space="0" w:color="auto"/>
        <w:right w:val="none" w:sz="0" w:space="0" w:color="auto"/>
      </w:divBdr>
    </w:div>
    <w:div w:id="568421908">
      <w:bodyDiv w:val="1"/>
      <w:marLeft w:val="0"/>
      <w:marRight w:val="0"/>
      <w:marTop w:val="0"/>
      <w:marBottom w:val="0"/>
      <w:divBdr>
        <w:top w:val="none" w:sz="0" w:space="0" w:color="auto"/>
        <w:left w:val="none" w:sz="0" w:space="0" w:color="auto"/>
        <w:bottom w:val="none" w:sz="0" w:space="0" w:color="auto"/>
        <w:right w:val="none" w:sz="0" w:space="0" w:color="auto"/>
      </w:divBdr>
    </w:div>
    <w:div w:id="569080872">
      <w:bodyDiv w:val="1"/>
      <w:marLeft w:val="0"/>
      <w:marRight w:val="0"/>
      <w:marTop w:val="0"/>
      <w:marBottom w:val="0"/>
      <w:divBdr>
        <w:top w:val="none" w:sz="0" w:space="0" w:color="auto"/>
        <w:left w:val="none" w:sz="0" w:space="0" w:color="auto"/>
        <w:bottom w:val="none" w:sz="0" w:space="0" w:color="auto"/>
        <w:right w:val="none" w:sz="0" w:space="0" w:color="auto"/>
      </w:divBdr>
    </w:div>
    <w:div w:id="577979180">
      <w:bodyDiv w:val="1"/>
      <w:marLeft w:val="0"/>
      <w:marRight w:val="0"/>
      <w:marTop w:val="0"/>
      <w:marBottom w:val="0"/>
      <w:divBdr>
        <w:top w:val="none" w:sz="0" w:space="0" w:color="auto"/>
        <w:left w:val="none" w:sz="0" w:space="0" w:color="auto"/>
        <w:bottom w:val="none" w:sz="0" w:space="0" w:color="auto"/>
        <w:right w:val="none" w:sz="0" w:space="0" w:color="auto"/>
      </w:divBdr>
    </w:div>
    <w:div w:id="582030242">
      <w:bodyDiv w:val="1"/>
      <w:marLeft w:val="0"/>
      <w:marRight w:val="0"/>
      <w:marTop w:val="0"/>
      <w:marBottom w:val="0"/>
      <w:divBdr>
        <w:top w:val="none" w:sz="0" w:space="0" w:color="auto"/>
        <w:left w:val="none" w:sz="0" w:space="0" w:color="auto"/>
        <w:bottom w:val="none" w:sz="0" w:space="0" w:color="auto"/>
        <w:right w:val="none" w:sz="0" w:space="0" w:color="auto"/>
      </w:divBdr>
    </w:div>
    <w:div w:id="604581311">
      <w:bodyDiv w:val="1"/>
      <w:marLeft w:val="0"/>
      <w:marRight w:val="0"/>
      <w:marTop w:val="0"/>
      <w:marBottom w:val="0"/>
      <w:divBdr>
        <w:top w:val="none" w:sz="0" w:space="0" w:color="auto"/>
        <w:left w:val="none" w:sz="0" w:space="0" w:color="auto"/>
        <w:bottom w:val="none" w:sz="0" w:space="0" w:color="auto"/>
        <w:right w:val="none" w:sz="0" w:space="0" w:color="auto"/>
      </w:divBdr>
    </w:div>
    <w:div w:id="640158550">
      <w:bodyDiv w:val="1"/>
      <w:marLeft w:val="0"/>
      <w:marRight w:val="0"/>
      <w:marTop w:val="0"/>
      <w:marBottom w:val="0"/>
      <w:divBdr>
        <w:top w:val="none" w:sz="0" w:space="0" w:color="auto"/>
        <w:left w:val="none" w:sz="0" w:space="0" w:color="auto"/>
        <w:bottom w:val="none" w:sz="0" w:space="0" w:color="auto"/>
        <w:right w:val="none" w:sz="0" w:space="0" w:color="auto"/>
      </w:divBdr>
    </w:div>
    <w:div w:id="642539460">
      <w:bodyDiv w:val="1"/>
      <w:marLeft w:val="0"/>
      <w:marRight w:val="0"/>
      <w:marTop w:val="0"/>
      <w:marBottom w:val="0"/>
      <w:divBdr>
        <w:top w:val="none" w:sz="0" w:space="0" w:color="auto"/>
        <w:left w:val="none" w:sz="0" w:space="0" w:color="auto"/>
        <w:bottom w:val="none" w:sz="0" w:space="0" w:color="auto"/>
        <w:right w:val="none" w:sz="0" w:space="0" w:color="auto"/>
      </w:divBdr>
    </w:div>
    <w:div w:id="661545810">
      <w:bodyDiv w:val="1"/>
      <w:marLeft w:val="0"/>
      <w:marRight w:val="0"/>
      <w:marTop w:val="0"/>
      <w:marBottom w:val="0"/>
      <w:divBdr>
        <w:top w:val="none" w:sz="0" w:space="0" w:color="auto"/>
        <w:left w:val="none" w:sz="0" w:space="0" w:color="auto"/>
        <w:bottom w:val="none" w:sz="0" w:space="0" w:color="auto"/>
        <w:right w:val="none" w:sz="0" w:space="0" w:color="auto"/>
      </w:divBdr>
    </w:div>
    <w:div w:id="665212943">
      <w:bodyDiv w:val="1"/>
      <w:marLeft w:val="0"/>
      <w:marRight w:val="0"/>
      <w:marTop w:val="0"/>
      <w:marBottom w:val="0"/>
      <w:divBdr>
        <w:top w:val="none" w:sz="0" w:space="0" w:color="auto"/>
        <w:left w:val="none" w:sz="0" w:space="0" w:color="auto"/>
        <w:bottom w:val="none" w:sz="0" w:space="0" w:color="auto"/>
        <w:right w:val="none" w:sz="0" w:space="0" w:color="auto"/>
      </w:divBdr>
    </w:div>
    <w:div w:id="684862309">
      <w:bodyDiv w:val="1"/>
      <w:marLeft w:val="0"/>
      <w:marRight w:val="0"/>
      <w:marTop w:val="0"/>
      <w:marBottom w:val="0"/>
      <w:divBdr>
        <w:top w:val="none" w:sz="0" w:space="0" w:color="auto"/>
        <w:left w:val="none" w:sz="0" w:space="0" w:color="auto"/>
        <w:bottom w:val="none" w:sz="0" w:space="0" w:color="auto"/>
        <w:right w:val="none" w:sz="0" w:space="0" w:color="auto"/>
      </w:divBdr>
    </w:div>
    <w:div w:id="692389339">
      <w:bodyDiv w:val="1"/>
      <w:marLeft w:val="0"/>
      <w:marRight w:val="0"/>
      <w:marTop w:val="0"/>
      <w:marBottom w:val="0"/>
      <w:divBdr>
        <w:top w:val="none" w:sz="0" w:space="0" w:color="auto"/>
        <w:left w:val="none" w:sz="0" w:space="0" w:color="auto"/>
        <w:bottom w:val="none" w:sz="0" w:space="0" w:color="auto"/>
        <w:right w:val="none" w:sz="0" w:space="0" w:color="auto"/>
      </w:divBdr>
    </w:div>
    <w:div w:id="694966387">
      <w:bodyDiv w:val="1"/>
      <w:marLeft w:val="0"/>
      <w:marRight w:val="0"/>
      <w:marTop w:val="0"/>
      <w:marBottom w:val="0"/>
      <w:divBdr>
        <w:top w:val="none" w:sz="0" w:space="0" w:color="auto"/>
        <w:left w:val="none" w:sz="0" w:space="0" w:color="auto"/>
        <w:bottom w:val="none" w:sz="0" w:space="0" w:color="auto"/>
        <w:right w:val="none" w:sz="0" w:space="0" w:color="auto"/>
      </w:divBdr>
    </w:div>
    <w:div w:id="721251467">
      <w:bodyDiv w:val="1"/>
      <w:marLeft w:val="0"/>
      <w:marRight w:val="0"/>
      <w:marTop w:val="0"/>
      <w:marBottom w:val="0"/>
      <w:divBdr>
        <w:top w:val="none" w:sz="0" w:space="0" w:color="auto"/>
        <w:left w:val="none" w:sz="0" w:space="0" w:color="auto"/>
        <w:bottom w:val="none" w:sz="0" w:space="0" w:color="auto"/>
        <w:right w:val="none" w:sz="0" w:space="0" w:color="auto"/>
      </w:divBdr>
    </w:div>
    <w:div w:id="721752444">
      <w:bodyDiv w:val="1"/>
      <w:marLeft w:val="0"/>
      <w:marRight w:val="0"/>
      <w:marTop w:val="0"/>
      <w:marBottom w:val="0"/>
      <w:divBdr>
        <w:top w:val="none" w:sz="0" w:space="0" w:color="auto"/>
        <w:left w:val="none" w:sz="0" w:space="0" w:color="auto"/>
        <w:bottom w:val="none" w:sz="0" w:space="0" w:color="auto"/>
        <w:right w:val="none" w:sz="0" w:space="0" w:color="auto"/>
      </w:divBdr>
    </w:div>
    <w:div w:id="725227182">
      <w:bodyDiv w:val="1"/>
      <w:marLeft w:val="0"/>
      <w:marRight w:val="0"/>
      <w:marTop w:val="0"/>
      <w:marBottom w:val="0"/>
      <w:divBdr>
        <w:top w:val="none" w:sz="0" w:space="0" w:color="auto"/>
        <w:left w:val="none" w:sz="0" w:space="0" w:color="auto"/>
        <w:bottom w:val="none" w:sz="0" w:space="0" w:color="auto"/>
        <w:right w:val="none" w:sz="0" w:space="0" w:color="auto"/>
      </w:divBdr>
    </w:div>
    <w:div w:id="734623806">
      <w:bodyDiv w:val="1"/>
      <w:marLeft w:val="0"/>
      <w:marRight w:val="0"/>
      <w:marTop w:val="0"/>
      <w:marBottom w:val="0"/>
      <w:divBdr>
        <w:top w:val="none" w:sz="0" w:space="0" w:color="auto"/>
        <w:left w:val="none" w:sz="0" w:space="0" w:color="auto"/>
        <w:bottom w:val="none" w:sz="0" w:space="0" w:color="auto"/>
        <w:right w:val="none" w:sz="0" w:space="0" w:color="auto"/>
      </w:divBdr>
    </w:div>
    <w:div w:id="742721336">
      <w:bodyDiv w:val="1"/>
      <w:marLeft w:val="0"/>
      <w:marRight w:val="0"/>
      <w:marTop w:val="0"/>
      <w:marBottom w:val="0"/>
      <w:divBdr>
        <w:top w:val="none" w:sz="0" w:space="0" w:color="auto"/>
        <w:left w:val="none" w:sz="0" w:space="0" w:color="auto"/>
        <w:bottom w:val="none" w:sz="0" w:space="0" w:color="auto"/>
        <w:right w:val="none" w:sz="0" w:space="0" w:color="auto"/>
      </w:divBdr>
    </w:div>
    <w:div w:id="764307830">
      <w:bodyDiv w:val="1"/>
      <w:marLeft w:val="0"/>
      <w:marRight w:val="0"/>
      <w:marTop w:val="0"/>
      <w:marBottom w:val="0"/>
      <w:divBdr>
        <w:top w:val="none" w:sz="0" w:space="0" w:color="auto"/>
        <w:left w:val="none" w:sz="0" w:space="0" w:color="auto"/>
        <w:bottom w:val="none" w:sz="0" w:space="0" w:color="auto"/>
        <w:right w:val="none" w:sz="0" w:space="0" w:color="auto"/>
      </w:divBdr>
    </w:div>
    <w:div w:id="766803158">
      <w:bodyDiv w:val="1"/>
      <w:marLeft w:val="0"/>
      <w:marRight w:val="0"/>
      <w:marTop w:val="0"/>
      <w:marBottom w:val="0"/>
      <w:divBdr>
        <w:top w:val="none" w:sz="0" w:space="0" w:color="auto"/>
        <w:left w:val="none" w:sz="0" w:space="0" w:color="auto"/>
        <w:bottom w:val="none" w:sz="0" w:space="0" w:color="auto"/>
        <w:right w:val="none" w:sz="0" w:space="0" w:color="auto"/>
      </w:divBdr>
    </w:div>
    <w:div w:id="771121922">
      <w:bodyDiv w:val="1"/>
      <w:marLeft w:val="0"/>
      <w:marRight w:val="0"/>
      <w:marTop w:val="0"/>
      <w:marBottom w:val="0"/>
      <w:divBdr>
        <w:top w:val="none" w:sz="0" w:space="0" w:color="auto"/>
        <w:left w:val="none" w:sz="0" w:space="0" w:color="auto"/>
        <w:bottom w:val="none" w:sz="0" w:space="0" w:color="auto"/>
        <w:right w:val="none" w:sz="0" w:space="0" w:color="auto"/>
      </w:divBdr>
    </w:div>
    <w:div w:id="777138660">
      <w:bodyDiv w:val="1"/>
      <w:marLeft w:val="0"/>
      <w:marRight w:val="0"/>
      <w:marTop w:val="0"/>
      <w:marBottom w:val="0"/>
      <w:divBdr>
        <w:top w:val="none" w:sz="0" w:space="0" w:color="auto"/>
        <w:left w:val="none" w:sz="0" w:space="0" w:color="auto"/>
        <w:bottom w:val="none" w:sz="0" w:space="0" w:color="auto"/>
        <w:right w:val="none" w:sz="0" w:space="0" w:color="auto"/>
      </w:divBdr>
    </w:div>
    <w:div w:id="787897173">
      <w:bodyDiv w:val="1"/>
      <w:marLeft w:val="0"/>
      <w:marRight w:val="0"/>
      <w:marTop w:val="0"/>
      <w:marBottom w:val="0"/>
      <w:divBdr>
        <w:top w:val="none" w:sz="0" w:space="0" w:color="auto"/>
        <w:left w:val="none" w:sz="0" w:space="0" w:color="auto"/>
        <w:bottom w:val="none" w:sz="0" w:space="0" w:color="auto"/>
        <w:right w:val="none" w:sz="0" w:space="0" w:color="auto"/>
      </w:divBdr>
    </w:div>
    <w:div w:id="798496273">
      <w:bodyDiv w:val="1"/>
      <w:marLeft w:val="0"/>
      <w:marRight w:val="0"/>
      <w:marTop w:val="0"/>
      <w:marBottom w:val="0"/>
      <w:divBdr>
        <w:top w:val="none" w:sz="0" w:space="0" w:color="auto"/>
        <w:left w:val="none" w:sz="0" w:space="0" w:color="auto"/>
        <w:bottom w:val="none" w:sz="0" w:space="0" w:color="auto"/>
        <w:right w:val="none" w:sz="0" w:space="0" w:color="auto"/>
      </w:divBdr>
    </w:div>
    <w:div w:id="801001833">
      <w:bodyDiv w:val="1"/>
      <w:marLeft w:val="0"/>
      <w:marRight w:val="0"/>
      <w:marTop w:val="0"/>
      <w:marBottom w:val="0"/>
      <w:divBdr>
        <w:top w:val="none" w:sz="0" w:space="0" w:color="auto"/>
        <w:left w:val="none" w:sz="0" w:space="0" w:color="auto"/>
        <w:bottom w:val="none" w:sz="0" w:space="0" w:color="auto"/>
        <w:right w:val="none" w:sz="0" w:space="0" w:color="auto"/>
      </w:divBdr>
    </w:div>
    <w:div w:id="827331878">
      <w:bodyDiv w:val="1"/>
      <w:marLeft w:val="0"/>
      <w:marRight w:val="0"/>
      <w:marTop w:val="0"/>
      <w:marBottom w:val="0"/>
      <w:divBdr>
        <w:top w:val="none" w:sz="0" w:space="0" w:color="auto"/>
        <w:left w:val="none" w:sz="0" w:space="0" w:color="auto"/>
        <w:bottom w:val="none" w:sz="0" w:space="0" w:color="auto"/>
        <w:right w:val="none" w:sz="0" w:space="0" w:color="auto"/>
      </w:divBdr>
    </w:div>
    <w:div w:id="838278448">
      <w:bodyDiv w:val="1"/>
      <w:marLeft w:val="0"/>
      <w:marRight w:val="0"/>
      <w:marTop w:val="0"/>
      <w:marBottom w:val="0"/>
      <w:divBdr>
        <w:top w:val="none" w:sz="0" w:space="0" w:color="auto"/>
        <w:left w:val="none" w:sz="0" w:space="0" w:color="auto"/>
        <w:bottom w:val="none" w:sz="0" w:space="0" w:color="auto"/>
        <w:right w:val="none" w:sz="0" w:space="0" w:color="auto"/>
      </w:divBdr>
    </w:div>
    <w:div w:id="884220249">
      <w:bodyDiv w:val="1"/>
      <w:marLeft w:val="0"/>
      <w:marRight w:val="0"/>
      <w:marTop w:val="0"/>
      <w:marBottom w:val="0"/>
      <w:divBdr>
        <w:top w:val="none" w:sz="0" w:space="0" w:color="auto"/>
        <w:left w:val="none" w:sz="0" w:space="0" w:color="auto"/>
        <w:bottom w:val="none" w:sz="0" w:space="0" w:color="auto"/>
        <w:right w:val="none" w:sz="0" w:space="0" w:color="auto"/>
      </w:divBdr>
    </w:div>
    <w:div w:id="894778244">
      <w:bodyDiv w:val="1"/>
      <w:marLeft w:val="0"/>
      <w:marRight w:val="0"/>
      <w:marTop w:val="0"/>
      <w:marBottom w:val="0"/>
      <w:divBdr>
        <w:top w:val="none" w:sz="0" w:space="0" w:color="auto"/>
        <w:left w:val="none" w:sz="0" w:space="0" w:color="auto"/>
        <w:bottom w:val="none" w:sz="0" w:space="0" w:color="auto"/>
        <w:right w:val="none" w:sz="0" w:space="0" w:color="auto"/>
      </w:divBdr>
    </w:div>
    <w:div w:id="902259837">
      <w:bodyDiv w:val="1"/>
      <w:marLeft w:val="0"/>
      <w:marRight w:val="0"/>
      <w:marTop w:val="0"/>
      <w:marBottom w:val="0"/>
      <w:divBdr>
        <w:top w:val="none" w:sz="0" w:space="0" w:color="auto"/>
        <w:left w:val="none" w:sz="0" w:space="0" w:color="auto"/>
        <w:bottom w:val="none" w:sz="0" w:space="0" w:color="auto"/>
        <w:right w:val="none" w:sz="0" w:space="0" w:color="auto"/>
      </w:divBdr>
    </w:div>
    <w:div w:id="911965572">
      <w:bodyDiv w:val="1"/>
      <w:marLeft w:val="0"/>
      <w:marRight w:val="0"/>
      <w:marTop w:val="0"/>
      <w:marBottom w:val="0"/>
      <w:divBdr>
        <w:top w:val="none" w:sz="0" w:space="0" w:color="auto"/>
        <w:left w:val="none" w:sz="0" w:space="0" w:color="auto"/>
        <w:bottom w:val="none" w:sz="0" w:space="0" w:color="auto"/>
        <w:right w:val="none" w:sz="0" w:space="0" w:color="auto"/>
      </w:divBdr>
    </w:div>
    <w:div w:id="926839363">
      <w:bodyDiv w:val="1"/>
      <w:marLeft w:val="0"/>
      <w:marRight w:val="0"/>
      <w:marTop w:val="0"/>
      <w:marBottom w:val="0"/>
      <w:divBdr>
        <w:top w:val="none" w:sz="0" w:space="0" w:color="auto"/>
        <w:left w:val="none" w:sz="0" w:space="0" w:color="auto"/>
        <w:bottom w:val="none" w:sz="0" w:space="0" w:color="auto"/>
        <w:right w:val="none" w:sz="0" w:space="0" w:color="auto"/>
      </w:divBdr>
    </w:div>
    <w:div w:id="930939407">
      <w:bodyDiv w:val="1"/>
      <w:marLeft w:val="0"/>
      <w:marRight w:val="0"/>
      <w:marTop w:val="0"/>
      <w:marBottom w:val="0"/>
      <w:divBdr>
        <w:top w:val="none" w:sz="0" w:space="0" w:color="auto"/>
        <w:left w:val="none" w:sz="0" w:space="0" w:color="auto"/>
        <w:bottom w:val="none" w:sz="0" w:space="0" w:color="auto"/>
        <w:right w:val="none" w:sz="0" w:space="0" w:color="auto"/>
      </w:divBdr>
    </w:div>
    <w:div w:id="939068414">
      <w:bodyDiv w:val="1"/>
      <w:marLeft w:val="0"/>
      <w:marRight w:val="0"/>
      <w:marTop w:val="0"/>
      <w:marBottom w:val="0"/>
      <w:divBdr>
        <w:top w:val="none" w:sz="0" w:space="0" w:color="auto"/>
        <w:left w:val="none" w:sz="0" w:space="0" w:color="auto"/>
        <w:bottom w:val="none" w:sz="0" w:space="0" w:color="auto"/>
        <w:right w:val="none" w:sz="0" w:space="0" w:color="auto"/>
      </w:divBdr>
    </w:div>
    <w:div w:id="955209630">
      <w:bodyDiv w:val="1"/>
      <w:marLeft w:val="0"/>
      <w:marRight w:val="0"/>
      <w:marTop w:val="0"/>
      <w:marBottom w:val="0"/>
      <w:divBdr>
        <w:top w:val="none" w:sz="0" w:space="0" w:color="auto"/>
        <w:left w:val="none" w:sz="0" w:space="0" w:color="auto"/>
        <w:bottom w:val="none" w:sz="0" w:space="0" w:color="auto"/>
        <w:right w:val="none" w:sz="0" w:space="0" w:color="auto"/>
      </w:divBdr>
    </w:div>
    <w:div w:id="961232823">
      <w:bodyDiv w:val="1"/>
      <w:marLeft w:val="0"/>
      <w:marRight w:val="0"/>
      <w:marTop w:val="0"/>
      <w:marBottom w:val="0"/>
      <w:divBdr>
        <w:top w:val="none" w:sz="0" w:space="0" w:color="auto"/>
        <w:left w:val="none" w:sz="0" w:space="0" w:color="auto"/>
        <w:bottom w:val="none" w:sz="0" w:space="0" w:color="auto"/>
        <w:right w:val="none" w:sz="0" w:space="0" w:color="auto"/>
      </w:divBdr>
    </w:div>
    <w:div w:id="974795597">
      <w:bodyDiv w:val="1"/>
      <w:marLeft w:val="0"/>
      <w:marRight w:val="0"/>
      <w:marTop w:val="0"/>
      <w:marBottom w:val="0"/>
      <w:divBdr>
        <w:top w:val="none" w:sz="0" w:space="0" w:color="auto"/>
        <w:left w:val="none" w:sz="0" w:space="0" w:color="auto"/>
        <w:bottom w:val="none" w:sz="0" w:space="0" w:color="auto"/>
        <w:right w:val="none" w:sz="0" w:space="0" w:color="auto"/>
      </w:divBdr>
    </w:div>
    <w:div w:id="980112449">
      <w:bodyDiv w:val="1"/>
      <w:marLeft w:val="0"/>
      <w:marRight w:val="0"/>
      <w:marTop w:val="0"/>
      <w:marBottom w:val="0"/>
      <w:divBdr>
        <w:top w:val="none" w:sz="0" w:space="0" w:color="auto"/>
        <w:left w:val="none" w:sz="0" w:space="0" w:color="auto"/>
        <w:bottom w:val="none" w:sz="0" w:space="0" w:color="auto"/>
        <w:right w:val="none" w:sz="0" w:space="0" w:color="auto"/>
      </w:divBdr>
    </w:div>
    <w:div w:id="1011832607">
      <w:bodyDiv w:val="1"/>
      <w:marLeft w:val="0"/>
      <w:marRight w:val="0"/>
      <w:marTop w:val="0"/>
      <w:marBottom w:val="0"/>
      <w:divBdr>
        <w:top w:val="none" w:sz="0" w:space="0" w:color="auto"/>
        <w:left w:val="none" w:sz="0" w:space="0" w:color="auto"/>
        <w:bottom w:val="none" w:sz="0" w:space="0" w:color="auto"/>
        <w:right w:val="none" w:sz="0" w:space="0" w:color="auto"/>
      </w:divBdr>
    </w:div>
    <w:div w:id="1026522700">
      <w:bodyDiv w:val="1"/>
      <w:marLeft w:val="0"/>
      <w:marRight w:val="0"/>
      <w:marTop w:val="0"/>
      <w:marBottom w:val="0"/>
      <w:divBdr>
        <w:top w:val="none" w:sz="0" w:space="0" w:color="auto"/>
        <w:left w:val="none" w:sz="0" w:space="0" w:color="auto"/>
        <w:bottom w:val="none" w:sz="0" w:space="0" w:color="auto"/>
        <w:right w:val="none" w:sz="0" w:space="0" w:color="auto"/>
      </w:divBdr>
    </w:div>
    <w:div w:id="1052777708">
      <w:bodyDiv w:val="1"/>
      <w:marLeft w:val="0"/>
      <w:marRight w:val="0"/>
      <w:marTop w:val="0"/>
      <w:marBottom w:val="0"/>
      <w:divBdr>
        <w:top w:val="none" w:sz="0" w:space="0" w:color="auto"/>
        <w:left w:val="none" w:sz="0" w:space="0" w:color="auto"/>
        <w:bottom w:val="none" w:sz="0" w:space="0" w:color="auto"/>
        <w:right w:val="none" w:sz="0" w:space="0" w:color="auto"/>
      </w:divBdr>
    </w:div>
    <w:div w:id="1053046192">
      <w:bodyDiv w:val="1"/>
      <w:marLeft w:val="0"/>
      <w:marRight w:val="0"/>
      <w:marTop w:val="0"/>
      <w:marBottom w:val="0"/>
      <w:divBdr>
        <w:top w:val="none" w:sz="0" w:space="0" w:color="auto"/>
        <w:left w:val="none" w:sz="0" w:space="0" w:color="auto"/>
        <w:bottom w:val="none" w:sz="0" w:space="0" w:color="auto"/>
        <w:right w:val="none" w:sz="0" w:space="0" w:color="auto"/>
      </w:divBdr>
      <w:divsChild>
        <w:div w:id="2136630424">
          <w:marLeft w:val="0"/>
          <w:marRight w:val="0"/>
          <w:marTop w:val="0"/>
          <w:marBottom w:val="0"/>
          <w:divBdr>
            <w:top w:val="none" w:sz="0" w:space="0" w:color="auto"/>
            <w:left w:val="none" w:sz="0" w:space="0" w:color="auto"/>
            <w:bottom w:val="none" w:sz="0" w:space="0" w:color="auto"/>
            <w:right w:val="none" w:sz="0" w:space="0" w:color="auto"/>
          </w:divBdr>
          <w:divsChild>
            <w:div w:id="10410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62810">
      <w:bodyDiv w:val="1"/>
      <w:marLeft w:val="0"/>
      <w:marRight w:val="0"/>
      <w:marTop w:val="0"/>
      <w:marBottom w:val="0"/>
      <w:divBdr>
        <w:top w:val="none" w:sz="0" w:space="0" w:color="auto"/>
        <w:left w:val="none" w:sz="0" w:space="0" w:color="auto"/>
        <w:bottom w:val="none" w:sz="0" w:space="0" w:color="auto"/>
        <w:right w:val="none" w:sz="0" w:space="0" w:color="auto"/>
      </w:divBdr>
    </w:div>
    <w:div w:id="1062483139">
      <w:bodyDiv w:val="1"/>
      <w:marLeft w:val="0"/>
      <w:marRight w:val="0"/>
      <w:marTop w:val="0"/>
      <w:marBottom w:val="0"/>
      <w:divBdr>
        <w:top w:val="none" w:sz="0" w:space="0" w:color="auto"/>
        <w:left w:val="none" w:sz="0" w:space="0" w:color="auto"/>
        <w:bottom w:val="none" w:sz="0" w:space="0" w:color="auto"/>
        <w:right w:val="none" w:sz="0" w:space="0" w:color="auto"/>
      </w:divBdr>
    </w:div>
    <w:div w:id="1068115491">
      <w:bodyDiv w:val="1"/>
      <w:marLeft w:val="0"/>
      <w:marRight w:val="0"/>
      <w:marTop w:val="0"/>
      <w:marBottom w:val="0"/>
      <w:divBdr>
        <w:top w:val="none" w:sz="0" w:space="0" w:color="auto"/>
        <w:left w:val="none" w:sz="0" w:space="0" w:color="auto"/>
        <w:bottom w:val="none" w:sz="0" w:space="0" w:color="auto"/>
        <w:right w:val="none" w:sz="0" w:space="0" w:color="auto"/>
      </w:divBdr>
    </w:div>
    <w:div w:id="1078020388">
      <w:bodyDiv w:val="1"/>
      <w:marLeft w:val="0"/>
      <w:marRight w:val="0"/>
      <w:marTop w:val="0"/>
      <w:marBottom w:val="0"/>
      <w:divBdr>
        <w:top w:val="none" w:sz="0" w:space="0" w:color="auto"/>
        <w:left w:val="none" w:sz="0" w:space="0" w:color="auto"/>
        <w:bottom w:val="none" w:sz="0" w:space="0" w:color="auto"/>
        <w:right w:val="none" w:sz="0" w:space="0" w:color="auto"/>
      </w:divBdr>
    </w:div>
    <w:div w:id="1082722084">
      <w:bodyDiv w:val="1"/>
      <w:marLeft w:val="0"/>
      <w:marRight w:val="0"/>
      <w:marTop w:val="0"/>
      <w:marBottom w:val="0"/>
      <w:divBdr>
        <w:top w:val="none" w:sz="0" w:space="0" w:color="auto"/>
        <w:left w:val="none" w:sz="0" w:space="0" w:color="auto"/>
        <w:bottom w:val="none" w:sz="0" w:space="0" w:color="auto"/>
        <w:right w:val="none" w:sz="0" w:space="0" w:color="auto"/>
      </w:divBdr>
    </w:div>
    <w:div w:id="1091313805">
      <w:bodyDiv w:val="1"/>
      <w:marLeft w:val="0"/>
      <w:marRight w:val="0"/>
      <w:marTop w:val="0"/>
      <w:marBottom w:val="0"/>
      <w:divBdr>
        <w:top w:val="none" w:sz="0" w:space="0" w:color="auto"/>
        <w:left w:val="none" w:sz="0" w:space="0" w:color="auto"/>
        <w:bottom w:val="none" w:sz="0" w:space="0" w:color="auto"/>
        <w:right w:val="none" w:sz="0" w:space="0" w:color="auto"/>
      </w:divBdr>
    </w:div>
    <w:div w:id="1094472562">
      <w:bodyDiv w:val="1"/>
      <w:marLeft w:val="0"/>
      <w:marRight w:val="0"/>
      <w:marTop w:val="0"/>
      <w:marBottom w:val="0"/>
      <w:divBdr>
        <w:top w:val="none" w:sz="0" w:space="0" w:color="auto"/>
        <w:left w:val="none" w:sz="0" w:space="0" w:color="auto"/>
        <w:bottom w:val="none" w:sz="0" w:space="0" w:color="auto"/>
        <w:right w:val="none" w:sz="0" w:space="0" w:color="auto"/>
      </w:divBdr>
    </w:div>
    <w:div w:id="1112289429">
      <w:bodyDiv w:val="1"/>
      <w:marLeft w:val="0"/>
      <w:marRight w:val="0"/>
      <w:marTop w:val="0"/>
      <w:marBottom w:val="0"/>
      <w:divBdr>
        <w:top w:val="none" w:sz="0" w:space="0" w:color="auto"/>
        <w:left w:val="none" w:sz="0" w:space="0" w:color="auto"/>
        <w:bottom w:val="none" w:sz="0" w:space="0" w:color="auto"/>
        <w:right w:val="none" w:sz="0" w:space="0" w:color="auto"/>
      </w:divBdr>
    </w:div>
    <w:div w:id="1126434869">
      <w:bodyDiv w:val="1"/>
      <w:marLeft w:val="0"/>
      <w:marRight w:val="0"/>
      <w:marTop w:val="0"/>
      <w:marBottom w:val="0"/>
      <w:divBdr>
        <w:top w:val="none" w:sz="0" w:space="0" w:color="auto"/>
        <w:left w:val="none" w:sz="0" w:space="0" w:color="auto"/>
        <w:bottom w:val="none" w:sz="0" w:space="0" w:color="auto"/>
        <w:right w:val="none" w:sz="0" w:space="0" w:color="auto"/>
      </w:divBdr>
    </w:div>
    <w:div w:id="1154299776">
      <w:bodyDiv w:val="1"/>
      <w:marLeft w:val="0"/>
      <w:marRight w:val="0"/>
      <w:marTop w:val="0"/>
      <w:marBottom w:val="0"/>
      <w:divBdr>
        <w:top w:val="none" w:sz="0" w:space="0" w:color="auto"/>
        <w:left w:val="none" w:sz="0" w:space="0" w:color="auto"/>
        <w:bottom w:val="none" w:sz="0" w:space="0" w:color="auto"/>
        <w:right w:val="none" w:sz="0" w:space="0" w:color="auto"/>
      </w:divBdr>
    </w:div>
    <w:div w:id="1206455166">
      <w:bodyDiv w:val="1"/>
      <w:marLeft w:val="0"/>
      <w:marRight w:val="0"/>
      <w:marTop w:val="0"/>
      <w:marBottom w:val="0"/>
      <w:divBdr>
        <w:top w:val="none" w:sz="0" w:space="0" w:color="auto"/>
        <w:left w:val="none" w:sz="0" w:space="0" w:color="auto"/>
        <w:bottom w:val="none" w:sz="0" w:space="0" w:color="auto"/>
        <w:right w:val="none" w:sz="0" w:space="0" w:color="auto"/>
      </w:divBdr>
    </w:div>
    <w:div w:id="1212572105">
      <w:bodyDiv w:val="1"/>
      <w:marLeft w:val="0"/>
      <w:marRight w:val="0"/>
      <w:marTop w:val="0"/>
      <w:marBottom w:val="0"/>
      <w:divBdr>
        <w:top w:val="none" w:sz="0" w:space="0" w:color="auto"/>
        <w:left w:val="none" w:sz="0" w:space="0" w:color="auto"/>
        <w:bottom w:val="none" w:sz="0" w:space="0" w:color="auto"/>
        <w:right w:val="none" w:sz="0" w:space="0" w:color="auto"/>
      </w:divBdr>
    </w:div>
    <w:div w:id="1212620364">
      <w:bodyDiv w:val="1"/>
      <w:marLeft w:val="0"/>
      <w:marRight w:val="0"/>
      <w:marTop w:val="0"/>
      <w:marBottom w:val="0"/>
      <w:divBdr>
        <w:top w:val="none" w:sz="0" w:space="0" w:color="auto"/>
        <w:left w:val="none" w:sz="0" w:space="0" w:color="auto"/>
        <w:bottom w:val="none" w:sz="0" w:space="0" w:color="auto"/>
        <w:right w:val="none" w:sz="0" w:space="0" w:color="auto"/>
      </w:divBdr>
    </w:div>
    <w:div w:id="1216114189">
      <w:bodyDiv w:val="1"/>
      <w:marLeft w:val="0"/>
      <w:marRight w:val="0"/>
      <w:marTop w:val="0"/>
      <w:marBottom w:val="0"/>
      <w:divBdr>
        <w:top w:val="none" w:sz="0" w:space="0" w:color="auto"/>
        <w:left w:val="none" w:sz="0" w:space="0" w:color="auto"/>
        <w:bottom w:val="none" w:sz="0" w:space="0" w:color="auto"/>
        <w:right w:val="none" w:sz="0" w:space="0" w:color="auto"/>
      </w:divBdr>
    </w:div>
    <w:div w:id="1259171511">
      <w:bodyDiv w:val="1"/>
      <w:marLeft w:val="0"/>
      <w:marRight w:val="0"/>
      <w:marTop w:val="0"/>
      <w:marBottom w:val="0"/>
      <w:divBdr>
        <w:top w:val="none" w:sz="0" w:space="0" w:color="auto"/>
        <w:left w:val="none" w:sz="0" w:space="0" w:color="auto"/>
        <w:bottom w:val="none" w:sz="0" w:space="0" w:color="auto"/>
        <w:right w:val="none" w:sz="0" w:space="0" w:color="auto"/>
      </w:divBdr>
    </w:div>
    <w:div w:id="1294750084">
      <w:bodyDiv w:val="1"/>
      <w:marLeft w:val="0"/>
      <w:marRight w:val="0"/>
      <w:marTop w:val="0"/>
      <w:marBottom w:val="0"/>
      <w:divBdr>
        <w:top w:val="none" w:sz="0" w:space="0" w:color="auto"/>
        <w:left w:val="none" w:sz="0" w:space="0" w:color="auto"/>
        <w:bottom w:val="none" w:sz="0" w:space="0" w:color="auto"/>
        <w:right w:val="none" w:sz="0" w:space="0" w:color="auto"/>
      </w:divBdr>
    </w:div>
    <w:div w:id="1325552385">
      <w:bodyDiv w:val="1"/>
      <w:marLeft w:val="0"/>
      <w:marRight w:val="0"/>
      <w:marTop w:val="0"/>
      <w:marBottom w:val="0"/>
      <w:divBdr>
        <w:top w:val="none" w:sz="0" w:space="0" w:color="auto"/>
        <w:left w:val="none" w:sz="0" w:space="0" w:color="auto"/>
        <w:bottom w:val="none" w:sz="0" w:space="0" w:color="auto"/>
        <w:right w:val="none" w:sz="0" w:space="0" w:color="auto"/>
      </w:divBdr>
    </w:div>
    <w:div w:id="1331717041">
      <w:bodyDiv w:val="1"/>
      <w:marLeft w:val="0"/>
      <w:marRight w:val="0"/>
      <w:marTop w:val="0"/>
      <w:marBottom w:val="0"/>
      <w:divBdr>
        <w:top w:val="none" w:sz="0" w:space="0" w:color="auto"/>
        <w:left w:val="none" w:sz="0" w:space="0" w:color="auto"/>
        <w:bottom w:val="none" w:sz="0" w:space="0" w:color="auto"/>
        <w:right w:val="none" w:sz="0" w:space="0" w:color="auto"/>
      </w:divBdr>
    </w:div>
    <w:div w:id="1334261312">
      <w:bodyDiv w:val="1"/>
      <w:marLeft w:val="0"/>
      <w:marRight w:val="0"/>
      <w:marTop w:val="0"/>
      <w:marBottom w:val="0"/>
      <w:divBdr>
        <w:top w:val="none" w:sz="0" w:space="0" w:color="auto"/>
        <w:left w:val="none" w:sz="0" w:space="0" w:color="auto"/>
        <w:bottom w:val="none" w:sz="0" w:space="0" w:color="auto"/>
        <w:right w:val="none" w:sz="0" w:space="0" w:color="auto"/>
      </w:divBdr>
    </w:div>
    <w:div w:id="1344552415">
      <w:bodyDiv w:val="1"/>
      <w:marLeft w:val="0"/>
      <w:marRight w:val="0"/>
      <w:marTop w:val="0"/>
      <w:marBottom w:val="0"/>
      <w:divBdr>
        <w:top w:val="none" w:sz="0" w:space="0" w:color="auto"/>
        <w:left w:val="none" w:sz="0" w:space="0" w:color="auto"/>
        <w:bottom w:val="none" w:sz="0" w:space="0" w:color="auto"/>
        <w:right w:val="none" w:sz="0" w:space="0" w:color="auto"/>
      </w:divBdr>
    </w:div>
    <w:div w:id="1356151205">
      <w:bodyDiv w:val="1"/>
      <w:marLeft w:val="0"/>
      <w:marRight w:val="0"/>
      <w:marTop w:val="0"/>
      <w:marBottom w:val="0"/>
      <w:divBdr>
        <w:top w:val="none" w:sz="0" w:space="0" w:color="auto"/>
        <w:left w:val="none" w:sz="0" w:space="0" w:color="auto"/>
        <w:bottom w:val="none" w:sz="0" w:space="0" w:color="auto"/>
        <w:right w:val="none" w:sz="0" w:space="0" w:color="auto"/>
      </w:divBdr>
    </w:div>
    <w:div w:id="1365789022">
      <w:bodyDiv w:val="1"/>
      <w:marLeft w:val="0"/>
      <w:marRight w:val="0"/>
      <w:marTop w:val="0"/>
      <w:marBottom w:val="0"/>
      <w:divBdr>
        <w:top w:val="none" w:sz="0" w:space="0" w:color="auto"/>
        <w:left w:val="none" w:sz="0" w:space="0" w:color="auto"/>
        <w:bottom w:val="none" w:sz="0" w:space="0" w:color="auto"/>
        <w:right w:val="none" w:sz="0" w:space="0" w:color="auto"/>
      </w:divBdr>
    </w:div>
    <w:div w:id="1369530911">
      <w:bodyDiv w:val="1"/>
      <w:marLeft w:val="0"/>
      <w:marRight w:val="0"/>
      <w:marTop w:val="0"/>
      <w:marBottom w:val="0"/>
      <w:divBdr>
        <w:top w:val="none" w:sz="0" w:space="0" w:color="auto"/>
        <w:left w:val="none" w:sz="0" w:space="0" w:color="auto"/>
        <w:bottom w:val="none" w:sz="0" w:space="0" w:color="auto"/>
        <w:right w:val="none" w:sz="0" w:space="0" w:color="auto"/>
      </w:divBdr>
    </w:div>
    <w:div w:id="1384713260">
      <w:bodyDiv w:val="1"/>
      <w:marLeft w:val="0"/>
      <w:marRight w:val="0"/>
      <w:marTop w:val="0"/>
      <w:marBottom w:val="0"/>
      <w:divBdr>
        <w:top w:val="none" w:sz="0" w:space="0" w:color="auto"/>
        <w:left w:val="none" w:sz="0" w:space="0" w:color="auto"/>
        <w:bottom w:val="none" w:sz="0" w:space="0" w:color="auto"/>
        <w:right w:val="none" w:sz="0" w:space="0" w:color="auto"/>
      </w:divBdr>
    </w:div>
    <w:div w:id="1385715461">
      <w:bodyDiv w:val="1"/>
      <w:marLeft w:val="0"/>
      <w:marRight w:val="0"/>
      <w:marTop w:val="0"/>
      <w:marBottom w:val="0"/>
      <w:divBdr>
        <w:top w:val="none" w:sz="0" w:space="0" w:color="auto"/>
        <w:left w:val="none" w:sz="0" w:space="0" w:color="auto"/>
        <w:bottom w:val="none" w:sz="0" w:space="0" w:color="auto"/>
        <w:right w:val="none" w:sz="0" w:space="0" w:color="auto"/>
      </w:divBdr>
    </w:div>
    <w:div w:id="1391728597">
      <w:bodyDiv w:val="1"/>
      <w:marLeft w:val="0"/>
      <w:marRight w:val="0"/>
      <w:marTop w:val="0"/>
      <w:marBottom w:val="0"/>
      <w:divBdr>
        <w:top w:val="none" w:sz="0" w:space="0" w:color="auto"/>
        <w:left w:val="none" w:sz="0" w:space="0" w:color="auto"/>
        <w:bottom w:val="none" w:sz="0" w:space="0" w:color="auto"/>
        <w:right w:val="none" w:sz="0" w:space="0" w:color="auto"/>
      </w:divBdr>
    </w:div>
    <w:div w:id="1400398410">
      <w:bodyDiv w:val="1"/>
      <w:marLeft w:val="0"/>
      <w:marRight w:val="0"/>
      <w:marTop w:val="0"/>
      <w:marBottom w:val="0"/>
      <w:divBdr>
        <w:top w:val="none" w:sz="0" w:space="0" w:color="auto"/>
        <w:left w:val="none" w:sz="0" w:space="0" w:color="auto"/>
        <w:bottom w:val="none" w:sz="0" w:space="0" w:color="auto"/>
        <w:right w:val="none" w:sz="0" w:space="0" w:color="auto"/>
      </w:divBdr>
    </w:div>
    <w:div w:id="1433475581">
      <w:bodyDiv w:val="1"/>
      <w:marLeft w:val="0"/>
      <w:marRight w:val="0"/>
      <w:marTop w:val="0"/>
      <w:marBottom w:val="0"/>
      <w:divBdr>
        <w:top w:val="none" w:sz="0" w:space="0" w:color="auto"/>
        <w:left w:val="none" w:sz="0" w:space="0" w:color="auto"/>
        <w:bottom w:val="none" w:sz="0" w:space="0" w:color="auto"/>
        <w:right w:val="none" w:sz="0" w:space="0" w:color="auto"/>
      </w:divBdr>
    </w:div>
    <w:div w:id="1452625447">
      <w:bodyDiv w:val="1"/>
      <w:marLeft w:val="0"/>
      <w:marRight w:val="0"/>
      <w:marTop w:val="0"/>
      <w:marBottom w:val="0"/>
      <w:divBdr>
        <w:top w:val="none" w:sz="0" w:space="0" w:color="auto"/>
        <w:left w:val="none" w:sz="0" w:space="0" w:color="auto"/>
        <w:bottom w:val="none" w:sz="0" w:space="0" w:color="auto"/>
        <w:right w:val="none" w:sz="0" w:space="0" w:color="auto"/>
      </w:divBdr>
    </w:div>
    <w:div w:id="1457404999">
      <w:bodyDiv w:val="1"/>
      <w:marLeft w:val="0"/>
      <w:marRight w:val="0"/>
      <w:marTop w:val="0"/>
      <w:marBottom w:val="0"/>
      <w:divBdr>
        <w:top w:val="none" w:sz="0" w:space="0" w:color="auto"/>
        <w:left w:val="none" w:sz="0" w:space="0" w:color="auto"/>
        <w:bottom w:val="none" w:sz="0" w:space="0" w:color="auto"/>
        <w:right w:val="none" w:sz="0" w:space="0" w:color="auto"/>
      </w:divBdr>
    </w:div>
    <w:div w:id="1470396195">
      <w:bodyDiv w:val="1"/>
      <w:marLeft w:val="0"/>
      <w:marRight w:val="0"/>
      <w:marTop w:val="0"/>
      <w:marBottom w:val="0"/>
      <w:divBdr>
        <w:top w:val="none" w:sz="0" w:space="0" w:color="auto"/>
        <w:left w:val="none" w:sz="0" w:space="0" w:color="auto"/>
        <w:bottom w:val="none" w:sz="0" w:space="0" w:color="auto"/>
        <w:right w:val="none" w:sz="0" w:space="0" w:color="auto"/>
      </w:divBdr>
    </w:div>
    <w:div w:id="1477527784">
      <w:bodyDiv w:val="1"/>
      <w:marLeft w:val="0"/>
      <w:marRight w:val="0"/>
      <w:marTop w:val="0"/>
      <w:marBottom w:val="0"/>
      <w:divBdr>
        <w:top w:val="none" w:sz="0" w:space="0" w:color="auto"/>
        <w:left w:val="none" w:sz="0" w:space="0" w:color="auto"/>
        <w:bottom w:val="none" w:sz="0" w:space="0" w:color="auto"/>
        <w:right w:val="none" w:sz="0" w:space="0" w:color="auto"/>
      </w:divBdr>
    </w:div>
    <w:div w:id="1483932111">
      <w:bodyDiv w:val="1"/>
      <w:marLeft w:val="0"/>
      <w:marRight w:val="0"/>
      <w:marTop w:val="0"/>
      <w:marBottom w:val="0"/>
      <w:divBdr>
        <w:top w:val="none" w:sz="0" w:space="0" w:color="auto"/>
        <w:left w:val="none" w:sz="0" w:space="0" w:color="auto"/>
        <w:bottom w:val="none" w:sz="0" w:space="0" w:color="auto"/>
        <w:right w:val="none" w:sz="0" w:space="0" w:color="auto"/>
      </w:divBdr>
    </w:div>
    <w:div w:id="1489445643">
      <w:bodyDiv w:val="1"/>
      <w:marLeft w:val="0"/>
      <w:marRight w:val="0"/>
      <w:marTop w:val="0"/>
      <w:marBottom w:val="0"/>
      <w:divBdr>
        <w:top w:val="none" w:sz="0" w:space="0" w:color="auto"/>
        <w:left w:val="none" w:sz="0" w:space="0" w:color="auto"/>
        <w:bottom w:val="none" w:sz="0" w:space="0" w:color="auto"/>
        <w:right w:val="none" w:sz="0" w:space="0" w:color="auto"/>
      </w:divBdr>
    </w:div>
    <w:div w:id="1504472990">
      <w:bodyDiv w:val="1"/>
      <w:marLeft w:val="0"/>
      <w:marRight w:val="0"/>
      <w:marTop w:val="0"/>
      <w:marBottom w:val="0"/>
      <w:divBdr>
        <w:top w:val="none" w:sz="0" w:space="0" w:color="auto"/>
        <w:left w:val="none" w:sz="0" w:space="0" w:color="auto"/>
        <w:bottom w:val="none" w:sz="0" w:space="0" w:color="auto"/>
        <w:right w:val="none" w:sz="0" w:space="0" w:color="auto"/>
      </w:divBdr>
    </w:div>
    <w:div w:id="1556161715">
      <w:bodyDiv w:val="1"/>
      <w:marLeft w:val="0"/>
      <w:marRight w:val="0"/>
      <w:marTop w:val="0"/>
      <w:marBottom w:val="0"/>
      <w:divBdr>
        <w:top w:val="none" w:sz="0" w:space="0" w:color="auto"/>
        <w:left w:val="none" w:sz="0" w:space="0" w:color="auto"/>
        <w:bottom w:val="none" w:sz="0" w:space="0" w:color="auto"/>
        <w:right w:val="none" w:sz="0" w:space="0" w:color="auto"/>
      </w:divBdr>
    </w:div>
    <w:div w:id="1567178707">
      <w:bodyDiv w:val="1"/>
      <w:marLeft w:val="0"/>
      <w:marRight w:val="0"/>
      <w:marTop w:val="0"/>
      <w:marBottom w:val="0"/>
      <w:divBdr>
        <w:top w:val="none" w:sz="0" w:space="0" w:color="auto"/>
        <w:left w:val="none" w:sz="0" w:space="0" w:color="auto"/>
        <w:bottom w:val="none" w:sz="0" w:space="0" w:color="auto"/>
        <w:right w:val="none" w:sz="0" w:space="0" w:color="auto"/>
      </w:divBdr>
    </w:div>
    <w:div w:id="1574507176">
      <w:bodyDiv w:val="1"/>
      <w:marLeft w:val="0"/>
      <w:marRight w:val="0"/>
      <w:marTop w:val="0"/>
      <w:marBottom w:val="0"/>
      <w:divBdr>
        <w:top w:val="none" w:sz="0" w:space="0" w:color="auto"/>
        <w:left w:val="none" w:sz="0" w:space="0" w:color="auto"/>
        <w:bottom w:val="none" w:sz="0" w:space="0" w:color="auto"/>
        <w:right w:val="none" w:sz="0" w:space="0" w:color="auto"/>
      </w:divBdr>
    </w:div>
    <w:div w:id="1602178755">
      <w:bodyDiv w:val="1"/>
      <w:marLeft w:val="0"/>
      <w:marRight w:val="0"/>
      <w:marTop w:val="0"/>
      <w:marBottom w:val="0"/>
      <w:divBdr>
        <w:top w:val="none" w:sz="0" w:space="0" w:color="auto"/>
        <w:left w:val="none" w:sz="0" w:space="0" w:color="auto"/>
        <w:bottom w:val="none" w:sz="0" w:space="0" w:color="auto"/>
        <w:right w:val="none" w:sz="0" w:space="0" w:color="auto"/>
      </w:divBdr>
    </w:div>
    <w:div w:id="1617369454">
      <w:bodyDiv w:val="1"/>
      <w:marLeft w:val="0"/>
      <w:marRight w:val="0"/>
      <w:marTop w:val="0"/>
      <w:marBottom w:val="0"/>
      <w:divBdr>
        <w:top w:val="none" w:sz="0" w:space="0" w:color="auto"/>
        <w:left w:val="none" w:sz="0" w:space="0" w:color="auto"/>
        <w:bottom w:val="none" w:sz="0" w:space="0" w:color="auto"/>
        <w:right w:val="none" w:sz="0" w:space="0" w:color="auto"/>
      </w:divBdr>
    </w:div>
    <w:div w:id="1623002103">
      <w:bodyDiv w:val="1"/>
      <w:marLeft w:val="0"/>
      <w:marRight w:val="0"/>
      <w:marTop w:val="0"/>
      <w:marBottom w:val="0"/>
      <w:divBdr>
        <w:top w:val="none" w:sz="0" w:space="0" w:color="auto"/>
        <w:left w:val="none" w:sz="0" w:space="0" w:color="auto"/>
        <w:bottom w:val="none" w:sz="0" w:space="0" w:color="auto"/>
        <w:right w:val="none" w:sz="0" w:space="0" w:color="auto"/>
      </w:divBdr>
    </w:div>
    <w:div w:id="1647051128">
      <w:bodyDiv w:val="1"/>
      <w:marLeft w:val="0"/>
      <w:marRight w:val="0"/>
      <w:marTop w:val="0"/>
      <w:marBottom w:val="0"/>
      <w:divBdr>
        <w:top w:val="none" w:sz="0" w:space="0" w:color="auto"/>
        <w:left w:val="none" w:sz="0" w:space="0" w:color="auto"/>
        <w:bottom w:val="none" w:sz="0" w:space="0" w:color="auto"/>
        <w:right w:val="none" w:sz="0" w:space="0" w:color="auto"/>
      </w:divBdr>
    </w:div>
    <w:div w:id="1653753492">
      <w:bodyDiv w:val="1"/>
      <w:marLeft w:val="0"/>
      <w:marRight w:val="0"/>
      <w:marTop w:val="0"/>
      <w:marBottom w:val="0"/>
      <w:divBdr>
        <w:top w:val="none" w:sz="0" w:space="0" w:color="auto"/>
        <w:left w:val="none" w:sz="0" w:space="0" w:color="auto"/>
        <w:bottom w:val="none" w:sz="0" w:space="0" w:color="auto"/>
        <w:right w:val="none" w:sz="0" w:space="0" w:color="auto"/>
      </w:divBdr>
    </w:div>
    <w:div w:id="1657030888">
      <w:bodyDiv w:val="1"/>
      <w:marLeft w:val="0"/>
      <w:marRight w:val="0"/>
      <w:marTop w:val="0"/>
      <w:marBottom w:val="0"/>
      <w:divBdr>
        <w:top w:val="none" w:sz="0" w:space="0" w:color="auto"/>
        <w:left w:val="none" w:sz="0" w:space="0" w:color="auto"/>
        <w:bottom w:val="none" w:sz="0" w:space="0" w:color="auto"/>
        <w:right w:val="none" w:sz="0" w:space="0" w:color="auto"/>
      </w:divBdr>
    </w:div>
    <w:div w:id="1664353984">
      <w:bodyDiv w:val="1"/>
      <w:marLeft w:val="0"/>
      <w:marRight w:val="0"/>
      <w:marTop w:val="0"/>
      <w:marBottom w:val="0"/>
      <w:divBdr>
        <w:top w:val="none" w:sz="0" w:space="0" w:color="auto"/>
        <w:left w:val="none" w:sz="0" w:space="0" w:color="auto"/>
        <w:bottom w:val="none" w:sz="0" w:space="0" w:color="auto"/>
        <w:right w:val="none" w:sz="0" w:space="0" w:color="auto"/>
      </w:divBdr>
    </w:div>
    <w:div w:id="1682050650">
      <w:bodyDiv w:val="1"/>
      <w:marLeft w:val="0"/>
      <w:marRight w:val="0"/>
      <w:marTop w:val="0"/>
      <w:marBottom w:val="0"/>
      <w:divBdr>
        <w:top w:val="none" w:sz="0" w:space="0" w:color="auto"/>
        <w:left w:val="none" w:sz="0" w:space="0" w:color="auto"/>
        <w:bottom w:val="none" w:sz="0" w:space="0" w:color="auto"/>
        <w:right w:val="none" w:sz="0" w:space="0" w:color="auto"/>
      </w:divBdr>
    </w:div>
    <w:div w:id="1689602857">
      <w:bodyDiv w:val="1"/>
      <w:marLeft w:val="0"/>
      <w:marRight w:val="0"/>
      <w:marTop w:val="0"/>
      <w:marBottom w:val="0"/>
      <w:divBdr>
        <w:top w:val="none" w:sz="0" w:space="0" w:color="auto"/>
        <w:left w:val="none" w:sz="0" w:space="0" w:color="auto"/>
        <w:bottom w:val="none" w:sz="0" w:space="0" w:color="auto"/>
        <w:right w:val="none" w:sz="0" w:space="0" w:color="auto"/>
      </w:divBdr>
    </w:div>
    <w:div w:id="1700735746">
      <w:bodyDiv w:val="1"/>
      <w:marLeft w:val="0"/>
      <w:marRight w:val="0"/>
      <w:marTop w:val="0"/>
      <w:marBottom w:val="0"/>
      <w:divBdr>
        <w:top w:val="none" w:sz="0" w:space="0" w:color="auto"/>
        <w:left w:val="none" w:sz="0" w:space="0" w:color="auto"/>
        <w:bottom w:val="none" w:sz="0" w:space="0" w:color="auto"/>
        <w:right w:val="none" w:sz="0" w:space="0" w:color="auto"/>
      </w:divBdr>
    </w:div>
    <w:div w:id="1724715821">
      <w:bodyDiv w:val="1"/>
      <w:marLeft w:val="0"/>
      <w:marRight w:val="0"/>
      <w:marTop w:val="0"/>
      <w:marBottom w:val="0"/>
      <w:divBdr>
        <w:top w:val="none" w:sz="0" w:space="0" w:color="auto"/>
        <w:left w:val="none" w:sz="0" w:space="0" w:color="auto"/>
        <w:bottom w:val="none" w:sz="0" w:space="0" w:color="auto"/>
        <w:right w:val="none" w:sz="0" w:space="0" w:color="auto"/>
      </w:divBdr>
    </w:div>
    <w:div w:id="1732725558">
      <w:bodyDiv w:val="1"/>
      <w:marLeft w:val="0"/>
      <w:marRight w:val="0"/>
      <w:marTop w:val="0"/>
      <w:marBottom w:val="0"/>
      <w:divBdr>
        <w:top w:val="none" w:sz="0" w:space="0" w:color="auto"/>
        <w:left w:val="none" w:sz="0" w:space="0" w:color="auto"/>
        <w:bottom w:val="none" w:sz="0" w:space="0" w:color="auto"/>
        <w:right w:val="none" w:sz="0" w:space="0" w:color="auto"/>
      </w:divBdr>
    </w:div>
    <w:div w:id="1757289869">
      <w:bodyDiv w:val="1"/>
      <w:marLeft w:val="0"/>
      <w:marRight w:val="0"/>
      <w:marTop w:val="0"/>
      <w:marBottom w:val="0"/>
      <w:divBdr>
        <w:top w:val="none" w:sz="0" w:space="0" w:color="auto"/>
        <w:left w:val="none" w:sz="0" w:space="0" w:color="auto"/>
        <w:bottom w:val="none" w:sz="0" w:space="0" w:color="auto"/>
        <w:right w:val="none" w:sz="0" w:space="0" w:color="auto"/>
      </w:divBdr>
    </w:div>
    <w:div w:id="1765420675">
      <w:bodyDiv w:val="1"/>
      <w:marLeft w:val="0"/>
      <w:marRight w:val="0"/>
      <w:marTop w:val="0"/>
      <w:marBottom w:val="0"/>
      <w:divBdr>
        <w:top w:val="none" w:sz="0" w:space="0" w:color="auto"/>
        <w:left w:val="none" w:sz="0" w:space="0" w:color="auto"/>
        <w:bottom w:val="none" w:sz="0" w:space="0" w:color="auto"/>
        <w:right w:val="none" w:sz="0" w:space="0" w:color="auto"/>
      </w:divBdr>
    </w:div>
    <w:div w:id="1776249168">
      <w:bodyDiv w:val="1"/>
      <w:marLeft w:val="0"/>
      <w:marRight w:val="0"/>
      <w:marTop w:val="0"/>
      <w:marBottom w:val="0"/>
      <w:divBdr>
        <w:top w:val="none" w:sz="0" w:space="0" w:color="auto"/>
        <w:left w:val="none" w:sz="0" w:space="0" w:color="auto"/>
        <w:bottom w:val="none" w:sz="0" w:space="0" w:color="auto"/>
        <w:right w:val="none" w:sz="0" w:space="0" w:color="auto"/>
      </w:divBdr>
    </w:div>
    <w:div w:id="1785463146">
      <w:bodyDiv w:val="1"/>
      <w:marLeft w:val="0"/>
      <w:marRight w:val="0"/>
      <w:marTop w:val="0"/>
      <w:marBottom w:val="0"/>
      <w:divBdr>
        <w:top w:val="none" w:sz="0" w:space="0" w:color="auto"/>
        <w:left w:val="none" w:sz="0" w:space="0" w:color="auto"/>
        <w:bottom w:val="none" w:sz="0" w:space="0" w:color="auto"/>
        <w:right w:val="none" w:sz="0" w:space="0" w:color="auto"/>
      </w:divBdr>
    </w:div>
    <w:div w:id="1789006315">
      <w:bodyDiv w:val="1"/>
      <w:marLeft w:val="0"/>
      <w:marRight w:val="0"/>
      <w:marTop w:val="0"/>
      <w:marBottom w:val="0"/>
      <w:divBdr>
        <w:top w:val="none" w:sz="0" w:space="0" w:color="auto"/>
        <w:left w:val="none" w:sz="0" w:space="0" w:color="auto"/>
        <w:bottom w:val="none" w:sz="0" w:space="0" w:color="auto"/>
        <w:right w:val="none" w:sz="0" w:space="0" w:color="auto"/>
      </w:divBdr>
    </w:div>
    <w:div w:id="1791197089">
      <w:bodyDiv w:val="1"/>
      <w:marLeft w:val="0"/>
      <w:marRight w:val="0"/>
      <w:marTop w:val="0"/>
      <w:marBottom w:val="0"/>
      <w:divBdr>
        <w:top w:val="none" w:sz="0" w:space="0" w:color="auto"/>
        <w:left w:val="none" w:sz="0" w:space="0" w:color="auto"/>
        <w:bottom w:val="none" w:sz="0" w:space="0" w:color="auto"/>
        <w:right w:val="none" w:sz="0" w:space="0" w:color="auto"/>
      </w:divBdr>
    </w:div>
    <w:div w:id="1792281260">
      <w:bodyDiv w:val="1"/>
      <w:marLeft w:val="0"/>
      <w:marRight w:val="0"/>
      <w:marTop w:val="0"/>
      <w:marBottom w:val="0"/>
      <w:divBdr>
        <w:top w:val="none" w:sz="0" w:space="0" w:color="auto"/>
        <w:left w:val="none" w:sz="0" w:space="0" w:color="auto"/>
        <w:bottom w:val="none" w:sz="0" w:space="0" w:color="auto"/>
        <w:right w:val="none" w:sz="0" w:space="0" w:color="auto"/>
      </w:divBdr>
    </w:div>
    <w:div w:id="1799646519">
      <w:bodyDiv w:val="1"/>
      <w:marLeft w:val="0"/>
      <w:marRight w:val="0"/>
      <w:marTop w:val="0"/>
      <w:marBottom w:val="0"/>
      <w:divBdr>
        <w:top w:val="none" w:sz="0" w:space="0" w:color="auto"/>
        <w:left w:val="none" w:sz="0" w:space="0" w:color="auto"/>
        <w:bottom w:val="none" w:sz="0" w:space="0" w:color="auto"/>
        <w:right w:val="none" w:sz="0" w:space="0" w:color="auto"/>
      </w:divBdr>
    </w:div>
    <w:div w:id="1805540628">
      <w:bodyDiv w:val="1"/>
      <w:marLeft w:val="0"/>
      <w:marRight w:val="0"/>
      <w:marTop w:val="0"/>
      <w:marBottom w:val="0"/>
      <w:divBdr>
        <w:top w:val="none" w:sz="0" w:space="0" w:color="auto"/>
        <w:left w:val="none" w:sz="0" w:space="0" w:color="auto"/>
        <w:bottom w:val="none" w:sz="0" w:space="0" w:color="auto"/>
        <w:right w:val="none" w:sz="0" w:space="0" w:color="auto"/>
      </w:divBdr>
    </w:div>
    <w:div w:id="1817523671">
      <w:bodyDiv w:val="1"/>
      <w:marLeft w:val="0"/>
      <w:marRight w:val="0"/>
      <w:marTop w:val="0"/>
      <w:marBottom w:val="0"/>
      <w:divBdr>
        <w:top w:val="none" w:sz="0" w:space="0" w:color="auto"/>
        <w:left w:val="none" w:sz="0" w:space="0" w:color="auto"/>
        <w:bottom w:val="none" w:sz="0" w:space="0" w:color="auto"/>
        <w:right w:val="none" w:sz="0" w:space="0" w:color="auto"/>
      </w:divBdr>
    </w:div>
    <w:div w:id="1820262819">
      <w:bodyDiv w:val="1"/>
      <w:marLeft w:val="0"/>
      <w:marRight w:val="0"/>
      <w:marTop w:val="0"/>
      <w:marBottom w:val="0"/>
      <w:divBdr>
        <w:top w:val="none" w:sz="0" w:space="0" w:color="auto"/>
        <w:left w:val="none" w:sz="0" w:space="0" w:color="auto"/>
        <w:bottom w:val="none" w:sz="0" w:space="0" w:color="auto"/>
        <w:right w:val="none" w:sz="0" w:space="0" w:color="auto"/>
      </w:divBdr>
    </w:div>
    <w:div w:id="1822888283">
      <w:bodyDiv w:val="1"/>
      <w:marLeft w:val="0"/>
      <w:marRight w:val="0"/>
      <w:marTop w:val="0"/>
      <w:marBottom w:val="0"/>
      <w:divBdr>
        <w:top w:val="none" w:sz="0" w:space="0" w:color="auto"/>
        <w:left w:val="none" w:sz="0" w:space="0" w:color="auto"/>
        <w:bottom w:val="none" w:sz="0" w:space="0" w:color="auto"/>
        <w:right w:val="none" w:sz="0" w:space="0" w:color="auto"/>
      </w:divBdr>
    </w:div>
    <w:div w:id="1822959106">
      <w:bodyDiv w:val="1"/>
      <w:marLeft w:val="0"/>
      <w:marRight w:val="0"/>
      <w:marTop w:val="0"/>
      <w:marBottom w:val="0"/>
      <w:divBdr>
        <w:top w:val="none" w:sz="0" w:space="0" w:color="auto"/>
        <w:left w:val="none" w:sz="0" w:space="0" w:color="auto"/>
        <w:bottom w:val="none" w:sz="0" w:space="0" w:color="auto"/>
        <w:right w:val="none" w:sz="0" w:space="0" w:color="auto"/>
      </w:divBdr>
    </w:div>
    <w:div w:id="1823348752">
      <w:bodyDiv w:val="1"/>
      <w:marLeft w:val="0"/>
      <w:marRight w:val="0"/>
      <w:marTop w:val="0"/>
      <w:marBottom w:val="0"/>
      <w:divBdr>
        <w:top w:val="none" w:sz="0" w:space="0" w:color="auto"/>
        <w:left w:val="none" w:sz="0" w:space="0" w:color="auto"/>
        <w:bottom w:val="none" w:sz="0" w:space="0" w:color="auto"/>
        <w:right w:val="none" w:sz="0" w:space="0" w:color="auto"/>
      </w:divBdr>
    </w:div>
    <w:div w:id="1826824705">
      <w:bodyDiv w:val="1"/>
      <w:marLeft w:val="0"/>
      <w:marRight w:val="0"/>
      <w:marTop w:val="0"/>
      <w:marBottom w:val="0"/>
      <w:divBdr>
        <w:top w:val="none" w:sz="0" w:space="0" w:color="auto"/>
        <w:left w:val="none" w:sz="0" w:space="0" w:color="auto"/>
        <w:bottom w:val="none" w:sz="0" w:space="0" w:color="auto"/>
        <w:right w:val="none" w:sz="0" w:space="0" w:color="auto"/>
      </w:divBdr>
    </w:div>
    <w:div w:id="1828325022">
      <w:bodyDiv w:val="1"/>
      <w:marLeft w:val="0"/>
      <w:marRight w:val="0"/>
      <w:marTop w:val="0"/>
      <w:marBottom w:val="0"/>
      <w:divBdr>
        <w:top w:val="none" w:sz="0" w:space="0" w:color="auto"/>
        <w:left w:val="none" w:sz="0" w:space="0" w:color="auto"/>
        <w:bottom w:val="none" w:sz="0" w:space="0" w:color="auto"/>
        <w:right w:val="none" w:sz="0" w:space="0" w:color="auto"/>
      </w:divBdr>
    </w:div>
    <w:div w:id="1870220441">
      <w:bodyDiv w:val="1"/>
      <w:marLeft w:val="0"/>
      <w:marRight w:val="0"/>
      <w:marTop w:val="0"/>
      <w:marBottom w:val="0"/>
      <w:divBdr>
        <w:top w:val="none" w:sz="0" w:space="0" w:color="auto"/>
        <w:left w:val="none" w:sz="0" w:space="0" w:color="auto"/>
        <w:bottom w:val="none" w:sz="0" w:space="0" w:color="auto"/>
        <w:right w:val="none" w:sz="0" w:space="0" w:color="auto"/>
      </w:divBdr>
    </w:div>
    <w:div w:id="1888292644">
      <w:bodyDiv w:val="1"/>
      <w:marLeft w:val="0"/>
      <w:marRight w:val="0"/>
      <w:marTop w:val="0"/>
      <w:marBottom w:val="0"/>
      <w:divBdr>
        <w:top w:val="none" w:sz="0" w:space="0" w:color="auto"/>
        <w:left w:val="none" w:sz="0" w:space="0" w:color="auto"/>
        <w:bottom w:val="none" w:sz="0" w:space="0" w:color="auto"/>
        <w:right w:val="none" w:sz="0" w:space="0" w:color="auto"/>
      </w:divBdr>
    </w:div>
    <w:div w:id="1895384278">
      <w:bodyDiv w:val="1"/>
      <w:marLeft w:val="0"/>
      <w:marRight w:val="0"/>
      <w:marTop w:val="0"/>
      <w:marBottom w:val="0"/>
      <w:divBdr>
        <w:top w:val="none" w:sz="0" w:space="0" w:color="auto"/>
        <w:left w:val="none" w:sz="0" w:space="0" w:color="auto"/>
        <w:bottom w:val="none" w:sz="0" w:space="0" w:color="auto"/>
        <w:right w:val="none" w:sz="0" w:space="0" w:color="auto"/>
      </w:divBdr>
    </w:div>
    <w:div w:id="1945648496">
      <w:bodyDiv w:val="1"/>
      <w:marLeft w:val="0"/>
      <w:marRight w:val="0"/>
      <w:marTop w:val="0"/>
      <w:marBottom w:val="0"/>
      <w:divBdr>
        <w:top w:val="none" w:sz="0" w:space="0" w:color="auto"/>
        <w:left w:val="none" w:sz="0" w:space="0" w:color="auto"/>
        <w:bottom w:val="none" w:sz="0" w:space="0" w:color="auto"/>
        <w:right w:val="none" w:sz="0" w:space="0" w:color="auto"/>
      </w:divBdr>
    </w:div>
    <w:div w:id="1979265325">
      <w:bodyDiv w:val="1"/>
      <w:marLeft w:val="0"/>
      <w:marRight w:val="0"/>
      <w:marTop w:val="0"/>
      <w:marBottom w:val="0"/>
      <w:divBdr>
        <w:top w:val="none" w:sz="0" w:space="0" w:color="auto"/>
        <w:left w:val="none" w:sz="0" w:space="0" w:color="auto"/>
        <w:bottom w:val="none" w:sz="0" w:space="0" w:color="auto"/>
        <w:right w:val="none" w:sz="0" w:space="0" w:color="auto"/>
      </w:divBdr>
    </w:div>
    <w:div w:id="1989287448">
      <w:bodyDiv w:val="1"/>
      <w:marLeft w:val="0"/>
      <w:marRight w:val="0"/>
      <w:marTop w:val="0"/>
      <w:marBottom w:val="0"/>
      <w:divBdr>
        <w:top w:val="none" w:sz="0" w:space="0" w:color="auto"/>
        <w:left w:val="none" w:sz="0" w:space="0" w:color="auto"/>
        <w:bottom w:val="none" w:sz="0" w:space="0" w:color="auto"/>
        <w:right w:val="none" w:sz="0" w:space="0" w:color="auto"/>
      </w:divBdr>
    </w:div>
    <w:div w:id="1991791942">
      <w:bodyDiv w:val="1"/>
      <w:marLeft w:val="0"/>
      <w:marRight w:val="0"/>
      <w:marTop w:val="0"/>
      <w:marBottom w:val="0"/>
      <w:divBdr>
        <w:top w:val="none" w:sz="0" w:space="0" w:color="auto"/>
        <w:left w:val="none" w:sz="0" w:space="0" w:color="auto"/>
        <w:bottom w:val="none" w:sz="0" w:space="0" w:color="auto"/>
        <w:right w:val="none" w:sz="0" w:space="0" w:color="auto"/>
      </w:divBdr>
    </w:div>
    <w:div w:id="2002997759">
      <w:bodyDiv w:val="1"/>
      <w:marLeft w:val="0"/>
      <w:marRight w:val="0"/>
      <w:marTop w:val="0"/>
      <w:marBottom w:val="0"/>
      <w:divBdr>
        <w:top w:val="none" w:sz="0" w:space="0" w:color="auto"/>
        <w:left w:val="none" w:sz="0" w:space="0" w:color="auto"/>
        <w:bottom w:val="none" w:sz="0" w:space="0" w:color="auto"/>
        <w:right w:val="none" w:sz="0" w:space="0" w:color="auto"/>
      </w:divBdr>
    </w:div>
    <w:div w:id="2010057902">
      <w:bodyDiv w:val="1"/>
      <w:marLeft w:val="0"/>
      <w:marRight w:val="0"/>
      <w:marTop w:val="0"/>
      <w:marBottom w:val="0"/>
      <w:divBdr>
        <w:top w:val="none" w:sz="0" w:space="0" w:color="auto"/>
        <w:left w:val="none" w:sz="0" w:space="0" w:color="auto"/>
        <w:bottom w:val="none" w:sz="0" w:space="0" w:color="auto"/>
        <w:right w:val="none" w:sz="0" w:space="0" w:color="auto"/>
      </w:divBdr>
    </w:div>
    <w:div w:id="2010329599">
      <w:bodyDiv w:val="1"/>
      <w:marLeft w:val="0"/>
      <w:marRight w:val="0"/>
      <w:marTop w:val="0"/>
      <w:marBottom w:val="0"/>
      <w:divBdr>
        <w:top w:val="none" w:sz="0" w:space="0" w:color="auto"/>
        <w:left w:val="none" w:sz="0" w:space="0" w:color="auto"/>
        <w:bottom w:val="none" w:sz="0" w:space="0" w:color="auto"/>
        <w:right w:val="none" w:sz="0" w:space="0" w:color="auto"/>
      </w:divBdr>
    </w:div>
    <w:div w:id="2030910858">
      <w:bodyDiv w:val="1"/>
      <w:marLeft w:val="0"/>
      <w:marRight w:val="0"/>
      <w:marTop w:val="0"/>
      <w:marBottom w:val="0"/>
      <w:divBdr>
        <w:top w:val="none" w:sz="0" w:space="0" w:color="auto"/>
        <w:left w:val="none" w:sz="0" w:space="0" w:color="auto"/>
        <w:bottom w:val="none" w:sz="0" w:space="0" w:color="auto"/>
        <w:right w:val="none" w:sz="0" w:space="0" w:color="auto"/>
      </w:divBdr>
    </w:div>
    <w:div w:id="2034571855">
      <w:bodyDiv w:val="1"/>
      <w:marLeft w:val="0"/>
      <w:marRight w:val="0"/>
      <w:marTop w:val="0"/>
      <w:marBottom w:val="0"/>
      <w:divBdr>
        <w:top w:val="none" w:sz="0" w:space="0" w:color="auto"/>
        <w:left w:val="none" w:sz="0" w:space="0" w:color="auto"/>
        <w:bottom w:val="none" w:sz="0" w:space="0" w:color="auto"/>
        <w:right w:val="none" w:sz="0" w:space="0" w:color="auto"/>
      </w:divBdr>
    </w:div>
    <w:div w:id="2050256199">
      <w:bodyDiv w:val="1"/>
      <w:marLeft w:val="0"/>
      <w:marRight w:val="0"/>
      <w:marTop w:val="0"/>
      <w:marBottom w:val="0"/>
      <w:divBdr>
        <w:top w:val="none" w:sz="0" w:space="0" w:color="auto"/>
        <w:left w:val="none" w:sz="0" w:space="0" w:color="auto"/>
        <w:bottom w:val="none" w:sz="0" w:space="0" w:color="auto"/>
        <w:right w:val="none" w:sz="0" w:space="0" w:color="auto"/>
      </w:divBdr>
    </w:div>
    <w:div w:id="2055033104">
      <w:bodyDiv w:val="1"/>
      <w:marLeft w:val="0"/>
      <w:marRight w:val="0"/>
      <w:marTop w:val="0"/>
      <w:marBottom w:val="0"/>
      <w:divBdr>
        <w:top w:val="none" w:sz="0" w:space="0" w:color="auto"/>
        <w:left w:val="none" w:sz="0" w:space="0" w:color="auto"/>
        <w:bottom w:val="none" w:sz="0" w:space="0" w:color="auto"/>
        <w:right w:val="none" w:sz="0" w:space="0" w:color="auto"/>
      </w:divBdr>
    </w:div>
    <w:div w:id="2061205230">
      <w:bodyDiv w:val="1"/>
      <w:marLeft w:val="0"/>
      <w:marRight w:val="0"/>
      <w:marTop w:val="0"/>
      <w:marBottom w:val="0"/>
      <w:divBdr>
        <w:top w:val="none" w:sz="0" w:space="0" w:color="auto"/>
        <w:left w:val="none" w:sz="0" w:space="0" w:color="auto"/>
        <w:bottom w:val="none" w:sz="0" w:space="0" w:color="auto"/>
        <w:right w:val="none" w:sz="0" w:space="0" w:color="auto"/>
      </w:divBdr>
    </w:div>
    <w:div w:id="2067561740">
      <w:bodyDiv w:val="1"/>
      <w:marLeft w:val="0"/>
      <w:marRight w:val="0"/>
      <w:marTop w:val="0"/>
      <w:marBottom w:val="0"/>
      <w:divBdr>
        <w:top w:val="none" w:sz="0" w:space="0" w:color="auto"/>
        <w:left w:val="none" w:sz="0" w:space="0" w:color="auto"/>
        <w:bottom w:val="none" w:sz="0" w:space="0" w:color="auto"/>
        <w:right w:val="none" w:sz="0" w:space="0" w:color="auto"/>
      </w:divBdr>
    </w:div>
    <w:div w:id="2074542597">
      <w:bodyDiv w:val="1"/>
      <w:marLeft w:val="0"/>
      <w:marRight w:val="0"/>
      <w:marTop w:val="0"/>
      <w:marBottom w:val="0"/>
      <w:divBdr>
        <w:top w:val="none" w:sz="0" w:space="0" w:color="auto"/>
        <w:left w:val="none" w:sz="0" w:space="0" w:color="auto"/>
        <w:bottom w:val="none" w:sz="0" w:space="0" w:color="auto"/>
        <w:right w:val="none" w:sz="0" w:space="0" w:color="auto"/>
      </w:divBdr>
    </w:div>
    <w:div w:id="2082360106">
      <w:bodyDiv w:val="1"/>
      <w:marLeft w:val="0"/>
      <w:marRight w:val="0"/>
      <w:marTop w:val="0"/>
      <w:marBottom w:val="0"/>
      <w:divBdr>
        <w:top w:val="none" w:sz="0" w:space="0" w:color="auto"/>
        <w:left w:val="none" w:sz="0" w:space="0" w:color="auto"/>
        <w:bottom w:val="none" w:sz="0" w:space="0" w:color="auto"/>
        <w:right w:val="none" w:sz="0" w:space="0" w:color="auto"/>
      </w:divBdr>
    </w:div>
    <w:div w:id="2085686378">
      <w:bodyDiv w:val="1"/>
      <w:marLeft w:val="0"/>
      <w:marRight w:val="0"/>
      <w:marTop w:val="0"/>
      <w:marBottom w:val="0"/>
      <w:divBdr>
        <w:top w:val="none" w:sz="0" w:space="0" w:color="auto"/>
        <w:left w:val="none" w:sz="0" w:space="0" w:color="auto"/>
        <w:bottom w:val="none" w:sz="0" w:space="0" w:color="auto"/>
        <w:right w:val="none" w:sz="0" w:space="0" w:color="auto"/>
      </w:divBdr>
    </w:div>
    <w:div w:id="2091274754">
      <w:bodyDiv w:val="1"/>
      <w:marLeft w:val="0"/>
      <w:marRight w:val="0"/>
      <w:marTop w:val="0"/>
      <w:marBottom w:val="0"/>
      <w:divBdr>
        <w:top w:val="none" w:sz="0" w:space="0" w:color="auto"/>
        <w:left w:val="none" w:sz="0" w:space="0" w:color="auto"/>
        <w:bottom w:val="none" w:sz="0" w:space="0" w:color="auto"/>
        <w:right w:val="none" w:sz="0" w:space="0" w:color="auto"/>
      </w:divBdr>
    </w:div>
    <w:div w:id="2109081827">
      <w:bodyDiv w:val="1"/>
      <w:marLeft w:val="0"/>
      <w:marRight w:val="0"/>
      <w:marTop w:val="0"/>
      <w:marBottom w:val="0"/>
      <w:divBdr>
        <w:top w:val="none" w:sz="0" w:space="0" w:color="auto"/>
        <w:left w:val="none" w:sz="0" w:space="0" w:color="auto"/>
        <w:bottom w:val="none" w:sz="0" w:space="0" w:color="auto"/>
        <w:right w:val="none" w:sz="0" w:space="0" w:color="auto"/>
      </w:divBdr>
    </w:div>
    <w:div w:id="21443049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herts.ac.uk/__data/assets/pdf_file/0007/237625/AS14-Apx3-Academic-Misconduct-v17.0.pdf"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Cha18</b:Tag>
    <b:SourceType>Report</b:SourceType>
    <b:Guid>{D9E4712B-8D46-4DA7-86DF-8E8CD6A84F5C}</b:Guid>
    <b:Title>Stock Price Prediction With Long Short-Term Memory Recurrent Neural Network</b:Title>
    <b:Year>2018</b:Year>
    <b:City>Khon Kaen, Thailand</b:City>
    <b:Publisher>IEEE</b:Publisher>
    <b:Author>
      <b:Author>
        <b:NameList>
          <b:Person>
            <b:Last>Chawalit</b:Last>
            <b:First>Jeenanunta</b:First>
          </b:Person>
          <b:Person>
            <b:Last>Rujira</b:Last>
            <b:First>Chaysiri</b:First>
          </b:Person>
          <b:Person>
            <b:Last>Laksmey</b:Last>
            <b:First>Thong</b:First>
          </b:Person>
        </b:NameList>
      </b:Author>
    </b:Author>
    <b:DOI>10.1109/ICESIT-ICICTES.2018.8442069</b:DOI>
    <b:RefOrder>5</b:RefOrder>
  </b:Source>
  <b:Source>
    <b:Tag>Moh18</b:Tag>
    <b:SourceType>Report</b:SourceType>
    <b:Guid>{3F0A2A41-6B24-4F81-9E24-94F1D0A10BF9}</b:Guid>
    <b:Author>
      <b:Author>
        <b:NameList>
          <b:Person>
            <b:Last>Mohammad</b:Last>
            <b:First>Asiful</b:First>
            <b:Middle>Hossain</b:Middle>
          </b:Person>
          <b:Person>
            <b:Last>Rezaul</b:Last>
            <b:First>Karim</b:First>
          </b:Person>
          <b:Person>
            <b:Last>Ruppa</b:Last>
            <b:First>Thulasiram</b:First>
          </b:Person>
          <b:Person>
            <b:Last>Neil</b:Last>
            <b:First>D.</b:First>
            <b:Middle>B. Bruce</b:Middle>
          </b:Person>
          <b:Person>
            <b:Last>Yang</b:Last>
            <b:First>Wang.</b:First>
          </b:Person>
        </b:NameList>
      </b:Author>
    </b:Author>
    <b:Title>Hybrid Deep Learning Model for Stock Price Prediction</b:Title>
    <b:Year>2018</b:Year>
    <b:Publisher>IEEE</b:Publisher>
    <b:City>Bangalore, India</b:City>
    <b:DOI>10.1109/SSCI.2018.8628641</b:DOI>
    <b:RefOrder>6</b:RefOrder>
  </b:Source>
  <b:Source>
    <b:Tag>Alm23</b:Tag>
    <b:SourceType>Report</b:SourceType>
    <b:Guid>{D9364C51-DE77-4BA9-9736-78BB83EFC786}</b:Guid>
    <b:Author>
      <b:Author>
        <b:NameList>
          <b:Person>
            <b:Last>Almusawi</b:Last>
            <b:First>Muntather</b:First>
          </b:Person>
          <b:Person>
            <b:Last>Chakraborty</b:Last>
            <b:First>Subhra</b:First>
          </b:Person>
          <b:Person>
            <b:Last>Ravindran</b:Last>
            <b:First>Gobinath</b:First>
          </b:Person>
          <b:Person>
            <b:Last>Prabu</b:Last>
            <b:First>S</b:First>
          </b:Person>
          <b:Person>
            <b:Last>Almoussawi</b:Last>
            <b:First>Zainab</b:First>
            <b:Middle>Abed</b:Middle>
          </b:Person>
        </b:NameList>
      </b:Author>
    </b:Author>
    <b:Title>Long Short-Term Memory optimized with Improved Artificial Rabbits optimization Algorithm for Stock Market Price Prediction</b:Title>
    <b:Year>2023</b:Year>
    <b:Publisher>IEEE</b:Publisher>
    <b:City>Kalaburagi, India</b:City>
    <b:DOI>10.1109/ICIICS59993.2023.10420974</b:DOI>
    <b:RefOrder>7</b:RefOrder>
  </b:Source>
  <b:Source>
    <b:Tag>Bat20</b:Tag>
    <b:SourceType>Report</b:SourceType>
    <b:Guid>{295235FD-09C6-4D60-BE21-2BABCC70CB86}</b:Guid>
    <b:Author>
      <b:Author>
        <b:NameList>
          <b:Person>
            <b:Last>Bathla</b:Last>
            <b:First>Gourav</b:First>
          </b:Person>
        </b:NameList>
      </b:Author>
    </b:Author>
    <b:Title>Stock Price prediction using LSTM and SVR</b:Title>
    <b:Year>2020</b:Year>
    <b:Publisher>IEEE</b:Publisher>
    <b:City>Waknaghat, India</b:City>
    <b:DOI>10.1109/PDGC50313.2020.9315800</b:DOI>
    <b:RefOrder>8</b:RefOrder>
  </b:Source>
  <b:Source>
    <b:Tag>Pus22</b:Tag>
    <b:SourceType>Report</b:SourceType>
    <b:Guid>{A8B811F3-B91F-488F-A4A8-8A9DEAA5D7BD}</b:Guid>
    <b:Author>
      <b:Author>
        <b:NameList>
          <b:Person>
            <b:Last>Pushpendra</b:Last>
            <b:First>Singh</b:First>
            <b:Middle>Sisodia</b:Middle>
          </b:Person>
          <b:Person>
            <b:Last>Anish</b:Last>
            <b:First>Gupta</b:First>
          </b:Person>
          <b:Person>
            <b:Last>Yogesh</b:Last>
            <b:First>Kumar</b:First>
          </b:Person>
          <b:Person>
            <b:Last>Gourav</b:Last>
            <b:First>Kumar</b:First>
            <b:Middle>Ameta</b:Middle>
          </b:Person>
        </b:NameList>
      </b:Author>
    </b:Author>
    <b:Title>Stock Market Analysis and Prediction for Nifty50 using LSTM Deep Learning Approach</b:Title>
    <b:Year>2022</b:Year>
    <b:Publisher>IEEE</b:Publisher>
    <b:City>Gautam Buddha Nagar, India</b:City>
    <b:DOI>10.1109/ICIPTM54933.2022.9754148</b:DOI>
    <b:RefOrder>9</b:RefOrder>
  </b:Source>
  <b:Source>
    <b:Tag>Yon23</b:Tag>
    <b:SourceType>Report</b:SourceType>
    <b:Guid>{34579885-DD73-4C1A-BB34-3B978513E716}</b:Guid>
    <b:Author>
      <b:Author>
        <b:NameList>
          <b:Person>
            <b:Last>Yonten</b:Last>
            <b:First>Loday</b:First>
          </b:Person>
          <b:Person>
            <b:Last>Paskorn</b:Last>
            <b:First>Apirukvorapinit</b:First>
          </b:Person>
          <b:Person>
            <b:Last>Pikul</b:Last>
            <b:First>Vejjanugraha</b:First>
          </b:Person>
        </b:NameList>
      </b:Author>
    </b:Author>
    <b:Title>Stock Price Prediction Using Modified Bidirectional Long Short-Term Memory and Deep Learning Models: A Case Study of Bhutan Tourism Corporation Limited Stock Data</b:Title>
    <b:Year>2023</b:Year>
    <b:Publisher>IEEE</b:Publisher>
    <b:City>Bangkok, Thailand</b:City>
    <b:DOI>10.1109/ICBIR57571.2023.10147486</b:DOI>
    <b:RefOrder>10</b:RefOrder>
  </b:Source>
  <b:Source>
    <b:Tag>Kar21</b:Tag>
    <b:SourceType>Report</b:SourceType>
    <b:Guid>{A343C769-05B2-4072-A3F1-2AC8064A39B6}</b:Guid>
    <b:Author>
      <b:Author>
        <b:NameList>
          <b:Person>
            <b:Last>Karim</b:Last>
            <b:First>Md.</b:First>
            <b:Middle>Ebtidaul</b:Middle>
          </b:Person>
          <b:Person>
            <b:Last>Ahmed</b:Last>
            <b:First>Sabrina</b:First>
          </b:Person>
        </b:NameList>
      </b:Author>
    </b:Author>
    <b:Title>A Deep Learning-Based Approach for Stock Price Prediction Using Bidirectional Gated Recurrent Unit and Bidirectional Long Short Term Memory Model</b:Title>
    <b:Year>2021</b:Year>
    <b:Publisher>IEEE</b:Publisher>
    <b:City>Bangalore, India</b:City>
    <b:DOI>10.1109/GCAT52182.2021.9587895</b:DOI>
    <b:RefOrder>11</b:RefOrder>
  </b:Source>
  <b:Source>
    <b:Tag>Jia19</b:Tag>
    <b:SourceType>Report</b:SourceType>
    <b:Guid>{4C00CD3C-35DC-44D7-905C-32B96C2F4757}</b:Guid>
    <b:Author>
      <b:Author>
        <b:NameList>
          <b:Person>
            <b:Last>Jia</b:Last>
            <b:First>Mingzhu</b:First>
          </b:Person>
          <b:Person>
            <b:Last>Huang</b:Last>
            <b:First>Jian</b:First>
          </b:Person>
          <b:Person>
            <b:Last>Pang</b:Last>
            <b:First>Lihua</b:First>
          </b:Person>
          <b:Person>
            <b:Last>Zhao</b:Last>
            <b:First>Qian</b:First>
          </b:Person>
        </b:NameList>
      </b:Author>
    </b:Author>
    <b:Title>Analysis and Research on Stock Price of LSTM and Bidirectional LSTM Neural Network</b:Title>
    <b:Year>2019</b:Year>
    <b:Publisher>Atlantis Press</b:Publisher>
    <b:DOI>10.2991/iccia-19.2019.72</b:DOI>
    <b:RefOrder>12</b:RefOrder>
  </b:Source>
  <b:Source>
    <b:Tag>Ali14</b:Tag>
    <b:SourceType>Report</b:SourceType>
    <b:Guid>{7A95FCDC-2AF4-49C1-941F-09297D9C21FF}</b:Guid>
    <b:Author>
      <b:Author>
        <b:NameList>
          <b:Person>
            <b:Last>Ali</b:Last>
            <b:First>M.</b:First>
            <b:Middle>Montaz</b:Middle>
          </b:Person>
          <b:Person>
            <b:Last>Adebiyi</b:Last>
            <b:First>Ayodele</b:First>
            <b:Middle>Ariyo</b:Middle>
          </b:Person>
          <b:Person>
            <b:Last>Adewumi</b:Last>
            <b:First>Aderemi</b:First>
            <b:Middle>Oluyinka</b:Middle>
          </b:Person>
          <b:Person>
            <b:Last>Ayo</b:Last>
            <b:First>Charles</b:First>
            <b:Middle>Korede</b:Middle>
          </b:Person>
        </b:NameList>
      </b:Author>
    </b:Author>
    <b:Title>Comparison of ARIMA and Artificial Neural Networks Models for Stock Price Prediction</b:Title>
    <b:Year>2014</b:Year>
    <b:Publisher>Hindawi Publishing Corporation</b:Publisher>
    <b:DOI>10.1155/2014/614342</b:DOI>
    <b:RefOrder>13</b:RefOrder>
  </b:Source>
  <b:Source>
    <b:Tag>Ist20</b:Tag>
    <b:SourceType>Report</b:SourceType>
    <b:Guid>{99AAFD50-3618-42EF-BF6B-6614A0375562}</b:Guid>
    <b:Author>
      <b:Author>
        <b:NameList>
          <b:Person>
            <b:Last>Istiake Sunny</b:Last>
            <b:First>Md.</b:First>
            <b:Middle>Arif</b:Middle>
          </b:Person>
          <b:Person>
            <b:Last>Maswood</b:Last>
            <b:First>Mirza</b:First>
            <b:Middle>Mohd Shahriar</b:Middle>
          </b:Person>
          <b:Person>
            <b:Last>Alharbi</b:Last>
            <b:First>Abdullah</b:First>
            <b:Middle>G.</b:Middle>
          </b:Person>
        </b:NameList>
      </b:Author>
    </b:Author>
    <b:Title>Deep Learning-Based Stock Price Prediction Using LSTM and Bi-Directional LSTM Model</b:Title>
    <b:Year>2020</b:Year>
    <b:Publisher>IEEE</b:Publisher>
    <b:City>Giza, Egypt</b:City>
    <b:DOI>10.1109/NILES50944.2020.9257950</b:DOI>
    <b:RefOrder>14</b:RefOrder>
  </b:Source>
  <b:Source>
    <b:Tag>Ami24</b:Tag>
    <b:SourceType>Report</b:SourceType>
    <b:Guid>{FEAFC5DD-3240-4855-A8B7-3B38CE74767D}</b:Guid>
    <b:Author>
      <b:Author>
        <b:NameList>
          <b:Person>
            <b:Last>Amini</b:Last>
            <b:First>Amirhossein</b:First>
          </b:Person>
          <b:Person>
            <b:Last>Kalantari</b:Last>
            <b:First>Robab</b:First>
          </b:Person>
        </b:NameList>
      </b:Author>
    </b:Author>
    <b:Title>Gold price prediction by a CNN-Bi-LSTM model along with automatic parameter tuning</b:Title>
    <b:Year>2024</b:Year>
    <b:Publisher>PubMed</b:Publisher>
    <b:DOI>10.1371/journal.pone.0298426</b:DOI>
    <b:RefOrder>15</b:RefOrder>
  </b:Source>
  <b:Source>
    <b:Tag>Var24</b:Tag>
    <b:SourceType>Report</b:SourceType>
    <b:Guid>{E0F216E8-279C-45C0-BBBE-DA66C854F501}</b:Guid>
    <b:Author>
      <b:Author>
        <b:NameList>
          <b:Person>
            <b:Last>Varadharajan</b:Last>
            <b:First>Vivek</b:First>
          </b:Person>
          <b:Person>
            <b:Last>Smith</b:Last>
            <b:First>Nathan</b:First>
          </b:Person>
          <b:Person>
            <b:Last>Kalla</b:Last>
            <b:First>Dinesh</b:First>
          </b:Person>
          <b:Person>
            <b:Last>Samaah</b:Last>
            <b:First>Fnu</b:First>
          </b:Person>
          <b:Person>
            <b:Last>Polimetla</b:Last>
            <b:First>Kiran</b:First>
          </b:Person>
          <b:Person>
            <b:Last>Kumar</b:Last>
            <b:First>Ganesh</b:First>
            <b:Middle>R.</b:Middle>
          </b:Person>
        </b:NameList>
      </b:Author>
    </b:Author>
    <b:Title>Stock Closing Price and Trend Prediction with LSTM-RNN</b:Title>
    <b:Year>2024</b:Year>
    <b:Publisher>Scientific Publications</b:Publisher>
    <b:DOI>https://doi.org/10.31586/jaibd.2024.877</b:DOI>
    <b:RefOrder>16</b:RefOrder>
  </b:Source>
  <b:Source>
    <b:Tag>Div23</b:Tag>
    <b:SourceType>Report</b:SourceType>
    <b:Guid>{EC92C570-362E-4258-9A05-66705035676A}</b:Guid>
    <b:Title>STOCK MARKET PRICE PREDICTION USING BIDIRECTIONAL LONG SHORT?TERM MEMORY BASED ON SEQUENTIAL MODELING</b:Title>
    <b:Year>2023</b:Year>
    <b:Publisher>Journal of Data Acquisition and Processing</b:Publisher>
    <b:Author>
      <b:Author>
        <b:NameList>
          <b:Person>
            <b:Last>Divy</b:Last>
            <b:First>Patel</b:First>
          </b:Person>
          <b:Person>
            <b:Last>Warish</b:Last>
            <b:First>Patel</b:First>
          </b:Person>
        </b:NameList>
      </b:Author>
    </b:Author>
    <b:DOI>10.5281/zenodo.7766434</b:DOI>
    <b:RefOrder>17</b:RefOrder>
  </b:Source>
  <b:Source>
    <b:Tag>Beh23</b:Tag>
    <b:SourceType>Report</b:SourceType>
    <b:Guid>{3B58DE35-FFB9-4D35-9804-E8FE63EBED4A}</b:Guid>
    <b:Title>Stock Price Prediction using Multi-Layered Sequential LSTM</b:Title>
    <b:Year>2023</b:Year>
    <b:Publisher>EAI Endorsed Scal Inf Syst</b:Publisher>
    <b:Author>
      <b:Author>
        <b:NameList>
          <b:Person>
            <b:Last>Behura</b:Last>
            <b:First>JP</b:First>
          </b:Person>
          <b:Person>
            <b:Last>Pande</b:Last>
            <b:First>SD</b:First>
          </b:Person>
          <b:Person>
            <b:Last>Naga Ramesh</b:Last>
            <b:First>JV</b:First>
          </b:Person>
        </b:NameList>
      </b:Author>
    </b:Author>
    <b:DOI>https://doi.org/10.4108/eetsis.4585</b:DOI>
    <b:RefOrder>18</b:RefOrder>
  </b:Source>
  <b:Source>
    <b:Tag>Sha21</b:Tag>
    <b:SourceType>Report</b:SourceType>
    <b:Guid>{F222D339-7E06-457C-A67C-D1034BBC5A0A}</b:Guid>
    <b:Author>
      <b:Author>
        <b:NameList>
          <b:Person>
            <b:Last>Shah</b:Last>
            <b:First>Jaiwin</b:First>
          </b:Person>
          <b:Person>
            <b:Last>Jain</b:Last>
            <b:First>Rishabh</b:First>
          </b:Person>
          <b:Person>
            <b:Last>Jolly</b:Last>
            <b:First>Vedant</b:First>
          </b:Person>
          <b:Person>
            <b:Last>Godbole</b:Last>
            <b:First>Anand</b:First>
          </b:Person>
        </b:NameList>
      </b:Author>
    </b:Author>
    <b:Title>Stock Market Prediction using Bi-Directional LSTM</b:Title>
    <b:Year>2021</b:Year>
    <b:Publisher>IEEE</b:Publisher>
    <b:City>Mumbai, India</b:City>
    <b:DOI>10.1109/ICCICT50803.2021.9510147</b:DOI>
    <b:RefOrder>19</b:RefOrder>
  </b:Source>
  <b:Source>
    <b:Tag>Puh23</b:Tag>
    <b:SourceType>Report</b:SourceType>
    <b:Guid>{886E28B0-5218-4376-9340-D51FE3AD285C}</b:Guid>
    <b:Author>
      <b:Author>
        <b:NameList>
          <b:Person>
            <b:Last>Puh</b:Last>
            <b:First>Karlo</b:First>
          </b:Person>
          <b:Person>
            <b:Last>Marina</b:Last>
            <b:First>Bagic</b:First>
            <b:Middle>Babac</b:Middle>
          </b:Person>
        </b:NameList>
      </b:Author>
    </b:Author>
    <b:Title>Predicting stock market using natural language processing</b:Title>
    <b:Year>2023</b:Year>
    <b:Publisher>Emerald Publishing Limited</b:Publisher>
    <b:DOI> 10.1108/AJB-08-2022-0124</b:DOI>
    <b:RefOrder>20</b:RefOrder>
  </b:Source>
  <b:Source>
    <b:Tag>Joh24</b:Tag>
    <b:SourceType>InternetSite</b:SourceType>
    <b:Guid>{CEA4FAA5-A8C3-4D74-9866-61D5982EB632}</b:Guid>
    <b:Title>TIME Stamped</b:Title>
    <b:Year>2024</b:Year>
    <b:YearAccessed>2024</b:YearAccessed>
    <b:URL>https://time.com/personal-finance/article/how-are-stock-prices-determined/</b:URL>
    <b:Author>
      <b:Author>
        <b:NameList>
          <b:Person>
            <b:Last>Egan</b:Last>
            <b:First>John</b:First>
          </b:Person>
        </b:NameList>
      </b:Author>
    </b:Author>
    <b:RefOrder>1</b:RefOrder>
  </b:Source>
  <b:Source>
    <b:Tag>Yah97</b:Tag>
    <b:SourceType>InternetSite</b:SourceType>
    <b:Guid>{D0532EA1-0B0F-47DC-AA21-371DDB97B540}</b:Guid>
    <b:Title>Yahoo! Finance</b:Title>
    <b:Year>1997</b:Year>
    <b:YearAccessed>2024</b:YearAccessed>
    <b:URL>https://finance.yahoo.com/</b:URL>
    <b:Author>
      <b:Author>
        <b:Corporate>Yahoo Inc.</b:Corporate>
      </b:Author>
    </b:Author>
    <b:RefOrder>4</b:RefOrder>
  </b:Source>
  <b:Source>
    <b:Tag>Ced23</b:Tag>
    <b:SourceType>InternetSite</b:SourceType>
    <b:Guid>{0419DA6B-2937-46D0-8DA5-98DE5F1CF42E}</b:Guid>
    <b:Author>
      <b:Author>
        <b:NameList>
          <b:Person>
            <b:Last>Thompson</b:Last>
            <b:First>Cedric</b:First>
          </b:Person>
        </b:NameList>
      </b:Author>
    </b:Author>
    <b:Title>Investopedia</b:Title>
    <b:Year>2023</b:Year>
    <b:YearAccessed>2024</b:YearAccessed>
    <b:URL>https://www.investopedia.com/ask/answers/difference-between-fundamental-and-technical-analysis/</b:URL>
    <b:RefOrder>2</b:RefOrder>
  </b:Source>
  <b:Source>
    <b:Tag>Lat23</b:Tag>
    <b:SourceType>JournalArticle</b:SourceType>
    <b:Guid>{D5332939-C8C4-495E-A3D2-E548668A4063}</b:Guid>
    <b:Title>Machine learning approaches in stock market prediction: A systematic literature review</b:Title>
    <b:Year>2023</b:Year>
    <b:URL>https://www.sciencedirect.com/science/article/pii/S1877050922021937</b:URL>
    <b:Author>
      <b:Author>
        <b:NameList>
          <b:Person>
            <b:Last>Latrisha</b:Last>
            <b:First>N.</b:First>
            <b:Middle>Mintarya</b:Middle>
          </b:Person>
          <b:Person>
            <b:Last>Jeta</b:Last>
            <b:First>N.M.</b:First>
            <b:Middle>Halim</b:Middle>
          </b:Person>
          <b:Person>
            <b:Last>Callista</b:Last>
            <b:First>Angie</b:First>
          </b:Person>
          <b:Person>
            <b:Last>Said</b:Last>
            <b:First>Achmad</b:First>
          </b:Person>
          <b:Person>
            <b:Last>Aditya</b:Last>
            <b:First>Kurniawan</b:First>
          </b:Person>
        </b:NameList>
      </b:Author>
    </b:Author>
    <b:JournalName>Procedia Computer Science</b:JournalName>
    <b:Pages>96-102</b:Pages>
    <b:Volume>216</b:Volume>
    <b:Issue>1877-0509</b:Issue>
    <b:DOI>https://doi.org/10.1016/j.procs.2022.12.115</b:DOI>
    <b:RefOrder>3</b:RefOrder>
  </b:Source>
  <b:Source>
    <b:Tag>Jon22</b:Tag>
    <b:SourceType>InternetSite</b:SourceType>
    <b:Guid>{3458548C-94E5-40BD-AC67-479B09BF7A35}</b:Guid>
    <b:Title>A Brief Introduction to Recurrent Neural Networks</b:Title>
    <b:Year>2022</b:Year>
    <b:Author>
      <b:Author>
        <b:NameList>
          <b:Person>
            <b:Last>Danker</b:Last>
            <b:First>Jonte</b:First>
          </b:Person>
        </b:NameList>
      </b:Author>
    </b:Author>
    <b:YearAccessed>2024</b:YearAccessed>
    <b:URL>https://towardsdatascience.com/a-brief-introduction-to-recurrent-neural-networks-638f64a61ff4</b:URL>
    <b:RefOrder>21</b:RefOrder>
  </b:Source>
  <b:Source>
    <b:Tag>LiY20</b:Tag>
    <b:SourceType>JournalArticle</b:SourceType>
    <b:Guid>{24E016B6-EFB9-4003-BCC6-8097D2E89505}</b:Guid>
    <b:Title>Real-Time Cuffless Continuous Blood Pressure Estimation Using Deep Learning Model</b:Title>
    <b:Year>2020</b:Year>
    <b:Author>
      <b:Author>
        <b:NameList>
          <b:Person>
            <b:Last>Li</b:Last>
            <b:First>Yunghui</b:First>
          </b:Person>
          <b:Person>
            <b:Last>Harfiya</b:Last>
            <b:First>Latifa</b:First>
            <b:Middle>Nabila</b:Middle>
          </b:Person>
          <b:Person>
            <b:Last>Purwandari</b:Last>
            <b:First>Kartika</b:First>
          </b:Person>
          <b:Person>
            <b:Last>Lin</b:Last>
            <b:First>Yue-De</b:First>
          </b:Person>
        </b:NameList>
      </b:Author>
    </b:Author>
    <b:JournalName>Sensors</b:JournalName>
    <b:Volume>20</b:Volume>
    <b:Month>09</b:Month>
    <b:DOI>10.3390/s20195606</b:DOI>
    <b:RefOrder>22</b:RefOrder>
  </b:Source>
  <b:Source>
    <b:Tag>Nit14</b:Tag>
    <b:SourceType>JournalArticle</b:SourceType>
    <b:Guid>{01147A6D-E703-4936-9B7C-38434DC517FC}</b:Guid>
    <b:Author>
      <b:Author>
        <b:NameList>
          <b:Person>
            <b:Last>Nitish</b:Last>
            <b:First>Srivastava</b:First>
          </b:Person>
          <b:Person>
            <b:Last>Geoffrey</b:Last>
            <b:First>Hinton</b:First>
          </b:Person>
          <b:Person>
            <b:Last>Alex</b:Last>
            <b:First>Krizhevsky</b:First>
          </b:Person>
          <b:Person>
            <b:Last>Ilya</b:Last>
            <b:First>Sutskever</b:First>
          </b:Person>
          <b:Person>
            <b:Last>Ruslan</b:Last>
            <b:First>Salakhutdinov</b:First>
          </b:Person>
        </b:NameList>
      </b:Author>
    </b:Author>
    <b:Title>Dropout: A Simple Way to Prevent Neural Networks from Overfitting</b:Title>
    <b:JournalName>Journal of Machine Learning Research</b:JournalName>
    <b:Year>2014</b:Year>
    <b:Pages>1929-1958</b:Pages>
    <b:RefOrder>23</b:RefOrder>
  </b:Source>
</b:Sources>
</file>

<file path=customXml/itemProps1.xml><?xml version="1.0" encoding="utf-8"?>
<ds:datastoreItem xmlns:ds="http://schemas.openxmlformats.org/officeDocument/2006/customXml" ds:itemID="{204AC493-DC8E-432F-A2A2-8681F6CFD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6003</TotalTime>
  <Pages>83</Pages>
  <Words>22983</Words>
  <Characters>131007</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Carolyn Devereux</dc:creator>
  <dc:description/>
  <cp:lastModifiedBy>Veera Raghunatha Reddy Naguru [Student-PECS]</cp:lastModifiedBy>
  <cp:revision>2561</cp:revision>
  <dcterms:created xsi:type="dcterms:W3CDTF">2022-12-10T12:40:00Z</dcterms:created>
  <dcterms:modified xsi:type="dcterms:W3CDTF">2024-05-01T22:54:00Z</dcterms:modified>
  <dc:language>en-GB</dc:language>
</cp:coreProperties>
</file>